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A328A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A328A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A328A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A328A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A328A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A328A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A328A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A328A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A328A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A328A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A328A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A328A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A328A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A328A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A328A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A328A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A328A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A328A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A328A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A328A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A328A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A328A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A328A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A328A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A328A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A328A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A328A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A328A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1" w:name="_Ref354316371"/>
      <w:del w:id="2" w:author="Yoav Ram" w:date="2014-07-13T14:28:00Z">
        <w:r w:rsidDel="002D7AB0">
          <w:rPr>
            <w:b/>
            <w:bCs/>
            <w:noProof/>
            <w:sz w:val="20"/>
            <w:szCs w:val="20"/>
          </w:rPr>
          <w:lastRenderedPageBreak/>
          <w:drawing>
            <wp:inline distT="0" distB="0" distL="0" distR="0" wp14:anchorId="4A700DE6" wp14:editId="47D2207F">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3" w:author="Yoav Ram" w:date="2014-07-13T14:28:00Z">
        <w:r w:rsidR="002D7AB0">
          <w:rPr>
            <w:b/>
            <w:bCs/>
            <w:noProof/>
            <w:sz w:val="20"/>
            <w:szCs w:val="20"/>
          </w:rPr>
          <w:drawing>
            <wp:inline distT="0" distB="0" distL="0" distR="0" wp14:anchorId="0B1F9056" wp14:editId="54F0F913">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4" w:author="Yoav Ram" w:date="2014-07-13T14:21:00Z">
        <w:r w:rsidR="002D7AB0">
          <w:rPr>
            <w:sz w:val="20"/>
            <w:szCs w:val="20"/>
          </w:rPr>
          <w:t xml:space="preserve"> (genotypes are </w:t>
        </w:r>
      </w:ins>
      <w:ins w:id="5" w:author="Yoav Ram" w:date="2014-07-13T14:20:00Z">
        <w:r w:rsidR="002D7AB0">
          <w:rPr>
            <w:sz w:val="20"/>
            <w:szCs w:val="20"/>
          </w:rPr>
          <w:t>jittered t</w:t>
        </w:r>
      </w:ins>
      <w:ins w:id="6"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8D0078">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7" w:name="_Ref374443384"/>
            <w:bookmarkStart w:id="8"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7"/>
            <w:r w:rsidRPr="00BA2B02">
              <w:t>)</w:t>
            </w:r>
            <w:bookmarkEnd w:id="8"/>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lastRenderedPageBreak/>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A328A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A328A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w:t>
      </w:r>
      <w:r w:rsidRPr="00020A87">
        <w:lastRenderedPageBreak/>
        <w:t xml:space="preserve">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A328A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lastRenderedPageBreak/>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9" w:name="_Ref378231031"/>
            <w:bookmarkStart w:id="10"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9"/>
            <w:r w:rsidRPr="00BA2B02">
              <w:t>)</w:t>
            </w:r>
            <w:bookmarkEnd w:id="10"/>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A328A2"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11"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11"/>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12" w:name="_Ref354319797"/>
      <w:r>
        <w:t xml:space="preserve">Fixation probability </w:t>
      </w:r>
      <w:bookmarkEnd w:id="12"/>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A328A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13"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13"/>
            <w:r>
              <w:t>)</w:t>
            </w:r>
          </w:p>
        </w:tc>
      </w:tr>
    </w:tbl>
    <w:p w:rsidR="005316EE" w:rsidRDefault="005316EE" w:rsidP="008D0078">
      <w:pPr>
        <w:spacing w:line="480" w:lineRule="auto"/>
        <w:rPr>
          <w:lang w:bidi="hi-IN"/>
        </w:rPr>
      </w:pPr>
      <w:bookmarkStart w:id="14"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A328A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4"/>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w:t>
      </w:r>
      <w:proofErr w:type="gramStart"/>
      <w:r w:rsidR="005316EE" w:rsidRPr="00CB2F61">
        <w:lastRenderedPageBreak/>
        <w:t>therefore</w:t>
      </w:r>
      <w:proofErr w:type="gramEnd"/>
      <w:r w:rsidR="005316EE" w:rsidRPr="00CB2F61">
        <w:t xml:space="preserv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5"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5"/>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A328A2"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A328A2"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A328A2"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A328A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2D7AB0">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w:t>
      </w:r>
      <w:del w:id="16"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A328A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002C45D8" wp14:editId="3D8011C9">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7"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7"/>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del w:id="18" w:author="Yoav Ram" w:date="2014-07-13T15:36:00Z">
        <w:r w:rsidDel="006E3084">
          <w:rPr>
            <w:b/>
            <w:bCs/>
            <w:noProof/>
            <w:sz w:val="20"/>
            <w:szCs w:val="20"/>
          </w:rPr>
          <w:lastRenderedPageBreak/>
          <w:drawing>
            <wp:inline distT="0" distB="0" distL="0" distR="0" wp14:anchorId="73406BB5" wp14:editId="0970FB23">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9" w:author="Yoav Ram" w:date="2014-07-13T15:36:00Z">
        <w:r w:rsidR="006E3084">
          <w:rPr>
            <w:noProof/>
          </w:rPr>
          <w:drawing>
            <wp:inline distT="0" distB="0" distL="0" distR="0">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8D0078">
      <w:pPr>
        <w:spacing w:line="480" w:lineRule="auto"/>
        <w:rPr>
          <w:noProof/>
          <w:sz w:val="20"/>
          <w:szCs w:val="20"/>
        </w:rPr>
      </w:pPr>
      <w:bookmarkStart w:id="20"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20"/>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A328A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A328A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A328A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344476C9" wp14:editId="418DBBE2">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21"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21"/>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A328A2"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A328A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A328A2">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"[51]" }, "properties" : { "noteIndex" : 0 }, "schema" : "https://github.com/citation-style-language/schema/raw/master/csl-citation.json" }</w:instrText>
      </w:r>
      <w:r w:rsidR="00A328A2">
        <w:fldChar w:fldCharType="separate"/>
      </w:r>
      <w:r w:rsidR="00A328A2" w:rsidRPr="00A328A2">
        <w:rPr>
          <w:noProof/>
        </w:rPr>
        <w:t>[51]</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A328A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A328A2"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22"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22"/>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23"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23"/>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21619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A328A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A328A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"[52]"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[52]</w:t>
      </w:r>
      <w:r w:rsidR="00616194"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A328A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"[53]"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[53]</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A328A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"[54\u201357]"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[54–57]</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A328A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w:t>
      </w:r>
      <w:r w:rsidRPr="00BA2B02">
        <w:rPr>
          <w:lang w:bidi="hi-IN"/>
        </w:rPr>
        <w:lastRenderedPageBreak/>
        <w:t xml:space="preserve">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A328A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A328A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"[58]" }, "properties" : { "noteIndex" : 0 }, "schema" : "https://github.com/citation-style-language/schema/raw/master/csl-citation.json" }</w:instrText>
      </w:r>
      <w:r w:rsidR="00616194" w:rsidRPr="00BA2B02">
        <w:rPr>
          <w:lang w:bidi="hi-IN"/>
        </w:rPr>
        <w:fldChar w:fldCharType="separate"/>
      </w:r>
      <w:r w:rsidR="00A328A2" w:rsidRPr="00A328A2">
        <w:rPr>
          <w:noProof/>
          <w:lang w:bidi="hi-IN"/>
        </w:rPr>
        <w:t>[58]</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A328A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A328A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A328A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"[59\u201361]" }, "properties" : { "noteIndex" : 0 }, "schema" : "https://github.com/citation-style-language/schema/raw/master/csl-citation.json" }</w:instrText>
      </w:r>
      <w:r w:rsidR="00616194">
        <w:rPr>
          <w:lang w:bidi="hi-IN"/>
        </w:rPr>
        <w:fldChar w:fldCharType="separate"/>
      </w:r>
      <w:r w:rsidR="00A328A2" w:rsidRPr="00A328A2">
        <w:rPr>
          <w:noProof/>
          <w:lang w:bidi="hi-IN"/>
        </w:rPr>
        <w:t>[59–61]</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A328A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"[62\u201365]"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[62–65]</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A328A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"[66]"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[66]</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A328A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"[67]"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[67]</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A328A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"[68]"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[68]</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A328A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"[69]"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[69]</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A328A2">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"[70]" }, "properties" : { "noteIndex" : 0 }, "schema" : "https://github.com/citation-style-language/schema/raw/master/csl-citation.json" }</w:instrText>
      </w:r>
      <w:r w:rsidR="00616194">
        <w:rPr>
          <w:lang w:bidi="hi-IN"/>
        </w:rPr>
        <w:fldChar w:fldCharType="separate"/>
      </w:r>
      <w:r w:rsidR="00A328A2" w:rsidRPr="00A328A2">
        <w:rPr>
          <w:noProof/>
          <w:lang w:bidi="hi-IN"/>
        </w:rPr>
        <w:t>[70]</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A328A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"[71]" }, "properties" : { "noteIndex" : 0 }, "schema" : "https://github.com/citation-style-language/schema/raw/master/csl-citation.json" }</w:instrText>
      </w:r>
      <w:r w:rsidR="00616194" w:rsidRPr="00FB3C6B">
        <w:rPr>
          <w:lang w:bidi="hi-IN"/>
        </w:rPr>
        <w:fldChar w:fldCharType="separate"/>
      </w:r>
      <w:r w:rsidR="00A328A2" w:rsidRPr="00A328A2">
        <w:rPr>
          <w:noProof/>
          <w:lang w:bidi="hi-IN"/>
        </w:rPr>
        <w:t>[71]</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A328A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w:t>
      </w:r>
      <w:r w:rsidR="00914F9D" w:rsidRPr="00FB3C6B">
        <w:rPr>
          <w:lang w:bidi="hi-IN"/>
        </w:rPr>
        <w:lastRenderedPageBreak/>
        <w:t>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A328A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A328A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"[72]" }, "properties" : { "noteIndex" : 0 }, "schema" : "https://github.com/citation-style-language/schema/raw/master/csl-citation.json" }</w:instrText>
      </w:r>
      <w:r w:rsidR="00616194" w:rsidRPr="00FB3C6B">
        <w:fldChar w:fldCharType="separate"/>
      </w:r>
      <w:r w:rsidR="00A328A2" w:rsidRPr="00A328A2">
        <w:rPr>
          <w:noProof/>
        </w:rPr>
        <w:t>[72]</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A328A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"[17,33,73]" }, "properties" : { "noteIndex" : 0 }, "schema" : "https://github.com/citation-style-language/schema/raw/master/csl-citation.json" }</w:instrText>
      </w:r>
      <w:r w:rsidR="00616194">
        <w:rPr>
          <w:lang w:bidi="hi-IN"/>
        </w:rPr>
        <w:fldChar w:fldCharType="separate"/>
      </w:r>
      <w:r w:rsidR="00A328A2" w:rsidRPr="00A328A2">
        <w:rPr>
          <w:noProof/>
          <w:lang w:bidi="hi-IN"/>
        </w:rPr>
        <w:t>[17,33,73]</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24"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lastRenderedPageBreak/>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25" w:name="_Ref360530640"/>
      <w:bookmarkStart w:id="26"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25"/>
      <w:bookmarkEnd w:id="26"/>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A328A2"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A328A2"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A328A2"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A328A2"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27" w:name="_Ref360530760"/>
      <w:bookmarkStart w:id="28" w:name="_Ref363980888"/>
      <w:bookmarkStart w:id="29" w:name="_GoBack"/>
      <w:bookmarkEnd w:id="29"/>
      <w:r>
        <w:t>Appendix</w:t>
      </w:r>
      <w:bookmarkEnd w:id="27"/>
      <w:r>
        <w:t xml:space="preserve"> </w:t>
      </w:r>
      <w:bookmarkEnd w:id="28"/>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A328A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A328A2">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"[74]" }, "properties" : { "noteIndex" : 0 }, "schema" : "https://github.com/citation-style-language/schema/raw/master/csl-citation.json" }</w:instrText>
      </w:r>
      <w:r w:rsidR="00616194" w:rsidRPr="000448EE">
        <w:fldChar w:fldCharType="separate"/>
      </w:r>
      <w:r w:rsidR="00A328A2" w:rsidRPr="00A328A2">
        <w:rPr>
          <w:noProof/>
        </w:rPr>
        <w:t>[74]</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30"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31" w:name="_Ref363980903"/>
      <w:r>
        <w:t xml:space="preserve">Appendix </w:t>
      </w:r>
      <w:bookmarkEnd w:id="30"/>
      <w:bookmarkEnd w:id="31"/>
      <w:r w:rsidR="00C46C20">
        <w:t>C</w:t>
      </w:r>
      <w:r>
        <w:t xml:space="preserve">: Fixation of a double mutant with </w:t>
      </w:r>
      <w:proofErr w:type="spellStart"/>
      <w:r>
        <w:t>SIM</w:t>
      </w:r>
      <w:r>
        <w:rPr>
          <w:vertAlign w:val="subscript"/>
        </w:rPr>
        <w:t>e</w:t>
      </w:r>
      <w:proofErr w:type="spellEnd"/>
    </w:p>
    <w:p w:rsidR="00961941" w:rsidRPr="00335E62" w:rsidRDefault="00961941" w:rsidP="006E3084">
      <w:pPr>
        <w:spacing w:line="480" w:lineRule="auto"/>
        <w:rPr>
          <w:lang w:bidi="hi-IN"/>
        </w:rPr>
        <w:pPrChange w:id="32" w:author="Yoav Ram" w:date="2014-07-13T15:38:00Z">
          <w:pPr>
            <w:spacing w:line="480" w:lineRule="auto"/>
          </w:pPr>
        </w:pPrChange>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A328A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del w:id="33" w:author="Yoav Ram" w:date="2014-07-13T15:38:00Z">
        <w:r w:rsidDel="006E3084">
          <w:rPr>
            <w:lang w:bidi="hi-IN"/>
          </w:rPr>
          <w:delText>2</w:delText>
        </w:r>
      </w:del>
      <w:ins w:id="34" w:author="Yoav Ram" w:date="2014-07-13T15:38:00Z">
        <w:r w:rsidR="006E3084">
          <w:rPr>
            <w:lang w:bidi="hi-IN"/>
          </w:rPr>
          <w:t>B</w:t>
        </w:r>
      </w:ins>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A328A2"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A328A2" w:rsidRPr="00A328A2" w:rsidRDefault="00616194">
      <w:pPr>
        <w:pStyle w:val="NormalWeb"/>
        <w:ind w:left="640" w:hanging="640"/>
        <w:divId w:val="1112936658"/>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A328A2" w:rsidRPr="00A328A2">
        <w:rPr>
          <w:rFonts w:ascii="Palatino Linotype" w:hAnsi="Palatino Linotype"/>
          <w:noProof/>
          <w:sz w:val="22"/>
        </w:rPr>
        <w:t>1.</w:t>
      </w:r>
      <w:r w:rsidR="00A328A2" w:rsidRPr="00A328A2">
        <w:rPr>
          <w:rFonts w:ascii="Palatino Linotype" w:hAnsi="Palatino Linotype"/>
          <w:noProof/>
          <w:sz w:val="22"/>
        </w:rPr>
        <w:tab/>
        <w:t xml:space="preserve">Sniegowski, P. D., Gerrish, P. J., Johnson, T. &amp; Shaver, A. 2000 The evolution of mutation rates: separating causes from consequences. </w:t>
      </w:r>
      <w:r w:rsidR="00A328A2" w:rsidRPr="00A328A2">
        <w:rPr>
          <w:rFonts w:ascii="Palatino Linotype" w:hAnsi="Palatino Linotype"/>
          <w:i/>
          <w:iCs/>
          <w:noProof/>
          <w:sz w:val="22"/>
        </w:rPr>
        <w:t>BioEssays</w:t>
      </w:r>
      <w:r w:rsidR="00A328A2" w:rsidRPr="00A328A2">
        <w:rPr>
          <w:rFonts w:ascii="Palatino Linotype" w:hAnsi="Palatino Linotype"/>
          <w:noProof/>
          <w:sz w:val="22"/>
        </w:rPr>
        <w:t xml:space="preserve"> </w:t>
      </w:r>
      <w:r w:rsidR="00A328A2" w:rsidRPr="00A328A2">
        <w:rPr>
          <w:rFonts w:ascii="Palatino Linotype" w:hAnsi="Palatino Linotype"/>
          <w:b/>
          <w:bCs/>
          <w:noProof/>
          <w:sz w:val="22"/>
        </w:rPr>
        <w:t>22</w:t>
      </w:r>
      <w:r w:rsidR="00A328A2" w:rsidRPr="00A328A2">
        <w:rPr>
          <w:rFonts w:ascii="Palatino Linotype" w:hAnsi="Palatino Linotype"/>
          <w:noProof/>
          <w:sz w:val="22"/>
        </w:rPr>
        <w:t>, 1057–66. (doi:10.1002/1521-1878(200012)22:12&lt;1057::AID-BIES3&gt;3.0.CO;2-W)</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w:t>
      </w:r>
      <w:r w:rsidRPr="00A328A2">
        <w:rPr>
          <w:rFonts w:ascii="Palatino Linotype" w:hAnsi="Palatino Linotype"/>
          <w:noProof/>
          <w:sz w:val="22"/>
        </w:rPr>
        <w:tab/>
        <w:t xml:space="preserve">Denamur, E. &amp; Matic, I. 2006 Evolution of mutation rates in bacteria. </w:t>
      </w:r>
      <w:r w:rsidRPr="00A328A2">
        <w:rPr>
          <w:rFonts w:ascii="Palatino Linotype" w:hAnsi="Palatino Linotype"/>
          <w:i/>
          <w:iCs/>
          <w:noProof/>
          <w:sz w:val="22"/>
        </w:rPr>
        <w:t>Mol. Microbiol.</w:t>
      </w:r>
      <w:r w:rsidRPr="00A328A2">
        <w:rPr>
          <w:rFonts w:ascii="Palatino Linotype" w:hAnsi="Palatino Linotype"/>
          <w:noProof/>
          <w:sz w:val="22"/>
        </w:rPr>
        <w:t xml:space="preserve"> </w:t>
      </w:r>
      <w:r w:rsidRPr="00A328A2">
        <w:rPr>
          <w:rFonts w:ascii="Palatino Linotype" w:hAnsi="Palatino Linotype"/>
          <w:b/>
          <w:bCs/>
          <w:noProof/>
          <w:sz w:val="22"/>
        </w:rPr>
        <w:t>60</w:t>
      </w:r>
      <w:r w:rsidRPr="00A328A2">
        <w:rPr>
          <w:rFonts w:ascii="Palatino Linotype" w:hAnsi="Palatino Linotype"/>
          <w:noProof/>
          <w:sz w:val="22"/>
        </w:rPr>
        <w:t>, 820–7. (doi:10.1111/j.1365-2958.2006.05150.x)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w:t>
      </w:r>
      <w:r w:rsidRPr="00A328A2">
        <w:rPr>
          <w:rFonts w:ascii="Palatino Linotype" w:hAnsi="Palatino Linotype"/>
          <w:noProof/>
          <w:sz w:val="22"/>
        </w:rPr>
        <w:tab/>
        <w:t xml:space="preserve">De Visser, J. A. G. M. 2002 The fate of microbial mutators. </w:t>
      </w:r>
      <w:r w:rsidRPr="00A328A2">
        <w:rPr>
          <w:rFonts w:ascii="Palatino Linotype" w:hAnsi="Palatino Linotype"/>
          <w:i/>
          <w:iCs/>
          <w:noProof/>
          <w:sz w:val="22"/>
        </w:rPr>
        <w:t>Microbiology</w:t>
      </w:r>
      <w:r w:rsidRPr="00A328A2">
        <w:rPr>
          <w:rFonts w:ascii="Palatino Linotype" w:hAnsi="Palatino Linotype"/>
          <w:noProof/>
          <w:sz w:val="22"/>
        </w:rPr>
        <w:t xml:space="preserve"> </w:t>
      </w:r>
      <w:r w:rsidRPr="00A328A2">
        <w:rPr>
          <w:rFonts w:ascii="Palatino Linotype" w:hAnsi="Palatino Linotype"/>
          <w:b/>
          <w:bCs/>
          <w:noProof/>
          <w:sz w:val="22"/>
        </w:rPr>
        <w:t>148</w:t>
      </w:r>
      <w:r w:rsidRPr="00A328A2">
        <w:rPr>
          <w:rFonts w:ascii="Palatino Linotype" w:hAnsi="Palatino Linotype"/>
          <w:noProof/>
          <w:sz w:val="22"/>
        </w:rPr>
        <w:t xml:space="preserve">, 1247–52.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w:t>
      </w:r>
      <w:r w:rsidRPr="00A328A2">
        <w:rPr>
          <w:rFonts w:ascii="Palatino Linotype" w:hAnsi="Palatino Linotype"/>
          <w:noProof/>
          <w:sz w:val="22"/>
        </w:rPr>
        <w:tab/>
        <w:t xml:space="preserve">Funchain, P., Yeung, A., Stewart, J. L., Lin, R., Slupska, M. M. &amp; Miller, J. H. 2000 The consequences of growth of a mutator strain of </w:t>
      </w:r>
      <w:r w:rsidRPr="00A328A2">
        <w:rPr>
          <w:rFonts w:ascii="Palatino Linotype" w:hAnsi="Palatino Linotype"/>
          <w:i/>
          <w:iCs/>
          <w:noProof/>
          <w:sz w:val="22"/>
        </w:rPr>
        <w:t>Escherichia coli</w:t>
      </w:r>
      <w:r w:rsidRPr="00A328A2">
        <w:rPr>
          <w:rFonts w:ascii="Palatino Linotype" w:hAnsi="Palatino Linotype"/>
          <w:noProof/>
          <w:sz w:val="22"/>
        </w:rPr>
        <w:t xml:space="preserve"> as measured by loss of function among multiple gene targets and loss of fitness.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154</w:t>
      </w:r>
      <w:r w:rsidRPr="00A328A2">
        <w:rPr>
          <w:rFonts w:ascii="Palatino Linotype" w:hAnsi="Palatino Linotype"/>
          <w:noProof/>
          <w:sz w:val="22"/>
        </w:rPr>
        <w:t xml:space="preserve">, 959–70.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w:t>
      </w:r>
      <w:r w:rsidRPr="00A328A2">
        <w:rPr>
          <w:rFonts w:ascii="Palatino Linotype" w:hAnsi="Palatino Linotype"/>
          <w:noProof/>
          <w:sz w:val="22"/>
        </w:rPr>
        <w:tab/>
        <w:t xml:space="preserve">Montanari, S. et al. 2007 Biological cost of hypermutation in </w:t>
      </w:r>
      <w:r w:rsidRPr="00A328A2">
        <w:rPr>
          <w:rFonts w:ascii="Palatino Linotype" w:hAnsi="Palatino Linotype"/>
          <w:i/>
          <w:iCs/>
          <w:noProof/>
          <w:sz w:val="22"/>
        </w:rPr>
        <w:t>Pseudomonas aeruginosa</w:t>
      </w:r>
      <w:r w:rsidRPr="00A328A2">
        <w:rPr>
          <w:rFonts w:ascii="Palatino Linotype" w:hAnsi="Palatino Linotype"/>
          <w:noProof/>
          <w:sz w:val="22"/>
        </w:rPr>
        <w:t xml:space="preserve"> strains from patients with cystic fibrosis. </w:t>
      </w:r>
      <w:r w:rsidRPr="00A328A2">
        <w:rPr>
          <w:rFonts w:ascii="Palatino Linotype" w:hAnsi="Palatino Linotype"/>
          <w:i/>
          <w:iCs/>
          <w:noProof/>
          <w:sz w:val="22"/>
        </w:rPr>
        <w:t>Microbiology</w:t>
      </w:r>
      <w:r w:rsidRPr="00A328A2">
        <w:rPr>
          <w:rFonts w:ascii="Palatino Linotype" w:hAnsi="Palatino Linotype"/>
          <w:noProof/>
          <w:sz w:val="22"/>
        </w:rPr>
        <w:t xml:space="preserve"> </w:t>
      </w:r>
      <w:r w:rsidRPr="00A328A2">
        <w:rPr>
          <w:rFonts w:ascii="Palatino Linotype" w:hAnsi="Palatino Linotype"/>
          <w:b/>
          <w:bCs/>
          <w:noProof/>
          <w:sz w:val="22"/>
        </w:rPr>
        <w:t>153</w:t>
      </w:r>
      <w:r w:rsidRPr="00A328A2">
        <w:rPr>
          <w:rFonts w:ascii="Palatino Linotype" w:hAnsi="Palatino Linotype"/>
          <w:noProof/>
          <w:sz w:val="22"/>
        </w:rPr>
        <w:t>, 1445–54. (doi:10.1099/mic.0.2006/003400-0)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w:t>
      </w:r>
      <w:r w:rsidRPr="00A328A2">
        <w:rPr>
          <w:rFonts w:ascii="Palatino Linotype" w:hAnsi="Palatino Linotype"/>
          <w:noProof/>
          <w:sz w:val="22"/>
        </w:rPr>
        <w:tab/>
        <w:t xml:space="preserve">Kimura, M. 1967 On the evolutionary adjustment of spontaneous mutation rates. </w:t>
      </w:r>
      <w:r w:rsidRPr="00A328A2">
        <w:rPr>
          <w:rFonts w:ascii="Palatino Linotype" w:hAnsi="Palatino Linotype"/>
          <w:i/>
          <w:iCs/>
          <w:noProof/>
          <w:sz w:val="22"/>
        </w:rPr>
        <w:t>Genet. Res.</w:t>
      </w:r>
      <w:r w:rsidRPr="00A328A2">
        <w:rPr>
          <w:rFonts w:ascii="Palatino Linotype" w:hAnsi="Palatino Linotype"/>
          <w:noProof/>
          <w:sz w:val="22"/>
        </w:rPr>
        <w:t xml:space="preserve"> </w:t>
      </w:r>
      <w:r w:rsidRPr="00A328A2">
        <w:rPr>
          <w:rFonts w:ascii="Palatino Linotype" w:hAnsi="Palatino Linotype"/>
          <w:b/>
          <w:bCs/>
          <w:noProof/>
          <w:sz w:val="22"/>
        </w:rPr>
        <w:t>9</w:t>
      </w:r>
      <w:r w:rsidRPr="00A328A2">
        <w:rPr>
          <w:rFonts w:ascii="Palatino Linotype" w:hAnsi="Palatino Linotype"/>
          <w:noProof/>
          <w:sz w:val="22"/>
        </w:rPr>
        <w:t>, 23–34. (doi:10.1017/S0016672300010284)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w:t>
      </w:r>
      <w:r w:rsidRPr="00A328A2">
        <w:rPr>
          <w:rFonts w:ascii="Palatino Linotype" w:hAnsi="Palatino Linotype"/>
          <w:noProof/>
          <w:sz w:val="22"/>
        </w:rPr>
        <w:tab/>
        <w:t xml:space="preserve">Liberman, U. &amp; Feldman, M. W. 1986 Modifiers of mutation rate: a general reduction principle. </w:t>
      </w:r>
      <w:r w:rsidRPr="00A328A2">
        <w:rPr>
          <w:rFonts w:ascii="Palatino Linotype" w:hAnsi="Palatino Linotype"/>
          <w:i/>
          <w:iCs/>
          <w:noProof/>
          <w:sz w:val="22"/>
        </w:rPr>
        <w:t>Theor. Popul. Biol.</w:t>
      </w:r>
      <w:r w:rsidRPr="00A328A2">
        <w:rPr>
          <w:rFonts w:ascii="Palatino Linotype" w:hAnsi="Palatino Linotype"/>
          <w:noProof/>
          <w:sz w:val="22"/>
        </w:rPr>
        <w:t xml:space="preserve"> </w:t>
      </w:r>
      <w:r w:rsidRPr="00A328A2">
        <w:rPr>
          <w:rFonts w:ascii="Palatino Linotype" w:hAnsi="Palatino Linotype"/>
          <w:b/>
          <w:bCs/>
          <w:noProof/>
          <w:sz w:val="22"/>
        </w:rPr>
        <w:t>30</w:t>
      </w:r>
      <w:r w:rsidRPr="00A328A2">
        <w:rPr>
          <w:rFonts w:ascii="Palatino Linotype" w:hAnsi="Palatino Linotype"/>
          <w:noProof/>
          <w:sz w:val="22"/>
        </w:rPr>
        <w:t xml:space="preserve">, 125–42.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8.</w:t>
      </w:r>
      <w:r w:rsidRPr="00A328A2">
        <w:rPr>
          <w:rFonts w:ascii="Palatino Linotype" w:hAnsi="Palatino Linotype"/>
          <w:noProof/>
          <w:sz w:val="22"/>
        </w:rPr>
        <w:tab/>
        <w:t xml:space="preserve">Giraud, A., Radman, M., Matic, I. &amp; Taddei, F. 2001 The rise and fall of mutator bacteria. </w:t>
      </w:r>
      <w:r w:rsidRPr="00A328A2">
        <w:rPr>
          <w:rFonts w:ascii="Palatino Linotype" w:hAnsi="Palatino Linotype"/>
          <w:i/>
          <w:iCs/>
          <w:noProof/>
          <w:sz w:val="22"/>
        </w:rPr>
        <w:t>Curr. Opin. Microbiol.</w:t>
      </w:r>
      <w:r w:rsidRPr="00A328A2">
        <w:rPr>
          <w:rFonts w:ascii="Palatino Linotype" w:hAnsi="Palatino Linotype"/>
          <w:noProof/>
          <w:sz w:val="22"/>
        </w:rPr>
        <w:t xml:space="preserve"> </w:t>
      </w:r>
      <w:r w:rsidRPr="00A328A2">
        <w:rPr>
          <w:rFonts w:ascii="Palatino Linotype" w:hAnsi="Palatino Linotype"/>
          <w:b/>
          <w:bCs/>
          <w:noProof/>
          <w:sz w:val="22"/>
        </w:rPr>
        <w:t>4</w:t>
      </w:r>
      <w:r w:rsidRPr="00A328A2">
        <w:rPr>
          <w:rFonts w:ascii="Palatino Linotype" w:hAnsi="Palatino Linotype"/>
          <w:noProof/>
          <w:sz w:val="22"/>
        </w:rPr>
        <w:t>, 582–585. (doi:10.1016/S1369-5274(00)00254-X)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9.</w:t>
      </w:r>
      <w:r w:rsidRPr="00A328A2">
        <w:rPr>
          <w:rFonts w:ascii="Palatino Linotype" w:hAnsi="Palatino Linotype"/>
          <w:noProof/>
          <w:sz w:val="22"/>
        </w:rPr>
        <w:tab/>
        <w:t xml:space="preserve">Sniegowski, P. D., Gerrish, P. J. &amp; Lenski, R. E. 1997 Evolution of high mutation rates in experimental populations of E. coli. </w:t>
      </w:r>
      <w:r w:rsidRPr="00A328A2">
        <w:rPr>
          <w:rFonts w:ascii="Palatino Linotype" w:hAnsi="Palatino Linotype"/>
          <w:i/>
          <w:iCs/>
          <w:noProof/>
          <w:sz w:val="22"/>
        </w:rPr>
        <w:t>Nature</w:t>
      </w:r>
      <w:r w:rsidRPr="00A328A2">
        <w:rPr>
          <w:rFonts w:ascii="Palatino Linotype" w:hAnsi="Palatino Linotype"/>
          <w:noProof/>
          <w:sz w:val="22"/>
        </w:rPr>
        <w:t xml:space="preserve"> </w:t>
      </w:r>
      <w:r w:rsidRPr="00A328A2">
        <w:rPr>
          <w:rFonts w:ascii="Palatino Linotype" w:hAnsi="Palatino Linotype"/>
          <w:b/>
          <w:bCs/>
          <w:noProof/>
          <w:sz w:val="22"/>
        </w:rPr>
        <w:t>387</w:t>
      </w:r>
      <w:r w:rsidRPr="00A328A2">
        <w:rPr>
          <w:rFonts w:ascii="Palatino Linotype" w:hAnsi="Palatino Linotype"/>
          <w:noProof/>
          <w:sz w:val="22"/>
        </w:rPr>
        <w:t>, 703–5. (doi:10.1038/42701)</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10.</w:t>
      </w:r>
      <w:r w:rsidRPr="00A328A2">
        <w:rPr>
          <w:rFonts w:ascii="Palatino Linotype" w:hAnsi="Palatino Linotype"/>
          <w:noProof/>
          <w:sz w:val="22"/>
        </w:rPr>
        <w:tab/>
        <w:t xml:space="preserve">Wielgoss, S. et al. 2012 Mutation rate dynamics in a bacterial population reflect tension between adaptation and genetic load.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110</w:t>
      </w:r>
      <w:r w:rsidRPr="00A328A2">
        <w:rPr>
          <w:rFonts w:ascii="Palatino Linotype" w:hAnsi="Palatino Linotype"/>
          <w:noProof/>
          <w:sz w:val="22"/>
        </w:rPr>
        <w:t>, 222–227. (doi:10.1073/pnas.1219574110)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11.</w:t>
      </w:r>
      <w:r w:rsidRPr="00A328A2">
        <w:rPr>
          <w:rFonts w:ascii="Palatino Linotype" w:hAnsi="Palatino Linotype"/>
          <w:noProof/>
          <w:sz w:val="22"/>
        </w:rPr>
        <w:tab/>
        <w:t xml:space="preserve">Taddei, F., Radman, M., Maynard Smith, J., Toupance, B., Gouyon, P.-H. &amp; Godelle, B. 1997 Role of mutator alleles in adaptive evolution. </w:t>
      </w:r>
      <w:r w:rsidRPr="00A328A2">
        <w:rPr>
          <w:rFonts w:ascii="Palatino Linotype" w:hAnsi="Palatino Linotype"/>
          <w:i/>
          <w:iCs/>
          <w:noProof/>
          <w:sz w:val="22"/>
        </w:rPr>
        <w:t>Nature</w:t>
      </w:r>
      <w:r w:rsidRPr="00A328A2">
        <w:rPr>
          <w:rFonts w:ascii="Palatino Linotype" w:hAnsi="Palatino Linotype"/>
          <w:noProof/>
          <w:sz w:val="22"/>
        </w:rPr>
        <w:t xml:space="preserve"> </w:t>
      </w:r>
      <w:r w:rsidRPr="00A328A2">
        <w:rPr>
          <w:rFonts w:ascii="Palatino Linotype" w:hAnsi="Palatino Linotype"/>
          <w:b/>
          <w:bCs/>
          <w:noProof/>
          <w:sz w:val="22"/>
        </w:rPr>
        <w:t>387</w:t>
      </w:r>
      <w:r w:rsidRPr="00A328A2">
        <w:rPr>
          <w:rFonts w:ascii="Palatino Linotype" w:hAnsi="Palatino Linotype"/>
          <w:noProof/>
          <w:sz w:val="22"/>
        </w:rPr>
        <w:t>, 700–2. (doi:10.1038/42696)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12.</w:t>
      </w:r>
      <w:r w:rsidRPr="00A328A2">
        <w:rPr>
          <w:rFonts w:ascii="Palatino Linotype" w:hAnsi="Palatino Linotype"/>
          <w:noProof/>
          <w:sz w:val="22"/>
        </w:rPr>
        <w:tab/>
        <w:t xml:space="preserve">Kessler, D. &amp; Levine, H. 1998 Mutator Dynamics on a Smooth Evolutionary Landscape. </w:t>
      </w:r>
      <w:r w:rsidRPr="00A328A2">
        <w:rPr>
          <w:rFonts w:ascii="Palatino Linotype" w:hAnsi="Palatino Linotype"/>
          <w:i/>
          <w:iCs/>
          <w:noProof/>
          <w:sz w:val="22"/>
        </w:rPr>
        <w:t>Phys. Rev. Lett.</w:t>
      </w:r>
      <w:r w:rsidRPr="00A328A2">
        <w:rPr>
          <w:rFonts w:ascii="Palatino Linotype" w:hAnsi="Palatino Linotype"/>
          <w:noProof/>
          <w:sz w:val="22"/>
        </w:rPr>
        <w:t xml:space="preserve"> </w:t>
      </w:r>
      <w:r w:rsidRPr="00A328A2">
        <w:rPr>
          <w:rFonts w:ascii="Palatino Linotype" w:hAnsi="Palatino Linotype"/>
          <w:b/>
          <w:bCs/>
          <w:noProof/>
          <w:sz w:val="22"/>
        </w:rPr>
        <w:t>80</w:t>
      </w:r>
      <w:r w:rsidRPr="00A328A2">
        <w:rPr>
          <w:rFonts w:ascii="Palatino Linotype" w:hAnsi="Palatino Linotype"/>
          <w:noProof/>
          <w:sz w:val="22"/>
        </w:rPr>
        <w:t>, 2012–2015. (doi:10.1103/PhysRevLett.80.2012)</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13.</w:t>
      </w:r>
      <w:r w:rsidRPr="00A328A2">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152</w:t>
      </w:r>
      <w:r w:rsidRPr="00A328A2">
        <w:rPr>
          <w:rFonts w:ascii="Palatino Linotype" w:hAnsi="Palatino Linotype"/>
          <w:noProof/>
          <w:sz w:val="22"/>
        </w:rPr>
        <w:t xml:space="preserve">, 485–93.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14.</w:t>
      </w:r>
      <w:r w:rsidRPr="00A328A2">
        <w:rPr>
          <w:rFonts w:ascii="Palatino Linotype" w:hAnsi="Palatino Linotype"/>
          <w:noProof/>
          <w:sz w:val="22"/>
        </w:rPr>
        <w:tab/>
        <w:t xml:space="preserve">Leigh, E. G. J. 1970 Natural Selection and Mutability. </w:t>
      </w:r>
      <w:r w:rsidRPr="00A328A2">
        <w:rPr>
          <w:rFonts w:ascii="Palatino Linotype" w:hAnsi="Palatino Linotype"/>
          <w:i/>
          <w:iCs/>
          <w:noProof/>
          <w:sz w:val="22"/>
        </w:rPr>
        <w:t>Am. Nat.</w:t>
      </w:r>
      <w:r w:rsidRPr="00A328A2">
        <w:rPr>
          <w:rFonts w:ascii="Palatino Linotype" w:hAnsi="Palatino Linotype"/>
          <w:noProof/>
          <w:sz w:val="22"/>
        </w:rPr>
        <w:t xml:space="preserve"> </w:t>
      </w:r>
      <w:r w:rsidRPr="00A328A2">
        <w:rPr>
          <w:rFonts w:ascii="Palatino Linotype" w:hAnsi="Palatino Linotype"/>
          <w:b/>
          <w:bCs/>
          <w:noProof/>
          <w:sz w:val="22"/>
        </w:rPr>
        <w:t>104</w:t>
      </w:r>
      <w:r w:rsidRPr="00A328A2">
        <w:rPr>
          <w:rFonts w:ascii="Palatino Linotype" w:hAnsi="Palatino Linotype"/>
          <w:noProof/>
          <w:sz w:val="22"/>
        </w:rPr>
        <w:t xml:space="preserve">, 301–305.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15.</w:t>
      </w:r>
      <w:r w:rsidRPr="00A328A2">
        <w:rPr>
          <w:rFonts w:ascii="Palatino Linotype" w:hAnsi="Palatino Linotype"/>
          <w:noProof/>
          <w:sz w:val="22"/>
        </w:rPr>
        <w:tab/>
        <w:t xml:space="preserve">Galhardo, R. S., Hastings, P. J. &amp; Rosenberg, S. M. 2007 Mutation as a stress response and the regulation of evolvability. </w:t>
      </w:r>
      <w:r w:rsidRPr="00A328A2">
        <w:rPr>
          <w:rFonts w:ascii="Palatino Linotype" w:hAnsi="Palatino Linotype"/>
          <w:i/>
          <w:iCs/>
          <w:noProof/>
          <w:sz w:val="22"/>
        </w:rPr>
        <w:t>Crit. Rev. Biochem. Mol. Biol.</w:t>
      </w:r>
      <w:r w:rsidRPr="00A328A2">
        <w:rPr>
          <w:rFonts w:ascii="Palatino Linotype" w:hAnsi="Palatino Linotype"/>
          <w:noProof/>
          <w:sz w:val="22"/>
        </w:rPr>
        <w:t xml:space="preserve"> </w:t>
      </w:r>
      <w:r w:rsidRPr="00A328A2">
        <w:rPr>
          <w:rFonts w:ascii="Palatino Linotype" w:hAnsi="Palatino Linotype"/>
          <w:b/>
          <w:bCs/>
          <w:noProof/>
          <w:sz w:val="22"/>
        </w:rPr>
        <w:t>42</w:t>
      </w:r>
      <w:r w:rsidRPr="00A328A2">
        <w:rPr>
          <w:rFonts w:ascii="Palatino Linotype" w:hAnsi="Palatino Linotype"/>
          <w:noProof/>
          <w:sz w:val="22"/>
        </w:rPr>
        <w:t>, 399–435. (doi:10.1080/10409230701648502)</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16.</w:t>
      </w:r>
      <w:r w:rsidRPr="00A328A2">
        <w:rPr>
          <w:rFonts w:ascii="Palatino Linotype" w:hAnsi="Palatino Linotype"/>
          <w:noProof/>
          <w:sz w:val="22"/>
        </w:rPr>
        <w:tab/>
        <w:t xml:space="preserve">Foster, P. L. 2007 Stress-induced mutagenesis in bacteria. </w:t>
      </w:r>
      <w:r w:rsidRPr="00A328A2">
        <w:rPr>
          <w:rFonts w:ascii="Palatino Linotype" w:hAnsi="Palatino Linotype"/>
          <w:i/>
          <w:iCs/>
          <w:noProof/>
          <w:sz w:val="22"/>
        </w:rPr>
        <w:t>Crit. Rev. Biochem. Mol. Biol.</w:t>
      </w:r>
      <w:r w:rsidRPr="00A328A2">
        <w:rPr>
          <w:rFonts w:ascii="Palatino Linotype" w:hAnsi="Palatino Linotype"/>
          <w:noProof/>
          <w:sz w:val="22"/>
        </w:rPr>
        <w:t xml:space="preserve"> </w:t>
      </w:r>
      <w:r w:rsidRPr="00A328A2">
        <w:rPr>
          <w:rFonts w:ascii="Palatino Linotype" w:hAnsi="Palatino Linotype"/>
          <w:b/>
          <w:bCs/>
          <w:noProof/>
          <w:sz w:val="22"/>
        </w:rPr>
        <w:t>42</w:t>
      </w:r>
      <w:r w:rsidRPr="00A328A2">
        <w:rPr>
          <w:rFonts w:ascii="Palatino Linotype" w:hAnsi="Palatino Linotype"/>
          <w:noProof/>
          <w:sz w:val="22"/>
        </w:rPr>
        <w:t>, 373–97. (doi:10.1080/10409230701648494)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17.</w:t>
      </w:r>
      <w:r w:rsidRPr="00A328A2">
        <w:rPr>
          <w:rFonts w:ascii="Palatino Linotype" w:hAnsi="Palatino Linotype"/>
          <w:noProof/>
          <w:sz w:val="22"/>
        </w:rPr>
        <w:tab/>
        <w:t xml:space="preserve">Rosenberg, S. M., Shee, C., Frisch, R. L. &amp; Hastings, P. J. 2012 Stress-induced mutation via DNA breaks in </w:t>
      </w:r>
      <w:r w:rsidRPr="00A328A2">
        <w:rPr>
          <w:rFonts w:ascii="Palatino Linotype" w:hAnsi="Palatino Linotype"/>
          <w:i/>
          <w:iCs/>
          <w:noProof/>
          <w:sz w:val="22"/>
        </w:rPr>
        <w:t>Escherichia coli</w:t>
      </w:r>
      <w:r w:rsidRPr="00A328A2">
        <w:rPr>
          <w:rFonts w:ascii="Palatino Linotype" w:hAnsi="Palatino Linotype"/>
          <w:noProof/>
          <w:sz w:val="22"/>
        </w:rPr>
        <w:t xml:space="preserve">: A molecular mechanism with implications for evolution and medicine. </w:t>
      </w:r>
      <w:r w:rsidRPr="00A328A2">
        <w:rPr>
          <w:rFonts w:ascii="Palatino Linotype" w:hAnsi="Palatino Linotype"/>
          <w:i/>
          <w:iCs/>
          <w:noProof/>
          <w:sz w:val="22"/>
        </w:rPr>
        <w:t>BioEssays</w:t>
      </w:r>
      <w:r w:rsidRPr="00A328A2">
        <w:rPr>
          <w:rFonts w:ascii="Palatino Linotype" w:hAnsi="Palatino Linotype"/>
          <w:noProof/>
          <w:sz w:val="22"/>
        </w:rPr>
        <w:t xml:space="preserve"> , 1–8. (doi:10.1002/bies.201200050)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18.</w:t>
      </w:r>
      <w:r w:rsidRPr="00A328A2">
        <w:rPr>
          <w:rFonts w:ascii="Palatino Linotype" w:hAnsi="Palatino Linotype"/>
          <w:noProof/>
          <w:sz w:val="22"/>
        </w:rPr>
        <w:tab/>
        <w:t xml:space="preserve">Bjedov, I., Tenaillon, O., Gérard, B., Souza, V., Denamur, E., Radman, M., Taddei, F. &amp; Matic, I. 2003 Stress-induced mutagenesis in bacteria. </w:t>
      </w:r>
      <w:r w:rsidRPr="00A328A2">
        <w:rPr>
          <w:rFonts w:ascii="Palatino Linotype" w:hAnsi="Palatino Linotype"/>
          <w:i/>
          <w:iCs/>
          <w:noProof/>
          <w:sz w:val="22"/>
        </w:rPr>
        <w:t>Science (80-. ).</w:t>
      </w:r>
      <w:r w:rsidRPr="00A328A2">
        <w:rPr>
          <w:rFonts w:ascii="Palatino Linotype" w:hAnsi="Palatino Linotype"/>
          <w:noProof/>
          <w:sz w:val="22"/>
        </w:rPr>
        <w:t xml:space="preserve"> </w:t>
      </w:r>
      <w:r w:rsidRPr="00A328A2">
        <w:rPr>
          <w:rFonts w:ascii="Palatino Linotype" w:hAnsi="Palatino Linotype"/>
          <w:b/>
          <w:bCs/>
          <w:noProof/>
          <w:sz w:val="22"/>
        </w:rPr>
        <w:t>300</w:t>
      </w:r>
      <w:r w:rsidRPr="00A328A2">
        <w:rPr>
          <w:rFonts w:ascii="Palatino Linotype" w:hAnsi="Palatino Linotype"/>
          <w:noProof/>
          <w:sz w:val="22"/>
        </w:rPr>
        <w:t>, 1404–9. (doi:10.1126/science.1082240)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19.</w:t>
      </w:r>
      <w:r w:rsidRPr="00A328A2">
        <w:rPr>
          <w:rFonts w:ascii="Palatino Linotype" w:hAnsi="Palatino Linotype"/>
          <w:noProof/>
          <w:sz w:val="22"/>
        </w:rPr>
        <w:tab/>
        <w:t xml:space="preserve">Katz, S. &amp; Hershberg, R. 2013 Elevated mutagenesis does not explain the increased frequency of antibiotic resistant mutants in starved aging colonies. </w:t>
      </w:r>
      <w:r w:rsidRPr="00A328A2">
        <w:rPr>
          <w:rFonts w:ascii="Palatino Linotype" w:hAnsi="Palatino Linotype"/>
          <w:i/>
          <w:iCs/>
          <w:noProof/>
          <w:sz w:val="22"/>
        </w:rPr>
        <w:t>PLoS Genet.</w:t>
      </w:r>
      <w:r w:rsidRPr="00A328A2">
        <w:rPr>
          <w:rFonts w:ascii="Palatino Linotype" w:hAnsi="Palatino Linotype"/>
          <w:noProof/>
          <w:sz w:val="22"/>
        </w:rPr>
        <w:t xml:space="preserve"> </w:t>
      </w:r>
      <w:r w:rsidRPr="00A328A2">
        <w:rPr>
          <w:rFonts w:ascii="Palatino Linotype" w:hAnsi="Palatino Linotype"/>
          <w:b/>
          <w:bCs/>
          <w:noProof/>
          <w:sz w:val="22"/>
        </w:rPr>
        <w:t>9</w:t>
      </w:r>
      <w:r w:rsidRPr="00A328A2">
        <w:rPr>
          <w:rFonts w:ascii="Palatino Linotype" w:hAnsi="Palatino Linotype"/>
          <w:noProof/>
          <w:sz w:val="22"/>
        </w:rPr>
        <w:t>, e1003968. (doi:10.1371/journal.pgen.1003968)</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20.</w:t>
      </w:r>
      <w:r w:rsidRPr="00A328A2">
        <w:rPr>
          <w:rFonts w:ascii="Palatino Linotype" w:hAnsi="Palatino Linotype"/>
          <w:noProof/>
          <w:sz w:val="22"/>
        </w:rPr>
        <w:tab/>
        <w:t xml:space="preserve">Kivisaar, M. 2010 Mechanisms of stationary-phase mutagenesis in bacteria: mutational processes in pseudomonads. </w:t>
      </w:r>
      <w:r w:rsidRPr="00A328A2">
        <w:rPr>
          <w:rFonts w:ascii="Palatino Linotype" w:hAnsi="Palatino Linotype"/>
          <w:i/>
          <w:iCs/>
          <w:noProof/>
          <w:sz w:val="22"/>
        </w:rPr>
        <w:t>FEMS Microbiol. Lett.</w:t>
      </w:r>
      <w:r w:rsidRPr="00A328A2">
        <w:rPr>
          <w:rFonts w:ascii="Palatino Linotype" w:hAnsi="Palatino Linotype"/>
          <w:noProof/>
          <w:sz w:val="22"/>
        </w:rPr>
        <w:t xml:space="preserve"> </w:t>
      </w:r>
      <w:r w:rsidRPr="00A328A2">
        <w:rPr>
          <w:rFonts w:ascii="Palatino Linotype" w:hAnsi="Palatino Linotype"/>
          <w:b/>
          <w:bCs/>
          <w:noProof/>
          <w:sz w:val="22"/>
        </w:rPr>
        <w:t>312</w:t>
      </w:r>
      <w:r w:rsidRPr="00A328A2">
        <w:rPr>
          <w:rFonts w:ascii="Palatino Linotype" w:hAnsi="Palatino Linotype"/>
          <w:noProof/>
          <w:sz w:val="22"/>
        </w:rPr>
        <w:t>, 1–14. (doi:10.1111/j.1574-6968.2010.02027.x)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21.</w:t>
      </w:r>
      <w:r w:rsidRPr="00A328A2">
        <w:rPr>
          <w:rFonts w:ascii="Palatino Linotype" w:hAnsi="Palatino Linotype"/>
          <w:noProof/>
          <w:sz w:val="22"/>
        </w:rPr>
        <w:tab/>
        <w:t xml:space="preserve">Kang, J. M., Iovine, N. M. &amp; Blaser, M. J. 2006 A paradigm for direct stress-induced mutation in prokaryotes. </w:t>
      </w:r>
      <w:r w:rsidRPr="00A328A2">
        <w:rPr>
          <w:rFonts w:ascii="Palatino Linotype" w:hAnsi="Palatino Linotype"/>
          <w:i/>
          <w:iCs/>
          <w:noProof/>
          <w:sz w:val="22"/>
        </w:rPr>
        <w:t>FASEB J.</w:t>
      </w:r>
      <w:r w:rsidRPr="00A328A2">
        <w:rPr>
          <w:rFonts w:ascii="Palatino Linotype" w:hAnsi="Palatino Linotype"/>
          <w:noProof/>
          <w:sz w:val="22"/>
        </w:rPr>
        <w:t xml:space="preserve"> </w:t>
      </w:r>
      <w:r w:rsidRPr="00A328A2">
        <w:rPr>
          <w:rFonts w:ascii="Palatino Linotype" w:hAnsi="Palatino Linotype"/>
          <w:b/>
          <w:bCs/>
          <w:noProof/>
          <w:sz w:val="22"/>
        </w:rPr>
        <w:t>20</w:t>
      </w:r>
      <w:r w:rsidRPr="00A328A2">
        <w:rPr>
          <w:rFonts w:ascii="Palatino Linotype" w:hAnsi="Palatino Linotype"/>
          <w:noProof/>
          <w:sz w:val="22"/>
        </w:rPr>
        <w:t>, 2476–85. (doi:10.1096/fj.06-6209com)</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22.</w:t>
      </w:r>
      <w:r w:rsidRPr="00A328A2">
        <w:rPr>
          <w:rFonts w:ascii="Palatino Linotype" w:hAnsi="Palatino Linotype"/>
          <w:noProof/>
          <w:sz w:val="22"/>
        </w:rPr>
        <w:tab/>
        <w:t xml:space="preserve">Baharoglu, Z. &amp; Mazel, D. 2011 </w:t>
      </w:r>
      <w:r w:rsidRPr="00A328A2">
        <w:rPr>
          <w:rFonts w:ascii="Palatino Linotype" w:hAnsi="Palatino Linotype"/>
          <w:i/>
          <w:iCs/>
          <w:noProof/>
          <w:sz w:val="22"/>
        </w:rPr>
        <w:t>Vibrio cholerae</w:t>
      </w:r>
      <w:r w:rsidRPr="00A328A2">
        <w:rPr>
          <w:rFonts w:ascii="Palatino Linotype" w:hAnsi="Palatino Linotype"/>
          <w:noProof/>
          <w:sz w:val="22"/>
        </w:rPr>
        <w:t xml:space="preserve"> triggers SOS and mutagenesis in response to a wide range of antibiotics: a route towards multiresistance. </w:t>
      </w:r>
      <w:r w:rsidRPr="00A328A2">
        <w:rPr>
          <w:rFonts w:ascii="Palatino Linotype" w:hAnsi="Palatino Linotype"/>
          <w:i/>
          <w:iCs/>
          <w:noProof/>
          <w:sz w:val="22"/>
        </w:rPr>
        <w:t>Antimicrob. Agents Chemother.</w:t>
      </w:r>
      <w:r w:rsidRPr="00A328A2">
        <w:rPr>
          <w:rFonts w:ascii="Palatino Linotype" w:hAnsi="Palatino Linotype"/>
          <w:noProof/>
          <w:sz w:val="22"/>
        </w:rPr>
        <w:t xml:space="preserve"> </w:t>
      </w:r>
      <w:r w:rsidRPr="00A328A2">
        <w:rPr>
          <w:rFonts w:ascii="Palatino Linotype" w:hAnsi="Palatino Linotype"/>
          <w:b/>
          <w:bCs/>
          <w:noProof/>
          <w:sz w:val="22"/>
        </w:rPr>
        <w:t>55</w:t>
      </w:r>
      <w:r w:rsidRPr="00A328A2">
        <w:rPr>
          <w:rFonts w:ascii="Palatino Linotype" w:hAnsi="Palatino Linotype"/>
          <w:noProof/>
          <w:sz w:val="22"/>
        </w:rPr>
        <w:t>, 2438–41. (doi:10.1128/AAC.01549-10)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23.</w:t>
      </w:r>
      <w:r w:rsidRPr="00A328A2">
        <w:rPr>
          <w:rFonts w:ascii="Palatino Linotype" w:hAnsi="Palatino Linotype"/>
          <w:noProof/>
          <w:sz w:val="22"/>
        </w:rPr>
        <w:tab/>
        <w:t xml:space="preserve">Henderson-Begg, S. K., Livermore, D. M. &amp; Hall, L. M. C. 2006 Effect of subinhibitory concentrations of antibiotics on mutation frequency in </w:t>
      </w:r>
      <w:r w:rsidRPr="00A328A2">
        <w:rPr>
          <w:rFonts w:ascii="Palatino Linotype" w:hAnsi="Palatino Linotype"/>
          <w:i/>
          <w:iCs/>
          <w:noProof/>
          <w:sz w:val="22"/>
        </w:rPr>
        <w:t>Streptococcus pneumoniae</w:t>
      </w:r>
      <w:r w:rsidRPr="00A328A2">
        <w:rPr>
          <w:rFonts w:ascii="Palatino Linotype" w:hAnsi="Palatino Linotype"/>
          <w:noProof/>
          <w:sz w:val="22"/>
        </w:rPr>
        <w:t xml:space="preserve">. </w:t>
      </w:r>
      <w:r w:rsidRPr="00A328A2">
        <w:rPr>
          <w:rFonts w:ascii="Palatino Linotype" w:hAnsi="Palatino Linotype"/>
          <w:i/>
          <w:iCs/>
          <w:noProof/>
          <w:sz w:val="22"/>
        </w:rPr>
        <w:t>J. Antimicrob. Chemother.</w:t>
      </w:r>
      <w:r w:rsidRPr="00A328A2">
        <w:rPr>
          <w:rFonts w:ascii="Palatino Linotype" w:hAnsi="Palatino Linotype"/>
          <w:noProof/>
          <w:sz w:val="22"/>
        </w:rPr>
        <w:t xml:space="preserve"> </w:t>
      </w:r>
      <w:r w:rsidRPr="00A328A2">
        <w:rPr>
          <w:rFonts w:ascii="Palatino Linotype" w:hAnsi="Palatino Linotype"/>
          <w:b/>
          <w:bCs/>
          <w:noProof/>
          <w:sz w:val="22"/>
        </w:rPr>
        <w:t>57</w:t>
      </w:r>
      <w:r w:rsidRPr="00A328A2">
        <w:rPr>
          <w:rFonts w:ascii="Palatino Linotype" w:hAnsi="Palatino Linotype"/>
          <w:noProof/>
          <w:sz w:val="22"/>
        </w:rPr>
        <w:t>, 849–54. (doi:10.1093/jac/dkl064)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24.</w:t>
      </w:r>
      <w:r w:rsidRPr="00A328A2">
        <w:rPr>
          <w:rFonts w:ascii="Palatino Linotype" w:hAnsi="Palatino Linotype"/>
          <w:noProof/>
          <w:sz w:val="22"/>
        </w:rPr>
        <w:tab/>
        <w:t xml:space="preserve">Heidenreich, E. 2007 Adaptive mutation in </w:t>
      </w:r>
      <w:r w:rsidRPr="00A328A2">
        <w:rPr>
          <w:rFonts w:ascii="Palatino Linotype" w:hAnsi="Palatino Linotype"/>
          <w:i/>
          <w:iCs/>
          <w:noProof/>
          <w:sz w:val="22"/>
        </w:rPr>
        <w:t>Saccharomyces cerevisiae</w:t>
      </w:r>
      <w:r w:rsidRPr="00A328A2">
        <w:rPr>
          <w:rFonts w:ascii="Palatino Linotype" w:hAnsi="Palatino Linotype"/>
          <w:noProof/>
          <w:sz w:val="22"/>
        </w:rPr>
        <w:t xml:space="preserve">. </w:t>
      </w:r>
      <w:r w:rsidRPr="00A328A2">
        <w:rPr>
          <w:rFonts w:ascii="Palatino Linotype" w:hAnsi="Palatino Linotype"/>
          <w:i/>
          <w:iCs/>
          <w:noProof/>
          <w:sz w:val="22"/>
        </w:rPr>
        <w:t>Crit. Rev. Biochem. Mol. Biol.</w:t>
      </w:r>
      <w:r w:rsidRPr="00A328A2">
        <w:rPr>
          <w:rFonts w:ascii="Palatino Linotype" w:hAnsi="Palatino Linotype"/>
          <w:noProof/>
          <w:sz w:val="22"/>
        </w:rPr>
        <w:t xml:space="preserve"> </w:t>
      </w:r>
      <w:r w:rsidRPr="00A328A2">
        <w:rPr>
          <w:rFonts w:ascii="Palatino Linotype" w:hAnsi="Palatino Linotype"/>
          <w:b/>
          <w:bCs/>
          <w:noProof/>
          <w:sz w:val="22"/>
        </w:rPr>
        <w:t>42</w:t>
      </w:r>
      <w:r w:rsidRPr="00A328A2">
        <w:rPr>
          <w:rFonts w:ascii="Palatino Linotype" w:hAnsi="Palatino Linotype"/>
          <w:noProof/>
          <w:sz w:val="22"/>
        </w:rPr>
        <w:t>, 285–311. (doi:10.1080/10409230701507773)</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25.</w:t>
      </w:r>
      <w:r w:rsidRPr="00A328A2">
        <w:rPr>
          <w:rFonts w:ascii="Palatino Linotype" w:hAnsi="Palatino Linotype"/>
          <w:noProof/>
          <w:sz w:val="22"/>
        </w:rPr>
        <w:tab/>
        <w:t xml:space="preserve">Rodriguez, G. P., Romanova, N. V, Bao, G., Rouf, N. C., Kow, Y. W. &amp; Crouse, G. F. 2012 Mismatch repair-dependent mutagenesis in nondividing cells.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109</w:t>
      </w:r>
      <w:r w:rsidRPr="00A328A2">
        <w:rPr>
          <w:rFonts w:ascii="Palatino Linotype" w:hAnsi="Palatino Linotype"/>
          <w:noProof/>
          <w:sz w:val="22"/>
        </w:rPr>
        <w:t xml:space="preserve">, 6153–8.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26.</w:t>
      </w:r>
      <w:r w:rsidRPr="00A328A2">
        <w:rPr>
          <w:rFonts w:ascii="Palatino Linotype" w:hAnsi="Palatino Linotype"/>
          <w:noProof/>
          <w:sz w:val="22"/>
        </w:rPr>
        <w:tab/>
        <w:t xml:space="preserve">Goho, S. &amp; Bell, G. 2000 Mild environmental stress elicits mutations affecting fitness in Chlamydomonas. </w:t>
      </w:r>
      <w:r w:rsidRPr="00A328A2">
        <w:rPr>
          <w:rFonts w:ascii="Palatino Linotype" w:hAnsi="Palatino Linotype"/>
          <w:i/>
          <w:iCs/>
          <w:noProof/>
          <w:sz w:val="22"/>
        </w:rPr>
        <w:t>Proc. R. Soc. B Biol. Sci.</w:t>
      </w:r>
      <w:r w:rsidRPr="00A328A2">
        <w:rPr>
          <w:rFonts w:ascii="Palatino Linotype" w:hAnsi="Palatino Linotype"/>
          <w:noProof/>
          <w:sz w:val="22"/>
        </w:rPr>
        <w:t xml:space="preserve"> </w:t>
      </w:r>
      <w:r w:rsidRPr="00A328A2">
        <w:rPr>
          <w:rFonts w:ascii="Palatino Linotype" w:hAnsi="Palatino Linotype"/>
          <w:b/>
          <w:bCs/>
          <w:noProof/>
          <w:sz w:val="22"/>
        </w:rPr>
        <w:t>267</w:t>
      </w:r>
      <w:r w:rsidRPr="00A328A2">
        <w:rPr>
          <w:rFonts w:ascii="Palatino Linotype" w:hAnsi="Palatino Linotype"/>
          <w:noProof/>
          <w:sz w:val="22"/>
        </w:rPr>
        <w:t>, 123–9. (doi:10.1098/rspb.2000.0976)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27.</w:t>
      </w:r>
      <w:r w:rsidRPr="00A328A2">
        <w:rPr>
          <w:rFonts w:ascii="Palatino Linotype" w:hAnsi="Palatino Linotype"/>
          <w:noProof/>
          <w:sz w:val="22"/>
        </w:rPr>
        <w:tab/>
        <w:t xml:space="preserve">Matsuba, C., Ostrow, D. G., Salomon, M. P., Tolani, A. &amp; Baer, C. F. 2012 Temperature, stress and spontaneous mutation in </w:t>
      </w:r>
      <w:r w:rsidRPr="00A328A2">
        <w:rPr>
          <w:rFonts w:ascii="Palatino Linotype" w:hAnsi="Palatino Linotype"/>
          <w:i/>
          <w:iCs/>
          <w:noProof/>
          <w:sz w:val="22"/>
        </w:rPr>
        <w:t>Caenorhabditis briggsae</w:t>
      </w:r>
      <w:r w:rsidRPr="00A328A2">
        <w:rPr>
          <w:rFonts w:ascii="Palatino Linotype" w:hAnsi="Palatino Linotype"/>
          <w:noProof/>
          <w:sz w:val="22"/>
        </w:rPr>
        <w:t xml:space="preserve"> and </w:t>
      </w:r>
      <w:r w:rsidRPr="00A328A2">
        <w:rPr>
          <w:rFonts w:ascii="Palatino Linotype" w:hAnsi="Palatino Linotype"/>
          <w:i/>
          <w:iCs/>
          <w:noProof/>
          <w:sz w:val="22"/>
        </w:rPr>
        <w:t>Caenorhabditis elegans</w:t>
      </w:r>
      <w:r w:rsidRPr="00A328A2">
        <w:rPr>
          <w:rFonts w:ascii="Palatino Linotype" w:hAnsi="Palatino Linotype"/>
          <w:noProof/>
          <w:sz w:val="22"/>
        </w:rPr>
        <w:t xml:space="preserve">. </w:t>
      </w:r>
      <w:r w:rsidRPr="00A328A2">
        <w:rPr>
          <w:rFonts w:ascii="Palatino Linotype" w:hAnsi="Palatino Linotype"/>
          <w:i/>
          <w:iCs/>
          <w:noProof/>
          <w:sz w:val="22"/>
        </w:rPr>
        <w:t>Biol. Lett.</w:t>
      </w:r>
      <w:r w:rsidRPr="00A328A2">
        <w:rPr>
          <w:rFonts w:ascii="Palatino Linotype" w:hAnsi="Palatino Linotype"/>
          <w:noProof/>
          <w:sz w:val="22"/>
        </w:rPr>
        <w:t xml:space="preserve"> , 8–12. (doi:10.1098/rsbl.2012.0334)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28.</w:t>
      </w:r>
      <w:r w:rsidRPr="00A328A2">
        <w:rPr>
          <w:rFonts w:ascii="Palatino Linotype" w:hAnsi="Palatino Linotype"/>
          <w:noProof/>
          <w:sz w:val="22"/>
        </w:rPr>
        <w:tab/>
        <w:t xml:space="preserve">Sharp, N. P. &amp; Agrawal, A. F. 2012 Evidence for elevated mutation rates in low-quality genotypes.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109</w:t>
      </w:r>
      <w:r w:rsidRPr="00A328A2">
        <w:rPr>
          <w:rFonts w:ascii="Palatino Linotype" w:hAnsi="Palatino Linotype"/>
          <w:noProof/>
          <w:sz w:val="22"/>
        </w:rPr>
        <w:t>, 6142–6. (doi:10.1073/pnas.1118918109)</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29.</w:t>
      </w:r>
      <w:r w:rsidRPr="00A328A2">
        <w:rPr>
          <w:rFonts w:ascii="Palatino Linotype" w:hAnsi="Palatino Linotype"/>
          <w:noProof/>
          <w:sz w:val="22"/>
        </w:rPr>
        <w:tab/>
        <w:t xml:space="preserve">Bristow, R. G. &amp; Hill, R. P. 2008 Hypoxia and metabolism: Hypoxia, DNA repair and genetic instability. </w:t>
      </w:r>
      <w:r w:rsidRPr="00A328A2">
        <w:rPr>
          <w:rFonts w:ascii="Palatino Linotype" w:hAnsi="Palatino Linotype"/>
          <w:i/>
          <w:iCs/>
          <w:noProof/>
          <w:sz w:val="22"/>
        </w:rPr>
        <w:t>Nat. Rev. Cancer</w:t>
      </w:r>
      <w:r w:rsidRPr="00A328A2">
        <w:rPr>
          <w:rFonts w:ascii="Palatino Linotype" w:hAnsi="Palatino Linotype"/>
          <w:noProof/>
          <w:sz w:val="22"/>
        </w:rPr>
        <w:t xml:space="preserve"> </w:t>
      </w:r>
      <w:r w:rsidRPr="00A328A2">
        <w:rPr>
          <w:rFonts w:ascii="Palatino Linotype" w:hAnsi="Palatino Linotype"/>
          <w:b/>
          <w:bCs/>
          <w:noProof/>
          <w:sz w:val="22"/>
        </w:rPr>
        <w:t>8</w:t>
      </w:r>
      <w:r w:rsidRPr="00A328A2">
        <w:rPr>
          <w:rFonts w:ascii="Palatino Linotype" w:hAnsi="Palatino Linotype"/>
          <w:noProof/>
          <w:sz w:val="22"/>
        </w:rPr>
        <w:t>, 180–92. (doi:10.1038/nrc2344)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30.</w:t>
      </w:r>
      <w:r w:rsidRPr="00A328A2">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A328A2">
        <w:rPr>
          <w:rFonts w:ascii="Palatino Linotype" w:hAnsi="Palatino Linotype"/>
          <w:i/>
          <w:iCs/>
          <w:noProof/>
          <w:sz w:val="22"/>
        </w:rPr>
        <w:t>Mol. Cell</w:t>
      </w:r>
      <w:r w:rsidRPr="00A328A2">
        <w:rPr>
          <w:rFonts w:ascii="Palatino Linotype" w:hAnsi="Palatino Linotype"/>
          <w:noProof/>
          <w:sz w:val="22"/>
        </w:rPr>
        <w:t xml:space="preserve"> </w:t>
      </w:r>
      <w:r w:rsidRPr="00A328A2">
        <w:rPr>
          <w:rFonts w:ascii="Palatino Linotype" w:hAnsi="Palatino Linotype"/>
          <w:b/>
          <w:bCs/>
          <w:noProof/>
          <w:sz w:val="22"/>
        </w:rPr>
        <w:t>19</w:t>
      </w:r>
      <w:r w:rsidRPr="00A328A2">
        <w:rPr>
          <w:rFonts w:ascii="Palatino Linotype" w:hAnsi="Palatino Linotype"/>
          <w:noProof/>
          <w:sz w:val="22"/>
        </w:rPr>
        <w:t>, 791–804. (doi:10.1016/j.molcel.2005.07.025)</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31.</w:t>
      </w:r>
      <w:r w:rsidRPr="00A328A2">
        <w:rPr>
          <w:rFonts w:ascii="Palatino Linotype" w:hAnsi="Palatino Linotype"/>
          <w:noProof/>
          <w:sz w:val="22"/>
        </w:rPr>
        <w:tab/>
        <w:t xml:space="preserve">Debora, B. N., Vidales, L. E., Ramírez, R., Ramírez, M., Robleto, E. A., Yasbin, R. E. &amp; Pedraza-Reyes, M. 2010 Mismatch Repair Modulation of MutY Activity Drives </w:t>
      </w:r>
      <w:r w:rsidRPr="00A328A2">
        <w:rPr>
          <w:rFonts w:ascii="Palatino Linotype" w:hAnsi="Palatino Linotype"/>
          <w:i/>
          <w:iCs/>
          <w:noProof/>
          <w:sz w:val="22"/>
        </w:rPr>
        <w:t>Bacillus subtilis</w:t>
      </w:r>
      <w:r w:rsidRPr="00A328A2">
        <w:rPr>
          <w:rFonts w:ascii="Palatino Linotype" w:hAnsi="Palatino Linotype"/>
          <w:noProof/>
          <w:sz w:val="22"/>
        </w:rPr>
        <w:t xml:space="preserve"> Stationary-Phase Mutagenesis. </w:t>
      </w:r>
      <w:r w:rsidRPr="00A328A2">
        <w:rPr>
          <w:rFonts w:ascii="Palatino Linotype" w:hAnsi="Palatino Linotype"/>
          <w:i/>
          <w:iCs/>
          <w:noProof/>
          <w:sz w:val="22"/>
        </w:rPr>
        <w:t>J. Bacteriol.</w:t>
      </w:r>
      <w:r w:rsidRPr="00A328A2">
        <w:rPr>
          <w:rFonts w:ascii="Palatino Linotype" w:hAnsi="Palatino Linotype"/>
          <w:noProof/>
          <w:sz w:val="22"/>
        </w:rPr>
        <w:t xml:space="preserve"> </w:t>
      </w:r>
      <w:r w:rsidRPr="00A328A2">
        <w:rPr>
          <w:rFonts w:ascii="Palatino Linotype" w:hAnsi="Palatino Linotype"/>
          <w:b/>
          <w:bCs/>
          <w:noProof/>
          <w:sz w:val="22"/>
        </w:rPr>
        <w:t>193</w:t>
      </w:r>
      <w:r w:rsidRPr="00A328A2">
        <w:rPr>
          <w:rFonts w:ascii="Palatino Linotype" w:hAnsi="Palatino Linotype"/>
          <w:noProof/>
          <w:sz w:val="22"/>
        </w:rPr>
        <w:t>, 236–45. (doi:10.1128/JB.00940-10)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32.</w:t>
      </w:r>
      <w:r w:rsidRPr="00A328A2">
        <w:rPr>
          <w:rFonts w:ascii="Palatino Linotype" w:hAnsi="Palatino Linotype"/>
          <w:noProof/>
          <w:sz w:val="22"/>
        </w:rPr>
        <w:tab/>
        <w:t xml:space="preserve">Al Mamun, A. A. M. et al. 2012 Identity and function of a large gene network underlying mutagenic repair of DNA breaks. </w:t>
      </w:r>
      <w:r w:rsidRPr="00A328A2">
        <w:rPr>
          <w:rFonts w:ascii="Palatino Linotype" w:hAnsi="Palatino Linotype"/>
          <w:i/>
          <w:iCs/>
          <w:noProof/>
          <w:sz w:val="22"/>
        </w:rPr>
        <w:t>Science (80-. ).</w:t>
      </w:r>
      <w:r w:rsidRPr="00A328A2">
        <w:rPr>
          <w:rFonts w:ascii="Palatino Linotype" w:hAnsi="Palatino Linotype"/>
          <w:noProof/>
          <w:sz w:val="22"/>
        </w:rPr>
        <w:t xml:space="preserve"> </w:t>
      </w:r>
      <w:r w:rsidRPr="00A328A2">
        <w:rPr>
          <w:rFonts w:ascii="Palatino Linotype" w:hAnsi="Palatino Linotype"/>
          <w:b/>
          <w:bCs/>
          <w:noProof/>
          <w:sz w:val="22"/>
        </w:rPr>
        <w:t>338</w:t>
      </w:r>
      <w:r w:rsidRPr="00A328A2">
        <w:rPr>
          <w:rFonts w:ascii="Palatino Linotype" w:hAnsi="Palatino Linotype"/>
          <w:noProof/>
          <w:sz w:val="22"/>
        </w:rPr>
        <w:t>, 1344–8. (doi:10.1126/science.1226683)</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33.</w:t>
      </w:r>
      <w:r w:rsidRPr="00A328A2">
        <w:rPr>
          <w:rFonts w:ascii="Palatino Linotype" w:hAnsi="Palatino Linotype"/>
          <w:noProof/>
          <w:sz w:val="22"/>
        </w:rPr>
        <w:tab/>
        <w:t xml:space="preserve">Tenaillon, O., Denamur, E. &amp; Matic, I. 2004 Evolutionary significance of stress-induced mutagenesis in bacteria. </w:t>
      </w:r>
      <w:r w:rsidRPr="00A328A2">
        <w:rPr>
          <w:rFonts w:ascii="Palatino Linotype" w:hAnsi="Palatino Linotype"/>
          <w:i/>
          <w:iCs/>
          <w:noProof/>
          <w:sz w:val="22"/>
        </w:rPr>
        <w:t>Trends Microbiol.</w:t>
      </w:r>
      <w:r w:rsidRPr="00A328A2">
        <w:rPr>
          <w:rFonts w:ascii="Palatino Linotype" w:hAnsi="Palatino Linotype"/>
          <w:noProof/>
          <w:sz w:val="22"/>
        </w:rPr>
        <w:t xml:space="preserve"> </w:t>
      </w:r>
      <w:r w:rsidRPr="00A328A2">
        <w:rPr>
          <w:rFonts w:ascii="Palatino Linotype" w:hAnsi="Palatino Linotype"/>
          <w:b/>
          <w:bCs/>
          <w:noProof/>
          <w:sz w:val="22"/>
        </w:rPr>
        <w:t>12</w:t>
      </w:r>
      <w:r w:rsidRPr="00A328A2">
        <w:rPr>
          <w:rFonts w:ascii="Palatino Linotype" w:hAnsi="Palatino Linotype"/>
          <w:noProof/>
          <w:sz w:val="22"/>
        </w:rPr>
        <w:t>, 264–70. (doi:10.1016/j.tim.2004.04.002)</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34.</w:t>
      </w:r>
      <w:r w:rsidRPr="00A328A2">
        <w:rPr>
          <w:rFonts w:ascii="Palatino Linotype" w:hAnsi="Palatino Linotype"/>
          <w:noProof/>
          <w:sz w:val="22"/>
        </w:rPr>
        <w:tab/>
        <w:t xml:space="preserve">Cirz, R. T. &amp; Romesberg, F. E. 2007 Controlling mutation: intervening in evolution as a therapeutic strategy. </w:t>
      </w:r>
      <w:r w:rsidRPr="00A328A2">
        <w:rPr>
          <w:rFonts w:ascii="Palatino Linotype" w:hAnsi="Palatino Linotype"/>
          <w:i/>
          <w:iCs/>
          <w:noProof/>
          <w:sz w:val="22"/>
        </w:rPr>
        <w:t>Crit. Rev. Biochem. Mol. Biol.</w:t>
      </w:r>
      <w:r w:rsidRPr="00A328A2">
        <w:rPr>
          <w:rFonts w:ascii="Palatino Linotype" w:hAnsi="Palatino Linotype"/>
          <w:noProof/>
          <w:sz w:val="22"/>
        </w:rPr>
        <w:t xml:space="preserve"> </w:t>
      </w:r>
      <w:r w:rsidRPr="00A328A2">
        <w:rPr>
          <w:rFonts w:ascii="Palatino Linotype" w:hAnsi="Palatino Linotype"/>
          <w:b/>
          <w:bCs/>
          <w:noProof/>
          <w:sz w:val="22"/>
        </w:rPr>
        <w:t>42</w:t>
      </w:r>
      <w:r w:rsidRPr="00A328A2">
        <w:rPr>
          <w:rFonts w:ascii="Palatino Linotype" w:hAnsi="Palatino Linotype"/>
          <w:noProof/>
          <w:sz w:val="22"/>
        </w:rPr>
        <w:t>, 341–54. (doi:10.1080/10409230701597741)</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35.</w:t>
      </w:r>
      <w:r w:rsidRPr="00A328A2">
        <w:rPr>
          <w:rFonts w:ascii="Palatino Linotype" w:hAnsi="Palatino Linotype"/>
          <w:noProof/>
          <w:sz w:val="22"/>
        </w:rPr>
        <w:tab/>
        <w:t xml:space="preserve">Agrawal, A. F. 2002 Genetic loads under fitness-dependent mutation rates. </w:t>
      </w:r>
      <w:r w:rsidRPr="00A328A2">
        <w:rPr>
          <w:rFonts w:ascii="Palatino Linotype" w:hAnsi="Palatino Linotype"/>
          <w:i/>
          <w:iCs/>
          <w:noProof/>
          <w:sz w:val="22"/>
        </w:rPr>
        <w:t>J. Evol. Biol.</w:t>
      </w:r>
      <w:r w:rsidRPr="00A328A2">
        <w:rPr>
          <w:rFonts w:ascii="Palatino Linotype" w:hAnsi="Palatino Linotype"/>
          <w:noProof/>
          <w:sz w:val="22"/>
        </w:rPr>
        <w:t xml:space="preserve"> </w:t>
      </w:r>
      <w:r w:rsidRPr="00A328A2">
        <w:rPr>
          <w:rFonts w:ascii="Palatino Linotype" w:hAnsi="Palatino Linotype"/>
          <w:b/>
          <w:bCs/>
          <w:noProof/>
          <w:sz w:val="22"/>
        </w:rPr>
        <w:t>15</w:t>
      </w:r>
      <w:r w:rsidRPr="00A328A2">
        <w:rPr>
          <w:rFonts w:ascii="Palatino Linotype" w:hAnsi="Palatino Linotype"/>
          <w:noProof/>
          <w:sz w:val="22"/>
        </w:rPr>
        <w:t>, 1004–1010. (doi:10.1046/j.1420-9101.2002.00464.x)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36.</w:t>
      </w:r>
      <w:r w:rsidRPr="00A328A2">
        <w:rPr>
          <w:rFonts w:ascii="Palatino Linotype" w:hAnsi="Palatino Linotype"/>
          <w:noProof/>
          <w:sz w:val="22"/>
        </w:rPr>
        <w:tab/>
        <w:t xml:space="preserve">Shaw, F. H. &amp; Baer, C. F. 2011 Fitness-dependent mutation rates in finite populations. </w:t>
      </w:r>
      <w:r w:rsidRPr="00A328A2">
        <w:rPr>
          <w:rFonts w:ascii="Palatino Linotype" w:hAnsi="Palatino Linotype"/>
          <w:i/>
          <w:iCs/>
          <w:noProof/>
          <w:sz w:val="22"/>
        </w:rPr>
        <w:t>J. Evol. Biol.</w:t>
      </w:r>
      <w:r w:rsidRPr="00A328A2">
        <w:rPr>
          <w:rFonts w:ascii="Palatino Linotype" w:hAnsi="Palatino Linotype"/>
          <w:noProof/>
          <w:sz w:val="22"/>
        </w:rPr>
        <w:t xml:space="preserve"> </w:t>
      </w:r>
      <w:r w:rsidRPr="00A328A2">
        <w:rPr>
          <w:rFonts w:ascii="Palatino Linotype" w:hAnsi="Palatino Linotype"/>
          <w:b/>
          <w:bCs/>
          <w:noProof/>
          <w:sz w:val="22"/>
        </w:rPr>
        <w:t>24</w:t>
      </w:r>
      <w:r w:rsidRPr="00A328A2">
        <w:rPr>
          <w:rFonts w:ascii="Palatino Linotype" w:hAnsi="Palatino Linotype"/>
          <w:noProof/>
          <w:sz w:val="22"/>
        </w:rPr>
        <w:t>, 1677–84. (doi:10.1111/j.1420-9101.2011.02320.x)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37.</w:t>
      </w:r>
      <w:r w:rsidRPr="00A328A2">
        <w:rPr>
          <w:rFonts w:ascii="Palatino Linotype" w:hAnsi="Palatino Linotype"/>
          <w:noProof/>
          <w:sz w:val="22"/>
        </w:rPr>
        <w:tab/>
        <w:t xml:space="preserve">Ram, Y. &amp; Hadany, L. 2012 The evolution of stress-induced hypermutation in asexual populations.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66</w:t>
      </w:r>
      <w:r w:rsidRPr="00A328A2">
        <w:rPr>
          <w:rFonts w:ascii="Palatino Linotype" w:hAnsi="Palatino Linotype"/>
          <w:noProof/>
          <w:sz w:val="22"/>
        </w:rPr>
        <w:t>, 2315–28. (doi:10.1111/j.1558-5646.2012.01576.x)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38.</w:t>
      </w:r>
      <w:r w:rsidRPr="00A328A2">
        <w:rPr>
          <w:rFonts w:ascii="Palatino Linotype" w:hAnsi="Palatino Linotype"/>
          <w:noProof/>
          <w:sz w:val="22"/>
        </w:rPr>
        <w:tab/>
        <w:t xml:space="preserve">Wright, S. 1931 Evolution in Mendelian Populations.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16</w:t>
      </w:r>
      <w:r w:rsidRPr="00A328A2">
        <w:rPr>
          <w:rFonts w:ascii="Palatino Linotype" w:hAnsi="Palatino Linotype"/>
          <w:noProof/>
          <w:sz w:val="22"/>
        </w:rPr>
        <w:t xml:space="preserve">, 97–159.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39.</w:t>
      </w:r>
      <w:r w:rsidRPr="00A328A2">
        <w:rPr>
          <w:rFonts w:ascii="Palatino Linotype" w:hAnsi="Palatino Linotype"/>
          <w:noProof/>
          <w:sz w:val="22"/>
        </w:rPr>
        <w:tab/>
        <w:t xml:space="preserve">Wright, S. 1988 Surfaces of selective value revisited. </w:t>
      </w:r>
      <w:r w:rsidRPr="00A328A2">
        <w:rPr>
          <w:rFonts w:ascii="Palatino Linotype" w:hAnsi="Palatino Linotype"/>
          <w:i/>
          <w:iCs/>
          <w:noProof/>
          <w:sz w:val="22"/>
        </w:rPr>
        <w:t>Am. Nat.</w:t>
      </w:r>
      <w:r w:rsidRPr="00A328A2">
        <w:rPr>
          <w:rFonts w:ascii="Palatino Linotype" w:hAnsi="Palatino Linotype"/>
          <w:noProof/>
          <w:sz w:val="22"/>
        </w:rPr>
        <w:t xml:space="preserve"> </w:t>
      </w:r>
      <w:r w:rsidRPr="00A328A2">
        <w:rPr>
          <w:rFonts w:ascii="Palatino Linotype" w:hAnsi="Palatino Linotype"/>
          <w:b/>
          <w:bCs/>
          <w:noProof/>
          <w:sz w:val="22"/>
        </w:rPr>
        <w:t>131</w:t>
      </w:r>
      <w:r w:rsidRPr="00A328A2">
        <w:rPr>
          <w:rFonts w:ascii="Palatino Linotype" w:hAnsi="Palatino Linotype"/>
          <w:noProof/>
          <w:sz w:val="22"/>
        </w:rPr>
        <w:t>, 115–123. (doi:10.1086/284777)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40.</w:t>
      </w:r>
      <w:r w:rsidRPr="00A328A2">
        <w:rPr>
          <w:rFonts w:ascii="Palatino Linotype" w:hAnsi="Palatino Linotype"/>
          <w:noProof/>
          <w:sz w:val="22"/>
        </w:rPr>
        <w:tab/>
        <w:t xml:space="preserve">Haigh, J. 1978 The accumulation of deleterious genes in a population - Muller’s Ratchet. </w:t>
      </w:r>
      <w:r w:rsidRPr="00A328A2">
        <w:rPr>
          <w:rFonts w:ascii="Palatino Linotype" w:hAnsi="Palatino Linotype"/>
          <w:i/>
          <w:iCs/>
          <w:noProof/>
          <w:sz w:val="22"/>
        </w:rPr>
        <w:t>Theor. Popul. Biol.</w:t>
      </w:r>
      <w:r w:rsidRPr="00A328A2">
        <w:rPr>
          <w:rFonts w:ascii="Palatino Linotype" w:hAnsi="Palatino Linotype"/>
          <w:noProof/>
          <w:sz w:val="22"/>
        </w:rPr>
        <w:t xml:space="preserve"> </w:t>
      </w:r>
      <w:r w:rsidRPr="00A328A2">
        <w:rPr>
          <w:rFonts w:ascii="Palatino Linotype" w:hAnsi="Palatino Linotype"/>
          <w:b/>
          <w:bCs/>
          <w:noProof/>
          <w:sz w:val="22"/>
        </w:rPr>
        <w:t>14</w:t>
      </w:r>
      <w:r w:rsidRPr="00A328A2">
        <w:rPr>
          <w:rFonts w:ascii="Palatino Linotype" w:hAnsi="Palatino Linotype"/>
          <w:noProof/>
          <w:sz w:val="22"/>
        </w:rPr>
        <w:t>, 251–267. (doi:10.1016/0040-5809(78)90027-8)</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41.</w:t>
      </w:r>
      <w:r w:rsidRPr="00A328A2">
        <w:rPr>
          <w:rFonts w:ascii="Palatino Linotype" w:hAnsi="Palatino Linotype"/>
          <w:noProof/>
          <w:sz w:val="22"/>
        </w:rPr>
        <w:tab/>
        <w:t xml:space="preserve">Gessler, D. D. G. 1995 The constraints of finite size in asexual populations and the rate of the ratchet. </w:t>
      </w:r>
      <w:r w:rsidRPr="00A328A2">
        <w:rPr>
          <w:rFonts w:ascii="Palatino Linotype" w:hAnsi="Palatino Linotype"/>
          <w:i/>
          <w:iCs/>
          <w:noProof/>
          <w:sz w:val="22"/>
        </w:rPr>
        <w:t>Genet. Res.</w:t>
      </w:r>
      <w:r w:rsidRPr="00A328A2">
        <w:rPr>
          <w:rFonts w:ascii="Palatino Linotype" w:hAnsi="Palatino Linotype"/>
          <w:noProof/>
          <w:sz w:val="22"/>
        </w:rPr>
        <w:t xml:space="preserve"> </w:t>
      </w:r>
      <w:r w:rsidRPr="00A328A2">
        <w:rPr>
          <w:rFonts w:ascii="Palatino Linotype" w:hAnsi="Palatino Linotype"/>
          <w:b/>
          <w:bCs/>
          <w:noProof/>
          <w:sz w:val="22"/>
        </w:rPr>
        <w:t>66</w:t>
      </w:r>
      <w:r w:rsidRPr="00A328A2">
        <w:rPr>
          <w:rFonts w:ascii="Palatino Linotype" w:hAnsi="Palatino Linotype"/>
          <w:noProof/>
          <w:sz w:val="22"/>
        </w:rPr>
        <w:t>, 241. (doi:10.1017/S0016672300034686)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42.</w:t>
      </w:r>
      <w:r w:rsidRPr="00A328A2">
        <w:rPr>
          <w:rFonts w:ascii="Palatino Linotype" w:hAnsi="Palatino Linotype"/>
          <w:noProof/>
          <w:sz w:val="22"/>
        </w:rPr>
        <w:tab/>
        <w:t xml:space="preserve">Gordo, I. &amp; Dionisio, F. 2005 Nonequilibrium model for estimating parameters of deleterious mutations. </w:t>
      </w:r>
      <w:r w:rsidRPr="00A328A2">
        <w:rPr>
          <w:rFonts w:ascii="Palatino Linotype" w:hAnsi="Palatino Linotype"/>
          <w:i/>
          <w:iCs/>
          <w:noProof/>
          <w:sz w:val="22"/>
        </w:rPr>
        <w:t>Phys. Rev. E</w:t>
      </w:r>
      <w:r w:rsidRPr="00A328A2">
        <w:rPr>
          <w:rFonts w:ascii="Palatino Linotype" w:hAnsi="Palatino Linotype"/>
          <w:noProof/>
          <w:sz w:val="22"/>
        </w:rPr>
        <w:t xml:space="preserve"> </w:t>
      </w:r>
      <w:r w:rsidRPr="00A328A2">
        <w:rPr>
          <w:rFonts w:ascii="Palatino Linotype" w:hAnsi="Palatino Linotype"/>
          <w:b/>
          <w:bCs/>
          <w:noProof/>
          <w:sz w:val="22"/>
        </w:rPr>
        <w:t>71</w:t>
      </w:r>
      <w:r w:rsidRPr="00A328A2">
        <w:rPr>
          <w:rFonts w:ascii="Palatino Linotype" w:hAnsi="Palatino Linotype"/>
          <w:noProof/>
          <w:sz w:val="22"/>
        </w:rPr>
        <w:t>, 18–21. (doi:10.1103/PhysRevE.71.031907)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43.</w:t>
      </w:r>
      <w:r w:rsidRPr="00A328A2">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A328A2">
        <w:rPr>
          <w:rFonts w:ascii="Palatino Linotype" w:hAnsi="Palatino Linotype"/>
          <w:i/>
          <w:iCs/>
          <w:noProof/>
          <w:sz w:val="22"/>
        </w:rPr>
        <w:t>J. Math. Biol.</w:t>
      </w:r>
      <w:r w:rsidRPr="00A328A2">
        <w:rPr>
          <w:rFonts w:ascii="Palatino Linotype" w:hAnsi="Palatino Linotype"/>
          <w:noProof/>
          <w:sz w:val="22"/>
        </w:rPr>
        <w:t xml:space="preserve"> </w:t>
      </w:r>
      <w:r w:rsidRPr="00A328A2">
        <w:rPr>
          <w:rFonts w:ascii="Palatino Linotype" w:hAnsi="Palatino Linotype"/>
          <w:b/>
          <w:bCs/>
          <w:noProof/>
          <w:sz w:val="22"/>
        </w:rPr>
        <w:t>12</w:t>
      </w:r>
      <w:r w:rsidRPr="00A328A2">
        <w:rPr>
          <w:rFonts w:ascii="Palatino Linotype" w:hAnsi="Palatino Linotype"/>
          <w:noProof/>
          <w:sz w:val="22"/>
        </w:rPr>
        <w:t>, 355–362. (doi:10.1007/BF00276922)</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44.</w:t>
      </w:r>
      <w:r w:rsidRPr="00A328A2">
        <w:rPr>
          <w:rFonts w:ascii="Palatino Linotype" w:hAnsi="Palatino Linotype"/>
          <w:noProof/>
          <w:sz w:val="22"/>
        </w:rPr>
        <w:tab/>
        <w:t xml:space="preserve">Fisher, R. A. 1930 </w:t>
      </w:r>
      <w:r w:rsidRPr="00A328A2">
        <w:rPr>
          <w:rFonts w:ascii="Palatino Linotype" w:hAnsi="Palatino Linotype"/>
          <w:i/>
          <w:iCs/>
          <w:noProof/>
          <w:sz w:val="22"/>
        </w:rPr>
        <w:t>The Genetical Theory of Natural Selection</w:t>
      </w:r>
      <w:r w:rsidRPr="00A328A2">
        <w:rPr>
          <w:rFonts w:ascii="Palatino Linotype" w:hAnsi="Palatino Linotype"/>
          <w:noProof/>
          <w:sz w:val="22"/>
        </w:rPr>
        <w:t>. Oxford: Clarendon Press.</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45.</w:t>
      </w:r>
      <w:r w:rsidRPr="00A328A2">
        <w:rPr>
          <w:rFonts w:ascii="Palatino Linotype" w:hAnsi="Palatino Linotype"/>
          <w:noProof/>
          <w:sz w:val="22"/>
        </w:rPr>
        <w:tab/>
        <w:t xml:space="preserve">Patwa, Z. &amp; Wahl, L. M. 2008 The fixation probability of beneficial mutations. </w:t>
      </w:r>
      <w:r w:rsidRPr="00A328A2">
        <w:rPr>
          <w:rFonts w:ascii="Palatino Linotype" w:hAnsi="Palatino Linotype"/>
          <w:i/>
          <w:iCs/>
          <w:noProof/>
          <w:sz w:val="22"/>
        </w:rPr>
        <w:t>J. R. Soc. Interface</w:t>
      </w:r>
      <w:r w:rsidRPr="00A328A2">
        <w:rPr>
          <w:rFonts w:ascii="Palatino Linotype" w:hAnsi="Palatino Linotype"/>
          <w:noProof/>
          <w:sz w:val="22"/>
        </w:rPr>
        <w:t xml:space="preserve"> </w:t>
      </w:r>
      <w:r w:rsidRPr="00A328A2">
        <w:rPr>
          <w:rFonts w:ascii="Palatino Linotype" w:hAnsi="Palatino Linotype"/>
          <w:b/>
          <w:bCs/>
          <w:noProof/>
          <w:sz w:val="22"/>
        </w:rPr>
        <w:t>5</w:t>
      </w:r>
      <w:r w:rsidRPr="00A328A2">
        <w:rPr>
          <w:rFonts w:ascii="Palatino Linotype" w:hAnsi="Palatino Linotype"/>
          <w:noProof/>
          <w:sz w:val="22"/>
        </w:rPr>
        <w:t>, 1279–89. (doi:10.1098/rsif.2008.0248)</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46.</w:t>
      </w:r>
      <w:r w:rsidRPr="00A328A2">
        <w:rPr>
          <w:rFonts w:ascii="Palatino Linotype" w:hAnsi="Palatino Linotype"/>
          <w:noProof/>
          <w:sz w:val="22"/>
        </w:rPr>
        <w:tab/>
        <w:t xml:space="preserve">Weinreich, D. M. &amp; Chao, L. 2005 Rapid evolutionary escape by large populations from local fitness peaks is likely in nature.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59</w:t>
      </w:r>
      <w:r w:rsidRPr="00A328A2">
        <w:rPr>
          <w:rFonts w:ascii="Palatino Linotype" w:hAnsi="Palatino Linotype"/>
          <w:noProof/>
          <w:sz w:val="22"/>
        </w:rPr>
        <w:t xml:space="preserve">, 1175–82.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47.</w:t>
      </w:r>
      <w:r w:rsidRPr="00A328A2">
        <w:rPr>
          <w:rFonts w:ascii="Palatino Linotype" w:hAnsi="Palatino Linotype"/>
          <w:noProof/>
          <w:sz w:val="22"/>
        </w:rPr>
        <w:tab/>
        <w:t xml:space="preserve">Maynard Smith, J. &amp; Haigh, J. 1974 The hitch-hiking effect of a favourable gene. </w:t>
      </w:r>
      <w:r w:rsidRPr="00A328A2">
        <w:rPr>
          <w:rFonts w:ascii="Palatino Linotype" w:hAnsi="Palatino Linotype"/>
          <w:i/>
          <w:iCs/>
          <w:noProof/>
          <w:sz w:val="22"/>
        </w:rPr>
        <w:t>Genet. Res.</w:t>
      </w:r>
      <w:r w:rsidRPr="00A328A2">
        <w:rPr>
          <w:rFonts w:ascii="Palatino Linotype" w:hAnsi="Palatino Linotype"/>
          <w:noProof/>
          <w:sz w:val="22"/>
        </w:rPr>
        <w:t xml:space="preserve"> </w:t>
      </w:r>
      <w:r w:rsidRPr="00A328A2">
        <w:rPr>
          <w:rFonts w:ascii="Palatino Linotype" w:hAnsi="Palatino Linotype"/>
          <w:b/>
          <w:bCs/>
          <w:noProof/>
          <w:sz w:val="22"/>
        </w:rPr>
        <w:t>23</w:t>
      </w:r>
      <w:r w:rsidRPr="00A328A2">
        <w:rPr>
          <w:rFonts w:ascii="Palatino Linotype" w:hAnsi="Palatino Linotype"/>
          <w:noProof/>
          <w:sz w:val="22"/>
        </w:rPr>
        <w:t>, 23–35. (doi:10.1017/S0016672300014634)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48.</w:t>
      </w:r>
      <w:r w:rsidRPr="00A328A2">
        <w:rPr>
          <w:rFonts w:ascii="Palatino Linotype" w:hAnsi="Palatino Linotype"/>
          <w:noProof/>
          <w:sz w:val="22"/>
        </w:rPr>
        <w:tab/>
        <w:t xml:space="preserve">Lynch, M., Bürger, R., Butcher, D. &amp; Gabriel, W. 1993 The mutational meltdown in asexual populations. </w:t>
      </w:r>
      <w:r w:rsidRPr="00A328A2">
        <w:rPr>
          <w:rFonts w:ascii="Palatino Linotype" w:hAnsi="Palatino Linotype"/>
          <w:i/>
          <w:iCs/>
          <w:noProof/>
          <w:sz w:val="22"/>
        </w:rPr>
        <w:t>J. Hered.</w:t>
      </w:r>
      <w:r w:rsidRPr="00A328A2">
        <w:rPr>
          <w:rFonts w:ascii="Palatino Linotype" w:hAnsi="Palatino Linotype"/>
          <w:noProof/>
          <w:sz w:val="22"/>
        </w:rPr>
        <w:t xml:space="preserve"> </w:t>
      </w:r>
      <w:r w:rsidRPr="00A328A2">
        <w:rPr>
          <w:rFonts w:ascii="Palatino Linotype" w:hAnsi="Palatino Linotype"/>
          <w:b/>
          <w:bCs/>
          <w:noProof/>
          <w:sz w:val="22"/>
        </w:rPr>
        <w:t>84</w:t>
      </w:r>
      <w:r w:rsidRPr="00A328A2">
        <w:rPr>
          <w:rFonts w:ascii="Palatino Linotype" w:hAnsi="Palatino Linotype"/>
          <w:noProof/>
          <w:sz w:val="22"/>
        </w:rPr>
        <w:t xml:space="preserve">, 339–44.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49.</w:t>
      </w:r>
      <w:r w:rsidRPr="00A328A2">
        <w:rPr>
          <w:rFonts w:ascii="Palatino Linotype" w:hAnsi="Palatino Linotype"/>
          <w:noProof/>
          <w:sz w:val="22"/>
        </w:rPr>
        <w:tab/>
        <w:t xml:space="preserve">Obolski, U. &amp; Hadany, L. 2012 Implications of stress-induced genetic variation for minimizing multidrug resistance in bacteria. </w:t>
      </w:r>
      <w:r w:rsidRPr="00A328A2">
        <w:rPr>
          <w:rFonts w:ascii="Palatino Linotype" w:hAnsi="Palatino Linotype"/>
          <w:i/>
          <w:iCs/>
          <w:noProof/>
          <w:sz w:val="22"/>
        </w:rPr>
        <w:t>BMC Med.</w:t>
      </w:r>
      <w:r w:rsidRPr="00A328A2">
        <w:rPr>
          <w:rFonts w:ascii="Palatino Linotype" w:hAnsi="Palatino Linotype"/>
          <w:noProof/>
          <w:sz w:val="22"/>
        </w:rPr>
        <w:t xml:space="preserve"> </w:t>
      </w:r>
      <w:r w:rsidRPr="00A328A2">
        <w:rPr>
          <w:rFonts w:ascii="Palatino Linotype" w:hAnsi="Palatino Linotype"/>
          <w:b/>
          <w:bCs/>
          <w:noProof/>
          <w:sz w:val="22"/>
        </w:rPr>
        <w:t>10</w:t>
      </w:r>
      <w:r w:rsidRPr="00A328A2">
        <w:rPr>
          <w:rFonts w:ascii="Palatino Linotype" w:hAnsi="Palatino Linotype"/>
          <w:noProof/>
          <w:sz w:val="22"/>
        </w:rPr>
        <w:t>, 1–30. (doi:10.1186/1741-7015-10-89)</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50.</w:t>
      </w:r>
      <w:r w:rsidRPr="00A328A2">
        <w:rPr>
          <w:rFonts w:ascii="Palatino Linotype" w:hAnsi="Palatino Linotype"/>
          <w:noProof/>
          <w:sz w:val="22"/>
        </w:rPr>
        <w:tab/>
        <w:t xml:space="preserve">Shor, E., Fox, C. a. &amp; Broach, J. R. 2013 The yeast environmental stress response regulates mutagenesis induced by proteotoxic stress. </w:t>
      </w:r>
      <w:r w:rsidRPr="00A328A2">
        <w:rPr>
          <w:rFonts w:ascii="Palatino Linotype" w:hAnsi="Palatino Linotype"/>
          <w:i/>
          <w:iCs/>
          <w:noProof/>
          <w:sz w:val="22"/>
        </w:rPr>
        <w:t>PLoS Genet.</w:t>
      </w:r>
      <w:r w:rsidRPr="00A328A2">
        <w:rPr>
          <w:rFonts w:ascii="Palatino Linotype" w:hAnsi="Palatino Linotype"/>
          <w:noProof/>
          <w:sz w:val="22"/>
        </w:rPr>
        <w:t xml:space="preserve"> </w:t>
      </w:r>
      <w:r w:rsidRPr="00A328A2">
        <w:rPr>
          <w:rFonts w:ascii="Palatino Linotype" w:hAnsi="Palatino Linotype"/>
          <w:b/>
          <w:bCs/>
          <w:noProof/>
          <w:sz w:val="22"/>
        </w:rPr>
        <w:t>9</w:t>
      </w:r>
      <w:r w:rsidRPr="00A328A2">
        <w:rPr>
          <w:rFonts w:ascii="Palatino Linotype" w:hAnsi="Palatino Linotype"/>
          <w:noProof/>
          <w:sz w:val="22"/>
        </w:rPr>
        <w:t>, e1003680. (doi:10.1371/journal.pgen.1003680)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51.</w:t>
      </w:r>
      <w:r w:rsidRPr="00A328A2">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A328A2">
        <w:rPr>
          <w:rFonts w:ascii="Palatino Linotype" w:hAnsi="Palatino Linotype"/>
          <w:i/>
          <w:iCs/>
          <w:noProof/>
          <w:sz w:val="22"/>
        </w:rPr>
        <w:t>Curr. Genomics</w:t>
      </w:r>
      <w:r w:rsidRPr="00A328A2">
        <w:rPr>
          <w:rFonts w:ascii="Palatino Linotype" w:hAnsi="Palatino Linotype"/>
          <w:noProof/>
          <w:sz w:val="22"/>
        </w:rPr>
        <w:t xml:space="preserve"> </w:t>
      </w:r>
      <w:r w:rsidRPr="00A328A2">
        <w:rPr>
          <w:rFonts w:ascii="Palatino Linotype" w:hAnsi="Palatino Linotype"/>
          <w:b/>
          <w:bCs/>
          <w:noProof/>
          <w:sz w:val="22"/>
        </w:rPr>
        <w:t>7</w:t>
      </w:r>
      <w:r w:rsidRPr="00A328A2">
        <w:rPr>
          <w:rFonts w:ascii="Palatino Linotype" w:hAnsi="Palatino Linotype"/>
          <w:noProof/>
          <w:sz w:val="22"/>
        </w:rPr>
        <w:t xml:space="preserve">, 481–96.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52.</w:t>
      </w:r>
      <w:r w:rsidRPr="00A328A2">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A328A2">
        <w:rPr>
          <w:rFonts w:ascii="Palatino Linotype" w:hAnsi="Palatino Linotype"/>
          <w:i/>
          <w:iCs/>
          <w:noProof/>
          <w:sz w:val="22"/>
        </w:rPr>
        <w:t>Proc. R. Soc. B Biol. Sci.</w:t>
      </w:r>
      <w:r w:rsidRPr="00A328A2">
        <w:rPr>
          <w:rFonts w:ascii="Palatino Linotype" w:hAnsi="Palatino Linotype"/>
          <w:noProof/>
          <w:sz w:val="22"/>
        </w:rPr>
        <w:t xml:space="preserve"> </w:t>
      </w:r>
      <w:r w:rsidRPr="00A328A2">
        <w:rPr>
          <w:rFonts w:ascii="Palatino Linotype" w:hAnsi="Palatino Linotype"/>
          <w:b/>
          <w:bCs/>
          <w:noProof/>
          <w:sz w:val="22"/>
        </w:rPr>
        <w:t>280</w:t>
      </w:r>
      <w:r w:rsidRPr="00A328A2">
        <w:rPr>
          <w:rFonts w:ascii="Palatino Linotype" w:hAnsi="Palatino Linotype"/>
          <w:noProof/>
          <w:sz w:val="22"/>
        </w:rPr>
        <w:t>, 20130007. (doi:10.1098/rspb.2013.0007)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53.</w:t>
      </w:r>
      <w:r w:rsidRPr="00A328A2">
        <w:rPr>
          <w:rFonts w:ascii="Palatino Linotype" w:hAnsi="Palatino Linotype"/>
          <w:noProof/>
          <w:sz w:val="22"/>
        </w:rPr>
        <w:tab/>
        <w:t xml:space="preserve">Dawson, K. J. 1998 Evolutionarily stable mutation rates. </w:t>
      </w:r>
      <w:r w:rsidRPr="00A328A2">
        <w:rPr>
          <w:rFonts w:ascii="Palatino Linotype" w:hAnsi="Palatino Linotype"/>
          <w:i/>
          <w:iCs/>
          <w:noProof/>
          <w:sz w:val="22"/>
        </w:rPr>
        <w:t>J. Theor. Biol.</w:t>
      </w:r>
      <w:r w:rsidRPr="00A328A2">
        <w:rPr>
          <w:rFonts w:ascii="Palatino Linotype" w:hAnsi="Palatino Linotype"/>
          <w:noProof/>
          <w:sz w:val="22"/>
        </w:rPr>
        <w:t xml:space="preserve"> </w:t>
      </w:r>
      <w:r w:rsidRPr="00A328A2">
        <w:rPr>
          <w:rFonts w:ascii="Palatino Linotype" w:hAnsi="Palatino Linotype"/>
          <w:b/>
          <w:bCs/>
          <w:noProof/>
          <w:sz w:val="22"/>
        </w:rPr>
        <w:t>194</w:t>
      </w:r>
      <w:r w:rsidRPr="00A328A2">
        <w:rPr>
          <w:rFonts w:ascii="Palatino Linotype" w:hAnsi="Palatino Linotype"/>
          <w:noProof/>
          <w:sz w:val="22"/>
        </w:rPr>
        <w:t>, 143–57. (doi:10.1006/jtbi.1998.0752)</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54.</w:t>
      </w:r>
      <w:r w:rsidRPr="00A328A2">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A328A2">
        <w:rPr>
          <w:rFonts w:ascii="Palatino Linotype" w:hAnsi="Palatino Linotype"/>
          <w:i/>
          <w:iCs/>
          <w:noProof/>
          <w:sz w:val="22"/>
        </w:rPr>
        <w:t>Science (80-. ).</w:t>
      </w:r>
      <w:r w:rsidRPr="00A328A2">
        <w:rPr>
          <w:rFonts w:ascii="Palatino Linotype" w:hAnsi="Palatino Linotype"/>
          <w:noProof/>
          <w:sz w:val="22"/>
        </w:rPr>
        <w:t xml:space="preserve"> </w:t>
      </w:r>
      <w:r w:rsidRPr="00A328A2">
        <w:rPr>
          <w:rFonts w:ascii="Palatino Linotype" w:hAnsi="Palatino Linotype"/>
          <w:b/>
          <w:bCs/>
          <w:noProof/>
          <w:sz w:val="22"/>
        </w:rPr>
        <w:t>291</w:t>
      </w:r>
      <w:r w:rsidRPr="00A328A2">
        <w:rPr>
          <w:rFonts w:ascii="Palatino Linotype" w:hAnsi="Palatino Linotype"/>
          <w:noProof/>
          <w:sz w:val="22"/>
        </w:rPr>
        <w:t>, 2606–8. (doi:10.1126/science.1056421)</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55.</w:t>
      </w:r>
      <w:r w:rsidRPr="00A328A2">
        <w:rPr>
          <w:rFonts w:ascii="Palatino Linotype" w:hAnsi="Palatino Linotype"/>
          <w:noProof/>
          <w:sz w:val="22"/>
        </w:rPr>
        <w:tab/>
        <w:t xml:space="preserve">Loh, E., Salk, J. J. &amp; Loeb, L. A. 2010 Optimization of DNA polymerase mutation rates during bacterial evolution.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107</w:t>
      </w:r>
      <w:r w:rsidRPr="00A328A2">
        <w:rPr>
          <w:rFonts w:ascii="Palatino Linotype" w:hAnsi="Palatino Linotype"/>
          <w:noProof/>
          <w:sz w:val="22"/>
        </w:rPr>
        <w:t>, 1154–9. (doi:10.1073/pnas.0912451107)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56.</w:t>
      </w:r>
      <w:r w:rsidRPr="00A328A2">
        <w:rPr>
          <w:rFonts w:ascii="Palatino Linotype" w:hAnsi="Palatino Linotype"/>
          <w:noProof/>
          <w:sz w:val="22"/>
        </w:rPr>
        <w:tab/>
        <w:t xml:space="preserve">Gentile, C. F., Yu, S.-C., Serrano, S. A., Gerrish, P. J. &amp; Sniegowski, P. D. 2011 Competition between high- and higher-mutating strains of </w:t>
      </w:r>
      <w:r w:rsidRPr="00A328A2">
        <w:rPr>
          <w:rFonts w:ascii="Palatino Linotype" w:hAnsi="Palatino Linotype"/>
          <w:i/>
          <w:iCs/>
          <w:noProof/>
          <w:sz w:val="22"/>
        </w:rPr>
        <w:t>Escherichia coli</w:t>
      </w:r>
      <w:r w:rsidRPr="00A328A2">
        <w:rPr>
          <w:rFonts w:ascii="Palatino Linotype" w:hAnsi="Palatino Linotype"/>
          <w:noProof/>
          <w:sz w:val="22"/>
        </w:rPr>
        <w:t xml:space="preserve">. </w:t>
      </w:r>
      <w:r w:rsidRPr="00A328A2">
        <w:rPr>
          <w:rFonts w:ascii="Palatino Linotype" w:hAnsi="Palatino Linotype"/>
          <w:i/>
          <w:iCs/>
          <w:noProof/>
          <w:sz w:val="22"/>
        </w:rPr>
        <w:t>Biol. Lett.</w:t>
      </w:r>
      <w:r w:rsidRPr="00A328A2">
        <w:rPr>
          <w:rFonts w:ascii="Palatino Linotype" w:hAnsi="Palatino Linotype"/>
          <w:noProof/>
          <w:sz w:val="22"/>
        </w:rPr>
        <w:t xml:space="preserve"> </w:t>
      </w:r>
      <w:r w:rsidRPr="00A328A2">
        <w:rPr>
          <w:rFonts w:ascii="Palatino Linotype" w:hAnsi="Palatino Linotype"/>
          <w:b/>
          <w:bCs/>
          <w:noProof/>
          <w:sz w:val="22"/>
        </w:rPr>
        <w:t>7</w:t>
      </w:r>
      <w:r w:rsidRPr="00A328A2">
        <w:rPr>
          <w:rFonts w:ascii="Palatino Linotype" w:hAnsi="Palatino Linotype"/>
          <w:noProof/>
          <w:sz w:val="22"/>
        </w:rPr>
        <w:t>, 422–4. (doi:10.1098/rsbl.2010.1036)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57.</w:t>
      </w:r>
      <w:r w:rsidRPr="00A328A2">
        <w:rPr>
          <w:rFonts w:ascii="Palatino Linotype" w:hAnsi="Palatino Linotype"/>
          <w:noProof/>
          <w:sz w:val="22"/>
        </w:rPr>
        <w:tab/>
        <w:t xml:space="preserve">Shee, C., Gibson, J. L., Darrow, M. C., Gonzalez, C. &amp; Rosenberg, S. M. 2011 Impact of a stress-inducible switch to mutagenic repair of DNA breaks on mutation in </w:t>
      </w:r>
      <w:r w:rsidRPr="00A328A2">
        <w:rPr>
          <w:rFonts w:ascii="Palatino Linotype" w:hAnsi="Palatino Linotype"/>
          <w:i/>
          <w:iCs/>
          <w:noProof/>
          <w:sz w:val="22"/>
        </w:rPr>
        <w:t>Escherichia coli</w:t>
      </w:r>
      <w:r w:rsidRPr="00A328A2">
        <w:rPr>
          <w:rFonts w:ascii="Palatino Linotype" w:hAnsi="Palatino Linotype"/>
          <w:noProof/>
          <w:sz w:val="22"/>
        </w:rPr>
        <w:t xml:space="preserve">.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108</w:t>
      </w:r>
      <w:r w:rsidRPr="00A328A2">
        <w:rPr>
          <w:rFonts w:ascii="Palatino Linotype" w:hAnsi="Palatino Linotype"/>
          <w:noProof/>
          <w:sz w:val="22"/>
        </w:rPr>
        <w:t>, 13659–13664. (doi:10.1073/pnas.1104681108)</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58.</w:t>
      </w:r>
      <w:r w:rsidRPr="00A328A2">
        <w:rPr>
          <w:rFonts w:ascii="Palatino Linotype" w:hAnsi="Palatino Linotype"/>
          <w:noProof/>
          <w:sz w:val="22"/>
        </w:rPr>
        <w:tab/>
        <w:t xml:space="preserve">Tenaillon, O., Le Nagard, H., Godelle, B. &amp; Taddei, F. 2000 Mutators and sex in bacteria: conflict between adaptive strategies. </w:t>
      </w:r>
      <w:r w:rsidRPr="00A328A2">
        <w:rPr>
          <w:rFonts w:ascii="Palatino Linotype" w:hAnsi="Palatino Linotype"/>
          <w:i/>
          <w:iCs/>
          <w:noProof/>
          <w:sz w:val="22"/>
        </w:rPr>
        <w:t>Proc. Natl. Acad. Sci.</w:t>
      </w:r>
      <w:r w:rsidRPr="00A328A2">
        <w:rPr>
          <w:rFonts w:ascii="Palatino Linotype" w:hAnsi="Palatino Linotype"/>
          <w:noProof/>
          <w:sz w:val="22"/>
        </w:rPr>
        <w:t xml:space="preserve"> </w:t>
      </w:r>
      <w:r w:rsidRPr="00A328A2">
        <w:rPr>
          <w:rFonts w:ascii="Palatino Linotype" w:hAnsi="Palatino Linotype"/>
          <w:b/>
          <w:bCs/>
          <w:noProof/>
          <w:sz w:val="22"/>
        </w:rPr>
        <w:t>97</w:t>
      </w:r>
      <w:r w:rsidRPr="00A328A2">
        <w:rPr>
          <w:rFonts w:ascii="Palatino Linotype" w:hAnsi="Palatino Linotype"/>
          <w:noProof/>
          <w:sz w:val="22"/>
        </w:rPr>
        <w:t>, 10465–70. (doi:10.1073/pnas.180063397)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59.</w:t>
      </w:r>
      <w:r w:rsidRPr="00A328A2">
        <w:rPr>
          <w:rFonts w:ascii="Palatino Linotype" w:hAnsi="Palatino Linotype"/>
          <w:noProof/>
          <w:sz w:val="22"/>
        </w:rPr>
        <w:tab/>
        <w:t xml:space="preserve">Crow, J. F., Engels, W. R. &amp; Denniston, C. 1990 Phase Three of Wright’s Shifting-Balance Theory.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44</w:t>
      </w:r>
      <w:r w:rsidRPr="00A328A2">
        <w:rPr>
          <w:rFonts w:ascii="Palatino Linotype" w:hAnsi="Palatino Linotype"/>
          <w:noProof/>
          <w:sz w:val="22"/>
        </w:rPr>
        <w:t>, 233. (doi:10.2307/2409403)</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60.</w:t>
      </w:r>
      <w:r w:rsidRPr="00A328A2">
        <w:rPr>
          <w:rFonts w:ascii="Palatino Linotype" w:hAnsi="Palatino Linotype"/>
          <w:noProof/>
          <w:sz w:val="22"/>
        </w:rPr>
        <w:tab/>
        <w:t xml:space="preserve">Wade, M. J. &amp; Goodnight, C. J. 1991 Wright’s shifting balance theory: an experimental study. </w:t>
      </w:r>
      <w:r w:rsidRPr="00A328A2">
        <w:rPr>
          <w:rFonts w:ascii="Palatino Linotype" w:hAnsi="Palatino Linotype"/>
          <w:i/>
          <w:iCs/>
          <w:noProof/>
          <w:sz w:val="22"/>
        </w:rPr>
        <w:t>Science (80-. ).</w:t>
      </w:r>
      <w:r w:rsidRPr="00A328A2">
        <w:rPr>
          <w:rFonts w:ascii="Palatino Linotype" w:hAnsi="Palatino Linotype"/>
          <w:noProof/>
          <w:sz w:val="22"/>
        </w:rPr>
        <w:t xml:space="preserve"> </w:t>
      </w:r>
      <w:r w:rsidRPr="00A328A2">
        <w:rPr>
          <w:rFonts w:ascii="Palatino Linotype" w:hAnsi="Palatino Linotype"/>
          <w:b/>
          <w:bCs/>
          <w:noProof/>
          <w:sz w:val="22"/>
        </w:rPr>
        <w:t>253</w:t>
      </w:r>
      <w:r w:rsidRPr="00A328A2">
        <w:rPr>
          <w:rFonts w:ascii="Palatino Linotype" w:hAnsi="Palatino Linotype"/>
          <w:noProof/>
          <w:sz w:val="22"/>
        </w:rPr>
        <w:t>, 1015–8. (doi:10.1126/science.1887214)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61.</w:t>
      </w:r>
      <w:r w:rsidRPr="00A328A2">
        <w:rPr>
          <w:rFonts w:ascii="Palatino Linotype" w:hAnsi="Palatino Linotype"/>
          <w:noProof/>
          <w:sz w:val="22"/>
        </w:rPr>
        <w:tab/>
        <w:t xml:space="preserve">Peck, S. L., Ellner, S. P. &amp; Gould, F. 2000 Varying migration and deme size and the feasibility of the shifting balance.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54</w:t>
      </w:r>
      <w:r w:rsidRPr="00A328A2">
        <w:rPr>
          <w:rFonts w:ascii="Palatino Linotype" w:hAnsi="Palatino Linotype"/>
          <w:noProof/>
          <w:sz w:val="22"/>
        </w:rPr>
        <w:t>, 324–7. (doi:10.1111/j.0014-3820.2000.tb00035.x)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62.</w:t>
      </w:r>
      <w:r w:rsidRPr="00A328A2">
        <w:rPr>
          <w:rFonts w:ascii="Palatino Linotype" w:hAnsi="Palatino Linotype"/>
          <w:noProof/>
          <w:sz w:val="22"/>
        </w:rPr>
        <w:tab/>
        <w:t xml:space="preserve">Moore, F. B.-G. &amp; Tonsor, S. J. 1994 A Simulation of Wright’s Shifting-Balance Process: Migration and the Three Phases.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48</w:t>
      </w:r>
      <w:r w:rsidRPr="00A328A2">
        <w:rPr>
          <w:rFonts w:ascii="Palatino Linotype" w:hAnsi="Palatino Linotype"/>
          <w:noProof/>
          <w:sz w:val="22"/>
        </w:rPr>
        <w:t>, 69. (doi:10.2307/2410004)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63.</w:t>
      </w:r>
      <w:r w:rsidRPr="00A328A2">
        <w:rPr>
          <w:rFonts w:ascii="Palatino Linotype" w:hAnsi="Palatino Linotype"/>
          <w:noProof/>
          <w:sz w:val="22"/>
        </w:rPr>
        <w:tab/>
        <w:t xml:space="preserve">Gavrilets, S. 1996 On phase three of the shifting-balance theory.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50</w:t>
      </w:r>
      <w:r w:rsidRPr="00A328A2">
        <w:rPr>
          <w:rFonts w:ascii="Palatino Linotype" w:hAnsi="Palatino Linotype"/>
          <w:noProof/>
          <w:sz w:val="22"/>
        </w:rPr>
        <w:t>, 1034–1041. (doi:10.2307/2410644)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64.</w:t>
      </w:r>
      <w:r w:rsidRPr="00A328A2">
        <w:rPr>
          <w:rFonts w:ascii="Palatino Linotype" w:hAnsi="Palatino Linotype"/>
          <w:noProof/>
          <w:sz w:val="22"/>
        </w:rPr>
        <w:tab/>
        <w:t xml:space="preserve">Coyne, J. A., Barton, N. H. &amp; Turelli, M. 2000 Is Wright’s shifting balance process important in evolution?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54</w:t>
      </w:r>
      <w:r w:rsidRPr="00A328A2">
        <w:rPr>
          <w:rFonts w:ascii="Palatino Linotype" w:hAnsi="Palatino Linotype"/>
          <w:noProof/>
          <w:sz w:val="22"/>
        </w:rPr>
        <w:t>, 306–317. (doi:10.1111/j.0014-3820.2000.tb00033.x)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65.</w:t>
      </w:r>
      <w:r w:rsidRPr="00A328A2">
        <w:rPr>
          <w:rFonts w:ascii="Palatino Linotype" w:hAnsi="Palatino Linotype"/>
          <w:noProof/>
          <w:sz w:val="22"/>
        </w:rPr>
        <w:tab/>
        <w:t xml:space="preserve">Whitlock, M. C. &amp; Phillips, P. C. 2000 The exquisite corpse: a shifting view of the shifting balance. </w:t>
      </w:r>
      <w:r w:rsidRPr="00A328A2">
        <w:rPr>
          <w:rFonts w:ascii="Palatino Linotype" w:hAnsi="Palatino Linotype"/>
          <w:i/>
          <w:iCs/>
          <w:noProof/>
          <w:sz w:val="22"/>
        </w:rPr>
        <w:t>Trends Ecol. Evol.</w:t>
      </w:r>
      <w:r w:rsidRPr="00A328A2">
        <w:rPr>
          <w:rFonts w:ascii="Palatino Linotype" w:hAnsi="Palatino Linotype"/>
          <w:noProof/>
          <w:sz w:val="22"/>
        </w:rPr>
        <w:t xml:space="preserve"> </w:t>
      </w:r>
      <w:r w:rsidRPr="00A328A2">
        <w:rPr>
          <w:rFonts w:ascii="Palatino Linotype" w:hAnsi="Palatino Linotype"/>
          <w:b/>
          <w:bCs/>
          <w:noProof/>
          <w:sz w:val="22"/>
        </w:rPr>
        <w:t>15</w:t>
      </w:r>
      <w:r w:rsidRPr="00A328A2">
        <w:rPr>
          <w:rFonts w:ascii="Palatino Linotype" w:hAnsi="Palatino Linotype"/>
          <w:noProof/>
          <w:sz w:val="22"/>
        </w:rPr>
        <w:t>, 347–348. (doi:10.1016/S0169-5347(00)01930-3)</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66.</w:t>
      </w:r>
      <w:r w:rsidRPr="00A328A2">
        <w:rPr>
          <w:rFonts w:ascii="Palatino Linotype" w:hAnsi="Palatino Linotype"/>
          <w:noProof/>
          <w:sz w:val="22"/>
        </w:rPr>
        <w:tab/>
        <w:t xml:space="preserve">Whitlock, M. C. 1995 Variance-induced peak shifts.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49</w:t>
      </w:r>
      <w:r w:rsidRPr="00A328A2">
        <w:rPr>
          <w:rFonts w:ascii="Palatino Linotype" w:hAnsi="Palatino Linotype"/>
          <w:noProof/>
          <w:sz w:val="22"/>
        </w:rPr>
        <w:t>, 252. (doi:10.2307/2410335)</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67.</w:t>
      </w:r>
      <w:r w:rsidRPr="00A328A2">
        <w:rPr>
          <w:rFonts w:ascii="Palatino Linotype" w:hAnsi="Palatino Linotype"/>
          <w:noProof/>
          <w:sz w:val="22"/>
        </w:rPr>
        <w:tab/>
        <w:t xml:space="preserve">Whitlock, M. C. 1997 Founder effects and peak shifts without genetic drift: adaptive peak shifts occur easily when environments fluctuate slightly. </w:t>
      </w:r>
      <w:r w:rsidRPr="00A328A2">
        <w:rPr>
          <w:rFonts w:ascii="Palatino Linotype" w:hAnsi="Palatino Linotype"/>
          <w:i/>
          <w:iCs/>
          <w:noProof/>
          <w:sz w:val="22"/>
        </w:rPr>
        <w:t>Evolution</w:t>
      </w:r>
      <w:r w:rsidRPr="00A328A2">
        <w:rPr>
          <w:rFonts w:ascii="Palatino Linotype" w:hAnsi="Palatino Linotype"/>
          <w:noProof/>
          <w:sz w:val="22"/>
        </w:rPr>
        <w:t xml:space="preserve"> </w:t>
      </w:r>
      <w:r w:rsidRPr="00A328A2">
        <w:rPr>
          <w:rFonts w:ascii="Palatino Linotype" w:hAnsi="Palatino Linotype"/>
          <w:b/>
          <w:bCs/>
          <w:noProof/>
          <w:sz w:val="22"/>
        </w:rPr>
        <w:t>51</w:t>
      </w:r>
      <w:r w:rsidRPr="00A328A2">
        <w:rPr>
          <w:rFonts w:ascii="Palatino Linotype" w:hAnsi="Palatino Linotype"/>
          <w:noProof/>
          <w:sz w:val="22"/>
        </w:rPr>
        <w:t>, 1044. (doi:10.2307/2411033)</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68.</w:t>
      </w:r>
      <w:r w:rsidRPr="00A328A2">
        <w:rPr>
          <w:rFonts w:ascii="Palatino Linotype" w:hAnsi="Palatino Linotype"/>
          <w:noProof/>
          <w:sz w:val="22"/>
        </w:rPr>
        <w:tab/>
        <w:t xml:space="preserve">Hadany, L. 2003 Adaptive peak shifts in a heterogenous environment. </w:t>
      </w:r>
      <w:r w:rsidRPr="00A328A2">
        <w:rPr>
          <w:rFonts w:ascii="Palatino Linotype" w:hAnsi="Palatino Linotype"/>
          <w:i/>
          <w:iCs/>
          <w:noProof/>
          <w:sz w:val="22"/>
        </w:rPr>
        <w:t>Theor. Popul. Biol.</w:t>
      </w:r>
      <w:r w:rsidRPr="00A328A2">
        <w:rPr>
          <w:rFonts w:ascii="Palatino Linotype" w:hAnsi="Palatino Linotype"/>
          <w:noProof/>
          <w:sz w:val="22"/>
        </w:rPr>
        <w:t xml:space="preserve"> </w:t>
      </w:r>
      <w:r w:rsidRPr="00A328A2">
        <w:rPr>
          <w:rFonts w:ascii="Palatino Linotype" w:hAnsi="Palatino Linotype"/>
          <w:b/>
          <w:bCs/>
          <w:noProof/>
          <w:sz w:val="22"/>
        </w:rPr>
        <w:t>63</w:t>
      </w:r>
      <w:r w:rsidRPr="00A328A2">
        <w:rPr>
          <w:rFonts w:ascii="Palatino Linotype" w:hAnsi="Palatino Linotype"/>
          <w:noProof/>
          <w:sz w:val="22"/>
        </w:rPr>
        <w:t>, 41–51. (doi:10.1016/S0040-5809(02)00011-4)</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69.</w:t>
      </w:r>
      <w:r w:rsidRPr="00A328A2">
        <w:rPr>
          <w:rFonts w:ascii="Palatino Linotype" w:hAnsi="Palatino Linotype"/>
          <w:noProof/>
          <w:sz w:val="22"/>
        </w:rPr>
        <w:tab/>
        <w:t xml:space="preserve">Hadany, L. &amp; Beker, T. 2003 Fitness-associated recombination on rugged adaptive landscapes. </w:t>
      </w:r>
      <w:r w:rsidRPr="00A328A2">
        <w:rPr>
          <w:rFonts w:ascii="Palatino Linotype" w:hAnsi="Palatino Linotype"/>
          <w:i/>
          <w:iCs/>
          <w:noProof/>
          <w:sz w:val="22"/>
        </w:rPr>
        <w:t>J. Evol. Biol.</w:t>
      </w:r>
      <w:r w:rsidRPr="00A328A2">
        <w:rPr>
          <w:rFonts w:ascii="Palatino Linotype" w:hAnsi="Palatino Linotype"/>
          <w:noProof/>
          <w:sz w:val="22"/>
        </w:rPr>
        <w:t xml:space="preserve"> </w:t>
      </w:r>
      <w:r w:rsidRPr="00A328A2">
        <w:rPr>
          <w:rFonts w:ascii="Palatino Linotype" w:hAnsi="Palatino Linotype"/>
          <w:b/>
          <w:bCs/>
          <w:noProof/>
          <w:sz w:val="22"/>
        </w:rPr>
        <w:t>16</w:t>
      </w:r>
      <w:r w:rsidRPr="00A328A2">
        <w:rPr>
          <w:rFonts w:ascii="Palatino Linotype" w:hAnsi="Palatino Linotype"/>
          <w:noProof/>
          <w:sz w:val="22"/>
        </w:rPr>
        <w:t>, 862–870. (doi:10.1046/j.1420-9101.2003.00586.x)</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70.</w:t>
      </w:r>
      <w:r w:rsidRPr="00A328A2">
        <w:rPr>
          <w:rFonts w:ascii="Palatino Linotype" w:hAnsi="Palatino Linotype"/>
          <w:noProof/>
          <w:sz w:val="22"/>
        </w:rPr>
        <w:tab/>
        <w:t xml:space="preserve">Weissman, D. B., Desai, M. M., Fisher, D. S. &amp; Feldman, M. W. 2009 The rate at which asexual populations cross fitness valleys. </w:t>
      </w:r>
      <w:r w:rsidRPr="00A328A2">
        <w:rPr>
          <w:rFonts w:ascii="Palatino Linotype" w:hAnsi="Palatino Linotype"/>
          <w:i/>
          <w:iCs/>
          <w:noProof/>
          <w:sz w:val="22"/>
        </w:rPr>
        <w:t>Theor. Popul. Biol.</w:t>
      </w:r>
      <w:r w:rsidRPr="00A328A2">
        <w:rPr>
          <w:rFonts w:ascii="Palatino Linotype" w:hAnsi="Palatino Linotype"/>
          <w:noProof/>
          <w:sz w:val="22"/>
        </w:rPr>
        <w:t xml:space="preserve"> </w:t>
      </w:r>
      <w:r w:rsidRPr="00A328A2">
        <w:rPr>
          <w:rFonts w:ascii="Palatino Linotype" w:hAnsi="Palatino Linotype"/>
          <w:b/>
          <w:bCs/>
          <w:noProof/>
          <w:sz w:val="22"/>
        </w:rPr>
        <w:t>75</w:t>
      </w:r>
      <w:r w:rsidRPr="00A328A2">
        <w:rPr>
          <w:rFonts w:ascii="Palatino Linotype" w:hAnsi="Palatino Linotype"/>
          <w:noProof/>
          <w:sz w:val="22"/>
        </w:rPr>
        <w:t>, 286–300. (doi:10.1016/j.tpb.2009.02.006)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lastRenderedPageBreak/>
        <w:t>71.</w:t>
      </w:r>
      <w:r w:rsidRPr="00A328A2">
        <w:rPr>
          <w:rFonts w:ascii="Palatino Linotype" w:hAnsi="Palatino Linotype"/>
          <w:noProof/>
          <w:sz w:val="22"/>
        </w:rPr>
        <w:tab/>
        <w:t xml:space="preserve">Weissman, D. B., Feldman, M. W. &amp; Fisher, D. S. 2010 The rate of fitness-valley crossing in sexual populations.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186</w:t>
      </w:r>
      <w:r w:rsidRPr="00A328A2">
        <w:rPr>
          <w:rFonts w:ascii="Palatino Linotype" w:hAnsi="Palatino Linotype"/>
          <w:noProof/>
          <w:sz w:val="22"/>
        </w:rPr>
        <w:t>, 1389–410. (doi:10.1534/genetics.110.123240)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72.</w:t>
      </w:r>
      <w:r w:rsidRPr="00A328A2">
        <w:rPr>
          <w:rFonts w:ascii="Palatino Linotype" w:hAnsi="Palatino Linotype"/>
          <w:noProof/>
          <w:sz w:val="22"/>
        </w:rPr>
        <w:tab/>
        <w:t xml:space="preserve">Schrag, S. J., Perrot, V. &amp; Levin, B. R. 1997 Adaptation to the fitness costs of antibiotic resistance in </w:t>
      </w:r>
      <w:r w:rsidRPr="00A328A2">
        <w:rPr>
          <w:rFonts w:ascii="Palatino Linotype" w:hAnsi="Palatino Linotype"/>
          <w:i/>
          <w:iCs/>
          <w:noProof/>
          <w:sz w:val="22"/>
        </w:rPr>
        <w:t>Escherichia coli</w:t>
      </w:r>
      <w:r w:rsidRPr="00A328A2">
        <w:rPr>
          <w:rFonts w:ascii="Palatino Linotype" w:hAnsi="Palatino Linotype"/>
          <w:noProof/>
          <w:sz w:val="22"/>
        </w:rPr>
        <w:t xml:space="preserve">. </w:t>
      </w:r>
      <w:r w:rsidRPr="00A328A2">
        <w:rPr>
          <w:rFonts w:ascii="Palatino Linotype" w:hAnsi="Palatino Linotype"/>
          <w:i/>
          <w:iCs/>
          <w:noProof/>
          <w:sz w:val="22"/>
        </w:rPr>
        <w:t>Proc. R. Soc. B Biol. Sci.</w:t>
      </w:r>
      <w:r w:rsidRPr="00A328A2">
        <w:rPr>
          <w:rFonts w:ascii="Palatino Linotype" w:hAnsi="Palatino Linotype"/>
          <w:noProof/>
          <w:sz w:val="22"/>
        </w:rPr>
        <w:t xml:space="preserve"> </w:t>
      </w:r>
      <w:r w:rsidRPr="00A328A2">
        <w:rPr>
          <w:rFonts w:ascii="Palatino Linotype" w:hAnsi="Palatino Linotype"/>
          <w:b/>
          <w:bCs/>
          <w:noProof/>
          <w:sz w:val="22"/>
        </w:rPr>
        <w:t>264</w:t>
      </w:r>
      <w:r w:rsidRPr="00A328A2">
        <w:rPr>
          <w:rFonts w:ascii="Palatino Linotype" w:hAnsi="Palatino Linotype"/>
          <w:noProof/>
          <w:sz w:val="22"/>
        </w:rPr>
        <w:t>, 1287–91. (doi:10.1098/rspb.1997.0178)</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73.</w:t>
      </w:r>
      <w:r w:rsidRPr="00A328A2">
        <w:rPr>
          <w:rFonts w:ascii="Palatino Linotype" w:hAnsi="Palatino Linotype"/>
          <w:noProof/>
          <w:sz w:val="22"/>
        </w:rPr>
        <w:tab/>
        <w:t xml:space="preserve">Cairns, J., Overbaugh, J. &amp; Miller, S. 1988 The origin of mutants. </w:t>
      </w:r>
      <w:r w:rsidRPr="00A328A2">
        <w:rPr>
          <w:rFonts w:ascii="Palatino Linotype" w:hAnsi="Palatino Linotype"/>
          <w:i/>
          <w:iCs/>
          <w:noProof/>
          <w:sz w:val="22"/>
        </w:rPr>
        <w:t>Nature</w:t>
      </w:r>
      <w:r w:rsidRPr="00A328A2">
        <w:rPr>
          <w:rFonts w:ascii="Palatino Linotype" w:hAnsi="Palatino Linotype"/>
          <w:noProof/>
          <w:sz w:val="22"/>
        </w:rPr>
        <w:t xml:space="preserve"> </w:t>
      </w:r>
      <w:r w:rsidRPr="00A328A2">
        <w:rPr>
          <w:rFonts w:ascii="Palatino Linotype" w:hAnsi="Palatino Linotype"/>
          <w:b/>
          <w:bCs/>
          <w:noProof/>
          <w:sz w:val="22"/>
        </w:rPr>
        <w:t>335</w:t>
      </w:r>
      <w:r w:rsidRPr="00A328A2">
        <w:rPr>
          <w:rFonts w:ascii="Palatino Linotype" w:hAnsi="Palatino Linotype"/>
          <w:noProof/>
          <w:sz w:val="22"/>
        </w:rPr>
        <w:t>, 142–5. (doi:10.1038/335142a0)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74.</w:t>
      </w:r>
      <w:r w:rsidRPr="00A328A2">
        <w:rPr>
          <w:rFonts w:ascii="Palatino Linotype" w:hAnsi="Palatino Linotype"/>
          <w:noProof/>
          <w:sz w:val="22"/>
        </w:rPr>
        <w:tab/>
        <w:t xml:space="preserve">Johnson, T. &amp; Barton, N. H. 2002 The effect of deleterious alleles on adaptation in asexual populations.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162</w:t>
      </w:r>
      <w:r w:rsidRPr="00A328A2">
        <w:rPr>
          <w:rFonts w:ascii="Palatino Linotype" w:hAnsi="Palatino Linotype"/>
          <w:noProof/>
          <w:sz w:val="22"/>
        </w:rPr>
        <w:t xml:space="preserve">, 395–411.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75.</w:t>
      </w:r>
      <w:r w:rsidRPr="00A328A2">
        <w:rPr>
          <w:rFonts w:ascii="Palatino Linotype" w:hAnsi="Palatino Linotype"/>
          <w:noProof/>
          <w:sz w:val="22"/>
        </w:rPr>
        <w:tab/>
        <w:t xml:space="preserve">Kibota, T. T. &amp; Lynch, M. 1996 Estimate of the genomic mutation rate deleterious to overall fitness in </w:t>
      </w:r>
      <w:r w:rsidRPr="00A328A2">
        <w:rPr>
          <w:rFonts w:ascii="Palatino Linotype" w:hAnsi="Palatino Linotype"/>
          <w:i/>
          <w:iCs/>
          <w:noProof/>
          <w:sz w:val="22"/>
        </w:rPr>
        <w:t>E. coli</w:t>
      </w:r>
      <w:r w:rsidRPr="00A328A2">
        <w:rPr>
          <w:rFonts w:ascii="Palatino Linotype" w:hAnsi="Palatino Linotype"/>
          <w:noProof/>
          <w:sz w:val="22"/>
        </w:rPr>
        <w:t xml:space="preserve">. </w:t>
      </w:r>
      <w:r w:rsidRPr="00A328A2">
        <w:rPr>
          <w:rFonts w:ascii="Palatino Linotype" w:hAnsi="Palatino Linotype"/>
          <w:i/>
          <w:iCs/>
          <w:noProof/>
          <w:sz w:val="22"/>
        </w:rPr>
        <w:t>Nature</w:t>
      </w:r>
      <w:r w:rsidRPr="00A328A2">
        <w:rPr>
          <w:rFonts w:ascii="Palatino Linotype" w:hAnsi="Palatino Linotype"/>
          <w:noProof/>
          <w:sz w:val="22"/>
        </w:rPr>
        <w:t xml:space="preserve"> </w:t>
      </w:r>
      <w:r w:rsidRPr="00A328A2">
        <w:rPr>
          <w:rFonts w:ascii="Palatino Linotype" w:hAnsi="Palatino Linotype"/>
          <w:b/>
          <w:bCs/>
          <w:noProof/>
          <w:sz w:val="22"/>
        </w:rPr>
        <w:t>381</w:t>
      </w:r>
      <w:r w:rsidRPr="00A328A2">
        <w:rPr>
          <w:rFonts w:ascii="Palatino Linotype" w:hAnsi="Palatino Linotype"/>
          <w:noProof/>
          <w:sz w:val="22"/>
        </w:rPr>
        <w:t>, 694–6. (doi:10.1038/381694a0)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76.</w:t>
      </w:r>
      <w:r w:rsidRPr="00A328A2">
        <w:rPr>
          <w:rFonts w:ascii="Palatino Linotype" w:hAnsi="Palatino Linotype"/>
          <w:noProof/>
          <w:sz w:val="22"/>
        </w:rPr>
        <w:tab/>
        <w:t xml:space="preserve">Gordo, I., Perfeito, L. &amp; Sousa, A. 2011 Fitness effects of mutations in bacteria. </w:t>
      </w:r>
      <w:r w:rsidRPr="00A328A2">
        <w:rPr>
          <w:rFonts w:ascii="Palatino Linotype" w:hAnsi="Palatino Linotype"/>
          <w:i/>
          <w:iCs/>
          <w:noProof/>
          <w:sz w:val="22"/>
        </w:rPr>
        <w:t>J. Mol. Microbiol. Biotechnol.</w:t>
      </w:r>
      <w:r w:rsidRPr="00A328A2">
        <w:rPr>
          <w:rFonts w:ascii="Palatino Linotype" w:hAnsi="Palatino Linotype"/>
          <w:noProof/>
          <w:sz w:val="22"/>
        </w:rPr>
        <w:t xml:space="preserve"> </w:t>
      </w:r>
      <w:r w:rsidRPr="00A328A2">
        <w:rPr>
          <w:rFonts w:ascii="Palatino Linotype" w:hAnsi="Palatino Linotype"/>
          <w:b/>
          <w:bCs/>
          <w:noProof/>
          <w:sz w:val="22"/>
        </w:rPr>
        <w:t>21</w:t>
      </w:r>
      <w:r w:rsidRPr="00A328A2">
        <w:rPr>
          <w:rFonts w:ascii="Palatino Linotype" w:hAnsi="Palatino Linotype"/>
          <w:noProof/>
          <w:sz w:val="22"/>
        </w:rPr>
        <w:t>, 20–35. (doi:10.1159/000332747)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77.</w:t>
      </w:r>
      <w:r w:rsidRPr="00A328A2">
        <w:rPr>
          <w:rFonts w:ascii="Palatino Linotype" w:hAnsi="Palatino Linotype"/>
          <w:noProof/>
          <w:sz w:val="22"/>
        </w:rPr>
        <w:tab/>
        <w:t xml:space="preserve">Drake, J. W., Charlesworth, B., Charlesworth, D. &amp; Crow, J. F. 1998 Rates of spontaneous mutation.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148</w:t>
      </w:r>
      <w:r w:rsidRPr="00A328A2">
        <w:rPr>
          <w:rFonts w:ascii="Palatino Linotype" w:hAnsi="Palatino Linotype"/>
          <w:noProof/>
          <w:sz w:val="22"/>
        </w:rPr>
        <w:t xml:space="preserve">, 1667–86. </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78.</w:t>
      </w:r>
      <w:r w:rsidRPr="00A328A2">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A328A2">
        <w:rPr>
          <w:rFonts w:ascii="Palatino Linotype" w:hAnsi="Palatino Linotype"/>
          <w:i/>
          <w:iCs/>
          <w:noProof/>
          <w:sz w:val="22"/>
        </w:rPr>
        <w:t>Escherichia coli</w:t>
      </w:r>
      <w:r w:rsidRPr="00A328A2">
        <w:rPr>
          <w:rFonts w:ascii="Palatino Linotype" w:hAnsi="Palatino Linotype"/>
          <w:noProof/>
          <w:sz w:val="22"/>
        </w:rPr>
        <w:t xml:space="preserve">. </w:t>
      </w:r>
      <w:r w:rsidRPr="00A328A2">
        <w:rPr>
          <w:rFonts w:ascii="Palatino Linotype" w:hAnsi="Palatino Linotype"/>
          <w:i/>
          <w:iCs/>
          <w:noProof/>
          <w:sz w:val="22"/>
        </w:rPr>
        <w:t>G3</w:t>
      </w:r>
      <w:r w:rsidRPr="00A328A2">
        <w:rPr>
          <w:rFonts w:ascii="Palatino Linotype" w:hAnsi="Palatino Linotype"/>
          <w:noProof/>
          <w:sz w:val="22"/>
        </w:rPr>
        <w:t xml:space="preserve"> </w:t>
      </w:r>
      <w:r w:rsidRPr="00A328A2">
        <w:rPr>
          <w:rFonts w:ascii="Palatino Linotype" w:hAnsi="Palatino Linotype"/>
          <w:b/>
          <w:bCs/>
          <w:noProof/>
          <w:sz w:val="22"/>
        </w:rPr>
        <w:t>1</w:t>
      </w:r>
      <w:r w:rsidRPr="00A328A2">
        <w:rPr>
          <w:rFonts w:ascii="Palatino Linotype" w:hAnsi="Palatino Linotype"/>
          <w:noProof/>
          <w:sz w:val="22"/>
        </w:rPr>
        <w:t>, 183–186. (doi:10.1534/g3.111.000406)</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79.</w:t>
      </w:r>
      <w:r w:rsidRPr="00A328A2">
        <w:rPr>
          <w:rFonts w:ascii="Palatino Linotype" w:hAnsi="Palatino Linotype"/>
          <w:noProof/>
          <w:sz w:val="22"/>
        </w:rPr>
        <w:tab/>
        <w:t xml:space="preserve">Hall, L. M. C. &amp; Henderson-Begg, S. K. 2006 Hypermutable bacteria isolated from humans--a critical analysis. </w:t>
      </w:r>
      <w:r w:rsidRPr="00A328A2">
        <w:rPr>
          <w:rFonts w:ascii="Palatino Linotype" w:hAnsi="Palatino Linotype"/>
          <w:i/>
          <w:iCs/>
          <w:noProof/>
          <w:sz w:val="22"/>
        </w:rPr>
        <w:t>Microbiology</w:t>
      </w:r>
      <w:r w:rsidRPr="00A328A2">
        <w:rPr>
          <w:rFonts w:ascii="Palatino Linotype" w:hAnsi="Palatino Linotype"/>
          <w:noProof/>
          <w:sz w:val="22"/>
        </w:rPr>
        <w:t xml:space="preserve"> </w:t>
      </w:r>
      <w:r w:rsidRPr="00A328A2">
        <w:rPr>
          <w:rFonts w:ascii="Palatino Linotype" w:hAnsi="Palatino Linotype"/>
          <w:b/>
          <w:bCs/>
          <w:noProof/>
          <w:sz w:val="22"/>
        </w:rPr>
        <w:t>152</w:t>
      </w:r>
      <w:r w:rsidRPr="00A328A2">
        <w:rPr>
          <w:rFonts w:ascii="Palatino Linotype" w:hAnsi="Palatino Linotype"/>
          <w:noProof/>
          <w:sz w:val="22"/>
        </w:rPr>
        <w:t>, 2505–14. (doi:10.1099/mic.0.29079-0)</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80.</w:t>
      </w:r>
      <w:r w:rsidRPr="00A328A2">
        <w:rPr>
          <w:rFonts w:ascii="Palatino Linotype" w:hAnsi="Palatino Linotype"/>
          <w:noProof/>
          <w:sz w:val="22"/>
        </w:rPr>
        <w:tab/>
        <w:t xml:space="preserve">Pupo, G. M. &amp; Richardson, B. J. 1995 Biochemical genetics of a natural population of </w:t>
      </w:r>
      <w:r w:rsidRPr="00A328A2">
        <w:rPr>
          <w:rFonts w:ascii="Palatino Linotype" w:hAnsi="Palatino Linotype"/>
          <w:i/>
          <w:iCs/>
          <w:noProof/>
          <w:sz w:val="22"/>
        </w:rPr>
        <w:t>Escherichia coli</w:t>
      </w:r>
      <w:r w:rsidRPr="00A328A2">
        <w:rPr>
          <w:rFonts w:ascii="Palatino Linotype" w:hAnsi="Palatino Linotype"/>
          <w:noProof/>
          <w:sz w:val="22"/>
        </w:rPr>
        <w:t xml:space="preserve">: seasonal changes in alleles and haplotypes. </w:t>
      </w:r>
      <w:r w:rsidRPr="00A328A2">
        <w:rPr>
          <w:rFonts w:ascii="Palatino Linotype" w:hAnsi="Palatino Linotype"/>
          <w:i/>
          <w:iCs/>
          <w:noProof/>
          <w:sz w:val="22"/>
        </w:rPr>
        <w:t>Microbiology</w:t>
      </w:r>
      <w:r w:rsidRPr="00A328A2">
        <w:rPr>
          <w:rFonts w:ascii="Palatino Linotype" w:hAnsi="Palatino Linotype"/>
          <w:noProof/>
          <w:sz w:val="22"/>
        </w:rPr>
        <w:t xml:space="preserve"> </w:t>
      </w:r>
      <w:r w:rsidRPr="00A328A2">
        <w:rPr>
          <w:rFonts w:ascii="Palatino Linotype" w:hAnsi="Palatino Linotype"/>
          <w:b/>
          <w:bCs/>
          <w:noProof/>
          <w:sz w:val="22"/>
        </w:rPr>
        <w:t>141</w:t>
      </w:r>
      <w:r w:rsidRPr="00A328A2">
        <w:rPr>
          <w:rFonts w:ascii="Palatino Linotype" w:hAnsi="Palatino Linotype"/>
          <w:noProof/>
          <w:sz w:val="22"/>
        </w:rPr>
        <w:t>, 1037–44. (doi:10.1099/13500872-141-4-1037)</w:t>
      </w:r>
    </w:p>
    <w:p w:rsidR="00A328A2" w:rsidRPr="00A328A2" w:rsidRDefault="00A328A2">
      <w:pPr>
        <w:pStyle w:val="NormalWeb"/>
        <w:ind w:left="640" w:hanging="640"/>
        <w:divId w:val="1112936658"/>
        <w:rPr>
          <w:rFonts w:ascii="Palatino Linotype" w:hAnsi="Palatino Linotype"/>
          <w:noProof/>
          <w:sz w:val="22"/>
        </w:rPr>
      </w:pPr>
      <w:r w:rsidRPr="00A328A2">
        <w:rPr>
          <w:rFonts w:ascii="Palatino Linotype" w:hAnsi="Palatino Linotype"/>
          <w:noProof/>
          <w:sz w:val="22"/>
        </w:rPr>
        <w:t>81.</w:t>
      </w:r>
      <w:r w:rsidRPr="00A328A2">
        <w:rPr>
          <w:rFonts w:ascii="Palatino Linotype" w:hAnsi="Palatino Linotype"/>
          <w:noProof/>
          <w:sz w:val="22"/>
        </w:rPr>
        <w:tab/>
        <w:t xml:space="preserve">Berg, O. G. 1996 Selection intensity for codon bias and the effective population size of </w:t>
      </w:r>
      <w:r w:rsidRPr="00A328A2">
        <w:rPr>
          <w:rFonts w:ascii="Palatino Linotype" w:hAnsi="Palatino Linotype"/>
          <w:i/>
          <w:iCs/>
          <w:noProof/>
          <w:sz w:val="22"/>
        </w:rPr>
        <w:t>Escherichia coli</w:t>
      </w:r>
      <w:r w:rsidRPr="00A328A2">
        <w:rPr>
          <w:rFonts w:ascii="Palatino Linotype" w:hAnsi="Palatino Linotype"/>
          <w:noProof/>
          <w:sz w:val="22"/>
        </w:rPr>
        <w:t xml:space="preserve">. </w:t>
      </w:r>
      <w:r w:rsidRPr="00A328A2">
        <w:rPr>
          <w:rFonts w:ascii="Palatino Linotype" w:hAnsi="Palatino Linotype"/>
          <w:i/>
          <w:iCs/>
          <w:noProof/>
          <w:sz w:val="22"/>
        </w:rPr>
        <w:t>Genetics</w:t>
      </w:r>
      <w:r w:rsidRPr="00A328A2">
        <w:rPr>
          <w:rFonts w:ascii="Palatino Linotype" w:hAnsi="Palatino Linotype"/>
          <w:noProof/>
          <w:sz w:val="22"/>
        </w:rPr>
        <w:t xml:space="preserve"> </w:t>
      </w:r>
      <w:r w:rsidRPr="00A328A2">
        <w:rPr>
          <w:rFonts w:ascii="Palatino Linotype" w:hAnsi="Palatino Linotype"/>
          <w:b/>
          <w:bCs/>
          <w:noProof/>
          <w:sz w:val="22"/>
        </w:rPr>
        <w:t>142</w:t>
      </w:r>
      <w:r w:rsidRPr="00A328A2">
        <w:rPr>
          <w:rFonts w:ascii="Palatino Linotype" w:hAnsi="Palatino Linotype"/>
          <w:noProof/>
          <w:sz w:val="22"/>
        </w:rPr>
        <w:t xml:space="preserve">, 1379–82. </w:t>
      </w:r>
    </w:p>
    <w:p w:rsidR="008F2169" w:rsidRDefault="00616194" w:rsidP="00A328A2">
      <w:pPr>
        <w:pStyle w:val="NormalWeb"/>
        <w:ind w:left="640" w:hanging="640"/>
        <w:divId w:val="1344284851"/>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35"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35"/>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328A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"[75,76]" }, "properties" : { "noteIndex" : 0 }, "schema" : "https://github.com/citation-style-language/schema/raw/master/csl-citation.json" }</w:instrText>
            </w:r>
            <w:r>
              <w:fldChar w:fldCharType="separate"/>
            </w:r>
            <w:r w:rsidR="00A328A2" w:rsidRPr="00A328A2">
              <w:rPr>
                <w:noProof/>
              </w:rPr>
              <w:t>[75,76]</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328A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"[76]" }, "properties" : { "noteIndex" : 0 }, "schema" : "https://github.com/citation-style-language/schema/raw/master/csl-citation.json" }</w:instrText>
            </w:r>
            <w:r>
              <w:fldChar w:fldCharType="separate"/>
            </w:r>
            <w:r w:rsidR="00A328A2" w:rsidRPr="00A328A2">
              <w:rPr>
                <w:noProof/>
              </w:rPr>
              <w:t>[76]</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328A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"[77,78]" }, "properties" : { "noteIndex" : 0 }, "schema" : "https://github.com/citation-style-language/schema/raw/master/csl-citation.json" }</w:instrText>
            </w:r>
            <w:r>
              <w:fldChar w:fldCharType="separate"/>
            </w:r>
            <w:r w:rsidR="00A328A2" w:rsidRPr="00A328A2">
              <w:rPr>
                <w:noProof/>
              </w:rPr>
              <w:t>[77,78]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328A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"[76]" }, "properties" : { "noteIndex" : 0 }, "schema" : "https://github.com/citation-style-language/schema/raw/master/csl-citation.json" }</w:instrText>
            </w:r>
            <w:r>
              <w:fldChar w:fldCharType="separate"/>
            </w:r>
            <w:r w:rsidR="00A328A2" w:rsidRPr="00A328A2">
              <w:rPr>
                <w:noProof/>
              </w:rPr>
              <w:t>[76]</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328A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"[18,79]" }, "properties" : { "noteIndex" : 0 }, "schema" : "https://github.com/citation-style-language/schema/raw/master/csl-citation.json" }</w:instrText>
            </w:r>
            <w:r>
              <w:fldChar w:fldCharType="separate"/>
            </w:r>
            <w:r w:rsidR="00A328A2" w:rsidRPr="00A328A2">
              <w:rPr>
                <w:noProof/>
              </w:rPr>
              <w:t>[18,79]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28A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"[80,81]" }, "properties" : { "noteIndex" : 0 }, "schema" : "https://github.com/citation-style-language/schema/raw/master/csl-citation.json" }</w:instrText>
            </w:r>
            <w:r w:rsidRPr="00EA316D">
              <w:fldChar w:fldCharType="separate"/>
            </w:r>
            <w:r w:rsidR="00A328A2" w:rsidRPr="00A328A2">
              <w:rPr>
                <w:noProof/>
              </w:rPr>
              <w:t>[80,81]</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82E" w:rsidRDefault="00C2582E" w:rsidP="009A122D">
      <w:pPr>
        <w:spacing w:after="0" w:line="240" w:lineRule="auto"/>
      </w:pPr>
      <w:r>
        <w:separator/>
      </w:r>
    </w:p>
  </w:endnote>
  <w:endnote w:type="continuationSeparator" w:id="0">
    <w:p w:rsidR="00C2582E" w:rsidRDefault="00C2582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83BB4332-D31D-4CF8-B2CC-46714F6C5BDD}"/>
    <w:embedBold r:id="rId2" w:fontKey="{A8434E44-80FF-4EA0-8509-81882EE7E297}"/>
    <w:embedItalic r:id="rId3" w:fontKey="{B78DB833-523B-4687-8007-C12E53FBC132}"/>
    <w:embedBoldItalic r:id="rId4" w:fontKey="{01C45DF4-C144-4F50-BC5D-65F1EABF4AA9}"/>
  </w:font>
  <w:font w:name="Tahoma">
    <w:panose1 w:val="020B0604030504040204"/>
    <w:charset w:val="00"/>
    <w:family w:val="swiss"/>
    <w:pitch w:val="variable"/>
    <w:sig w:usb0="E1002EFF" w:usb1="C000605B" w:usb2="00000029" w:usb3="00000000" w:csb0="000101FF" w:csb1="00000000"/>
    <w:embedRegular r:id="rId5" w:fontKey="{EC721DD4-9554-4995-88E9-3EBAF0D0FF5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53B018C6-B722-419E-9A46-BEE4C4D0731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A328A2" w:rsidRDefault="00A328A2">
        <w:pPr>
          <w:pStyle w:val="Footer"/>
          <w:jc w:val="center"/>
        </w:pPr>
        <w:r>
          <w:fldChar w:fldCharType="begin"/>
        </w:r>
        <w:r>
          <w:instrText xml:space="preserve"> PAGE   \* MERGEFORMAT </w:instrText>
        </w:r>
        <w:r>
          <w:fldChar w:fldCharType="separate"/>
        </w:r>
        <w:r w:rsidR="006E3084">
          <w:rPr>
            <w:noProof/>
          </w:rPr>
          <w:t>28</w:t>
        </w:r>
        <w:r>
          <w:rPr>
            <w:noProof/>
          </w:rPr>
          <w:fldChar w:fldCharType="end"/>
        </w:r>
      </w:p>
    </w:sdtContent>
  </w:sdt>
  <w:p w:rsidR="00A328A2" w:rsidRDefault="00A32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82E" w:rsidRDefault="00C2582E" w:rsidP="009A122D">
      <w:pPr>
        <w:spacing w:after="0" w:line="240" w:lineRule="auto"/>
      </w:pPr>
      <w:r>
        <w:separator/>
      </w:r>
    </w:p>
  </w:footnote>
  <w:footnote w:type="continuationSeparator" w:id="0">
    <w:p w:rsidR="00C2582E" w:rsidRDefault="00C2582E"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8A2" w:rsidRDefault="00A328A2"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722C5-F15F-4BA7-BF34-8915ADA5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36</Pages>
  <Words>48172</Words>
  <Characters>240861</Characters>
  <Application>Microsoft Office Word</Application>
  <DocSecurity>0</DocSecurity>
  <Lines>2007</Lines>
  <Paragraphs>576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14</cp:revision>
  <cp:lastPrinted>2014-04-06T12:49:00Z</cp:lastPrinted>
  <dcterms:created xsi:type="dcterms:W3CDTF">2014-04-28T13:42:00Z</dcterms:created>
  <dcterms:modified xsi:type="dcterms:W3CDTF">2014-07-13T12:39:00Z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