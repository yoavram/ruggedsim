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7A3960">
      <w:pPr>
        <w:spacing w:line="480" w:lineRule="auto"/>
        <w:ind w:firstLine="284"/>
        <w:rPr>
          <w:lang w:bidi="hi-IN"/>
        </w:rPr>
      </w:pPr>
      <w:r w:rsidRPr="0038310A">
        <w:rPr>
          <w:b/>
          <w:bCs/>
          <w:lang w:bidi="hi-IN"/>
        </w:rPr>
        <w:t>Counts</w:t>
      </w:r>
      <w:r>
        <w:rPr>
          <w:lang w:bidi="hi-IN"/>
        </w:rPr>
        <w:t xml:space="preserve">: </w:t>
      </w:r>
      <w:r w:rsidR="007A3960">
        <w:rPr>
          <w:lang w:bidi="hi-IN"/>
        </w:rPr>
        <w:t>X</w:t>
      </w:r>
      <w:r w:rsidR="00347C94">
        <w:rPr>
          <w:lang w:bidi="hi-IN"/>
        </w:rPr>
        <w:t xml:space="preserve"> words, </w:t>
      </w:r>
      <w:r w:rsidR="007A3960">
        <w:rPr>
          <w:lang w:bidi="hi-IN"/>
        </w:rPr>
        <w:t>X</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6A27C7">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5B12CD">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AB4359">
        <w:fldChar w:fldCharType="begin" w:fldLock="1"/>
      </w:r>
      <w:r w:rsidR="002E3785">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AB435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AB4359">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DB6D2A" w:rsidRPr="00FB3C6B">
        <w:t xml:space="preserve"> – </w:t>
      </w:r>
      <w:r w:rsidR="001343A9" w:rsidRPr="00FB3C6B">
        <w:t xml:space="preserve">as evidenced </w:t>
      </w:r>
      <w:r w:rsidR="00DB6D2A" w:rsidRPr="00FB3C6B">
        <w:t xml:space="preserve">both </w:t>
      </w:r>
      <w:r w:rsidR="009424F0" w:rsidRPr="00FB3C6B">
        <w:t>in the lab</w:t>
      </w:r>
      <w:r w:rsidR="001343A9" w:rsidRPr="00FB3C6B">
        <w:t xml:space="preserve"> </w:t>
      </w:r>
      <w:r w:rsidR="00AB4359" w:rsidRPr="00FB3C6B">
        <w:fldChar w:fldCharType="begin" w:fldLock="1"/>
      </w:r>
      <w:r w:rsidR="002E3785">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AB4359" w:rsidRPr="00FB3C6B">
        <w:fldChar w:fldCharType="separate"/>
      </w:r>
      <w:r w:rsidR="001343A9" w:rsidRPr="00FB3C6B">
        <w:rPr>
          <w:noProof/>
        </w:rPr>
        <w:t>(Funchain et al. 2000)</w:t>
      </w:r>
      <w:r w:rsidR="00AB4359"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AB4359" w:rsidRPr="00FB3C6B">
        <w:fldChar w:fldCharType="begin" w:fldLock="1"/>
      </w:r>
      <w:r w:rsidR="002E3785">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AB4359" w:rsidRPr="00FB3C6B">
        <w:fldChar w:fldCharType="separate"/>
      </w:r>
      <w:r w:rsidR="001343A9" w:rsidRPr="00FB3C6B">
        <w:rPr>
          <w:noProof/>
        </w:rPr>
        <w:t>(Montanari et al. 2007)</w:t>
      </w:r>
      <w:r w:rsidR="00AB4359" w:rsidRPr="00FB3C6B">
        <w:fldChar w:fldCharType="end"/>
      </w:r>
      <w:r w:rsidR="009424F0" w:rsidRPr="00FB3C6B">
        <w:t xml:space="preserve">. </w:t>
      </w:r>
      <w:r w:rsidR="0022140B" w:rsidRPr="00FB3C6B">
        <w:lastRenderedPageBreak/>
        <w:t>Classical m</w:t>
      </w:r>
      <w:r w:rsidR="005B12CD">
        <w:t>odels</w:t>
      </w:r>
      <w:r w:rsidR="001343A9" w:rsidRPr="00FB3C6B">
        <w:t xml:space="preserve"> </w:t>
      </w:r>
      <w:r w:rsidR="0022140B" w:rsidRPr="00FB3C6B">
        <w:t xml:space="preserve">suggest </w:t>
      </w:r>
      <w:r w:rsidR="005B12CD" w:rsidRPr="00FB3C6B">
        <w:t>the "reduction principle"</w:t>
      </w:r>
      <w:r w:rsidR="005B12CD">
        <w:t xml:space="preserve"> - </w:t>
      </w:r>
      <w:r w:rsidR="0022140B" w:rsidRPr="00FB3C6B">
        <w:t>natural selection reduces the mutati</w:t>
      </w:r>
      <w:r w:rsidR="005B12CD">
        <w:t>on rate in a stable environment</w:t>
      </w:r>
      <w:r w:rsidR="0022140B" w:rsidRPr="00FB3C6B">
        <w:t xml:space="preserve"> </w:t>
      </w:r>
      <w:r w:rsidR="00AB4359" w:rsidRPr="00FB3C6B">
        <w:fldChar w:fldCharType="begin" w:fldLock="1"/>
      </w:r>
      <w:r w:rsidR="002E3785">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AB4359" w:rsidRPr="00FB3C6B">
        <w:fldChar w:fldCharType="separate"/>
      </w:r>
      <w:r w:rsidR="0022140B" w:rsidRPr="00FB3C6B">
        <w:rPr>
          <w:noProof/>
        </w:rPr>
        <w:t>(Kimura 1967; Liberman and Feldman 1986)</w:t>
      </w:r>
      <w:r w:rsidR="00AB4359"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5B12CD">
        <w:fldChar w:fldCharType="begin" w:fldLock="1"/>
      </w:r>
      <w:r w:rsidR="002E3785">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"(Giraud et al. 2001b)" }, "properties" : { "noteIndex" : 0 }, "schema" : "https://github.com/citation-style-language/schema/raw/master/csl-citation.json" }</w:instrText>
      </w:r>
      <w:r w:rsidR="005B12CD">
        <w:fldChar w:fldCharType="separate"/>
      </w:r>
      <w:r w:rsidR="005B12CD" w:rsidRPr="005B12CD">
        <w:rPr>
          <w:noProof/>
        </w:rPr>
        <w:t>(Giraud et al. 2001b)</w:t>
      </w:r>
      <w:r w:rsidR="005B12C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AB4359" w:rsidRPr="00FB3C6B">
        <w:fldChar w:fldCharType="begin" w:fldLock="1"/>
      </w:r>
      <w:r w:rsidR="002E3785">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AB4359" w:rsidRPr="00FB3C6B">
        <w:fldChar w:fldCharType="separate"/>
      </w:r>
      <w:r w:rsidR="00E1760D" w:rsidRPr="00FB3C6B">
        <w:rPr>
          <w:noProof/>
        </w:rPr>
        <w:t>(Sniegowski et al. 1997; Wielgoss et al. 2012)</w:t>
      </w:r>
      <w:r w:rsidR="00AB4359" w:rsidRPr="00FB3C6B">
        <w:fldChar w:fldCharType="end"/>
      </w:r>
      <w:r w:rsidR="00E1760D">
        <w:t>,</w:t>
      </w:r>
      <w:r w:rsidR="003E2958">
        <w:t xml:space="preserve"> mathematical analysis, and</w:t>
      </w:r>
      <w:r w:rsidR="00E1760D">
        <w:t xml:space="preserve"> simulations </w:t>
      </w:r>
      <w:r w:rsidR="00AB4359">
        <w:fldChar w:fldCharType="begin" w:fldLock="1"/>
      </w:r>
      <w:r w:rsidR="002E3785">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AB4359">
        <w:fldChar w:fldCharType="separate"/>
      </w:r>
      <w:r w:rsidR="003E2958" w:rsidRPr="003E2958">
        <w:rPr>
          <w:noProof/>
        </w:rPr>
        <w:t>(Taddei et al. 1997; Kessler and Levine 1998; Tenaillon et al. 1999)</w:t>
      </w:r>
      <w:r w:rsidR="00AB4359">
        <w:fldChar w:fldCharType="end"/>
      </w:r>
      <w:r w:rsidR="00E1760D">
        <w:t>.</w:t>
      </w:r>
      <w:r w:rsidR="003E2958">
        <w:t xml:space="preserve"> </w:t>
      </w:r>
    </w:p>
    <w:p w:rsidR="00625517" w:rsidRPr="00F4470C" w:rsidRDefault="00A725E6" w:rsidP="000D2672">
      <w:pPr>
        <w:spacing w:line="480" w:lineRule="auto"/>
      </w:pPr>
      <w:r>
        <w:t xml:space="preserve">Leigh </w:t>
      </w:r>
      <w:r w:rsidR="00AB4359">
        <w:fldChar w:fldCharType="begin" w:fldLock="1"/>
      </w:r>
      <w:r w:rsidR="002E3785">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B4359">
        <w:fldChar w:fldCharType="separate"/>
      </w:r>
      <w:r w:rsidR="00663378" w:rsidRPr="00663378">
        <w:rPr>
          <w:noProof/>
        </w:rPr>
        <w:t>(1970)</w:t>
      </w:r>
      <w:r w:rsidR="00AB435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5B12CD">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AB4359">
        <w:fldChar w:fldCharType="begin" w:fldLock="1"/>
      </w:r>
      <w:r w:rsidR="002E3785">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AB4359">
        <w:fldChar w:fldCharType="separate"/>
      </w:r>
      <w:r w:rsidR="00AE4609" w:rsidRPr="00AE4609">
        <w:rPr>
          <w:noProof/>
        </w:rPr>
        <w:t>(Galhardo et al. 2007)</w:t>
      </w:r>
      <w:r w:rsidR="00AB4359">
        <w:fldChar w:fldCharType="end"/>
      </w:r>
      <w:r w:rsidR="001B2273">
        <w:t xml:space="preserve">. SIM </w:t>
      </w:r>
      <w:r w:rsidR="00AE4609">
        <w:t xml:space="preserve">was observed </w:t>
      </w:r>
      <w:r w:rsidR="001B2273">
        <w:t xml:space="preserve">in lab strains </w:t>
      </w:r>
      <w:r w:rsidR="00AB4359">
        <w:rPr>
          <w:i/>
          <w:iCs/>
        </w:rPr>
        <w:fldChar w:fldCharType="begin" w:fldLock="1"/>
      </w:r>
      <w:r w:rsidR="002E3785">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AB4359">
        <w:rPr>
          <w:i/>
          <w:iCs/>
        </w:rPr>
        <w:fldChar w:fldCharType="separate"/>
      </w:r>
      <w:r w:rsidR="00C53C8F" w:rsidRPr="00C53C8F">
        <w:rPr>
          <w:iCs/>
          <w:noProof/>
        </w:rPr>
        <w:t>(Foster 2007; Rosenberg et al. 2012)</w:t>
      </w:r>
      <w:r w:rsidR="00AB4359">
        <w:rPr>
          <w:i/>
          <w:iCs/>
        </w:rPr>
        <w:fldChar w:fldCharType="end"/>
      </w:r>
      <w:r w:rsidR="00AE4609">
        <w:t xml:space="preserve"> </w:t>
      </w:r>
      <w:r w:rsidR="005B12CD">
        <w:t xml:space="preserve"> and</w:t>
      </w:r>
      <w:r w:rsidR="00AE4609">
        <w:t xml:space="preserve"> natural populations</w:t>
      </w:r>
      <w:r w:rsidR="001B2273">
        <w:t xml:space="preserve"> of </w:t>
      </w:r>
      <w:r w:rsidR="001B2273" w:rsidRPr="00FB3C6B">
        <w:rPr>
          <w:i/>
          <w:iCs/>
        </w:rPr>
        <w:t>Escherichia coli</w:t>
      </w:r>
      <w:r w:rsidR="00AE4609" w:rsidRPr="00FB3C6B">
        <w:t xml:space="preserve"> </w:t>
      </w:r>
      <w:r w:rsidR="00AB4359" w:rsidRPr="00FB3C6B">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AB4359" w:rsidRPr="00FB3C6B">
        <w:fldChar w:fldCharType="separate"/>
      </w:r>
      <w:r w:rsidR="00AE4609" w:rsidRPr="00FB3C6B">
        <w:rPr>
          <w:noProof/>
        </w:rPr>
        <w:t>(Bjedov et al. 2003)</w:t>
      </w:r>
      <w:r w:rsidR="00AB4359"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AB4359" w:rsidRPr="00FB3C6B">
        <w:fldChar w:fldCharType="begin" w:fldLock="1"/>
      </w:r>
      <w:r w:rsidR="002E3785">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AB4359" w:rsidRPr="00FB3C6B">
        <w:fldChar w:fldCharType="separate"/>
      </w:r>
      <w:r w:rsidR="00AE4609" w:rsidRPr="00FB3C6B">
        <w:rPr>
          <w:noProof/>
        </w:rPr>
        <w:t>(Kivisaar 2010)</w:t>
      </w:r>
      <w:r w:rsidR="00AB4359" w:rsidRPr="00FB3C6B">
        <w:fldChar w:fldCharType="end"/>
      </w:r>
      <w:r w:rsidR="00C53C8F" w:rsidRPr="00FB3C6B">
        <w:t xml:space="preserve">, </w:t>
      </w:r>
      <w:r w:rsidR="00C53C8F" w:rsidRPr="00FB3C6B">
        <w:rPr>
          <w:i/>
          <w:iCs/>
        </w:rPr>
        <w:t xml:space="preserve">Helicobacter pylori </w:t>
      </w:r>
      <w:r w:rsidR="00AB4359" w:rsidRPr="00FB3C6B">
        <w:rPr>
          <w:i/>
          <w:iCs/>
        </w:rPr>
        <w:fldChar w:fldCharType="begin" w:fldLock="1"/>
      </w:r>
      <w:r w:rsidR="002E3785">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AB4359" w:rsidRPr="00FB3C6B">
        <w:rPr>
          <w:i/>
          <w:iCs/>
        </w:rPr>
        <w:fldChar w:fldCharType="separate"/>
      </w:r>
      <w:r w:rsidR="00C53C8F" w:rsidRPr="00FB3C6B">
        <w:rPr>
          <w:iCs/>
          <w:noProof/>
        </w:rPr>
        <w:t>(Kang et al. 2006)</w:t>
      </w:r>
      <w:r w:rsidR="00AB4359" w:rsidRPr="00FB3C6B">
        <w:rPr>
          <w:i/>
          <w:iCs/>
        </w:rPr>
        <w:fldChar w:fldCharType="end"/>
      </w:r>
      <w:r w:rsidR="00C53C8F" w:rsidRPr="00FB3C6B">
        <w:t xml:space="preserve">, and </w:t>
      </w:r>
      <w:r w:rsidR="00C53C8F" w:rsidRPr="00FB3C6B">
        <w:rPr>
          <w:i/>
          <w:iCs/>
        </w:rPr>
        <w:t>Streptococcus pneumonia</w:t>
      </w:r>
      <w:r w:rsidR="00C53C8F" w:rsidRPr="00FB3C6B">
        <w:t xml:space="preserve"> </w:t>
      </w:r>
      <w:r w:rsidR="00AB4359" w:rsidRPr="00FB3C6B">
        <w:fldChar w:fldCharType="begin" w:fldLock="1"/>
      </w:r>
      <w:r w:rsidR="002E3785">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AB4359" w:rsidRPr="00FB3C6B">
        <w:fldChar w:fldCharType="separate"/>
      </w:r>
      <w:r w:rsidR="00C53C8F" w:rsidRPr="00FB3C6B">
        <w:rPr>
          <w:noProof/>
        </w:rPr>
        <w:t>(Henderson-Begg et al. 2006)</w:t>
      </w:r>
      <w:r w:rsidR="00AB4359" w:rsidRPr="00FB3C6B">
        <w:fldChar w:fldCharType="end"/>
      </w:r>
      <w:r w:rsidR="00C53C8F" w:rsidRPr="00FB3C6B">
        <w:t>.</w:t>
      </w:r>
      <w:r w:rsidR="00AE4609" w:rsidRPr="00FB3C6B">
        <w:t xml:space="preserve"> </w:t>
      </w:r>
      <w:r w:rsidR="00C53C8F" w:rsidRPr="00FB3C6B">
        <w:t xml:space="preserve">SIM </w:t>
      </w:r>
      <w:r w:rsidR="001B2273" w:rsidRPr="00FB3C6B">
        <w:t xml:space="preserve">was also observed </w:t>
      </w:r>
      <w:r w:rsidR="00C53C8F" w:rsidRPr="00FB3C6B">
        <w:t xml:space="preserve">in yeast </w:t>
      </w:r>
      <w:r w:rsidR="00AB4359" w:rsidRPr="00FB3C6B">
        <w:fldChar w:fldCharType="begin" w:fldLock="1"/>
      </w:r>
      <w:r w:rsidR="002E3785">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AB4359" w:rsidRPr="00FB3C6B">
        <w:fldChar w:fldCharType="separate"/>
      </w:r>
      <w:r w:rsidR="00C53C8F" w:rsidRPr="00FB3C6B">
        <w:rPr>
          <w:noProof/>
        </w:rPr>
        <w:t>(Heidenreich 2007; Rodriguez et al. 2012)</w:t>
      </w:r>
      <w:r w:rsidR="00AB4359" w:rsidRPr="00FB3C6B">
        <w:fldChar w:fldCharType="end"/>
      </w:r>
      <w:r w:rsidR="00C53C8F" w:rsidRPr="00FB3C6B">
        <w:t xml:space="preserve">, algae </w:t>
      </w:r>
      <w:r w:rsidR="00AB4359" w:rsidRPr="00FB3C6B">
        <w:fldChar w:fldCharType="begin" w:fldLock="1"/>
      </w:r>
      <w:r w:rsidR="002E3785">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AB4359" w:rsidRPr="00FB3C6B">
        <w:fldChar w:fldCharType="separate"/>
      </w:r>
      <w:r w:rsidR="00C53C8F" w:rsidRPr="00FB3C6B">
        <w:rPr>
          <w:noProof/>
        </w:rPr>
        <w:t>(Goho and Bell 2000)</w:t>
      </w:r>
      <w:r w:rsidR="00AB4359" w:rsidRPr="00FB3C6B">
        <w:fldChar w:fldCharType="end"/>
      </w:r>
      <w:r w:rsidR="00C53C8F" w:rsidRPr="00FB3C6B">
        <w:t xml:space="preserve">, </w:t>
      </w:r>
      <w:r w:rsidR="005B12CD">
        <w:t>nematodes</w:t>
      </w:r>
      <w:r w:rsidR="00C53C8F" w:rsidRPr="00FB3C6B">
        <w:t xml:space="preserve"> </w:t>
      </w:r>
      <w:r w:rsidR="00AB4359" w:rsidRPr="00FB3C6B">
        <w:fldChar w:fldCharType="begin" w:fldLock="1"/>
      </w:r>
      <w:r w:rsidR="002E3785">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AB4359" w:rsidRPr="00FB3C6B">
        <w:fldChar w:fldCharType="separate"/>
      </w:r>
      <w:r w:rsidR="00C53C8F" w:rsidRPr="00FB3C6B">
        <w:rPr>
          <w:noProof/>
        </w:rPr>
        <w:t>(Matsuba et al. 2012)</w:t>
      </w:r>
      <w:r w:rsidR="00AB4359" w:rsidRPr="00FB3C6B">
        <w:fldChar w:fldCharType="end"/>
      </w:r>
      <w:r w:rsidR="00C53C8F" w:rsidRPr="00FB3C6B">
        <w:t xml:space="preserve">, flies </w:t>
      </w:r>
      <w:r w:rsidR="00AB4359" w:rsidRPr="00FB3C6B">
        <w:fldChar w:fldCharType="begin" w:fldLock="1"/>
      </w:r>
      <w:r w:rsidR="002E3785">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AB4359" w:rsidRPr="00FB3C6B">
        <w:fldChar w:fldCharType="separate"/>
      </w:r>
      <w:r w:rsidR="00C53C8F" w:rsidRPr="00FB3C6B">
        <w:rPr>
          <w:noProof/>
        </w:rPr>
        <w:t>(Sharp and Agrawal 2012)</w:t>
      </w:r>
      <w:r w:rsidR="00AB4359" w:rsidRPr="00FB3C6B">
        <w:fldChar w:fldCharType="end"/>
      </w:r>
      <w:r w:rsidR="00C53C8F" w:rsidRPr="00FB3C6B">
        <w:t xml:space="preserve">, and human cancer cells </w:t>
      </w:r>
      <w:r w:rsidR="00AB4359" w:rsidRPr="00FB3C6B">
        <w:fldChar w:fldCharType="begin" w:fldLock="1"/>
      </w:r>
      <w:r w:rsidR="002E3785">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AB4359" w:rsidRPr="00FB3C6B">
        <w:fldChar w:fldCharType="separate"/>
      </w:r>
      <w:r w:rsidR="000F6261" w:rsidRPr="00FB3C6B">
        <w:rPr>
          <w:noProof/>
        </w:rPr>
        <w:t>(Bristow and Hill 2008)</w:t>
      </w:r>
      <w:r w:rsidR="00AB4359"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w:t>
      </w:r>
      <w:r>
        <w:lastRenderedPageBreak/>
        <w:t xml:space="preserve">DNA polymerases </w:t>
      </w:r>
      <w:r w:rsidR="00AB4359">
        <w:fldChar w:fldCharType="begin" w:fldLock="1"/>
      </w:r>
      <w:r w:rsidR="002E3785">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AB4359">
        <w:fldChar w:fldCharType="separate"/>
      </w:r>
      <w:r w:rsidR="00663378" w:rsidRPr="00663378">
        <w:rPr>
          <w:noProof/>
        </w:rPr>
        <w:t>(Ponder et al. 2005)</w:t>
      </w:r>
      <w:r w:rsidR="00AB4359">
        <w:fldChar w:fldCharType="end"/>
      </w:r>
      <w:r>
        <w:t xml:space="preserve"> and by inhibiting the mismatch repair system </w:t>
      </w:r>
      <w:r w:rsidR="00AB4359">
        <w:fldChar w:fldCharType="begin" w:fldLock="1"/>
      </w:r>
      <w:r w:rsidR="002E3785">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AB4359">
        <w:fldChar w:fldCharType="separate"/>
      </w:r>
      <w:r w:rsidR="00663378" w:rsidRPr="00663378">
        <w:rPr>
          <w:noProof/>
        </w:rPr>
        <w:t>(Debora et al. 2010)</w:t>
      </w:r>
      <w:r w:rsidR="00AB435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AB4359">
        <w:fldChar w:fldCharType="begin" w:fldLock="1"/>
      </w:r>
      <w:r w:rsidR="002E3785">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AB4359">
        <w:fldChar w:fldCharType="separate"/>
      </w:r>
      <w:r w:rsidR="00663378" w:rsidRPr="00663378">
        <w:rPr>
          <w:noProof/>
        </w:rPr>
        <w:t>(Al Mamun et al. 2012)</w:t>
      </w:r>
      <w:r w:rsidR="00AB4359">
        <w:fldChar w:fldCharType="end"/>
      </w:r>
      <w:r w:rsidR="00C2015F">
        <w:t>.</w:t>
      </w:r>
    </w:p>
    <w:p w:rsidR="001307C7" w:rsidRPr="003F04B0" w:rsidRDefault="00F12058" w:rsidP="005B12CD">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proofErr w:type="spellStart"/>
      <w:r w:rsidR="001307C7">
        <w:rPr>
          <w:i/>
          <w:iCs/>
        </w:rPr>
        <w:t>evolvability</w:t>
      </w:r>
      <w:proofErr w:type="spellEnd"/>
      <w:r w:rsidR="001307C7">
        <w:t xml:space="preserve"> </w:t>
      </w:r>
      <w:r w:rsidR="00AB4359" w:rsidRPr="00FB3C6B">
        <w:fldChar w:fldCharType="begin" w:fldLock="1"/>
      </w:r>
      <w:r w:rsidR="002E3785">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AB4359" w:rsidRPr="00FB3C6B">
        <w:fldChar w:fldCharType="separate"/>
      </w:r>
      <w:r w:rsidRPr="00FB3C6B">
        <w:rPr>
          <w:noProof/>
        </w:rPr>
        <w:t>(Tenaillon et al. 2004; Cirz and Romesberg 2007; Rosenberg et al. 2012)</w:t>
      </w:r>
      <w:r w:rsidR="00AB4359"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AB4359" w:rsidRPr="00FB3C6B">
        <w:fldChar w:fldCharType="begin" w:fldLock="1"/>
      </w:r>
      <w:r w:rsidR="002E3785">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FB3C6B">
        <w:fldChar w:fldCharType="separate"/>
      </w:r>
      <w:r w:rsidR="00A20010" w:rsidRPr="00FB3C6B">
        <w:rPr>
          <w:noProof/>
        </w:rPr>
        <w:t>(Agrawal 2002)</w:t>
      </w:r>
      <w:r w:rsidR="00AB4359" w:rsidRPr="00FB3C6B">
        <w:fldChar w:fldCharType="end"/>
      </w:r>
      <w:r w:rsidR="009770F6" w:rsidRPr="00FB3C6B">
        <w:t xml:space="preserve"> and </w:t>
      </w:r>
      <w:r w:rsidR="00A20010" w:rsidRPr="00FB3C6B">
        <w:t xml:space="preserve">stochastic </w:t>
      </w:r>
      <w:r w:rsidR="00AB4359" w:rsidRPr="00FB3C6B">
        <w:fldChar w:fldCharType="begin" w:fldLock="1"/>
      </w:r>
      <w:r w:rsidR="002E3785">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AB4359" w:rsidRPr="00FB3C6B">
        <w:fldChar w:fldCharType="separate"/>
      </w:r>
      <w:r w:rsidR="00A20010" w:rsidRPr="00FB3C6B">
        <w:rPr>
          <w:noProof/>
        </w:rPr>
        <w:t>(Shaw and Baer 2011)</w:t>
      </w:r>
      <w:r w:rsidR="00AB4359" w:rsidRPr="00FB3C6B">
        <w:fldChar w:fldCharType="end"/>
      </w:r>
      <w:r w:rsidR="00A20010" w:rsidRPr="00FB3C6B">
        <w:t xml:space="preserve"> models. </w:t>
      </w:r>
      <w:r w:rsidR="005B12CD">
        <w:t>These</w:t>
      </w:r>
      <w:r w:rsidR="00A20010" w:rsidRPr="00FB3C6B">
        <w:t xml:space="preserve"> </w:t>
      </w:r>
      <w:r w:rsidR="00A533A9" w:rsidRPr="00FB3C6B">
        <w:t>works</w:t>
      </w:r>
      <w:r w:rsidR="001307C7" w:rsidRPr="00FB3C6B">
        <w:t xml:space="preserve"> 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showed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AB4359" w:rsidRPr="003F04B0">
        <w:fldChar w:fldCharType="begin" w:fldLock="1"/>
      </w:r>
      <w:r w:rsidR="002E3785">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3F04B0">
        <w:fldChar w:fldCharType="separate"/>
      </w:r>
      <w:r w:rsidR="00663378" w:rsidRPr="003F04B0">
        <w:rPr>
          <w:noProof/>
        </w:rPr>
        <w:t>(Ram and Hadany 2012)</w:t>
      </w:r>
      <w:r w:rsidR="00AB4359" w:rsidRPr="003F04B0">
        <w:fldChar w:fldCharType="end"/>
      </w:r>
      <w:r w:rsidR="00932C9B" w:rsidRPr="003F04B0">
        <w:t>.</w:t>
      </w:r>
    </w:p>
    <w:p w:rsidR="00625517" w:rsidRDefault="00600689" w:rsidP="005B12CD">
      <w:pPr>
        <w:spacing w:line="480" w:lineRule="auto"/>
        <w:rPr>
          <w:lang w:bidi="hi-IN"/>
        </w:rPr>
      </w:pPr>
      <w:r w:rsidRPr="003F04B0">
        <w:t xml:space="preserve">Here, we analyze population genetics models of adaptive evolution to explore the rate </w:t>
      </w:r>
      <w:r w:rsidR="005B12CD">
        <w:t xml:space="preserve">of </w:t>
      </w:r>
      <w:r w:rsidRPr="003F04B0">
        <w:t>adaptation on a rugged fitness landscape</w:t>
      </w:r>
      <w:r w:rsidR="0038509B" w:rsidRPr="003F04B0">
        <w:t>,</w:t>
      </w:r>
      <w:r w:rsidRPr="003F04B0">
        <w:t xml:space="preserve"> in which adaptations require two separately deleterious mutations </w:t>
      </w:r>
      <w:r w:rsidRPr="003F04B0">
        <w:fldChar w:fldCharType="begin" w:fldLock="1"/>
      </w:r>
      <w:r w:rsidR="002E3785">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"(Wright 1931, 1988)" }, "properties" : { "noteIndex" : 0 }, "schema" : "https://github.com/citation-style-language/schema/raw/master/csl-citation.json" }</w:instrText>
      </w:r>
      <w:r w:rsidRPr="003F04B0">
        <w:fldChar w:fldCharType="separate"/>
      </w:r>
      <w:r w:rsidRPr="003F04B0">
        <w:rPr>
          <w:noProof/>
        </w:rPr>
        <w:t>(Wright 1931, 1988)</w:t>
      </w:r>
      <w:r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lastRenderedPageBreak/>
        <w:t>Model</w:t>
      </w:r>
      <w:bookmarkEnd w:id="0"/>
    </w:p>
    <w:p w:rsidR="00A96D14" w:rsidRDefault="00A96D14" w:rsidP="00E9784D">
      <w:pPr>
        <w:pStyle w:val="Heading2"/>
        <w:spacing w:line="480" w:lineRule="auto"/>
      </w:pPr>
      <w:r>
        <w:t>Overview</w:t>
      </w:r>
    </w:p>
    <w:p w:rsidR="00976DCD" w:rsidRPr="00BA2B02" w:rsidRDefault="001910E3" w:rsidP="00304F72">
      <w:pPr>
        <w:spacing w:line="480" w:lineRule="auto"/>
        <w:rPr>
          <w:lang w:bidi="hi-IN"/>
        </w:rPr>
      </w:pPr>
      <w:r w:rsidRPr="00BA2B02">
        <w:rPr>
          <w:lang w:bidi="hi-IN"/>
        </w:rPr>
        <w:t xml:space="preserve">We consider a population of </w:t>
      </w:r>
      <w:r w:rsidRPr="00BA2B02">
        <w:rPr>
          <w:i/>
          <w:iCs/>
          <w:lang w:bidi="hi-IN"/>
        </w:rPr>
        <w:t>N</w:t>
      </w:r>
      <w:r w:rsidR="00072D95" w:rsidRPr="00BA2B02">
        <w:rPr>
          <w:lang w:bidi="hi-IN"/>
        </w:rPr>
        <w:t xml:space="preserve"> haploid asexual individuals</w:t>
      </w:r>
      <w:r w:rsidR="00304F72" w:rsidRPr="00BA2B02">
        <w:rPr>
          <w:lang w:bidi="hi-IN"/>
        </w:rPr>
        <w:t xml:space="preserve"> with a very large </w:t>
      </w:r>
      <w:r w:rsidR="00DD7F71" w:rsidRPr="00BA2B02">
        <w:rPr>
          <w:lang w:bidi="hi-IN"/>
        </w:rPr>
        <w:t>number of loci</w:t>
      </w:r>
      <w:r w:rsidR="009C438B" w:rsidRPr="00BA2B02">
        <w:rPr>
          <w:lang w:bidi="hi-IN"/>
        </w:rPr>
        <w:t xml:space="preserve"> in </w:t>
      </w:r>
      <w:r w:rsidR="00396D80" w:rsidRPr="00BA2B02">
        <w:rPr>
          <w:lang w:bidi="hi-IN"/>
        </w:rPr>
        <w:t xml:space="preserve">full </w:t>
      </w:r>
      <w:r w:rsidR="009C438B" w:rsidRPr="00BA2B02">
        <w:rPr>
          <w:lang w:bidi="hi-IN"/>
        </w:rPr>
        <w:t>linkage</w:t>
      </w:r>
      <w:r w:rsidR="00DD7F71" w:rsidRPr="00BA2B02">
        <w:rPr>
          <w:lang w:bidi="hi-IN"/>
        </w:rPr>
        <w:t xml:space="preserve">. </w:t>
      </w:r>
      <w:r w:rsidR="009C438B" w:rsidRPr="00BA2B02">
        <w:rPr>
          <w:lang w:bidi="hi-IN"/>
        </w:rPr>
        <w:t xml:space="preserve">We </w:t>
      </w:r>
      <w:r w:rsidR="00C04756" w:rsidRPr="00BA2B02">
        <w:rPr>
          <w:lang w:bidi="hi-IN"/>
        </w:rPr>
        <w:t xml:space="preserve">model </w:t>
      </w:r>
      <w:r w:rsidR="009C438B" w:rsidRPr="00BA2B02">
        <w:rPr>
          <w:lang w:bidi="hi-IN"/>
        </w:rPr>
        <w:t>the effects of mutatio</w:t>
      </w:r>
      <w:r w:rsidR="005F2C16" w:rsidRPr="00BA2B02">
        <w:rPr>
          <w:lang w:bidi="hi-IN"/>
        </w:rPr>
        <w:t>n, selection, and genetic drift</w:t>
      </w:r>
      <w:r w:rsidR="001A2C51" w:rsidRPr="00BA2B02">
        <w:rPr>
          <w:lang w:bidi="hi-IN"/>
        </w:rPr>
        <w:t>.</w:t>
      </w:r>
    </w:p>
    <w:p w:rsidR="00976DCD" w:rsidRPr="007169AD" w:rsidRDefault="00976DCD" w:rsidP="0074207B">
      <w:pPr>
        <w:spacing w:line="480" w:lineRule="auto"/>
        <w:rPr>
          <w:lang w:bidi="hi-IN"/>
        </w:rPr>
      </w:pPr>
      <w:r w:rsidRPr="00BA2B02">
        <w:rPr>
          <w:lang w:bidi="hi-IN"/>
        </w:rPr>
        <w:t xml:space="preserve">Individuals are characterized by their genotype in two specific bi-allelic loci -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proofErr w:type="spellStart"/>
      <w:r w:rsidRPr="00BA2B02">
        <w:rPr>
          <w:i/>
          <w:iCs/>
          <w:lang w:bidi="hi-IN"/>
        </w:rPr>
        <w:t>aB</w:t>
      </w:r>
      <w:proofErr w:type="spellEnd"/>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sidR="0074207B">
        <w:rPr>
          <w:lang w:bidi="hi-IN"/>
        </w:rPr>
        <w:t>carry</w:t>
      </w:r>
      <w:r w:rsidRPr="00BA2B02">
        <w:rPr>
          <w:lang w:bidi="hi-IN"/>
        </w:rPr>
        <w:t xml:space="preserve"> in the rest of t</w:t>
      </w:r>
      <w:r w:rsidRPr="007169AD">
        <w:rPr>
          <w:lang w:bidi="hi-IN"/>
        </w:rPr>
        <w:t>he non-specific loci</w:t>
      </w:r>
      <w:r w:rsidR="001A2C51" w:rsidRPr="007169AD">
        <w:rPr>
          <w:lang w:bidi="hi-IN"/>
        </w:rPr>
        <w:t xml:space="preserve">. For example, </w:t>
      </w:r>
      <w:proofErr w:type="spellStart"/>
      <w:r w:rsidR="001A2C51" w:rsidRPr="007169AD">
        <w:rPr>
          <w:i/>
          <w:iCs/>
          <w:lang w:bidi="hi-IN"/>
        </w:rPr>
        <w:t>aB</w:t>
      </w:r>
      <w:proofErr w:type="spellEnd"/>
      <w:r w:rsidR="001A2C51" w:rsidRPr="007169AD">
        <w:rPr>
          <w:i/>
          <w:iCs/>
          <w:lang w:bidi="hi-IN"/>
        </w:rPr>
        <w:t>/3</w:t>
      </w:r>
      <w:r w:rsidR="001A2C51" w:rsidRPr="007169AD">
        <w:rPr>
          <w:lang w:bidi="hi-IN"/>
        </w:rPr>
        <w:t xml:space="preserve"> is the </w:t>
      </w:r>
      <w:proofErr w:type="spellStart"/>
      <w:r w:rsidR="001A2C51" w:rsidRPr="007169AD">
        <w:rPr>
          <w:i/>
          <w:iCs/>
          <w:lang w:bidi="hi-IN"/>
        </w:rPr>
        <w:t>aB</w:t>
      </w:r>
      <w:proofErr w:type="spellEnd"/>
      <w:r w:rsidR="001A2C51" w:rsidRPr="007169AD">
        <w:rPr>
          <w:lang w:bidi="hi-IN"/>
        </w:rPr>
        <w:t xml:space="preserve"> genotype with additional three mutations in non-specific loci</w:t>
      </w:r>
      <w:r w:rsidRPr="007169AD">
        <w:rPr>
          <w:lang w:bidi="hi-IN"/>
        </w:rPr>
        <w:t xml:space="preserve">. </w:t>
      </w:r>
    </w:p>
    <w:p w:rsidR="000D3F08" w:rsidRPr="00BA2B02" w:rsidRDefault="000D3F08" w:rsidP="0074207B">
      <w:pPr>
        <w:spacing w:line="480" w:lineRule="auto"/>
        <w:rPr>
          <w:lang w:bidi="hi-IN"/>
        </w:rPr>
      </w:pPr>
      <w:r w:rsidRPr="007169AD">
        <w:rPr>
          <w:lang w:bidi="hi-IN"/>
        </w:rPr>
        <w:t>We consider adaptation to a new environment.</w:t>
      </w:r>
      <w:r w:rsidR="00BA2B02" w:rsidRPr="007169AD">
        <w:rPr>
          <w:lang w:bidi="hi-IN"/>
        </w:rPr>
        <w:t xml:space="preserve"> </w:t>
      </w:r>
      <w:r w:rsidR="00466C39" w:rsidRPr="007169AD">
        <w:rPr>
          <w:lang w:bidi="hi-IN"/>
        </w:rPr>
        <w:t>T</w:t>
      </w:r>
      <w:r w:rsidR="001A2C51" w:rsidRPr="007169AD">
        <w:rPr>
          <w:lang w:bidi="hi-IN"/>
        </w:rPr>
        <w:t xml:space="preserve">he fitness of the wildtype </w:t>
      </w:r>
      <w:r w:rsidR="001A2C51" w:rsidRPr="007169AD">
        <w:rPr>
          <w:i/>
          <w:iCs/>
          <w:lang w:bidi="hi-IN"/>
        </w:rPr>
        <w:t xml:space="preserve">ab/0 </w:t>
      </w:r>
      <w:r w:rsidR="001A2C51" w:rsidRPr="007169AD">
        <w:rPr>
          <w:lang w:bidi="hi-IN"/>
        </w:rPr>
        <w:t>is 1</w:t>
      </w:r>
      <w:r w:rsidR="00461972" w:rsidRPr="007169AD">
        <w:rPr>
          <w:lang w:bidi="hi-IN"/>
        </w:rPr>
        <w:t xml:space="preserve">, </w:t>
      </w:r>
      <w:r w:rsidR="00BA37A0" w:rsidRPr="007169AD">
        <w:rPr>
          <w:lang w:bidi="hi-IN"/>
        </w:rPr>
        <w:t xml:space="preserve">the fitness </w:t>
      </w:r>
      <w:r w:rsidR="00461972" w:rsidRPr="007169AD">
        <w:rPr>
          <w:lang w:bidi="hi-IN"/>
        </w:rPr>
        <w:t xml:space="preserve">of </w:t>
      </w:r>
      <w:r w:rsidR="00BA2B02" w:rsidRPr="007169AD">
        <w:rPr>
          <w:lang w:bidi="hi-IN"/>
        </w:rPr>
        <w:t xml:space="preserve">the single mutants </w:t>
      </w:r>
      <w:r w:rsidR="00461972" w:rsidRPr="007169AD">
        <w:rPr>
          <w:i/>
          <w:iCs/>
          <w:lang w:bidi="hi-IN"/>
        </w:rPr>
        <w:t>Ab</w:t>
      </w:r>
      <w:r w:rsidR="00461972" w:rsidRPr="007169AD">
        <w:rPr>
          <w:lang w:bidi="hi-IN"/>
        </w:rPr>
        <w:t xml:space="preserve">/0 and </w:t>
      </w:r>
      <w:proofErr w:type="spellStart"/>
      <w:r w:rsidR="00461972" w:rsidRPr="007169AD">
        <w:rPr>
          <w:i/>
          <w:iCs/>
          <w:lang w:bidi="hi-IN"/>
        </w:rPr>
        <w:t>aB</w:t>
      </w:r>
      <w:proofErr w:type="spellEnd"/>
      <w:r w:rsidR="00461972" w:rsidRPr="007169AD">
        <w:rPr>
          <w:lang w:bidi="hi-IN"/>
        </w:rPr>
        <w:t>/0 is 1-</w:t>
      </w:r>
      <w:r w:rsidR="00461972" w:rsidRPr="007169AD">
        <w:rPr>
          <w:i/>
          <w:iCs/>
          <w:lang w:bidi="hi-IN"/>
        </w:rPr>
        <w:t>s</w:t>
      </w:r>
      <w:r w:rsidR="00461972" w:rsidRPr="007169AD">
        <w:rPr>
          <w:lang w:bidi="hi-IN"/>
        </w:rPr>
        <w:t xml:space="preserve">, </w:t>
      </w:r>
      <w:r w:rsidR="00BA2B02" w:rsidRPr="007169AD">
        <w:rPr>
          <w:lang w:bidi="hi-IN"/>
        </w:rPr>
        <w:t xml:space="preserve">and </w:t>
      </w:r>
      <w:r w:rsidR="00461972" w:rsidRPr="007169AD">
        <w:t xml:space="preserve">the double mutant </w:t>
      </w:r>
      <w:r w:rsidR="00461972" w:rsidRPr="007169AD">
        <w:rPr>
          <w:i/>
          <w:iCs/>
        </w:rPr>
        <w:t>AB</w:t>
      </w:r>
      <w:r w:rsidR="00BA2B02" w:rsidRPr="007169AD">
        <w:rPr>
          <w:i/>
          <w:iCs/>
        </w:rPr>
        <w:t>/0</w:t>
      </w:r>
      <w:r w:rsidR="00BA37A0" w:rsidRPr="007169AD">
        <w:t xml:space="preserve"> </w:t>
      </w:r>
      <w:r w:rsidR="00461972" w:rsidRPr="007169AD">
        <w:t>has the highest fitness 1+</w:t>
      </w:r>
      <w:r w:rsidR="00461972" w:rsidRPr="007169AD">
        <w:rPr>
          <w:i/>
          <w:iCs/>
        </w:rPr>
        <w:t>sH</w:t>
      </w:r>
      <w:r w:rsidR="00BA2B02" w:rsidRPr="007169AD">
        <w:t xml:space="preserve">, where </w:t>
      </w:r>
      <w:r w:rsidR="00BA2B02" w:rsidRPr="007169AD">
        <w:rPr>
          <w:i/>
          <w:iCs/>
        </w:rPr>
        <w:t>s</w:t>
      </w:r>
      <w:r w:rsidR="00BA2B02" w:rsidRPr="007169AD">
        <w:t xml:space="preserve"> is the selection coefficient and </w:t>
      </w:r>
      <w:r w:rsidR="00BA2B02" w:rsidRPr="007169AD">
        <w:rPr>
          <w:i/>
          <w:iCs/>
        </w:rPr>
        <w:t>H</w:t>
      </w:r>
      <w:r w:rsidR="00BA2B02" w:rsidRPr="007169AD">
        <w:t xml:space="preserve"> is the relative advantage of the double mutant</w:t>
      </w:r>
      <w:r w:rsidR="001A2C51" w:rsidRPr="007169AD">
        <w:rPr>
          <w:lang w:bidi="hi-IN"/>
        </w:rPr>
        <w:t xml:space="preserve">. </w:t>
      </w:r>
      <w:r w:rsidRPr="007169AD">
        <w:t>This is the simplest case of a "rugged fitness landscape"</w:t>
      </w:r>
      <w:r w:rsidR="0074207B" w:rsidRPr="007169AD">
        <w:t xml:space="preserve"> - </w:t>
      </w:r>
      <w:r w:rsidRPr="007169AD">
        <w:t xml:space="preserve">the single mutants </w:t>
      </w:r>
      <w:r w:rsidRPr="007169AD">
        <w:rPr>
          <w:i/>
          <w:iCs/>
        </w:rPr>
        <w:t>Ab</w:t>
      </w:r>
      <w:r w:rsidRPr="007169AD">
        <w:t xml:space="preserve"> and </w:t>
      </w:r>
      <w:proofErr w:type="spellStart"/>
      <w:r w:rsidRPr="007169AD">
        <w:rPr>
          <w:i/>
          <w:iCs/>
        </w:rPr>
        <w:t>aB</w:t>
      </w:r>
      <w:proofErr w:type="spellEnd"/>
      <w:r w:rsidRPr="007169AD">
        <w:t xml:space="preserve"> are fitness "valleys" between the local and global fitness peaks </w:t>
      </w:r>
      <w:r w:rsidRPr="007169AD">
        <w:rPr>
          <w:i/>
          <w:iCs/>
        </w:rPr>
        <w:t>ab</w:t>
      </w:r>
      <w:r w:rsidR="00BA2B02" w:rsidRPr="007169AD">
        <w:t>/0</w:t>
      </w:r>
      <w:r w:rsidRPr="007169AD">
        <w:t xml:space="preserve"> and </w:t>
      </w:r>
      <w:r w:rsidRPr="007169AD">
        <w:rPr>
          <w:i/>
          <w:iCs/>
        </w:rPr>
        <w:t>AB</w:t>
      </w:r>
      <w:r w:rsidR="00BA2B02" w:rsidRPr="007169AD">
        <w:rPr>
          <w:i/>
          <w:iCs/>
        </w:rPr>
        <w:t>/0</w:t>
      </w:r>
      <w:r w:rsidR="00461972" w:rsidRPr="007169AD">
        <w:rPr>
          <w:lang w:bidi="hi-IN"/>
        </w:rPr>
        <w:t xml:space="preserve">. </w:t>
      </w:r>
      <w:r w:rsidR="001A2C51" w:rsidRPr="007169AD">
        <w:rPr>
          <w:lang w:bidi="hi-IN"/>
        </w:rPr>
        <w:t xml:space="preserve">Each deleterious mutation </w:t>
      </w:r>
      <w:r w:rsidR="00BA2B02" w:rsidRPr="007169AD">
        <w:rPr>
          <w:lang w:bidi="hi-IN"/>
        </w:rPr>
        <w:t xml:space="preserve">in </w:t>
      </w:r>
      <w:r w:rsidR="003B734A" w:rsidRPr="007169AD">
        <w:rPr>
          <w:lang w:bidi="hi-IN"/>
        </w:rPr>
        <w:t>the non-specific loci</w:t>
      </w:r>
      <w:r w:rsidR="00461972" w:rsidRPr="007169AD">
        <w:rPr>
          <w:lang w:bidi="hi-IN"/>
        </w:rPr>
        <w:t xml:space="preserve"> </w:t>
      </w:r>
      <w:r w:rsidR="001A2C51" w:rsidRPr="007169AD">
        <w:rPr>
          <w:lang w:bidi="hi-IN"/>
        </w:rPr>
        <w:t>independently</w:t>
      </w:r>
      <w:r w:rsidR="00304F72" w:rsidRPr="007169AD">
        <w:rPr>
          <w:lang w:bidi="hi-IN"/>
        </w:rPr>
        <w:t xml:space="preserve"> (multiplicatively)</w:t>
      </w:r>
      <w:r w:rsidR="001A2C51" w:rsidRPr="007169AD">
        <w:rPr>
          <w:lang w:bidi="hi-IN"/>
        </w:rPr>
        <w:t xml:space="preserve"> </w:t>
      </w:r>
      <w:r w:rsidR="001A2C51" w:rsidRPr="007169AD">
        <w:t>reduces</w:t>
      </w:r>
      <w:r w:rsidR="00976DCD" w:rsidRPr="007169AD">
        <w:t xml:space="preserve"> the fitness of the individual by 1-</w:t>
      </w:r>
      <w:r w:rsidR="00976DCD" w:rsidRPr="007169AD">
        <w:rPr>
          <w:i/>
          <w:iCs/>
        </w:rPr>
        <w:t>s</w:t>
      </w:r>
      <w:r w:rsidR="00976DCD" w:rsidRPr="007169AD">
        <w:t xml:space="preserve">. </w:t>
      </w:r>
      <w:r w:rsidRPr="007169AD">
        <w:rPr>
          <w:lang w:bidi="hi-IN"/>
        </w:rPr>
        <w:t xml:space="preserve">We assume that mutations occur in the specific loci with probability </w:t>
      </w:r>
      <w:r w:rsidRPr="007169AD">
        <w:rPr>
          <w:rFonts w:ascii="Times New Roman" w:hAnsi="Times New Roman"/>
          <w:i/>
          <w:iCs/>
        </w:rPr>
        <w:t>µ</w:t>
      </w:r>
      <w:r w:rsidRPr="007169AD">
        <w:rPr>
          <w:lang w:bidi="hi-IN"/>
        </w:rPr>
        <w:t>. In the rest</w:t>
      </w:r>
      <w:r w:rsidRPr="00BA2B02">
        <w:rPr>
          <w:lang w:bidi="hi-IN"/>
        </w:rPr>
        <w:t xml:space="preserve"> of the genome, the number of new mutations per genome per replication is Poisson distributed with an average </w:t>
      </w:r>
      <w:r w:rsidRPr="00BA2B02">
        <w:rPr>
          <w:i/>
          <w:iCs/>
          <w:lang w:bidi="hi-IN"/>
        </w:rPr>
        <w:t>U</w:t>
      </w:r>
      <w:r w:rsidRPr="00BA2B02">
        <w:rPr>
          <w:lang w:bidi="hi-IN"/>
        </w:rPr>
        <w:t xml:space="preserve">. </w:t>
      </w:r>
      <w:r w:rsidR="00BA2B02" w:rsidRPr="00BA2B02">
        <w:rPr>
          <w:lang w:bidi="hi-IN"/>
        </w:rPr>
        <w:t xml:space="preserve">We neglect </w:t>
      </w:r>
      <w:r w:rsidR="00BA2B02" w:rsidRPr="00BA2B02">
        <w:t>back</w:t>
      </w:r>
      <w:r w:rsidRPr="00BA2B02">
        <w:t>-mutations.</w:t>
      </w:r>
    </w:p>
    <w:p w:rsidR="00DD7F71" w:rsidRPr="00BA2B02" w:rsidRDefault="00BC0709" w:rsidP="000D3F08">
      <w:pPr>
        <w:spacing w:line="480" w:lineRule="auto"/>
        <w:rPr>
          <w:lang w:bidi="hi-IN"/>
        </w:rPr>
      </w:pPr>
      <w:r w:rsidRPr="00BA2B02">
        <w:t>We use this framework to study the rate at which a population shifts from the local peak to the global one</w:t>
      </w:r>
      <w:r w:rsidR="00304F72" w:rsidRPr="00BA2B02">
        <w:t xml:space="preserve"> (</w:t>
      </w:r>
      <w:r w:rsidR="00AB4359" w:rsidRPr="00BA2B02">
        <w:fldChar w:fldCharType="begin"/>
      </w:r>
      <w:r w:rsidR="00AB4359" w:rsidRPr="00BA2B02">
        <w:instrText xml:space="preserve"> REF _Ref354316371 \h  \* MERGEFORMAT </w:instrText>
      </w:r>
      <w:r w:rsidR="00AB4359" w:rsidRPr="00BA2B02">
        <w:fldChar w:fldCharType="separate"/>
      </w:r>
      <w:r w:rsidR="00815DEF" w:rsidRPr="00BA2B02">
        <w:t>Figure 1</w:t>
      </w:r>
      <w:r w:rsidR="00AB4359" w:rsidRPr="00BA2B02">
        <w:fldChar w:fldCharType="end"/>
      </w:r>
      <w:r w:rsidR="00304F72" w:rsidRPr="00BA2B02">
        <w:rPr>
          <w:lang w:bidi="hi-IN"/>
        </w:rPr>
        <w:t>)</w:t>
      </w:r>
      <w:r w:rsidR="00DD7F71" w:rsidRPr="00BA2B02">
        <w:rPr>
          <w:lang w:bidi="hi-IN"/>
        </w:rPr>
        <w:t>.</w:t>
      </w:r>
      <w:r w:rsidR="009C438B" w:rsidRPr="00BA2B02">
        <w:rPr>
          <w:lang w:bidi="hi-IN"/>
        </w:rPr>
        <w:t xml:space="preserve"> </w:t>
      </w:r>
    </w:p>
    <w:p w:rsidR="001D4AFA" w:rsidRPr="00BA2B02" w:rsidRDefault="00401E4A" w:rsidP="00020A87">
      <w:pPr>
        <w:spacing w:line="480" w:lineRule="auto"/>
        <w:rPr>
          <w:lang w:bidi="hi-IN"/>
        </w:rPr>
      </w:pPr>
      <w:r w:rsidRPr="00BA2B02">
        <w:rPr>
          <w:lang w:bidi="hi-IN"/>
        </w:rPr>
        <w:lastRenderedPageBreak/>
        <w:t xml:space="preserve">We consider three </w:t>
      </w:r>
      <w:r w:rsidRPr="00BA2B02">
        <w:t>m</w:t>
      </w:r>
      <w:r w:rsidR="00101FCD" w:rsidRPr="00BA2B02">
        <w:t>utational strategies</w:t>
      </w:r>
      <w:r w:rsidRPr="00BA2B02">
        <w:rPr>
          <w:lang w:bidi="hi-IN"/>
        </w:rPr>
        <w:t>:</w:t>
      </w:r>
      <w:r w:rsidR="00101FCD" w:rsidRPr="00BA2B02">
        <w:rPr>
          <w:lang w:bidi="hi-IN"/>
        </w:rPr>
        <w:t xml:space="preserve"> normal mutagenesis (NM)</w:t>
      </w:r>
      <w:r w:rsidR="009E654C" w:rsidRPr="00BA2B02">
        <w:t>,</w:t>
      </w:r>
      <w:r w:rsidR="00101FCD" w:rsidRPr="00BA2B02">
        <w:t xml:space="preserve"> where there is no increase in mutation rates; constitutive mutagenesis (CM)</w:t>
      </w:r>
      <w:r w:rsidR="009E654C" w:rsidRPr="00BA2B02">
        <w:t>,</w:t>
      </w:r>
      <w:r w:rsidR="00101FCD" w:rsidRPr="00BA2B02">
        <w:t xml:space="preserve"> where all individuals </w:t>
      </w:r>
      <w:r w:rsidR="00083C4D" w:rsidRPr="00BA2B02">
        <w:t xml:space="preserve">always </w:t>
      </w:r>
      <w:r w:rsidR="00101FCD" w:rsidRPr="00BA2B02">
        <w:t xml:space="preserve">increase their mutation rate by </w:t>
      </w:r>
      <w:r w:rsidR="00FC62DB" w:rsidRPr="00BA2B02">
        <w:rPr>
          <w:i/>
          <w:iCs/>
        </w:rPr>
        <w:t>τ</w:t>
      </w:r>
      <w:r w:rsidR="00683120" w:rsidRPr="00BA2B02">
        <w:t>,</w:t>
      </w:r>
      <w:r w:rsidR="00683120" w:rsidRPr="00BA2B02">
        <w:rPr>
          <w:i/>
          <w:iCs/>
        </w:rPr>
        <w:t xml:space="preserve"> </w:t>
      </w:r>
      <w:r w:rsidR="00683120" w:rsidRPr="00BA2B02">
        <w:t>the mutation rate fold increase</w:t>
      </w:r>
      <w:r w:rsidR="00101FCD" w:rsidRPr="00BA2B02">
        <w:t>; and stress-induced mutagenesis (SIM)</w:t>
      </w:r>
      <w:r w:rsidR="009E654C" w:rsidRPr="00BA2B02">
        <w:t>,</w:t>
      </w:r>
      <w:r w:rsidR="00101FCD" w:rsidRPr="00BA2B02">
        <w:t xml:space="preserve"> where only </w:t>
      </w:r>
      <w:r w:rsidRPr="00BA2B02">
        <w:t xml:space="preserve">stressed or maladapted </w:t>
      </w:r>
      <w:r w:rsidR="00101FCD" w:rsidRPr="00BA2B02">
        <w:t xml:space="preserve">individuals increase their mutation rate by </w:t>
      </w:r>
      <w:r w:rsidR="00101FCD" w:rsidRPr="00BA2B02">
        <w:rPr>
          <w:i/>
          <w:iCs/>
        </w:rPr>
        <w:t>τ</w:t>
      </w:r>
      <w:r w:rsidR="00101FCD" w:rsidRPr="00BA2B02">
        <w:t>.</w:t>
      </w:r>
      <w:r w:rsidR="00DD7F71" w:rsidRPr="00BA2B02">
        <w:t xml:space="preserve"> </w:t>
      </w:r>
      <w:r w:rsidR="00083C4D" w:rsidRPr="00BA2B02">
        <w:t>Individuals are</w:t>
      </w:r>
      <w:r w:rsidR="00E0054D" w:rsidRPr="00BA2B02">
        <w:t xml:space="preserve"> considered</w:t>
      </w:r>
      <w:r w:rsidR="00083C4D" w:rsidRPr="00BA2B02">
        <w:t xml:space="preserve"> </w:t>
      </w:r>
      <w:r w:rsidR="00E0054D" w:rsidRPr="00BA2B02">
        <w:t xml:space="preserve">stressed </w:t>
      </w:r>
      <w:r w:rsidR="00083C4D" w:rsidRPr="00BA2B02">
        <w:t xml:space="preserve">if their fitness is below a </w:t>
      </w:r>
      <w:r w:rsidR="00E0054D" w:rsidRPr="00BA2B02">
        <w:t xml:space="preserve">specific </w:t>
      </w:r>
      <w:r w:rsidR="00083C4D" w:rsidRPr="00BA2B02">
        <w:t>threshold, so stress can be caused by a deleterious mutation (</w:t>
      </w:r>
      <w:r w:rsidR="00E0054D" w:rsidRPr="00BA2B02">
        <w:t>either</w:t>
      </w:r>
      <w:r w:rsidR="00083C4D" w:rsidRPr="00BA2B02">
        <w:t xml:space="preserve"> in the specific </w:t>
      </w:r>
      <w:r w:rsidR="00083C4D" w:rsidRPr="00BA2B02">
        <w:rPr>
          <w:i/>
          <w:iCs/>
        </w:rPr>
        <w:t>A/a</w:t>
      </w:r>
      <w:r w:rsidR="00083C4D" w:rsidRPr="00BA2B02">
        <w:t xml:space="preserve"> and </w:t>
      </w:r>
      <w:r w:rsidR="00083C4D" w:rsidRPr="00BA2B02">
        <w:rPr>
          <w:i/>
          <w:iCs/>
        </w:rPr>
        <w:t>B/b</w:t>
      </w:r>
      <w:r w:rsidR="00083C4D" w:rsidRPr="00BA2B02">
        <w:t xml:space="preserve"> loci and </w:t>
      </w:r>
      <w:r w:rsidR="00E0054D" w:rsidRPr="00BA2B02">
        <w:t>or in</w:t>
      </w:r>
      <w:r w:rsidR="00083C4D" w:rsidRPr="00BA2B02">
        <w:t xml:space="preserve"> non-specific loci</w:t>
      </w:r>
      <w:r w:rsidR="00083C4D" w:rsidRPr="00020A87">
        <w:t>)</w:t>
      </w:r>
      <w:r w:rsidR="00083C4D" w:rsidRPr="00BA2B02">
        <w:rPr>
          <w:lang w:bidi="hi-IN"/>
        </w:rPr>
        <w:t>.</w:t>
      </w:r>
      <w:r w:rsidR="00950641" w:rsidRPr="00BA2B02">
        <w:rPr>
          <w:lang w:bidi="hi-IN"/>
        </w:rPr>
        <w:t xml:space="preserve"> Our main analysis</w:t>
      </w:r>
      <w:r w:rsidR="005F2C16" w:rsidRPr="00BA2B02">
        <w:rPr>
          <w:lang w:bidi="hi-IN"/>
        </w:rPr>
        <w:t xml:space="preserve"> assumes t</w:t>
      </w:r>
      <w:r w:rsidR="001D4AFA" w:rsidRPr="00BA2B02">
        <w:rPr>
          <w:lang w:bidi="hi-IN"/>
        </w:rPr>
        <w:t xml:space="preserve">hat </w:t>
      </w:r>
      <w:r w:rsidR="005F2C16" w:rsidRPr="00BA2B02">
        <w:rPr>
          <w:lang w:bidi="hi-IN"/>
        </w:rPr>
        <w:t xml:space="preserve">with SIM </w:t>
      </w:r>
      <w:r w:rsidR="001D4AFA" w:rsidRPr="00BA2B02">
        <w:rPr>
          <w:lang w:bidi="hi-IN"/>
        </w:rPr>
        <w:t xml:space="preserve">the mutation rate </w:t>
      </w:r>
      <w:r w:rsidR="005F2C16" w:rsidRPr="00BA2B02">
        <w:rPr>
          <w:lang w:bidi="hi-IN"/>
        </w:rPr>
        <w:t xml:space="preserve">of an individual with </w:t>
      </w:r>
      <w:r w:rsidR="001D4AFA" w:rsidRPr="00BA2B02">
        <w:rPr>
          <w:lang w:bidi="hi-IN"/>
        </w:rPr>
        <w:t xml:space="preserve">fitness </w:t>
      </w:r>
      <w:r w:rsidR="001D4AFA" w:rsidRPr="00BA2B02">
        <w:rPr>
          <w:i/>
          <w:iCs/>
        </w:rPr>
        <w:t>ω</w:t>
      </w:r>
      <w:r w:rsidR="001D4AFA" w:rsidRPr="00BA2B02">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6D1AF4" w:rsidRPr="00BA2B02" w:rsidTr="004D568B">
        <w:tc>
          <w:tcPr>
            <w:tcW w:w="4500" w:type="pct"/>
            <w:vAlign w:val="center"/>
          </w:tcPr>
          <w:p w:rsidR="006D1AF4" w:rsidRPr="00BA2B02" w:rsidRDefault="006D1AF4" w:rsidP="00E9784D">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6D1AF4" w:rsidRPr="00BA2B02" w:rsidRDefault="006D1AF4" w:rsidP="00E9784D">
            <w:pPr>
              <w:spacing w:line="480" w:lineRule="auto"/>
            </w:pPr>
            <w:bookmarkStart w:id="1" w:name="_Ref374443384"/>
            <w:bookmarkStart w:id="2" w:name="_Ref374460264"/>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1</w:t>
            </w:r>
            <w:r w:rsidR="00AB4359" w:rsidRPr="00BA2B02">
              <w:rPr>
                <w:noProof/>
              </w:rPr>
              <w:fldChar w:fldCharType="end"/>
            </w:r>
            <w:bookmarkEnd w:id="1"/>
            <w:r w:rsidRPr="00BA2B02">
              <w:t>)</w:t>
            </w:r>
            <w:bookmarkEnd w:id="2"/>
          </w:p>
        </w:tc>
      </w:tr>
    </w:tbl>
    <w:p w:rsidR="00101FCD" w:rsidRDefault="00254610" w:rsidP="00C47F28">
      <w:pPr>
        <w:spacing w:line="480" w:lineRule="auto"/>
        <w:rPr>
          <w:lang w:bidi="hi-IN"/>
        </w:rPr>
      </w:pPr>
      <w:r w:rsidRPr="00BA2B02">
        <w:rPr>
          <w:lang w:bidi="hi-IN"/>
        </w:rPr>
        <w:t xml:space="preserve">This emulates a scenario in which an environmental change – for example, </w:t>
      </w:r>
      <w:r w:rsidR="006B3A9D" w:rsidRPr="00BA2B02">
        <w:rPr>
          <w:lang w:bidi="hi-IN"/>
        </w:rPr>
        <w:t>appearance of a</w:t>
      </w:r>
      <w:r w:rsidRPr="00BA2B02">
        <w:rPr>
          <w:lang w:bidi="hi-IN"/>
        </w:rPr>
        <w:t xml:space="preserve"> new </w:t>
      </w:r>
      <w:r w:rsidR="00AD30BD" w:rsidRPr="00BA2B02">
        <w:rPr>
          <w:lang w:bidi="hi-IN"/>
        </w:rPr>
        <w:t>ecological niche o</w:t>
      </w:r>
      <w:r w:rsidR="00AD30BD" w:rsidRPr="007169AD">
        <w:rPr>
          <w:lang w:bidi="hi-IN"/>
        </w:rPr>
        <w:t>r a new carbon</w:t>
      </w:r>
      <w:r w:rsidRPr="007169AD">
        <w:rPr>
          <w:lang w:bidi="hi-IN"/>
        </w:rPr>
        <w:t xml:space="preserve"> source – provides an opportunity for adaptation </w:t>
      </w:r>
      <w:r w:rsidR="008410A2" w:rsidRPr="007169AD">
        <w:rPr>
          <w:lang w:bidi="hi-IN"/>
        </w:rPr>
        <w:t>without</w:t>
      </w:r>
      <w:r w:rsidRPr="007169AD">
        <w:rPr>
          <w:lang w:bidi="hi-IN"/>
        </w:rPr>
        <w:t xml:space="preserve"> affecting the fitness of the current</w:t>
      </w:r>
      <w:r w:rsidR="0074207B" w:rsidRPr="007169AD">
        <w:rPr>
          <w:lang w:bidi="hi-IN"/>
        </w:rPr>
        <w:t xml:space="preserve"> wildtype</w:t>
      </w:r>
      <w:r w:rsidRPr="007169AD">
        <w:rPr>
          <w:lang w:bidi="hi-IN"/>
        </w:rPr>
        <w:t xml:space="preserve"> population. </w:t>
      </w:r>
      <w:r w:rsidR="00950641" w:rsidRPr="007169AD">
        <w:rPr>
          <w:lang w:bidi="hi-IN"/>
        </w:rPr>
        <w:t xml:space="preserve">We also study a different </w:t>
      </w:r>
      <w:r w:rsidR="005F2C16" w:rsidRPr="007169AD">
        <w:rPr>
          <w:lang w:bidi="hi-IN"/>
        </w:rPr>
        <w:t>scenario</w:t>
      </w:r>
      <w:r w:rsidR="001975FE" w:rsidRPr="007169AD">
        <w:rPr>
          <w:lang w:bidi="hi-IN"/>
        </w:rPr>
        <w:t xml:space="preserve"> in which the environmental change reduces the absolute fitness of the current population</w:t>
      </w:r>
      <w:r w:rsidR="0074207B" w:rsidRPr="007169AD">
        <w:rPr>
          <w:lang w:bidi="hi-IN"/>
        </w:rPr>
        <w:t xml:space="preserve">, </w:t>
      </w:r>
      <w:r w:rsidR="000D3F08" w:rsidRPr="007169AD">
        <w:rPr>
          <w:lang w:bidi="hi-IN"/>
        </w:rPr>
        <w:t xml:space="preserve">so that </w:t>
      </w:r>
      <w:r w:rsidR="00BA2B02" w:rsidRPr="007169AD">
        <w:rPr>
          <w:lang w:bidi="hi-IN"/>
        </w:rPr>
        <w:t xml:space="preserve">individuals </w:t>
      </w:r>
      <w:r w:rsidR="000D3F08" w:rsidRPr="007169AD">
        <w:rPr>
          <w:lang w:bidi="hi-IN"/>
        </w:rPr>
        <w:t xml:space="preserve">carrying one or more deleterious alleles </w:t>
      </w:r>
      <w:r w:rsidR="0074207B" w:rsidRPr="007169AD">
        <w:rPr>
          <w:lang w:bidi="hi-IN"/>
        </w:rPr>
        <w:t xml:space="preserve">in </w:t>
      </w:r>
      <w:r w:rsidR="000D3F08" w:rsidRPr="007169AD">
        <w:rPr>
          <w:lang w:bidi="hi-IN"/>
        </w:rPr>
        <w:t xml:space="preserve">any </w:t>
      </w:r>
      <w:r w:rsidR="0074207B" w:rsidRPr="007169AD">
        <w:rPr>
          <w:lang w:bidi="hi-IN"/>
        </w:rPr>
        <w:t>loci</w:t>
      </w:r>
      <w:r w:rsidR="000D3F08" w:rsidRPr="007169AD">
        <w:rPr>
          <w:lang w:bidi="hi-IN"/>
        </w:rPr>
        <w:t xml:space="preserve"> </w:t>
      </w:r>
      <w:r w:rsidR="00BA2B02" w:rsidRPr="007169AD">
        <w:rPr>
          <w:lang w:bidi="hi-IN"/>
        </w:rPr>
        <w:t xml:space="preserve">are </w:t>
      </w:r>
      <w:r w:rsidR="0074207B" w:rsidRPr="007169AD">
        <w:rPr>
          <w:lang w:bidi="hi-IN"/>
        </w:rPr>
        <w:t>stressed</w:t>
      </w:r>
      <w:r w:rsidR="000D3F08" w:rsidRPr="007169AD">
        <w:rPr>
          <w:lang w:bidi="hi-IN"/>
        </w:rPr>
        <w:t xml:space="preserve"> </w:t>
      </w:r>
      <w:r w:rsidR="00950641" w:rsidRPr="007169AD">
        <w:rPr>
          <w:lang w:bidi="hi-IN"/>
        </w:rPr>
        <w:t>– see</w:t>
      </w:r>
      <w:r w:rsidR="00950641" w:rsidRPr="00BA2B02">
        <w:rPr>
          <w:lang w:bidi="hi-IN"/>
        </w:rPr>
        <w:t xml:space="preserve"> section</w:t>
      </w:r>
      <w:r w:rsidR="00C47F28">
        <w:t xml:space="preserve"> 3.3.</w:t>
      </w:r>
    </w:p>
    <w:p w:rsidR="00A96D14" w:rsidRDefault="00A4786F" w:rsidP="0098051F">
      <w:pPr>
        <w:spacing w:line="480" w:lineRule="auto"/>
      </w:pPr>
      <w:r>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FA5079">
      <w:pPr>
        <w:spacing w:line="480" w:lineRule="auto"/>
      </w:pPr>
      <w:r>
        <w:lastRenderedPageBreak/>
        <w:t xml:space="preserve">We </w:t>
      </w:r>
      <w:r w:rsidR="002F4E2F">
        <w:t>analyze</w:t>
      </w:r>
      <w:r w:rsidR="00AC2BE1">
        <w:t>d</w:t>
      </w:r>
      <w:r w:rsidR="002F4E2F">
        <w:t xml:space="preserve"> this model with two methods</w:t>
      </w:r>
      <w:r>
        <w:t>. The first is analytic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 xml:space="preserve">(ii) the number of deleterious mutations per individual </w:t>
      </w:r>
      <w:r w:rsidR="00FA5079">
        <w:t>is init</w:t>
      </w:r>
      <w:r w:rsidR="008A73E2">
        <w:t xml:space="preserve">ially at a mutation-selection balance (MSB) and </w:t>
      </w:r>
      <w:r>
        <w:t>is Poisson distributed</w:t>
      </w:r>
      <w:r w:rsidR="00F0097B">
        <w:t xml:space="preserve"> with mean </w:t>
      </w:r>
      <w:r w:rsidR="00F0097B" w:rsidRPr="00527A49">
        <w:rPr>
          <w:i/>
          <w:iCs/>
        </w:rPr>
        <w:t>U/s</w:t>
      </w:r>
      <w:r w:rsidR="008752E9">
        <w:t xml:space="preserve"> </w:t>
      </w:r>
      <w:r w:rsidR="00AB4359">
        <w:fldChar w:fldCharType="begin" w:fldLock="1"/>
      </w:r>
      <w:r w:rsidR="002E3785">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AB4359">
        <w:fldChar w:fldCharType="separate"/>
      </w:r>
      <w:r w:rsidR="008752E9" w:rsidRPr="00CD660F">
        <w:rPr>
          <w:noProof/>
        </w:rPr>
        <w:t>(Haigh 1978)</w:t>
      </w:r>
      <w:r w:rsidR="00AB435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BA2B02" w:rsidRDefault="000D56CE" w:rsidP="00FA5079">
      <w:pPr>
        <w:spacing w:line="480" w:lineRule="auto"/>
      </w:pPr>
      <w:r>
        <w:t xml:space="preserve">The second </w:t>
      </w:r>
      <w:r w:rsidR="00CA58CA">
        <w:t xml:space="preserve">method </w:t>
      </w:r>
      <w:r>
        <w:t xml:space="preserve">is a stochastic Wright-Fisher simulation with selection, mutation and </w:t>
      </w:r>
      <w:r w:rsidR="00FA5079">
        <w:t xml:space="preserve">genetic </w:t>
      </w:r>
      <w:r>
        <w:t>drift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527A49">
        <w:t>B</w:t>
      </w:r>
      <w:r>
        <w:t>), in which we: (</w:t>
      </w:r>
      <w:proofErr w:type="spellStart"/>
      <w:r>
        <w:t>i</w:t>
      </w:r>
      <w:proofErr w:type="spellEnd"/>
      <w:r>
        <w:t xml:space="preserve">) </w:t>
      </w:r>
      <w:r w:rsidR="00527A49">
        <w:t>allow</w:t>
      </w:r>
      <w:r>
        <w:t xml:space="preserve"> individuals with deleterious </w:t>
      </w:r>
      <w:r w:rsidR="00FA5079">
        <w:t>alleles</w:t>
      </w:r>
      <w:r>
        <w:t xml:space="preserve"> </w:t>
      </w:r>
      <w:r w:rsidR="00FA5079">
        <w:t xml:space="preserve">to </w:t>
      </w:r>
      <w:r w:rsidR="00A4786F">
        <w:t xml:space="preserve">contribute to adaptation; </w:t>
      </w:r>
      <w:r>
        <w:t xml:space="preserve">(ii) </w:t>
      </w:r>
      <w:r w:rsidR="00FA5079">
        <w:t>let</w:t>
      </w:r>
      <w:r>
        <w:t xml:space="preserve"> </w:t>
      </w:r>
      <w:r w:rsidR="00A4786F">
        <w:t>a mutation-free population to evolve t</w:t>
      </w:r>
      <w:r w:rsidR="00A4786F" w:rsidRPr="00BA2B02">
        <w:t xml:space="preserve">o </w:t>
      </w:r>
      <w:r w:rsidR="008A73E2" w:rsidRPr="00BA2B02">
        <w:t>the</w:t>
      </w:r>
      <w:r w:rsidR="00A4786F" w:rsidRPr="00BA2B02">
        <w:t xml:space="preserve"> </w:t>
      </w:r>
      <w:r w:rsidRPr="00BA2B02">
        <w:t>MSB.</w:t>
      </w:r>
      <w:r w:rsidR="001E56C5" w:rsidRPr="00BA2B02">
        <w:t xml:space="preserve"> </w:t>
      </w:r>
      <w:r w:rsidR="001968C9" w:rsidRPr="00BA2B02">
        <w:t>We also use this simulation model to study competitions between the different mutational strategies.</w:t>
      </w:r>
    </w:p>
    <w:p w:rsidR="002F4E2F" w:rsidRDefault="00BA2B02" w:rsidP="00E9784D">
      <w:pPr>
        <w:spacing w:line="480" w:lineRule="auto"/>
      </w:pPr>
      <w:r w:rsidRPr="00BA2B02">
        <w:fldChar w:fldCharType="begin"/>
      </w:r>
      <w:r w:rsidRPr="00BA2B02">
        <w:instrText xml:space="preserve"> REF _Ref358791100 \h  \* MERGEFORMAT </w:instrText>
      </w:r>
      <w:r w:rsidRPr="00BA2B02">
        <w:fldChar w:fldCharType="separate"/>
      </w:r>
      <w:r w:rsidR="00815DEF" w:rsidRPr="00BA2B02">
        <w:t>Table 1</w:t>
      </w:r>
      <w:r w:rsidRPr="00BA2B02">
        <w:fldChar w:fldCharType="end"/>
      </w:r>
      <w:r w:rsidR="00000DD9" w:rsidRPr="00BA2B02">
        <w:t xml:space="preserve"> summarizes the model parameters with</w:t>
      </w:r>
      <w:r w:rsidR="00000DD9">
        <w:t xml:space="preserve">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4B3F18">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BA2B02">
        <w:fldChar w:fldCharType="begin"/>
      </w:r>
      <w:r w:rsidR="00BA2B02">
        <w:instrText xml:space="preserve"> REF _Ref354316371 \h  \* MERGEFORMAT </w:instrText>
      </w:r>
      <w:r w:rsidR="00BA2B02">
        <w:fldChar w:fldCharType="separate"/>
      </w:r>
      <w:r w:rsidR="00815DEF" w:rsidRPr="00815DEF">
        <w:t>Figure 1</w:t>
      </w:r>
      <w:r w:rsidR="00BA2B02">
        <w:fldChar w:fldCharType="end"/>
      </w:r>
      <w:r w:rsidR="00BA2849">
        <w:t>A</w:t>
      </w:r>
      <w:r w:rsidR="002D7506">
        <w:t>).</w:t>
      </w:r>
      <w:r w:rsidR="0002786D">
        <w:t xml:space="preserve"> Denoting the popu</w:t>
      </w:r>
      <w:r w:rsidR="0002786D" w:rsidRPr="00BA2B02">
        <w:t xml:space="preserve">lation size by </w:t>
      </w:r>
      <w:r w:rsidR="0002786D" w:rsidRPr="00BA2B02">
        <w:rPr>
          <w:i/>
          <w:iCs/>
        </w:rPr>
        <w:t xml:space="preserve">N, </w:t>
      </w:r>
      <w:r w:rsidR="0002786D" w:rsidRPr="00BA2B02">
        <w:t xml:space="preserve">we </w:t>
      </w:r>
      <w:r w:rsidRPr="00BA2B02">
        <w:t xml:space="preserve">note </w:t>
      </w:r>
      <w:r w:rsidR="0002786D" w:rsidRPr="00BA2B02">
        <w:t>that (</w:t>
      </w:r>
      <w:proofErr w:type="spellStart"/>
      <w:r w:rsidR="0002786D" w:rsidRPr="00BA2B02">
        <w:t>i</w:t>
      </w:r>
      <w:proofErr w:type="spellEnd"/>
      <w:r w:rsidR="0002786D" w:rsidRPr="00BA2B02">
        <w:t xml:space="preserve">)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≈N</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0002786D" w:rsidRPr="00BA2B02">
        <w:t xml:space="preserve"> then double mutants </w:t>
      </w:r>
      <w:r w:rsidR="007E1D16" w:rsidRPr="00BA2B02">
        <w:t xml:space="preserve">are already expected </w:t>
      </w:r>
      <w:r w:rsidR="0002786D" w:rsidRPr="00BA2B02">
        <w:t>at the MSB and adaptation will not require new mutations</w:t>
      </w:r>
      <w:r w:rsidR="00BA2849" w:rsidRPr="00BA2B02">
        <w:t>;</w:t>
      </w:r>
      <w:r w:rsidR="004B3F18">
        <w:t xml:space="preserve"> and</w:t>
      </w:r>
      <w:r w:rsidR="00BA2849" w:rsidRPr="00BA2B02">
        <w:t xml:space="preserve"> </w:t>
      </w:r>
      <w:r w:rsidR="0002786D"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increasing the mutation rate of individuals with fitness below 1 will </w:t>
      </w:r>
      <w:r>
        <w:t xml:space="preserve">have </w:t>
      </w:r>
      <w:r w:rsidR="004B3F18">
        <w:t>no</w:t>
      </w:r>
      <w:r>
        <w:t xml:space="preserve">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4B3F18">
      <w:pPr>
        <w:spacing w:after="0" w:line="480" w:lineRule="auto"/>
        <w:jc w:val="both"/>
      </w:pPr>
      <w:r>
        <w:lastRenderedPageBreak/>
        <w:t xml:space="preserve">Combining these two constraints </w:t>
      </w:r>
      <w:r w:rsidR="004B3F18">
        <w:t xml:space="preserve">we get this </w:t>
      </w:r>
      <w:r w:rsidR="00CA58CA">
        <w:t xml:space="preserve">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A95F28">
        <w:t>)</w:t>
      </w:r>
      <w:r w:rsidR="00F25234">
        <w:t>.</w:t>
      </w:r>
    </w:p>
    <w:p w:rsidR="002D7506" w:rsidRPr="00BA2B02" w:rsidRDefault="0002786D" w:rsidP="004B3F18">
      <w:pPr>
        <w:spacing w:line="480" w:lineRule="auto"/>
      </w:pPr>
      <w:r>
        <w:t>T</w:t>
      </w:r>
      <w:r w:rsidR="004B3F18">
        <w:t>he frequency</w:t>
      </w:r>
      <w:r w:rsidR="002D7506">
        <w:t xml:space="preserve"> of w</w:t>
      </w:r>
      <w:r w:rsidR="002D7506" w:rsidRPr="00BA2B02">
        <w:t xml:space="preserve">ildtype </w:t>
      </w:r>
      <w:r w:rsidR="00BD0663" w:rsidRPr="00BA2B02">
        <w:t>(</w:t>
      </w:r>
      <w:r w:rsidR="002D7506" w:rsidRPr="00BA2B02">
        <w:rPr>
          <w:i/>
          <w:iCs/>
        </w:rPr>
        <w:t>ab</w:t>
      </w:r>
      <w:r w:rsidR="00BD0663" w:rsidRPr="00BA2B02">
        <w:t>)</w:t>
      </w:r>
      <w:r w:rsidR="004B3F18">
        <w:t xml:space="preserve"> and single mutants</w:t>
      </w:r>
      <w:r w:rsidR="002D7506" w:rsidRPr="00BA2B02">
        <w:t xml:space="preserve"> </w:t>
      </w:r>
      <w:r w:rsidR="00BD0663" w:rsidRPr="00BA2B02">
        <w:t>(</w:t>
      </w:r>
      <w:proofErr w:type="spellStart"/>
      <w:r w:rsidR="002D7506" w:rsidRPr="00BA2B02">
        <w:rPr>
          <w:i/>
          <w:iCs/>
        </w:rPr>
        <w:t>aB</w:t>
      </w:r>
      <w:proofErr w:type="spellEnd"/>
      <w:r w:rsidR="002D7506" w:rsidRPr="00BA2B02">
        <w:t xml:space="preserve"> and </w:t>
      </w:r>
      <w:r w:rsidR="002D7506" w:rsidRPr="00BA2B02">
        <w:rPr>
          <w:i/>
          <w:iCs/>
        </w:rPr>
        <w:t>Ab</w:t>
      </w:r>
      <w:r w:rsidR="00BD0663" w:rsidRPr="00BA2B02">
        <w:t xml:space="preserve"> combined)</w:t>
      </w:r>
      <w:r w:rsidR="002D7506" w:rsidRPr="00BA2B02">
        <w:t xml:space="preserve"> </w:t>
      </w:r>
      <w:r w:rsidR="00A95F28" w:rsidRPr="00BA2B02">
        <w:t xml:space="preserve">that are mutation-free </w:t>
      </w:r>
      <w:r w:rsidRPr="00BA2B02">
        <w:t xml:space="preserve">at the MSB </w:t>
      </w:r>
      <w:r w:rsidR="002D7506" w:rsidRPr="00BA2B02">
        <w:t>are</w:t>
      </w:r>
      <w:r w:rsidR="004B3F18">
        <w:t xml:space="preserve"> </w:t>
      </w:r>
      <w:r w:rsidR="004B3F18" w:rsidRPr="007169AD">
        <w:t>roughly</w:t>
      </w:r>
      <w:r w:rsidR="002D7506"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rsidRPr="00BA2B02">
        <w:t xml:space="preserve"> </w:t>
      </w:r>
      <w:proofErr w:type="gramStart"/>
      <w:r w:rsidR="002D7506" w:rsidRPr="00BA2B02">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rsidRPr="00BA2B02">
        <w:t>, respectively</w:t>
      </w:r>
      <w:r w:rsidR="002D7506" w:rsidRPr="00BA2B02">
        <w:t>.</w:t>
      </w:r>
      <w:r w:rsidR="00BD0663" w:rsidRPr="00BA2B02">
        <w:t xml:space="preserve"> The probability that an offspring of wildtype</w:t>
      </w:r>
      <w:r w:rsidR="001975FE" w:rsidRPr="00BA2B02">
        <w:t xml:space="preserve"> or single mutant parent</w:t>
      </w:r>
      <w:r w:rsidR="004B3F18">
        <w:t xml:space="preserve"> is a double mutant </w:t>
      </w:r>
      <w:r w:rsidR="00BD0663" w:rsidRPr="00BA2B02">
        <w:rPr>
          <w:i/>
          <w:iCs/>
        </w:rPr>
        <w:t>AB</w:t>
      </w:r>
      <w:r w:rsidR="00BD0663"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00BD0663" w:rsidRPr="00BA2B02">
        <w:rPr>
          <w:rFonts w:eastAsiaTheme="minorEastAsia"/>
        </w:rPr>
        <w:t xml:space="preserve"> </w:t>
      </w:r>
      <w:proofErr w:type="gramStart"/>
      <w:r w:rsidR="00BD0663" w:rsidRPr="00BA2B02">
        <w:rPr>
          <w:rFonts w:eastAsiaTheme="minorEastAsia"/>
        </w:rPr>
        <w:t xml:space="preserve">and </w:t>
      </w:r>
      <w:proofErr w:type="gramEnd"/>
      <m:oMath>
        <m:r>
          <w:rPr>
            <w:rFonts w:ascii="Cambria Math" w:hAnsi="Cambria Math"/>
          </w:rPr>
          <m:t>μ</m:t>
        </m:r>
      </m:oMath>
      <w:r w:rsidR="00BD0663" w:rsidRPr="00BA2B02">
        <w:t>, respectively.</w:t>
      </w:r>
      <w:r w:rsidR="002D7506" w:rsidRPr="00BA2B02">
        <w:t xml:space="preserve"> </w:t>
      </w:r>
      <w:r w:rsidR="00414AEF" w:rsidRPr="00BA2B02">
        <w:t xml:space="preserve">The probability that </w:t>
      </w:r>
      <w:r w:rsidR="00BA2849" w:rsidRPr="00BA2B02">
        <w:t>such an offspring is also mutation-</w:t>
      </w:r>
      <w:r w:rsidR="00BD0663" w:rsidRPr="00BA2B02">
        <w:t>free</w:t>
      </w:r>
      <w:r w:rsidR="00332C18" w:rsidRPr="00BA2B02">
        <w:t xml:space="preserve"> </w:t>
      </w:r>
      <w:r w:rsidR="004B3F18">
        <w:t>in</w:t>
      </w:r>
      <w:r w:rsidR="00332C18" w:rsidRPr="00BA2B02">
        <w:t xml:space="preserve"> the rest of its genome</w:t>
      </w:r>
      <w:r w:rsidR="00BD0663" w:rsidRPr="00BA2B02">
        <w:t xml:space="preserve">, that is, the only mutations that occurred were at the specific loci, </w:t>
      </w:r>
      <w:proofErr w:type="gramStart"/>
      <w:r w:rsidR="00BD0663" w:rsidRPr="00BA2B02">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sidRPr="00BA2B02">
        <w:rPr>
          <w:rFonts w:eastAsiaTheme="minorEastAsia"/>
        </w:rPr>
        <w:t xml:space="preserve">. Therefore, </w:t>
      </w:r>
      <w:r w:rsidR="00414AEF" w:rsidRPr="00BA2B02">
        <w:t>t</w:t>
      </w:r>
      <w:r w:rsidR="002D7506" w:rsidRPr="00BA2B02">
        <w:t xml:space="preserve">he probability </w:t>
      </w:r>
      <w:r w:rsidR="002D7506" w:rsidRPr="00BA2B02">
        <w:rPr>
          <w:i/>
          <w:iCs/>
        </w:rPr>
        <w:t>q</w:t>
      </w:r>
      <w:r w:rsidR="002D7506" w:rsidRPr="00BA2B02">
        <w:t xml:space="preserve"> that a random </w:t>
      </w:r>
      <w:r w:rsidR="00BD0663" w:rsidRPr="00BA2B02">
        <w:t>offspring</w:t>
      </w:r>
      <w:r w:rsidR="002D7506" w:rsidRPr="00BA2B02">
        <w:t xml:space="preserve"> is a double mutant, given there are no double mutants</w:t>
      </w:r>
      <w:r w:rsidR="00A95F28" w:rsidRPr="00BA2B02">
        <w:t xml:space="preserve"> in </w:t>
      </w:r>
      <w:r w:rsidR="005F6C08" w:rsidRPr="00BA2B02">
        <w:t>the current</w:t>
      </w:r>
      <w:r w:rsidR="00A95F28" w:rsidRPr="00BA2B02">
        <w:t xml:space="preserve"> generation</w:t>
      </w:r>
      <w:r w:rsidR="004B3F18">
        <w:t>,</w:t>
      </w:r>
      <w:r w:rsidR="00BA2849" w:rsidRPr="00BA2B02">
        <w:t xml:space="preserve"> can be approximated by</w:t>
      </w:r>
      <w:r w:rsidR="002D7506" w:rsidRPr="00BA2B02">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Pr="00BA2B02"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rsidRPr="00BA2B02">
              <w:t>.</w:t>
            </w:r>
          </w:p>
        </w:tc>
        <w:tc>
          <w:tcPr>
            <w:tcW w:w="500" w:type="pct"/>
            <w:vAlign w:val="center"/>
          </w:tcPr>
          <w:p w:rsidR="002D7506" w:rsidRDefault="002D7506" w:rsidP="00E9784D">
            <w:pPr>
              <w:spacing w:line="480" w:lineRule="auto"/>
            </w:pPr>
            <w:bookmarkStart w:id="3" w:name="_Ref354134924"/>
            <w:r w:rsidRPr="00BA2B02">
              <w:t>(</w:t>
            </w:r>
            <w:r w:rsidR="00AB4359" w:rsidRPr="00BA2B02">
              <w:fldChar w:fldCharType="begin"/>
            </w:r>
            <w:r w:rsidR="00C64915" w:rsidRPr="00BA2B02">
              <w:instrText xml:space="preserve"> SEQ Equation </w:instrText>
            </w:r>
            <w:r w:rsidR="00AB4359" w:rsidRPr="00BA2B02">
              <w:fldChar w:fldCharType="separate"/>
            </w:r>
            <w:r w:rsidR="00815DEF" w:rsidRPr="00BA2B02">
              <w:rPr>
                <w:noProof/>
              </w:rPr>
              <w:t>2</w:t>
            </w:r>
            <w:r w:rsidR="00AB4359" w:rsidRPr="00BA2B02">
              <w:rPr>
                <w:noProof/>
              </w:rPr>
              <w:fldChar w:fldCharType="end"/>
            </w:r>
            <w:r w:rsidRPr="00BA2B02">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7A3960"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AB4359">
              <w:fldChar w:fldCharType="begin"/>
            </w:r>
            <w:r w:rsidR="00C64915" w:rsidRPr="00EC7EBC">
              <w:instrText xml:space="preserve"> SEQ Equation </w:instrText>
            </w:r>
            <w:r w:rsidR="00AB4359">
              <w:fldChar w:fldCharType="separate"/>
            </w:r>
            <w:r w:rsidR="00815DEF">
              <w:rPr>
                <w:noProof/>
              </w:rPr>
              <w:t>3</w:t>
            </w:r>
            <w:r w:rsidR="00AB4359">
              <w:rPr>
                <w:noProof/>
              </w:rPr>
              <w:fldChar w:fldCharType="end"/>
            </w:r>
            <w:r>
              <w:t>)</w:t>
            </w:r>
            <w:bookmarkEnd w:id="4"/>
          </w:p>
        </w:tc>
      </w:tr>
    </w:tbl>
    <w:p w:rsidR="0002786D" w:rsidRDefault="005447DA" w:rsidP="00042B4C">
      <w:pPr>
        <w:spacing w:line="480" w:lineRule="auto"/>
      </w:pPr>
      <w:proofErr w:type="gramStart"/>
      <w:r>
        <w:t>The right-hand side</w:t>
      </w:r>
      <w:r w:rsidR="009E4DC2">
        <w:t>s</w:t>
      </w:r>
      <w:r w:rsidR="00BA2849">
        <w:t xml:space="preserve"> of </w:t>
      </w:r>
      <w:proofErr w:type="spellStart"/>
      <w:r w:rsidR="00BA2849">
        <w:t>e</w:t>
      </w:r>
      <w:r w:rsidR="00042B4C">
        <w:t>qs</w:t>
      </w:r>
      <w:proofErr w:type="spellEnd"/>
      <w:r w:rsidR="00042B4C">
        <w:t>.</w:t>
      </w:r>
      <w:proofErr w:type="gramEnd"/>
      <w:r w:rsidR="00042B4C">
        <w:t xml:space="preserve"> 2 and 3</w:t>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 xml:space="preserve">has two possible </w:t>
      </w:r>
      <w:r>
        <w:lastRenderedPageBreak/>
        <w:t>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AB4359">
              <w:fldChar w:fldCharType="begin"/>
            </w:r>
            <w:r w:rsidR="00C64915" w:rsidRPr="00EC7EBC">
              <w:instrText xml:space="preserve"> SEQ Equation </w:instrText>
            </w:r>
            <w:r w:rsidR="00AB4359">
              <w:fldChar w:fldCharType="separate"/>
            </w:r>
            <w:r w:rsidR="00815DEF">
              <w:rPr>
                <w:noProof/>
              </w:rPr>
              <w:t>4</w:t>
            </w:r>
            <w:r w:rsidR="00AB435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AB4359">
        <w:rPr>
          <w:lang w:bidi="hi-IN"/>
        </w:rPr>
        <w:fldChar w:fldCharType="begin" w:fldLock="1"/>
      </w:r>
      <w:r w:rsidR="002E3785">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AB4359">
        <w:rPr>
          <w:lang w:bidi="hi-IN"/>
        </w:rPr>
        <w:fldChar w:fldCharType="separate"/>
      </w:r>
      <w:r w:rsidR="00663378" w:rsidRPr="00663378">
        <w:rPr>
          <w:noProof/>
          <w:lang w:bidi="hi-IN"/>
        </w:rPr>
        <w:t>(Fisher 1930 p. 76)</w:t>
      </w:r>
      <w:r w:rsidR="00AB4359">
        <w:rPr>
          <w:lang w:bidi="hi-IN"/>
        </w:rPr>
        <w:fldChar w:fldCharType="end"/>
      </w:r>
      <w:r w:rsidR="005447DA">
        <w:rPr>
          <w:lang w:bidi="hi-IN"/>
        </w:rPr>
        <w:t>.</w:t>
      </w:r>
    </w:p>
    <w:p w:rsidR="005447DA" w:rsidRDefault="005447DA" w:rsidP="0002031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02031C">
        <w:rPr>
          <w:lang w:bidi="hi-IN"/>
        </w:rPr>
        <w:t>in section 3.3</w:t>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w:t>
      </w:r>
      <w:r w:rsidRPr="00BA2B02">
        <w:t xml:space="preserve">hat a random </w:t>
      </w:r>
      <w:r w:rsidR="00BA2849" w:rsidRPr="00BA2B02">
        <w:t>offspring</w:t>
      </w:r>
      <w:r w:rsidRPr="00BA2B02">
        <w:t xml:space="preserve"> is a double mutant</w:t>
      </w:r>
      <w:r w:rsidR="008967F9" w:rsidRPr="00BA2B02">
        <w:t>,</w:t>
      </w:r>
      <w:r w:rsidRPr="00BA2B02">
        <w:t xml:space="preserve"> we can derive the probability that </w:t>
      </w:r>
      <w:r w:rsidR="00332C18" w:rsidRPr="00BA2B02">
        <w:t xml:space="preserve">one or more </w:t>
      </w:r>
      <w:r w:rsidRPr="00BA2B02">
        <w:t>double mutants appear in the next generation</w:t>
      </w:r>
      <w:proofErr w:type="gramStart"/>
      <w:r w:rsidRPr="00BA2B02">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rsidRPr="00BA2B02">
        <w:t xml:space="preserve">. </w:t>
      </w:r>
      <w:r w:rsidR="00BA2849" w:rsidRPr="00BA2B02">
        <w:t xml:space="preserve">This </w:t>
      </w:r>
      <w:r w:rsidR="0098051F" w:rsidRPr="00BA2B02">
        <w:t xml:space="preserve">is a good approximation because </w:t>
      </w:r>
      <w:proofErr w:type="spellStart"/>
      <w:r w:rsidR="0098051F" w:rsidRPr="00BA2B02">
        <w:rPr>
          <w:i/>
          <w:iCs/>
        </w:rPr>
        <w:t>Nq</w:t>
      </w:r>
      <w:proofErr w:type="spellEnd"/>
      <w:r w:rsidR="0098051F" w:rsidRPr="00BA2B02">
        <w:t xml:space="preserve"> is very small due to </w:t>
      </w:r>
      <w:r w:rsidR="00BA2849" w:rsidRPr="00BA2B02">
        <w:t>t</w:t>
      </w:r>
      <w:r w:rsidR="00CA58CA" w:rsidRPr="00BA2B02">
        <w:t>he c</w:t>
      </w:r>
      <w:r w:rsidRPr="00BA2B02">
        <w:t xml:space="preserve">onstraint </w:t>
      </w:r>
      <w:r w:rsidR="00B1479E" w:rsidRPr="00BA2B02">
        <w:t xml:space="preserve">on </w:t>
      </w:r>
      <w:r w:rsidR="00B1479E" w:rsidRPr="00BA2B02">
        <w:rPr>
          <w:i/>
          <w:iCs/>
        </w:rPr>
        <w:t>N</w:t>
      </w:r>
      <w:r w:rsidRPr="00BA2B02">
        <w:t>.</w:t>
      </w:r>
      <w:r w:rsidR="005447DA" w:rsidRPr="00BA2B02">
        <w:t xml:space="preserve"> </w:t>
      </w:r>
      <w:r w:rsidRPr="00BA2B02">
        <w:t xml:space="preserve">Once a double mutant appears it </w:t>
      </w:r>
      <w:r w:rsidR="005F6C08" w:rsidRPr="00BA2B02">
        <w:t>g</w:t>
      </w:r>
      <w:r w:rsidR="008967F9" w:rsidRPr="00BA2B02">
        <w:t xml:space="preserve">oes to fixation with </w:t>
      </w:r>
      <w:r w:rsidRPr="00BA2B02">
        <w:t>p</w:t>
      </w:r>
      <w:r>
        <w:t xml:space="preserve">robability </w:t>
      </w:r>
      <w:r w:rsidRPr="00B82D73">
        <w:rPr>
          <w:i/>
          <w:iCs/>
        </w:rPr>
        <w:t>ρ</w:t>
      </w:r>
      <w:r w:rsidR="005447DA">
        <w:t>.</w:t>
      </w:r>
    </w:p>
    <w:p w:rsidR="00B82D73" w:rsidRDefault="00B82D73" w:rsidP="001776D4">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AB4359">
              <w:fldChar w:fldCharType="begin"/>
            </w:r>
            <w:r w:rsidR="009850ED" w:rsidRPr="00EC7EBC">
              <w:instrText xml:space="preserve"> SEQ Equation </w:instrText>
            </w:r>
            <w:r w:rsidR="00AB4359">
              <w:fldChar w:fldCharType="separate"/>
            </w:r>
            <w:r w:rsidR="00815DEF">
              <w:rPr>
                <w:noProof/>
              </w:rPr>
              <w:t>5</w:t>
            </w:r>
            <w:r w:rsidR="00AB4359">
              <w:rPr>
                <w:noProof/>
              </w:rPr>
              <w:fldChar w:fldCharType="end"/>
            </w:r>
            <w:r>
              <w:t>)</w:t>
            </w:r>
          </w:p>
        </w:tc>
      </w:tr>
    </w:tbl>
    <w:p w:rsidR="00A96D14" w:rsidRPr="00020A87" w:rsidRDefault="00A96D14" w:rsidP="00E9784D">
      <w:pPr>
        <w:pStyle w:val="Heading2"/>
        <w:spacing w:line="480" w:lineRule="auto"/>
      </w:pPr>
      <w:r w:rsidRPr="00020A87">
        <w:t>Wright-Fisher simulations</w:t>
      </w:r>
    </w:p>
    <w:p w:rsidR="00A96D14" w:rsidRPr="00020A87" w:rsidRDefault="00A96D14" w:rsidP="00020A87">
      <w:pPr>
        <w:spacing w:line="480" w:lineRule="auto"/>
      </w:pPr>
      <w:r w:rsidRPr="00020A87">
        <w:t>We use</w:t>
      </w:r>
      <w:r w:rsidR="006911A5" w:rsidRPr="00020A87">
        <w:t>d</w:t>
      </w:r>
      <w:r w:rsidRPr="00020A87">
        <w:t xml:space="preserve"> Wright-Fisher </w:t>
      </w:r>
      <w:r w:rsidR="006911A5" w:rsidRPr="00020A87">
        <w:t>simulations</w:t>
      </w:r>
      <w:r w:rsidR="007D5C6B" w:rsidRPr="00020A87">
        <w:t xml:space="preserve"> to study the evolution of a finite asexual</w:t>
      </w:r>
      <w:r w:rsidRPr="00020A87">
        <w:t xml:space="preserve"> </w:t>
      </w:r>
      <w:r w:rsidR="007D5C6B" w:rsidRPr="00020A87">
        <w:t xml:space="preserve">population under </w:t>
      </w:r>
      <w:r w:rsidRPr="00020A87">
        <w:t>selection, mutation and drift (Figure 1</w:t>
      </w:r>
      <w:r w:rsidR="006D1AF4" w:rsidRPr="00020A87">
        <w:t>B</w:t>
      </w:r>
      <w:r w:rsidRPr="00020A87">
        <w:t xml:space="preserve">). </w:t>
      </w:r>
      <w:r w:rsidR="00020A87" w:rsidRPr="00020A87">
        <w:t>In the simulations, w</w:t>
      </w:r>
      <w:r w:rsidR="007B5572" w:rsidRPr="00020A87">
        <w:t xml:space="preserve">e </w:t>
      </w:r>
      <w:r w:rsidR="007B5572" w:rsidRPr="00020A87">
        <w:lastRenderedPageBreak/>
        <w:t>divide the individuals to classes according to their genotypes (</w:t>
      </w:r>
      <w:r w:rsidR="007B5572" w:rsidRPr="00020A87">
        <w:rPr>
          <w:i/>
          <w:iCs/>
        </w:rPr>
        <w:t>ab/</w:t>
      </w:r>
      <w:r w:rsidR="00BA2849" w:rsidRPr="00020A87">
        <w:rPr>
          <w:i/>
          <w:iCs/>
        </w:rPr>
        <w:t>x</w:t>
      </w:r>
      <w:r w:rsidR="007B5572" w:rsidRPr="00020A87">
        <w:t xml:space="preserve">, </w:t>
      </w:r>
      <w:r w:rsidR="007B5572" w:rsidRPr="00020A87">
        <w:rPr>
          <w:i/>
          <w:iCs/>
        </w:rPr>
        <w:t>Ab/</w:t>
      </w:r>
      <w:r w:rsidR="00BA2849" w:rsidRPr="00020A87">
        <w:rPr>
          <w:i/>
          <w:iCs/>
        </w:rPr>
        <w:t>x</w:t>
      </w:r>
      <w:r w:rsidR="007B5572" w:rsidRPr="00020A87">
        <w:t>,</w:t>
      </w:r>
      <w:r w:rsidR="007B5572" w:rsidRPr="00020A87">
        <w:rPr>
          <w:i/>
          <w:iCs/>
        </w:rPr>
        <w:t xml:space="preserve"> </w:t>
      </w:r>
      <w:proofErr w:type="spellStart"/>
      <w:r w:rsidR="007B5572" w:rsidRPr="00020A87">
        <w:rPr>
          <w:i/>
          <w:iCs/>
        </w:rPr>
        <w:t>aB</w:t>
      </w:r>
      <w:proofErr w:type="spellEnd"/>
      <w:r w:rsidR="007B5572" w:rsidRPr="00020A87">
        <w:rPr>
          <w:i/>
          <w:iCs/>
        </w:rPr>
        <w:t>/</w:t>
      </w:r>
      <w:r w:rsidR="00BA2849" w:rsidRPr="00020A87">
        <w:rPr>
          <w:i/>
          <w:iCs/>
        </w:rPr>
        <w:t>x</w:t>
      </w:r>
      <w:r w:rsidR="007B5572" w:rsidRPr="00020A87">
        <w:t>,</w:t>
      </w:r>
      <w:r w:rsidR="007B5572" w:rsidRPr="00020A87">
        <w:rPr>
          <w:i/>
          <w:iCs/>
        </w:rPr>
        <w:t xml:space="preserve"> </w:t>
      </w:r>
      <w:r w:rsidR="007B5572" w:rsidRPr="00020A87">
        <w:t>and</w:t>
      </w:r>
      <w:r w:rsidR="007B5572" w:rsidRPr="00020A87">
        <w:rPr>
          <w:i/>
          <w:iCs/>
        </w:rPr>
        <w:t xml:space="preserve"> AB/</w:t>
      </w:r>
      <w:r w:rsidR="00BA2849" w:rsidRPr="00020A87">
        <w:rPr>
          <w:i/>
          <w:iCs/>
        </w:rPr>
        <w:t>x</w:t>
      </w:r>
      <w:r w:rsidR="007B5572" w:rsidRPr="00020A87">
        <w:t xml:space="preserve">, where </w:t>
      </w:r>
      <w:r w:rsidR="00BA2849" w:rsidRPr="00020A87">
        <w:rPr>
          <w:i/>
          <w:iCs/>
        </w:rPr>
        <w:t>x</w:t>
      </w:r>
      <w:r w:rsidR="007B5572" w:rsidRPr="00020A87">
        <w:rPr>
          <w:rFonts w:ascii="Times New Roman" w:hAnsi="Times New Roman" w:cs="Times New Roman"/>
        </w:rPr>
        <w:t>≥</w:t>
      </w:r>
      <w:r w:rsidR="007B5572" w:rsidRPr="00020A87">
        <w:t xml:space="preserve">0 is the number of deleterious </w:t>
      </w:r>
      <w:r w:rsidR="003B23AC" w:rsidRPr="00020A87">
        <w:t>alleles</w:t>
      </w:r>
      <w:r w:rsidR="007B5572" w:rsidRPr="00020A87">
        <w:t xml:space="preserve">), and track the number of individuals in each class. </w:t>
      </w:r>
      <w:r w:rsidRPr="00020A87">
        <w:t>The simulation</w:t>
      </w:r>
      <w:r w:rsidR="006911A5" w:rsidRPr="00020A87">
        <w:t>s start</w:t>
      </w:r>
      <w:r w:rsidRPr="00020A87">
        <w:t xml:space="preserve"> with </w:t>
      </w:r>
      <w:r w:rsidR="003B23AC" w:rsidRPr="00020A87">
        <w:t xml:space="preserve">a smooth fitness landscape and </w:t>
      </w:r>
      <w:r w:rsidRPr="00020A87">
        <w:t>a mutation-free population (</w:t>
      </w:r>
      <w:r w:rsidR="007B5572" w:rsidRPr="00020A87">
        <w:t xml:space="preserve">all individuals start in the </w:t>
      </w:r>
      <w:r w:rsidRPr="00020A87">
        <w:rPr>
          <w:i/>
          <w:iCs/>
        </w:rPr>
        <w:t>ab/0</w:t>
      </w:r>
      <w:r w:rsidR="007B5572" w:rsidRPr="00020A87">
        <w:t xml:space="preserve"> class</w:t>
      </w:r>
      <w:r w:rsidRPr="00020A87">
        <w:t xml:space="preserve">) </w:t>
      </w:r>
      <w:r w:rsidR="007B5572" w:rsidRPr="00020A87">
        <w:t>that</w:t>
      </w:r>
      <w:r w:rsidRPr="00020A87">
        <w:t xml:space="preserve"> </w:t>
      </w:r>
      <w:r w:rsidR="00581307" w:rsidRPr="00020A87">
        <w:t xml:space="preserve">accumulates deleterious </w:t>
      </w:r>
      <w:r w:rsidR="003B23AC" w:rsidRPr="00020A87">
        <w:t xml:space="preserve">alleles </w:t>
      </w:r>
      <w:r w:rsidRPr="00020A87">
        <w:t>over the first 500 generations of the simulation</w:t>
      </w:r>
      <w:r w:rsidR="00544F00" w:rsidRPr="00020A87">
        <w:t>. W</w:t>
      </w:r>
      <w:r w:rsidRPr="00020A87">
        <w:t>ith</w:t>
      </w:r>
      <w:r w:rsidR="00544F00" w:rsidRPr="00020A87">
        <w:t xml:space="preserve"> </w:t>
      </w:r>
      <w:r w:rsidRPr="00020A87">
        <w:rPr>
          <w:i/>
          <w:iCs/>
        </w:rPr>
        <w:t>s</w:t>
      </w:r>
      <w:r w:rsidRPr="00020A87">
        <w:t>=0.</w:t>
      </w:r>
      <w:r w:rsidR="007B5572" w:rsidRPr="00020A87">
        <w:t>05</w:t>
      </w:r>
      <w:r w:rsidRPr="00020A87">
        <w:t xml:space="preserve">, 500 generations are enough to get the average number of deleterious </w:t>
      </w:r>
      <w:r w:rsidR="003B23AC" w:rsidRPr="00020A87">
        <w:t>alleles</w:t>
      </w:r>
      <w:r w:rsidRPr="00020A87">
        <w:t xml:space="preserve"> per individual to 99.3% of </w:t>
      </w:r>
      <w:r w:rsidR="00CA58CA" w:rsidRPr="00020A87">
        <w:t>its</w:t>
      </w:r>
      <w:r w:rsidRPr="00020A87">
        <w:t xml:space="preserve"> MSB value</w:t>
      </w:r>
      <w:r w:rsidR="00544F00" w:rsidRPr="00020A87">
        <w:t xml:space="preserve">, </w:t>
      </w:r>
      <w:r w:rsidR="00544F00" w:rsidRPr="00020A87">
        <w:rPr>
          <w:i/>
          <w:iCs/>
        </w:rPr>
        <w:t>U/s</w:t>
      </w:r>
      <w:r w:rsidRPr="00020A87">
        <w:t xml:space="preserve"> </w:t>
      </w:r>
      <w:r w:rsidR="00AB4359" w:rsidRPr="00020A87">
        <w:fldChar w:fldCharType="begin" w:fldLock="1"/>
      </w:r>
      <w:r w:rsidR="002E3785" w:rsidRPr="00020A87">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sidRPr="00020A87">
        <w:fldChar w:fldCharType="separate"/>
      </w:r>
      <w:r w:rsidR="00663378" w:rsidRPr="00020A87">
        <w:rPr>
          <w:noProof/>
        </w:rPr>
        <w:t>(Gordo and Dionisio 2005)</w:t>
      </w:r>
      <w:r w:rsidR="00AB4359" w:rsidRPr="00020A87">
        <w:fldChar w:fldCharType="end"/>
      </w:r>
      <w:r w:rsidRPr="00020A87">
        <w:t>.</w:t>
      </w:r>
    </w:p>
    <w:p w:rsidR="00A96D14" w:rsidRPr="00020A87" w:rsidRDefault="00A96D14" w:rsidP="007169AD">
      <w:pPr>
        <w:spacing w:line="480" w:lineRule="auto"/>
        <w:rPr>
          <w:lang w:bidi="hi-IN"/>
        </w:rPr>
      </w:pPr>
      <w:r w:rsidRPr="00020A87">
        <w:t xml:space="preserve">After </w:t>
      </w:r>
      <w:r w:rsidR="00544F00" w:rsidRPr="00020A87">
        <w:t>500 generations</w:t>
      </w:r>
      <w:r w:rsidRPr="00020A87">
        <w:t xml:space="preserve"> </w:t>
      </w:r>
      <w:r w:rsidR="003B23AC" w:rsidRPr="00020A87">
        <w:t>the fitness landscape change</w:t>
      </w:r>
      <w:r w:rsidR="003F0E76" w:rsidRPr="00020A87">
        <w:t>s</w:t>
      </w:r>
      <w:r w:rsidR="003B23AC" w:rsidRPr="00020A87">
        <w:t xml:space="preserve"> to a rugged one</w:t>
      </w:r>
      <w:r w:rsidRPr="00020A87">
        <w:t xml:space="preserve">, </w:t>
      </w:r>
      <w:r w:rsidR="007169AD" w:rsidRPr="00020A87">
        <w:t xml:space="preserve">turning </w:t>
      </w:r>
      <w:r w:rsidRPr="00020A87">
        <w:rPr>
          <w:i/>
          <w:iCs/>
        </w:rPr>
        <w:t xml:space="preserve">AB </w:t>
      </w:r>
      <w:r w:rsidR="007169AD" w:rsidRPr="00020A87">
        <w:t xml:space="preserve">to the optimal </w:t>
      </w:r>
      <w:r w:rsidRPr="00020A87">
        <w:t xml:space="preserve">genotype </w:t>
      </w:r>
      <w:r w:rsidR="007169AD" w:rsidRPr="00020A87">
        <w:t>with fitness</w:t>
      </w:r>
      <w:r w:rsidRPr="00020A87">
        <w:t xml:space="preserve"> 1+</w:t>
      </w:r>
      <w:r w:rsidRPr="00020A87">
        <w:rPr>
          <w:i/>
          <w:iCs/>
        </w:rPr>
        <w:t>sH</w:t>
      </w:r>
      <w:r w:rsidRPr="00020A87">
        <w:t xml:space="preserve"> </w:t>
      </w:r>
      <w:r w:rsidR="008E4FCE" w:rsidRPr="00020A87">
        <w:t>(</w:t>
      </w:r>
      <w:r w:rsidR="008E4FCE" w:rsidRPr="00020A87">
        <w:fldChar w:fldCharType="begin"/>
      </w:r>
      <w:r w:rsidR="008E4FCE" w:rsidRPr="00020A87">
        <w:instrText xml:space="preserve"> REF _Ref354316371 \h  \* MERGEFORMAT </w:instrText>
      </w:r>
      <w:r w:rsidR="008E4FCE" w:rsidRPr="00020A87">
        <w:fldChar w:fldCharType="separate"/>
      </w:r>
      <w:r w:rsidR="008E4FCE" w:rsidRPr="00020A87">
        <w:t xml:space="preserve">Figure </w:t>
      </w:r>
      <w:r w:rsidR="008E4FCE" w:rsidRPr="00020A87">
        <w:rPr>
          <w:noProof/>
        </w:rPr>
        <w:t>1</w:t>
      </w:r>
      <w:r w:rsidR="008E4FCE" w:rsidRPr="00020A87">
        <w:fldChar w:fldCharType="end"/>
      </w:r>
      <w:r w:rsidR="008E4FCE" w:rsidRPr="00020A87">
        <w:t>B)</w:t>
      </w:r>
      <w:r w:rsidRPr="00020A87">
        <w:t>.</w:t>
      </w:r>
      <w:r w:rsidR="00CD4474" w:rsidRPr="00020A87">
        <w:t xml:space="preserve"> The simulation then proceeds until an </w:t>
      </w:r>
      <w:r w:rsidR="00CD4474" w:rsidRPr="00020A87">
        <w:rPr>
          <w:i/>
          <w:iCs/>
        </w:rPr>
        <w:t>AB</w:t>
      </w:r>
      <w:r w:rsidR="00CD4474" w:rsidRPr="00020A87">
        <w:t xml:space="preserve"> individual appears and either </w:t>
      </w:r>
      <w:r w:rsidR="00BA2849" w:rsidRPr="00020A87">
        <w:t xml:space="preserve">fixates in the population or </w:t>
      </w:r>
      <w:r w:rsidR="00CD4474" w:rsidRPr="00020A87">
        <w:t>goes extinct (</w:t>
      </w:r>
      <w:r w:rsidR="007B5572" w:rsidRPr="00020A87">
        <w:t xml:space="preserve">either all </w:t>
      </w:r>
      <w:r w:rsidR="00BA2849" w:rsidRPr="00020A87">
        <w:t xml:space="preserve">or no </w:t>
      </w:r>
      <w:r w:rsidR="007B5572" w:rsidRPr="00020A87">
        <w:t xml:space="preserve">individuals are in the </w:t>
      </w:r>
      <w:r w:rsidR="007B5572" w:rsidRPr="00020A87">
        <w:rPr>
          <w:i/>
          <w:iCs/>
        </w:rPr>
        <w:t>AB</w:t>
      </w:r>
      <w:r w:rsidR="007B5572" w:rsidRPr="00020A87">
        <w:t xml:space="preserve"> class</w:t>
      </w:r>
      <w:r w:rsidR="00CD4474" w:rsidRPr="00020A87">
        <w:t>, respectively). Therefore, each simulation provides one sample of the waiting time for the appearance of a double mutant</w:t>
      </w:r>
      <w:r w:rsidR="006911A5" w:rsidRPr="00020A87">
        <w:t xml:space="preserve"> (</w:t>
      </w:r>
      <w:proofErr w:type="spellStart"/>
      <w:r w:rsidR="006911A5" w:rsidRPr="00020A87">
        <w:rPr>
          <w:i/>
          <w:iCs/>
        </w:rPr>
        <w:t>Nq</w:t>
      </w:r>
      <w:proofErr w:type="spellEnd"/>
      <w:r w:rsidR="006911A5" w:rsidRPr="00020A87">
        <w:rPr>
          <w:i/>
          <w:iCs/>
        </w:rPr>
        <w:t>)</w:t>
      </w:r>
      <w:r w:rsidR="006911A5" w:rsidRPr="00020A87">
        <w:t xml:space="preserve"> </w:t>
      </w:r>
      <w:r w:rsidR="00CD4474" w:rsidRPr="00020A87">
        <w:t xml:space="preserve">and one sample </w:t>
      </w:r>
      <w:r w:rsidR="00D747B0" w:rsidRPr="00020A87">
        <w:t>of</w:t>
      </w:r>
      <w:r w:rsidR="00CD4474" w:rsidRPr="00020A87">
        <w:t xml:space="preserve"> the probability of fixation</w:t>
      </w:r>
      <w:r w:rsidR="006911A5" w:rsidRPr="00020A87">
        <w:t xml:space="preserve"> </w:t>
      </w:r>
      <w:r w:rsidR="00CD4474" w:rsidRPr="00020A87">
        <w:t>of a double mutant</w:t>
      </w:r>
      <w:r w:rsidR="006911A5" w:rsidRPr="00020A87">
        <w:t xml:space="preserve"> (</w:t>
      </w:r>
      <w:r w:rsidR="006911A5" w:rsidRPr="00020A87">
        <w:rPr>
          <w:i/>
          <w:iCs/>
        </w:rPr>
        <w:t>ρ)</w:t>
      </w:r>
      <w:r w:rsidR="00CD4474" w:rsidRPr="00020A87">
        <w:t>.</w:t>
      </w:r>
      <w:r w:rsidR="00483013" w:rsidRPr="00020A87">
        <w:t xml:space="preserve"> At least 1,000 simulations were performed for each parameter set.</w:t>
      </w:r>
      <w:r w:rsidR="00CD4474" w:rsidRPr="00020A87">
        <w:t xml:space="preserve"> </w:t>
      </w:r>
    </w:p>
    <w:p w:rsidR="007B5572" w:rsidRPr="00BA2B02" w:rsidRDefault="007B5572" w:rsidP="00241D26">
      <w:pPr>
        <w:spacing w:line="480" w:lineRule="auto"/>
        <w:rPr>
          <w:lang w:bidi="hi-IN"/>
        </w:rPr>
      </w:pPr>
      <w:r w:rsidRPr="00020A87">
        <w:rPr>
          <w:lang w:bidi="hi-IN"/>
        </w:rPr>
        <w:t>We also simulated direct competitions between the dif</w:t>
      </w:r>
      <w:r w:rsidR="00BA2849" w:rsidRPr="00020A87">
        <w:rPr>
          <w:lang w:bidi="hi-IN"/>
        </w:rPr>
        <w:t>ferent mutational strategies (NM</w:t>
      </w:r>
      <w:r w:rsidRPr="00020A87">
        <w:rPr>
          <w:lang w:bidi="hi-IN"/>
        </w:rPr>
        <w:t>, CM, and SIM)</w:t>
      </w:r>
      <w:r w:rsidR="00312002" w:rsidRPr="00020A87">
        <w:rPr>
          <w:lang w:bidi="hi-IN"/>
        </w:rPr>
        <w:t>.</w:t>
      </w:r>
      <w:r w:rsidR="008E4FCE" w:rsidRPr="00020A87">
        <w:rPr>
          <w:lang w:bidi="hi-IN"/>
        </w:rPr>
        <w:t xml:space="preserve"> </w:t>
      </w:r>
      <w:r w:rsidR="00312002" w:rsidRPr="00020A87">
        <w:rPr>
          <w:lang w:bidi="hi-IN"/>
        </w:rPr>
        <w:t>In these competitions, when the fitness landscape</w:t>
      </w:r>
      <w:r w:rsidR="008E4FCE" w:rsidRPr="00020A87">
        <w:rPr>
          <w:lang w:bidi="hi-IN"/>
        </w:rPr>
        <w:t xml:space="preserve"> change</w:t>
      </w:r>
      <w:r w:rsidR="00241D26" w:rsidRPr="00020A87">
        <w:rPr>
          <w:lang w:bidi="hi-IN"/>
        </w:rPr>
        <w:t>s</w:t>
      </w:r>
      <w:r w:rsidR="00312002" w:rsidRPr="00020A87">
        <w:rPr>
          <w:lang w:bidi="hi-IN"/>
        </w:rPr>
        <w:t>,</w:t>
      </w:r>
      <w:r w:rsidR="008E4FCE" w:rsidRPr="00020A87">
        <w:rPr>
          <w:lang w:bidi="hi-IN"/>
        </w:rPr>
        <w:t xml:space="preserve"> </w:t>
      </w:r>
      <w:r w:rsidR="00921CC9" w:rsidRPr="00020A87">
        <w:rPr>
          <w:lang w:bidi="hi-IN"/>
        </w:rPr>
        <w:t>half of the population</w:t>
      </w:r>
      <w:r w:rsidR="008E4FCE" w:rsidRPr="00020A87">
        <w:rPr>
          <w:lang w:bidi="hi-IN"/>
        </w:rPr>
        <w:t xml:space="preserve"> </w:t>
      </w:r>
      <w:r w:rsidR="00312002" w:rsidRPr="00020A87">
        <w:rPr>
          <w:lang w:bidi="hi-IN"/>
        </w:rPr>
        <w:t>alter</w:t>
      </w:r>
      <w:r w:rsidR="00241D26" w:rsidRPr="00020A87">
        <w:rPr>
          <w:lang w:bidi="hi-IN"/>
        </w:rPr>
        <w:t>s</w:t>
      </w:r>
      <w:r w:rsidR="00312002" w:rsidRPr="00020A87">
        <w:rPr>
          <w:lang w:bidi="hi-IN"/>
        </w:rPr>
        <w:t xml:space="preserve"> its mutational strategy to an </w:t>
      </w:r>
      <w:r w:rsidR="008E4FCE" w:rsidRPr="00020A87">
        <w:rPr>
          <w:lang w:bidi="hi-IN"/>
        </w:rPr>
        <w:t>invading strategy</w:t>
      </w:r>
      <w:r w:rsidRPr="00020A87">
        <w:rPr>
          <w:lang w:bidi="hi-IN"/>
        </w:rPr>
        <w:t xml:space="preserve">. </w:t>
      </w:r>
      <w:r w:rsidR="00241D26" w:rsidRPr="00020A87">
        <w:rPr>
          <w:lang w:bidi="hi-IN"/>
        </w:rPr>
        <w:t>E</w:t>
      </w:r>
      <w:r w:rsidRPr="00020A87">
        <w:rPr>
          <w:lang w:bidi="hi-IN"/>
        </w:rPr>
        <w:t xml:space="preserve">ach simulation (after the fixation or extinction of the double mutant </w:t>
      </w:r>
      <w:r w:rsidRPr="00020A87">
        <w:rPr>
          <w:i/>
          <w:iCs/>
          <w:lang w:bidi="hi-IN"/>
        </w:rPr>
        <w:t>AB</w:t>
      </w:r>
      <w:r w:rsidRPr="00020A87">
        <w:rPr>
          <w:lang w:bidi="hi-IN"/>
        </w:rPr>
        <w:t xml:space="preserve">) </w:t>
      </w:r>
      <w:r w:rsidR="00241D26" w:rsidRPr="00020A87">
        <w:rPr>
          <w:lang w:bidi="hi-IN"/>
        </w:rPr>
        <w:t xml:space="preserve">provides </w:t>
      </w:r>
      <w:r w:rsidR="00921CC9" w:rsidRPr="00020A87">
        <w:rPr>
          <w:lang w:bidi="hi-IN"/>
        </w:rPr>
        <w:t>a sample of the final frequency of the invading</w:t>
      </w:r>
      <w:r w:rsidR="00BA2849" w:rsidRPr="00020A87">
        <w:rPr>
          <w:lang w:bidi="hi-IN"/>
        </w:rPr>
        <w:t xml:space="preserve"> </w:t>
      </w:r>
      <w:r w:rsidR="00241D26" w:rsidRPr="00020A87">
        <w:rPr>
          <w:lang w:bidi="hi-IN"/>
        </w:rPr>
        <w:t xml:space="preserve">strategy. If the average final </w:t>
      </w:r>
      <w:r w:rsidR="00312002" w:rsidRPr="00020A87">
        <w:rPr>
          <w:lang w:bidi="hi-IN"/>
        </w:rPr>
        <w:t xml:space="preserve">frequency </w:t>
      </w:r>
      <w:r w:rsidR="00241D26" w:rsidRPr="00020A87">
        <w:rPr>
          <w:lang w:bidi="hi-IN"/>
        </w:rPr>
        <w:t>i</w:t>
      </w:r>
      <w:r w:rsidR="00921CC9" w:rsidRPr="00020A87">
        <w:rPr>
          <w:lang w:bidi="hi-IN"/>
        </w:rPr>
        <w:t>s significantly lo</w:t>
      </w:r>
      <w:r w:rsidR="001975FE" w:rsidRPr="00020A87">
        <w:rPr>
          <w:lang w:bidi="hi-IN"/>
        </w:rPr>
        <w:t>wer or higher than</w:t>
      </w:r>
      <w:r w:rsidR="001975FE" w:rsidRPr="00BA2B02">
        <w:rPr>
          <w:lang w:bidi="hi-IN"/>
        </w:rPr>
        <w:t xml:space="preserve"> 50%</w:t>
      </w:r>
      <w:r w:rsidR="00921CC9" w:rsidRPr="00BA2B02">
        <w:rPr>
          <w:lang w:bidi="hi-IN"/>
        </w:rPr>
        <w:t xml:space="preserve"> </w:t>
      </w:r>
      <w:r w:rsidR="00365A2D" w:rsidRPr="00BA2B02">
        <w:rPr>
          <w:lang w:bidi="hi-IN"/>
        </w:rPr>
        <w:t>we consider the</w:t>
      </w:r>
      <w:r w:rsidR="00921CC9" w:rsidRPr="00BA2B02">
        <w:rPr>
          <w:lang w:bidi="hi-IN"/>
        </w:rPr>
        <w:t xml:space="preserve"> invading strategy disfavored or favored by selection over the </w:t>
      </w:r>
      <w:r w:rsidR="00C8411A" w:rsidRPr="00BA2B02">
        <w:rPr>
          <w:lang w:bidi="hi-IN"/>
        </w:rPr>
        <w:t>initial</w:t>
      </w:r>
      <w:r w:rsidR="00921CC9" w:rsidRPr="00BA2B02">
        <w:rPr>
          <w:lang w:bidi="hi-IN"/>
        </w:rPr>
        <w:t xml:space="preserve"> strategy</w:t>
      </w:r>
      <w:r w:rsidR="0031333D" w:rsidRPr="00BA2B02">
        <w:rPr>
          <w:lang w:bidi="hi-IN"/>
        </w:rPr>
        <w:t xml:space="preserve">. </w:t>
      </w:r>
      <w:r w:rsidR="0098051F" w:rsidRPr="00BA2B02">
        <w:rPr>
          <w:lang w:bidi="hi-IN"/>
        </w:rPr>
        <w:t>We calculated this</w:t>
      </w:r>
      <w:r w:rsidR="002549FC" w:rsidRPr="00BA2B02">
        <w:rPr>
          <w:lang w:bidi="hi-IN"/>
        </w:rPr>
        <w:t xml:space="preserve"> s</w:t>
      </w:r>
      <w:r w:rsidR="0031333D" w:rsidRPr="00BA2B02">
        <w:rPr>
          <w:lang w:bidi="hi-IN"/>
        </w:rPr>
        <w:t xml:space="preserve">tatistical significance using a 1-sample 2-tailed t-test. </w:t>
      </w:r>
    </w:p>
    <w:p w:rsidR="001033CA" w:rsidRPr="00BA2B02" w:rsidRDefault="001033CA" w:rsidP="00E9784D">
      <w:pPr>
        <w:pStyle w:val="Heading1"/>
        <w:spacing w:line="480" w:lineRule="auto"/>
        <w:rPr>
          <w:lang w:bidi="hi-IN"/>
        </w:rPr>
      </w:pPr>
      <w:r w:rsidRPr="00BA2B02">
        <w:rPr>
          <w:lang w:bidi="hi-IN"/>
        </w:rPr>
        <w:lastRenderedPageBreak/>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CB2F61" w:rsidTr="00CB2F61">
        <w:tc>
          <w:tcPr>
            <w:tcW w:w="4500" w:type="pct"/>
            <w:vAlign w:val="center"/>
          </w:tcPr>
          <w:p w:rsidR="00CB2F61" w:rsidRDefault="007A3960"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7" w:name="_Ref374094382"/>
            <w:bookmarkStart w:id="8" w:name="_Ref360526047"/>
            <w:r>
              <w:t>(</w:t>
            </w:r>
            <w:r w:rsidR="00AB4359">
              <w:fldChar w:fldCharType="begin"/>
            </w:r>
            <w:r w:rsidR="009850ED" w:rsidRPr="00C23983">
              <w:instrText xml:space="preserve"> SEQ Equation </w:instrText>
            </w:r>
            <w:r w:rsidR="00AB4359">
              <w:fldChar w:fldCharType="separate"/>
            </w:r>
            <w:r w:rsidR="00815DEF">
              <w:rPr>
                <w:noProof/>
              </w:rPr>
              <w:t>6</w:t>
            </w:r>
            <w:r w:rsidR="00AB4359">
              <w:rPr>
                <w:noProof/>
              </w:rPr>
              <w:fldChar w:fldCharType="end"/>
            </w:r>
            <w:bookmarkEnd w:id="7"/>
            <w:r>
              <w:t>)</w:t>
            </w:r>
            <w:bookmarkEnd w:id="8"/>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7A3960"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9" w:name="_Ref374094154"/>
            <w:bookmarkStart w:id="10" w:name="_Ref374458627"/>
            <w:r>
              <w:t>(</w:t>
            </w:r>
            <w:fldSimple w:instr=" SEQ Equation ">
              <w:r w:rsidR="00815DEF">
                <w:rPr>
                  <w:noProof/>
                </w:rPr>
                <w:t>7</w:t>
              </w:r>
            </w:fldSimple>
            <w:bookmarkEnd w:id="9"/>
            <w:r>
              <w:t>)</w:t>
            </w:r>
            <w:bookmarkEnd w:id="10"/>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7A3960"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1" w:name="_Ref374094156"/>
            <w:bookmarkStart w:id="12" w:name="_Ref360526048"/>
            <w:r>
              <w:t>(</w:t>
            </w:r>
            <w:r w:rsidR="00AB4359">
              <w:fldChar w:fldCharType="begin"/>
            </w:r>
            <w:r w:rsidR="009850ED" w:rsidRPr="00C23983">
              <w:instrText xml:space="preserve"> SEQ Equation </w:instrText>
            </w:r>
            <w:r w:rsidR="00AB4359">
              <w:fldChar w:fldCharType="separate"/>
            </w:r>
            <w:r w:rsidR="00815DEF">
              <w:rPr>
                <w:noProof/>
              </w:rPr>
              <w:t>8</w:t>
            </w:r>
            <w:r w:rsidR="00AB4359">
              <w:rPr>
                <w:noProof/>
              </w:rPr>
              <w:fldChar w:fldCharType="end"/>
            </w:r>
            <w:bookmarkEnd w:id="11"/>
            <w:r>
              <w:t>)</w:t>
            </w:r>
            <w:bookmarkEnd w:id="12"/>
          </w:p>
        </w:tc>
      </w:tr>
    </w:tbl>
    <w:p w:rsidR="00B23B3C" w:rsidRDefault="00B23B3C" w:rsidP="00C96067">
      <w:pPr>
        <w:spacing w:line="480" w:lineRule="auto"/>
        <w:rPr>
          <w:lang w:bidi="hi-IN"/>
        </w:rPr>
      </w:pPr>
      <w:r>
        <w:t>NM is normal mutagenesis, CM is constitutive mutagenesis, and SIM is stress-induced mutagenesis. S</w:t>
      </w:r>
      <w:r>
        <w:rPr>
          <w:lang w:bidi="hi-IN"/>
        </w:rPr>
        <w:t xml:space="preserve">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Pr>
          <w:lang w:bidi="hi-IN"/>
        </w:rPr>
        <w:t xml:space="preserve"> for description of model parameters and </w:t>
      </w:r>
      <w:r w:rsidR="00AB4359">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AB4359">
        <w:rPr>
          <w:lang w:bidi="hi-IN"/>
        </w:rPr>
        <w:fldChar w:fldCharType="separate"/>
      </w:r>
      <w:r w:rsidRPr="00652ABC">
        <w:rPr>
          <w:noProof/>
          <w:lang w:bidi="hi-IN"/>
        </w:rPr>
        <w:t>(Weinreich and Chao 2005)</w:t>
      </w:r>
      <w:r w:rsidR="00AB4359">
        <w:rPr>
          <w:lang w:bidi="hi-IN"/>
        </w:rPr>
        <w:fldChar w:fldCharType="end"/>
      </w:r>
      <w:r w:rsidR="00F23CE5">
        <w:rPr>
          <w:lang w:bidi="hi-IN"/>
        </w:rPr>
        <w:t xml:space="preserve"> for a result similar to e</w:t>
      </w:r>
      <w:r>
        <w:rPr>
          <w:lang w:bidi="hi-IN"/>
        </w:rPr>
        <w:t>q.</w:t>
      </w:r>
      <w:r w:rsidR="00C96067">
        <w:rPr>
          <w:lang w:bidi="hi-IN"/>
        </w:rPr>
        <w:t xml:space="preserve"> 6</w:t>
      </w:r>
      <w:r>
        <w:rPr>
          <w:lang w:bidi="hi-IN"/>
        </w:rPr>
        <w:t>.</w:t>
      </w:r>
    </w:p>
    <w:p w:rsidR="005A2F68" w:rsidRPr="005A2F68" w:rsidRDefault="004C16E5" w:rsidP="00042B4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381C70">
        <w:rPr>
          <w:rFonts w:eastAsiaTheme="minorEastAsia"/>
          <w:lang w:bidi="hi-IN"/>
        </w:rPr>
        <w:t xml:space="preserve"> shown in</w:t>
      </w:r>
      <w:r w:rsidR="00042B4C">
        <w:t xml:space="preserve"> Figure 2.</w:t>
      </w:r>
    </w:p>
    <w:p w:rsidR="00544FA2" w:rsidRDefault="00CD660F" w:rsidP="003026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302666">
        <w:rPr>
          <w:rFonts w:eastAsiaTheme="minorEastAsia"/>
          <w:lang w:bidi="hi-IN"/>
        </w:rPr>
        <w:t>. 6-8</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302666">
        <w:t xml:space="preserve">section 3.3 </w:t>
      </w:r>
      <w:r w:rsidR="001C5D6C">
        <w:t>for a different scenario in which SIM increases the fixation probability.</w:t>
      </w:r>
      <w:r w:rsidR="005A2F68">
        <w:t xml:space="preserve"> </w:t>
      </w:r>
    </w:p>
    <w:p w:rsidR="006D5802" w:rsidRDefault="00B82D73" w:rsidP="00F85CE0">
      <w:pPr>
        <w:spacing w:line="480" w:lineRule="auto"/>
        <w:rPr>
          <w:ins w:id="13" w:author="Yoav Ram" w:date="2014-01-20T13:28:00Z"/>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BA2B02">
        <w:fldChar w:fldCharType="begin"/>
      </w:r>
      <w:r w:rsidR="00BA2B02">
        <w:instrText xml:space="preserve"> REF _Ref358791100 \h  \* MERGEFORMAT </w:instrText>
      </w:r>
      <w:r w:rsidR="00BA2B02">
        <w:fldChar w:fldCharType="separate"/>
      </w:r>
      <w:r w:rsidR="00815DEF">
        <w:t>Table 1</w:t>
      </w:r>
      <w:r w:rsidR="00BA2B02">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F85CE0">
        <w:rPr>
          <w:rFonts w:eastAsiaTheme="minorEastAsia"/>
          <w:lang w:bidi="hi-IN"/>
        </w:rPr>
        <w:t xml:space="preserve"> Figure 2A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that individuals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AB4359">
        <w:fldChar w:fldCharType="begin" w:fldLock="1"/>
      </w:r>
      <w:r w:rsidR="002E3785">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AB4359">
        <w:fldChar w:fldCharType="separate"/>
      </w:r>
      <w:r w:rsidR="00663378" w:rsidRPr="00663378">
        <w:rPr>
          <w:noProof/>
        </w:rPr>
        <w:t>(Hartfield and Otto 2011)</w:t>
      </w:r>
      <w:r w:rsidR="00AB4359">
        <w:fldChar w:fldCharType="end"/>
      </w:r>
      <w:r w:rsidR="00F23CE5">
        <w:t xml:space="preserve"> – </w:t>
      </w:r>
      <w:r w:rsidR="00F23CE5">
        <w:rPr>
          <w:lang w:bidi="hi-IN"/>
        </w:rPr>
        <w:t xml:space="preserve">see </w:t>
      </w:r>
      <w:r w:rsidR="00C157F4">
        <w:rPr>
          <w:lang w:bidi="hi-IN"/>
        </w:rPr>
        <w:t>Figure S2</w:t>
      </w:r>
      <w:r w:rsidR="00D10D48">
        <w:rPr>
          <w:lang w:bidi="hi-IN"/>
        </w:rPr>
        <w:t>.</w:t>
      </w:r>
    </w:p>
    <w:p w:rsidR="00D95127" w:rsidRPr="00D95127" w:rsidRDefault="00D95127" w:rsidP="00D95127">
      <w:pPr>
        <w:spacing w:line="480" w:lineRule="auto"/>
        <w:rPr>
          <w:lang w:bidi="hi-IN"/>
          <w:rPrChange w:id="14" w:author="Yoav Ram" w:date="2014-01-20T13:30:00Z">
            <w:rPr>
              <w:lang w:bidi="hi-IN"/>
            </w:rPr>
          </w:rPrChange>
        </w:rPr>
        <w:pPrChange w:id="15" w:author="Yoav Ram" w:date="2014-01-20T13:34:00Z">
          <w:pPr>
            <w:spacing w:line="480" w:lineRule="auto"/>
          </w:pPr>
        </w:pPrChange>
      </w:pPr>
      <w:bookmarkStart w:id="16" w:name="_GoBack"/>
      <w:bookmarkEnd w:id="16"/>
      <w:ins w:id="17" w:author="Yoav Ram" w:date="2014-01-20T13:28:00Z">
        <w:r w:rsidRPr="00D95127">
          <w:rPr>
            <w:highlight w:val="yellow"/>
            <w:lang w:bidi="hi-IN"/>
            <w:rPrChange w:id="18" w:author="Yoav Ram" w:date="2014-01-20T13:34:00Z">
              <w:rPr>
                <w:lang w:bidi="hi-IN"/>
              </w:rPr>
            </w:rPrChange>
          </w:rPr>
          <w:t>If</w:t>
        </w:r>
      </w:ins>
      <w:ins w:id="19" w:author="Yoav Ram" w:date="2014-01-20T13:31:00Z">
        <w:r w:rsidRPr="00D95127">
          <w:rPr>
            <w:highlight w:val="yellow"/>
            <w:lang w:bidi="hi-IN"/>
            <w:rPrChange w:id="20" w:author="Yoav Ram" w:date="2014-01-20T13:34:00Z">
              <w:rPr>
                <w:lang w:bidi="hi-IN"/>
              </w:rPr>
            </w:rPrChange>
          </w:rPr>
          <w:t>, however,</w:t>
        </w:r>
      </w:ins>
      <w:ins w:id="21" w:author="Yoav Ram" w:date="2014-01-20T13:28:00Z">
        <w:r w:rsidRPr="00D95127">
          <w:rPr>
            <w:highlight w:val="yellow"/>
            <w:lang w:bidi="hi-IN"/>
            <w:rPrChange w:id="22" w:author="Yoav Ram" w:date="2014-01-20T13:34:00Z">
              <w:rPr>
                <w:lang w:bidi="hi-IN"/>
              </w:rPr>
            </w:rPrChange>
          </w:rPr>
          <w:t xml:space="preserve"> </w:t>
        </w:r>
        <w:proofErr w:type="spellStart"/>
        <w:r w:rsidRPr="00D95127">
          <w:rPr>
            <w:rFonts w:ascii="Times New Roman" w:hAnsi="Times New Roman" w:cs="Times New Roman"/>
            <w:i/>
            <w:iCs/>
            <w:highlight w:val="yellow"/>
            <w:lang w:bidi="hi-IN"/>
            <w:rPrChange w:id="23" w:author="Yoav Ram" w:date="2014-01-20T13:34:00Z">
              <w:rPr>
                <w:rFonts w:ascii="Times New Roman" w:hAnsi="Times New Roman" w:cs="Times New Roman"/>
                <w:lang w:bidi="hi-IN"/>
              </w:rPr>
            </w:rPrChange>
          </w:rPr>
          <w:t>τ</w:t>
        </w:r>
        <w:r w:rsidRPr="00D95127">
          <w:rPr>
            <w:i/>
            <w:iCs/>
            <w:highlight w:val="yellow"/>
            <w:lang w:bidi="hi-IN"/>
            <w:rPrChange w:id="24" w:author="Yoav Ram" w:date="2014-01-20T13:34:00Z">
              <w:rPr>
                <w:i/>
                <w:iCs/>
                <w:lang w:bidi="hi-IN"/>
              </w:rPr>
            </w:rPrChange>
          </w:rPr>
          <w:t>U</w:t>
        </w:r>
        <w:proofErr w:type="spellEnd"/>
        <w:r w:rsidRPr="00D95127">
          <w:rPr>
            <w:highlight w:val="yellow"/>
            <w:lang w:bidi="hi-IN"/>
            <w:rPrChange w:id="25" w:author="Yoav Ram" w:date="2014-01-20T13:34:00Z">
              <w:rPr>
                <w:lang w:bidi="hi-IN"/>
              </w:rPr>
            </w:rPrChange>
          </w:rPr>
          <w:t xml:space="preserve"> is on the same order of magnitude as </w:t>
        </w:r>
        <w:r w:rsidRPr="00D95127">
          <w:rPr>
            <w:i/>
            <w:iCs/>
            <w:highlight w:val="yellow"/>
            <w:lang w:bidi="hi-IN"/>
            <w:rPrChange w:id="26" w:author="Yoav Ram" w:date="2014-01-20T13:34:00Z">
              <w:rPr>
                <w:i/>
                <w:iCs/>
                <w:lang w:bidi="hi-IN"/>
              </w:rPr>
            </w:rPrChange>
          </w:rPr>
          <w:t>s</w:t>
        </w:r>
        <w:r w:rsidRPr="00D95127">
          <w:rPr>
            <w:highlight w:val="yellow"/>
            <w:lang w:bidi="hi-IN"/>
            <w:rPrChange w:id="27" w:author="Yoav Ram" w:date="2014-01-20T13:34:00Z">
              <w:rPr>
                <w:lang w:bidi="hi-IN"/>
              </w:rPr>
            </w:rPrChange>
          </w:rPr>
          <w:t xml:space="preserve">, </w:t>
        </w:r>
      </w:ins>
      <w:ins w:id="28" w:author="Yoav Ram" w:date="2014-01-20T13:31:00Z">
        <w:r w:rsidRPr="00D95127">
          <w:rPr>
            <w:highlight w:val="yellow"/>
            <w:lang w:bidi="hi-IN"/>
            <w:rPrChange w:id="29" w:author="Yoav Ram" w:date="2014-01-20T13:34:00Z">
              <w:rPr>
                <w:lang w:bidi="hi-IN"/>
              </w:rPr>
            </w:rPrChange>
          </w:rPr>
          <w:t xml:space="preserve">then single mutants are common (for example, if </w:t>
        </w:r>
        <w:proofErr w:type="spellStart"/>
        <w:r w:rsidRPr="00D95127">
          <w:rPr>
            <w:rFonts w:ascii="Times New Roman" w:hAnsi="Times New Roman" w:cs="Times New Roman"/>
            <w:i/>
            <w:iCs/>
            <w:highlight w:val="yellow"/>
            <w:lang w:bidi="hi-IN"/>
            <w:rPrChange w:id="30" w:author="Yoav Ram" w:date="2014-01-20T13:34:00Z">
              <w:rPr>
                <w:rFonts w:ascii="Times New Roman" w:hAnsi="Times New Roman" w:cs="Times New Roman"/>
                <w:i/>
                <w:iCs/>
                <w:lang w:bidi="hi-IN"/>
              </w:rPr>
            </w:rPrChange>
          </w:rPr>
          <w:t>τ</w:t>
        </w:r>
        <w:r w:rsidRPr="00D95127">
          <w:rPr>
            <w:i/>
            <w:iCs/>
            <w:highlight w:val="yellow"/>
            <w:lang w:bidi="hi-IN"/>
            <w:rPrChange w:id="31" w:author="Yoav Ram" w:date="2014-01-20T13:34:00Z">
              <w:rPr>
                <w:i/>
                <w:iCs/>
                <w:lang w:bidi="hi-IN"/>
              </w:rPr>
            </w:rPrChange>
          </w:rPr>
          <w:t>U</w:t>
        </w:r>
        <w:proofErr w:type="spellEnd"/>
        <w:r w:rsidRPr="00D95127">
          <w:rPr>
            <w:i/>
            <w:iCs/>
            <w:highlight w:val="yellow"/>
            <w:lang w:bidi="hi-IN"/>
            <w:rPrChange w:id="32" w:author="Yoav Ram" w:date="2014-01-20T13:34:00Z">
              <w:rPr>
                <w:i/>
                <w:iCs/>
                <w:lang w:bidi="hi-IN"/>
              </w:rPr>
            </w:rPrChange>
          </w:rPr>
          <w:t>=s</w:t>
        </w:r>
        <w:r w:rsidRPr="00D95127">
          <w:rPr>
            <w:highlight w:val="yellow"/>
            <w:lang w:bidi="hi-IN"/>
            <w:rPrChange w:id="33" w:author="Yoav Ram" w:date="2014-01-20T13:34:00Z">
              <w:rPr>
                <w:lang w:bidi="hi-IN"/>
              </w:rPr>
            </w:rPrChange>
          </w:rPr>
          <w:t xml:space="preserve"> then the fraction of</w:t>
        </w:r>
      </w:ins>
      <w:ins w:id="34" w:author="Yoav Ram" w:date="2014-01-20T13:32:00Z">
        <w:r w:rsidRPr="00D95127">
          <w:rPr>
            <w:highlight w:val="yellow"/>
            <w:lang w:bidi="hi-IN"/>
            <w:rPrChange w:id="35" w:author="Yoav Ram" w:date="2014-01-20T13:34:00Z">
              <w:rPr>
                <w:lang w:bidi="hi-IN"/>
              </w:rPr>
            </w:rPrChange>
          </w:rPr>
          <w:t xml:space="preserve"> CM</w:t>
        </w:r>
      </w:ins>
      <w:ins w:id="36" w:author="Yoav Ram" w:date="2014-01-20T13:31:00Z">
        <w:r w:rsidRPr="00D95127">
          <w:rPr>
            <w:highlight w:val="yellow"/>
            <w:lang w:bidi="hi-IN"/>
            <w:rPrChange w:id="37" w:author="Yoav Ram" w:date="2014-01-20T13:34:00Z">
              <w:rPr>
                <w:lang w:bidi="hi-IN"/>
              </w:rPr>
            </w:rPrChange>
          </w:rPr>
          <w:t xml:space="preserve"> individuals with a single deleterious allele is </w:t>
        </w:r>
      </w:ins>
      <w:ins w:id="38" w:author="Yoav Ram" w:date="2014-01-20T13:33:00Z">
        <w:r w:rsidRPr="00D95127">
          <w:rPr>
            <w:highlight w:val="yellow"/>
            <w:lang w:bidi="hi-IN"/>
            <w:rPrChange w:id="39" w:author="Yoav Ram" w:date="2014-01-20T13:34:00Z">
              <w:rPr>
                <w:lang w:bidi="hi-IN"/>
              </w:rPr>
            </w:rPrChange>
          </w:rPr>
          <w:t>~0.36</w:t>
        </w:r>
      </w:ins>
      <w:ins w:id="40" w:author="Yoav Ram" w:date="2014-01-20T13:31:00Z">
        <w:r w:rsidRPr="00D95127">
          <w:rPr>
            <w:highlight w:val="yellow"/>
            <w:lang w:bidi="hi-IN"/>
            <w:rPrChange w:id="41" w:author="Yoav Ram" w:date="2014-01-20T13:34:00Z">
              <w:rPr>
                <w:lang w:bidi="hi-IN"/>
              </w:rPr>
            </w:rPrChange>
          </w:rPr>
          <w:t>. B</w:t>
        </w:r>
      </w:ins>
      <w:ins w:id="42" w:author="Yoav Ram" w:date="2014-01-20T13:29:00Z">
        <w:r w:rsidRPr="00D95127">
          <w:rPr>
            <w:highlight w:val="yellow"/>
            <w:lang w:bidi="hi-IN"/>
            <w:rPrChange w:id="43" w:author="Yoav Ram" w:date="2014-01-20T13:34:00Z">
              <w:rPr>
                <w:lang w:bidi="hi-IN"/>
              </w:rPr>
            </w:rPrChange>
          </w:rPr>
          <w:t xml:space="preserve">ecause </w:t>
        </w:r>
      </w:ins>
      <w:ins w:id="44" w:author="Yoav Ram" w:date="2014-01-20T13:30:00Z">
        <w:r w:rsidRPr="00D95127">
          <w:rPr>
            <w:i/>
            <w:iCs/>
            <w:highlight w:val="yellow"/>
            <w:lang w:bidi="hi-IN"/>
            <w:rPrChange w:id="45" w:author="Yoav Ram" w:date="2014-01-20T13:34:00Z">
              <w:rPr>
                <w:i/>
                <w:iCs/>
                <w:lang w:bidi="hi-IN"/>
              </w:rPr>
            </w:rPrChange>
          </w:rPr>
          <w:t xml:space="preserve">AB </w:t>
        </w:r>
      </w:ins>
      <w:ins w:id="46" w:author="Yoav Ram" w:date="2014-01-20T13:29:00Z">
        <w:r w:rsidRPr="00D95127">
          <w:rPr>
            <w:highlight w:val="yellow"/>
            <w:lang w:bidi="hi-IN"/>
            <w:rPrChange w:id="47" w:author="Yoav Ram" w:date="2014-01-20T13:34:00Z">
              <w:rPr>
                <w:lang w:bidi="hi-IN"/>
              </w:rPr>
            </w:rPrChange>
          </w:rPr>
          <w:t>has a large advantage over</w:t>
        </w:r>
      </w:ins>
      <w:ins w:id="48" w:author="Yoav Ram" w:date="2014-01-20T13:30:00Z">
        <w:r w:rsidRPr="00D95127">
          <w:rPr>
            <w:highlight w:val="yellow"/>
            <w:lang w:bidi="hi-IN"/>
            <w:rPrChange w:id="49" w:author="Yoav Ram" w:date="2014-01-20T13:34:00Z">
              <w:rPr>
                <w:lang w:bidi="hi-IN"/>
              </w:rPr>
            </w:rPrChange>
          </w:rPr>
          <w:t xml:space="preserve"> single mutants </w:t>
        </w:r>
      </w:ins>
      <w:ins w:id="50" w:author="Yoav Ram" w:date="2014-01-20T13:29:00Z">
        <w:r w:rsidRPr="00D95127">
          <w:rPr>
            <w:highlight w:val="yellow"/>
            <w:lang w:bidi="hi-IN"/>
            <w:rPrChange w:id="51" w:author="Yoav Ram" w:date="2014-01-20T13:34:00Z">
              <w:rPr>
                <w:lang w:bidi="hi-IN"/>
              </w:rPr>
            </w:rPrChange>
          </w:rPr>
          <w:t>((</w:t>
        </w:r>
        <w:r w:rsidRPr="00D95127">
          <w:rPr>
            <w:i/>
            <w:iCs/>
            <w:highlight w:val="yellow"/>
            <w:lang w:bidi="hi-IN"/>
            <w:rPrChange w:id="52" w:author="Yoav Ram" w:date="2014-01-20T13:34:00Z">
              <w:rPr>
                <w:i/>
                <w:iCs/>
                <w:lang w:bidi="hi-IN"/>
              </w:rPr>
            </w:rPrChange>
          </w:rPr>
          <w:t>H</w:t>
        </w:r>
        <w:r w:rsidRPr="00D95127">
          <w:rPr>
            <w:highlight w:val="yellow"/>
            <w:lang w:bidi="hi-IN"/>
            <w:rPrChange w:id="53" w:author="Yoav Ram" w:date="2014-01-20T13:34:00Z">
              <w:rPr>
                <w:lang w:bidi="hi-IN"/>
              </w:rPr>
            </w:rPrChange>
          </w:rPr>
          <w:t>+1</w:t>
        </w:r>
        <w:proofErr w:type="gramStart"/>
        <w:r w:rsidRPr="00D95127">
          <w:rPr>
            <w:highlight w:val="yellow"/>
            <w:lang w:bidi="hi-IN"/>
            <w:rPrChange w:id="54" w:author="Yoav Ram" w:date="2014-01-20T13:34:00Z">
              <w:rPr>
                <w:lang w:bidi="hi-IN"/>
              </w:rPr>
            </w:rPrChange>
          </w:rPr>
          <w:t>)</w:t>
        </w:r>
        <w:r w:rsidRPr="00D95127">
          <w:rPr>
            <w:i/>
            <w:iCs/>
            <w:highlight w:val="yellow"/>
            <w:lang w:bidi="hi-IN"/>
            <w:rPrChange w:id="55" w:author="Yoav Ram" w:date="2014-01-20T13:34:00Z">
              <w:rPr>
                <w:i/>
                <w:iCs/>
                <w:lang w:bidi="hi-IN"/>
              </w:rPr>
            </w:rPrChange>
          </w:rPr>
          <w:t>s</w:t>
        </w:r>
        <w:proofErr w:type="gramEnd"/>
        <w:r w:rsidRPr="00D95127">
          <w:rPr>
            <w:highlight w:val="yellow"/>
            <w:lang w:bidi="hi-IN"/>
            <w:rPrChange w:id="56" w:author="Yoav Ram" w:date="2014-01-20T13:34:00Z">
              <w:rPr>
                <w:lang w:bidi="hi-IN"/>
              </w:rPr>
            </w:rPrChange>
          </w:rPr>
          <w:t xml:space="preserve">), deleterious alleles </w:t>
        </w:r>
      </w:ins>
      <w:ins w:id="57" w:author="Yoav Ram" w:date="2014-01-20T13:30:00Z">
        <w:r w:rsidRPr="00D95127">
          <w:rPr>
            <w:highlight w:val="yellow"/>
            <w:lang w:bidi="hi-IN"/>
            <w:rPrChange w:id="58" w:author="Yoav Ram" w:date="2014-01-20T13:34:00Z">
              <w:rPr>
                <w:lang w:bidi="hi-IN"/>
              </w:rPr>
            </w:rPrChange>
          </w:rPr>
          <w:t xml:space="preserve">are much likely to </w:t>
        </w:r>
      </w:ins>
      <w:ins w:id="59" w:author="Yoav Ram" w:date="2014-01-20T13:29:00Z">
        <w:r w:rsidRPr="00D95127">
          <w:rPr>
            <w:highlight w:val="yellow"/>
            <w:lang w:bidi="hi-IN"/>
            <w:rPrChange w:id="60" w:author="Yoav Ram" w:date="2014-01-20T13:34:00Z">
              <w:rPr>
                <w:lang w:bidi="hi-IN"/>
              </w:rPr>
            </w:rPrChange>
          </w:rPr>
          <w:t xml:space="preserve">hitchhike to fixation with the </w:t>
        </w:r>
      </w:ins>
      <w:ins w:id="61" w:author="Yoav Ram" w:date="2014-01-20T13:30:00Z">
        <w:r w:rsidRPr="00D95127">
          <w:rPr>
            <w:i/>
            <w:iCs/>
            <w:highlight w:val="yellow"/>
            <w:lang w:bidi="hi-IN"/>
            <w:rPrChange w:id="62" w:author="Yoav Ram" w:date="2014-01-20T13:34:00Z">
              <w:rPr>
                <w:i/>
                <w:iCs/>
                <w:lang w:bidi="hi-IN"/>
              </w:rPr>
            </w:rPrChange>
          </w:rPr>
          <w:t>AB</w:t>
        </w:r>
        <w:r w:rsidRPr="00D95127">
          <w:rPr>
            <w:highlight w:val="yellow"/>
            <w:lang w:bidi="hi-IN"/>
            <w:rPrChange w:id="63" w:author="Yoav Ram" w:date="2014-01-20T13:34:00Z">
              <w:rPr>
                <w:lang w:bidi="hi-IN"/>
              </w:rPr>
            </w:rPrChange>
          </w:rPr>
          <w:t xml:space="preserve"> genotype.</w:t>
        </w:r>
      </w:ins>
      <w:ins w:id="64" w:author="Yoav Ram" w:date="2014-01-20T13:33:00Z">
        <w:r w:rsidRPr="00D95127">
          <w:rPr>
            <w:highlight w:val="yellow"/>
            <w:lang w:bidi="hi-IN"/>
            <w:rPrChange w:id="65" w:author="Yoav Ram" w:date="2014-01-20T13:34:00Z">
              <w:rPr>
                <w:lang w:bidi="hi-IN"/>
              </w:rPr>
            </w:rPrChange>
          </w:rPr>
          <w:t xml:space="preserve"> In these cases are analytic approximation diverges from the simulation results</w:t>
        </w:r>
      </w:ins>
      <w:ins w:id="66" w:author="Yoav Ram" w:date="2014-01-20T13:34:00Z">
        <w:r w:rsidRPr="00D95127">
          <w:rPr>
            <w:highlight w:val="yellow"/>
            <w:lang w:bidi="hi-IN"/>
            <w:rPrChange w:id="67" w:author="Yoav Ram" w:date="2014-01-20T13:34:00Z">
              <w:rPr>
                <w:lang w:bidi="hi-IN"/>
              </w:rPr>
            </w:rPrChange>
          </w:rPr>
          <w:t xml:space="preserve"> which show that the dependence on </w:t>
        </w:r>
        <w:r w:rsidRPr="00D95127">
          <w:rPr>
            <w:rFonts w:ascii="Times New Roman" w:hAnsi="Times New Roman" w:cs="Times New Roman"/>
            <w:highlight w:val="yellow"/>
            <w:lang w:bidi="hi-IN"/>
            <w:rPrChange w:id="68" w:author="Yoav Ram" w:date="2014-01-20T13:34:00Z">
              <w:rPr>
                <w:rFonts w:ascii="Times New Roman" w:hAnsi="Times New Roman" w:cs="Times New Roman"/>
                <w:lang w:bidi="hi-IN"/>
              </w:rPr>
            </w:rPrChange>
          </w:rPr>
          <w:t>τ</w:t>
        </w:r>
        <w:r w:rsidRPr="00D95127">
          <w:rPr>
            <w:highlight w:val="yellow"/>
            <w:lang w:bidi="hi-IN"/>
            <w:rPrChange w:id="69" w:author="Yoav Ram" w:date="2014-01-20T13:34:00Z">
              <w:rPr>
                <w:lang w:bidi="hi-IN"/>
              </w:rPr>
            </w:rPrChange>
          </w:rPr>
          <w:t xml:space="preserve"> remains similar for moderate values of </w:t>
        </w:r>
        <w:r w:rsidRPr="00D95127">
          <w:rPr>
            <w:rFonts w:ascii="Times New Roman" w:hAnsi="Times New Roman" w:cs="Times New Roman"/>
            <w:highlight w:val="yellow"/>
            <w:lang w:bidi="hi-IN"/>
            <w:rPrChange w:id="70" w:author="Yoav Ram" w:date="2014-01-20T13:34:00Z">
              <w:rPr>
                <w:rFonts w:ascii="Times New Roman" w:hAnsi="Times New Roman" w:cs="Times New Roman"/>
                <w:lang w:bidi="hi-IN"/>
              </w:rPr>
            </w:rPrChange>
          </w:rPr>
          <w:t>τ</w:t>
        </w:r>
        <w:r w:rsidRPr="00D95127">
          <w:rPr>
            <w:highlight w:val="yellow"/>
            <w:lang w:bidi="hi-IN"/>
            <w:rPrChange w:id="71" w:author="Yoav Ram" w:date="2014-01-20T13:34:00Z">
              <w:rPr>
                <w:lang w:bidi="hi-IN"/>
              </w:rPr>
            </w:rPrChange>
          </w:rPr>
          <w:t xml:space="preserve"> (Fig. X).</w:t>
        </w:r>
      </w:ins>
    </w:p>
    <w:p w:rsidR="009F5B3A" w:rsidRDefault="009F5B3A" w:rsidP="00E9784D">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9F5B3A" w:rsidRPr="00020A87" w:rsidRDefault="009F5B3A" w:rsidP="00020A87">
      <w:pPr>
        <w:spacing w:line="480" w:lineRule="auto"/>
        <w:rPr>
          <w:lang w:bidi="hi-IN"/>
        </w:rPr>
      </w:pPr>
      <w:r w:rsidRPr="00020A87">
        <w:rPr>
          <w:lang w:bidi="hi-IN"/>
        </w:rPr>
        <w:t>We used the model presented abov</w:t>
      </w:r>
      <w:r w:rsidR="003E0693" w:rsidRPr="00020A87">
        <w:rPr>
          <w:lang w:bidi="hi-IN"/>
        </w:rPr>
        <w:t>e to calculate the adaptation rate of populations with NM, CM and SIM</w:t>
      </w:r>
      <w:r w:rsidR="00CA68FE" w:rsidRPr="00020A87">
        <w:rPr>
          <w:lang w:bidi="hi-IN"/>
        </w:rPr>
        <w:t xml:space="preserve"> and extended a previous model </w:t>
      </w:r>
      <w:r w:rsidR="00CA68FE" w:rsidRPr="00020A87">
        <w:rPr>
          <w:lang w:bidi="hi-IN"/>
        </w:rPr>
        <w:fldChar w:fldCharType="begin" w:fldLock="1"/>
      </w:r>
      <w:r w:rsidR="002E3785" w:rsidRPr="00020A87">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68FE" w:rsidRPr="00020A87">
        <w:rPr>
          <w:lang w:bidi="hi-IN"/>
        </w:rPr>
        <w:fldChar w:fldCharType="separate"/>
      </w:r>
      <w:r w:rsidR="00CA68FE" w:rsidRPr="00020A87">
        <w:rPr>
          <w:noProof/>
          <w:lang w:bidi="hi-IN"/>
        </w:rPr>
        <w:t>(Ram and Hadany 2012)</w:t>
      </w:r>
      <w:r w:rsidR="00CA68FE" w:rsidRPr="00020A87">
        <w:rPr>
          <w:lang w:bidi="hi-IN"/>
        </w:rPr>
        <w:fldChar w:fldCharType="end"/>
      </w:r>
      <w:r w:rsidR="00CA68FE" w:rsidRPr="00020A87">
        <w:rPr>
          <w:lang w:bidi="hi-IN"/>
        </w:rPr>
        <w:t xml:space="preserve"> to calculate the population mean fitness at the mutation-selection balance</w:t>
      </w:r>
      <w:r w:rsidR="003E0693" w:rsidRPr="00020A87">
        <w:rPr>
          <w:lang w:bidi="hi-IN"/>
        </w:rPr>
        <w:t>.</w:t>
      </w:r>
      <w:r w:rsidR="00643FEC" w:rsidRPr="00020A87">
        <w:rPr>
          <w:lang w:bidi="hi-IN"/>
        </w:rPr>
        <w:t xml:space="preserve"> Our extended model </w:t>
      </w:r>
      <w:r w:rsidR="00CA68FE" w:rsidRPr="00020A87">
        <w:rPr>
          <w:lang w:bidi="hi-IN"/>
        </w:rPr>
        <w:t>includes</w:t>
      </w:r>
      <w:r w:rsidR="00643FEC" w:rsidRPr="00020A87">
        <w:rPr>
          <w:lang w:bidi="hi-IN"/>
        </w:rPr>
        <w:t xml:space="preserve"> beneficial mutations and </w:t>
      </w:r>
      <w:r w:rsidR="00CA68FE" w:rsidRPr="00020A87">
        <w:rPr>
          <w:lang w:bidi="hi-IN"/>
        </w:rPr>
        <w:t>allows more than one mutation</w:t>
      </w:r>
      <w:r w:rsidR="00643FEC" w:rsidRPr="00020A87">
        <w:rPr>
          <w:lang w:bidi="hi-IN"/>
        </w:rPr>
        <w:t xml:space="preserve"> to occur </w:t>
      </w:r>
      <w:r w:rsidR="00CA68FE" w:rsidRPr="00020A87">
        <w:rPr>
          <w:lang w:bidi="hi-IN"/>
        </w:rPr>
        <w:t>in the same individual and generation</w:t>
      </w:r>
      <w:r w:rsidR="00643FEC" w:rsidRPr="00020A87">
        <w:rPr>
          <w:lang w:bidi="hi-IN"/>
        </w:rPr>
        <w:t xml:space="preserve">. In the </w:t>
      </w:r>
      <w:r w:rsidR="00643FEC" w:rsidRPr="00020A87">
        <w:rPr>
          <w:i/>
          <w:iCs/>
          <w:lang w:bidi="hi-IN"/>
        </w:rPr>
        <w:t>supporting information</w:t>
      </w:r>
      <w:r w:rsidR="00643FEC" w:rsidRPr="00020A87">
        <w:rPr>
          <w:lang w:bidi="hi-IN"/>
        </w:rPr>
        <w:t xml:space="preserve"> we demonstrate how to use this model to calculate the mean fitness of an asexual population</w:t>
      </w:r>
      <w:r w:rsidR="00CA68FE" w:rsidRPr="00020A87">
        <w:rPr>
          <w:lang w:bidi="hi-IN"/>
        </w:rPr>
        <w:t xml:space="preserve"> with various mutational strategies</w:t>
      </w:r>
      <w:r w:rsidR="00DC713E" w:rsidRPr="00020A87">
        <w:rPr>
          <w:lang w:bidi="hi-IN"/>
        </w:rPr>
        <w:t>.</w:t>
      </w:r>
    </w:p>
    <w:p w:rsidR="003E0693" w:rsidRPr="00BA2B02" w:rsidRDefault="003E0693" w:rsidP="007C26AA">
      <w:pPr>
        <w:spacing w:line="480" w:lineRule="auto"/>
        <w:rPr>
          <w:lang w:bidi="hi-IN"/>
        </w:rPr>
      </w:pPr>
      <w:r w:rsidRPr="00020A87">
        <w:rPr>
          <w:lang w:bidi="hi-IN"/>
        </w:rPr>
        <w:t xml:space="preserve">If the mutation rate is constant and uniform across the population, the </w:t>
      </w:r>
      <w:proofErr w:type="gramStart"/>
      <w:r w:rsidR="00434AEF" w:rsidRPr="00020A87">
        <w:rPr>
          <w:lang w:bidi="hi-IN"/>
        </w:rPr>
        <w:t>population mean</w:t>
      </w:r>
      <w:proofErr w:type="gramEnd"/>
      <w:r w:rsidRPr="00020A87">
        <w:rPr>
          <w:lang w:bidi="hi-IN"/>
        </w:rPr>
        <w:t xml:space="preserve"> fitness – the </w:t>
      </w:r>
      <w:r w:rsidRPr="00020A87">
        <w:rPr>
          <w:i/>
          <w:iCs/>
          <w:lang w:bidi="hi-IN"/>
        </w:rPr>
        <w:t>adaptedness</w:t>
      </w:r>
      <w:r w:rsidRPr="00020A87">
        <w:rPr>
          <w:lang w:bidi="hi-IN"/>
        </w:rPr>
        <w:t xml:space="preserve"> –</w:t>
      </w:r>
      <w:r w:rsidR="00CA68FE" w:rsidRPr="00020A87">
        <w:rPr>
          <w:lang w:bidi="hi-IN"/>
        </w:rPr>
        <w:t xml:space="preserve"> mainly </w:t>
      </w:r>
      <w:r w:rsidR="005D511F" w:rsidRPr="00020A87">
        <w:rPr>
          <w:lang w:bidi="hi-IN"/>
        </w:rPr>
        <w:t>depends on the</w:t>
      </w:r>
      <w:r w:rsidR="0044354D" w:rsidRPr="00020A87">
        <w:rPr>
          <w:lang w:bidi="hi-IN"/>
        </w:rPr>
        <w:t xml:space="preserve"> fitness and</w:t>
      </w:r>
      <w:r w:rsidR="005D511F" w:rsidRPr="00020A87">
        <w:rPr>
          <w:lang w:bidi="hi-IN"/>
        </w:rPr>
        <w:t xml:space="preserve"> mutation rate of the fittest individuals</w:t>
      </w:r>
      <w:r w:rsidR="008F3447">
        <w:rPr>
          <w:lang w:bidi="hi-IN"/>
        </w:rPr>
        <w:t xml:space="preserve">. Therefore, </w:t>
      </w:r>
      <w:r w:rsidR="005D511F" w:rsidRPr="00020A87">
        <w:rPr>
          <w:lang w:bidi="hi-IN"/>
        </w:rPr>
        <w:t xml:space="preserve">the </w:t>
      </w:r>
      <w:proofErr w:type="gramStart"/>
      <w:r w:rsidR="00CA68FE" w:rsidRPr="00020A87">
        <w:rPr>
          <w:lang w:bidi="hi-IN"/>
        </w:rPr>
        <w:t xml:space="preserve">population </w:t>
      </w:r>
      <w:r w:rsidR="005D511F" w:rsidRPr="00020A87">
        <w:rPr>
          <w:lang w:bidi="hi-IN"/>
        </w:rPr>
        <w:t>mean</w:t>
      </w:r>
      <w:proofErr w:type="gramEnd"/>
      <w:r w:rsidR="005D511F" w:rsidRPr="00020A87">
        <w:rPr>
          <w:lang w:bidi="hi-IN"/>
        </w:rPr>
        <w:t xml:space="preserve"> fitness </w:t>
      </w:r>
      <w:r w:rsidRPr="00020A87">
        <w:rPr>
          <w:lang w:bidi="hi-IN"/>
        </w:rPr>
        <w:t>decreases when the mutation rate inc</w:t>
      </w:r>
      <w:r w:rsidR="0044354D" w:rsidRPr="00020A87">
        <w:rPr>
          <w:lang w:bidi="hi-IN"/>
        </w:rPr>
        <w:t>reases</w:t>
      </w:r>
      <w:r w:rsidR="008F3447">
        <w:rPr>
          <w:lang w:bidi="hi-IN"/>
        </w:rPr>
        <w:t>. This decrease is</w:t>
      </w:r>
      <w:r w:rsidR="0044354D" w:rsidRPr="00020A87">
        <w:rPr>
          <w:lang w:bidi="hi-IN"/>
        </w:rPr>
        <w:t xml:space="preserve"> due to </w:t>
      </w:r>
      <w:r w:rsidRPr="00020A87">
        <w:rPr>
          <w:lang w:bidi="hi-IN"/>
        </w:rPr>
        <w:t>generation of deleterious mutations in the fittest individuals. However</w:t>
      </w:r>
      <w:r w:rsidR="005D511F" w:rsidRPr="00020A87">
        <w:rPr>
          <w:lang w:bidi="hi-IN"/>
        </w:rPr>
        <w:t>, if mutation rates are not uniform across the population, increased</w:t>
      </w:r>
      <w:r w:rsidR="005D511F" w:rsidRPr="00BA2B02">
        <w:rPr>
          <w:lang w:bidi="hi-IN"/>
        </w:rPr>
        <w:t xml:space="preserve"> mutation rates in unfit individuals increase the population mean fitness, as long as beneficial (compensatory) mutations are allowed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5D511F" w:rsidRPr="00BA2B02">
        <w:rPr>
          <w:noProof/>
          <w:lang w:bidi="hi-IN"/>
        </w:rPr>
        <w:t>(Ram and Hadany 2012)</w:t>
      </w:r>
      <w:r w:rsidR="00AB4359" w:rsidRPr="00BA2B02">
        <w:rPr>
          <w:lang w:bidi="hi-IN"/>
        </w:rPr>
        <w:fldChar w:fldCharType="end"/>
      </w:r>
      <w:r w:rsidR="005D511F" w:rsidRPr="00BA2B02">
        <w:rPr>
          <w:lang w:bidi="hi-IN"/>
        </w:rPr>
        <w:t xml:space="preserve">. </w:t>
      </w:r>
      <w:r w:rsidR="00BA2B02" w:rsidRPr="00BA2B02">
        <w:fldChar w:fldCharType="begin"/>
      </w:r>
      <w:r w:rsidR="00BA2B02" w:rsidRPr="00BA2B02">
        <w:instrText xml:space="preserve"> REF _Ref363979903 \h  \* MERGEFORMAT </w:instrText>
      </w:r>
      <w:r w:rsidR="00BA2B02" w:rsidRPr="00BA2B02">
        <w:fldChar w:fldCharType="separate"/>
      </w:r>
      <w:r w:rsidR="00815DEF" w:rsidRPr="00BA2B02">
        <w:rPr>
          <w:lang w:bidi="hi-IN"/>
        </w:rPr>
        <w:t>Figure 3</w:t>
      </w:r>
      <w:r w:rsidR="00BA2B02" w:rsidRPr="00BA2B02">
        <w:fldChar w:fldCharType="end"/>
      </w:r>
      <w:r w:rsidR="005D511F" w:rsidRPr="00BA2B02">
        <w:rPr>
          <w:lang w:bidi="hi-IN"/>
        </w:rPr>
        <w:t xml:space="preserve"> shows this advantage of SIM over NM in terms of the </w:t>
      </w:r>
      <w:r w:rsidR="00CA68FE">
        <w:rPr>
          <w:lang w:bidi="hi-IN"/>
        </w:rPr>
        <w:t xml:space="preserve">difference in </w:t>
      </w:r>
      <w:r w:rsidR="005D511F" w:rsidRPr="00BA2B02">
        <w:rPr>
          <w:lang w:bidi="hi-IN"/>
        </w:rPr>
        <w:t>population mean fitness</w:t>
      </w:r>
      <w:r w:rsidR="00DC713E" w:rsidRPr="00BA2B02">
        <w:rPr>
          <w:lang w:bidi="hi-IN"/>
        </w:rPr>
        <w:t xml:space="preserve">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00DC713E" w:rsidRPr="00BA2B02">
        <w:rPr>
          <w:rFonts w:eastAsiaTheme="minorEastAsia"/>
          <w:lang w:bidi="hi-IN"/>
        </w:rPr>
        <w:t>)</w:t>
      </w:r>
      <w:r w:rsidR="005D511F" w:rsidRPr="00BA2B02">
        <w:rPr>
          <w:lang w:bidi="hi-IN"/>
        </w:rPr>
        <w:t>.</w:t>
      </w:r>
    </w:p>
    <w:p w:rsidR="00AC687F" w:rsidRPr="00BA2B02" w:rsidRDefault="00BA2B02" w:rsidP="00D3015D">
      <w:pPr>
        <w:spacing w:line="480" w:lineRule="auto"/>
      </w:pP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961209" w:rsidRPr="00BA2B02">
        <w:rPr>
          <w:lang w:bidi="hi-IN"/>
        </w:rPr>
        <w:t xml:space="preserve"> </w:t>
      </w:r>
      <w:r w:rsidR="009040D1" w:rsidRPr="00BA2B02">
        <w:rPr>
          <w:lang w:bidi="hi-IN"/>
        </w:rPr>
        <w:t xml:space="preserve">shows the </w:t>
      </w:r>
      <w:r w:rsidR="00CE72C5" w:rsidRPr="00BA2B02">
        <w:rPr>
          <w:i/>
          <w:iCs/>
          <w:lang w:bidi="hi-IN"/>
        </w:rPr>
        <w:t xml:space="preserve">adaptedness </w:t>
      </w:r>
      <w:r w:rsidR="00CE72C5" w:rsidRPr="00BA2B02">
        <w:rPr>
          <w:lang w:bidi="hi-IN"/>
        </w:rPr>
        <w:t>(</w:t>
      </w:r>
      <w:r w:rsidR="0044354D" w:rsidRPr="00BA2B02">
        <w:rPr>
          <w:lang w:bidi="hi-IN"/>
        </w:rPr>
        <w:t>population mean fitness in a constant environment</w:t>
      </w:r>
      <w:proofErr w:type="gramStart"/>
      <w:r w:rsidR="0044354D" w:rsidRPr="00BA2B02">
        <w:rPr>
          <w:lang w:bidi="hi-IN"/>
        </w:rPr>
        <w:t xml:space="preserve">, </w:t>
      </w:r>
      <w:proofErr w:type="gramEnd"/>
      <m:oMath>
        <m:acc>
          <m:accPr>
            <m:chr m:val="̅"/>
            <m:ctrlPr>
              <w:rPr>
                <w:rFonts w:ascii="Cambria Math" w:hAnsi="Cambria Math"/>
                <w:i/>
                <w:lang w:bidi="hi-IN"/>
              </w:rPr>
            </m:ctrlPr>
          </m:accPr>
          <m:e>
            <m:r>
              <w:rPr>
                <w:rFonts w:ascii="Cambria Math" w:hAnsi="Cambria Math"/>
                <w:lang w:bidi="hi-IN"/>
              </w:rPr>
              <m:t>ω</m:t>
            </m:r>
          </m:e>
        </m:acc>
      </m:oMath>
      <w:r w:rsidR="00434AEF" w:rsidRPr="00BA2B02">
        <w:rPr>
          <w:rFonts w:eastAsiaTheme="minorEastAsia"/>
          <w:lang w:bidi="hi-IN"/>
        </w:rPr>
        <w:t xml:space="preserve">, see </w:t>
      </w:r>
      <w:r w:rsidR="00434AEF" w:rsidRPr="00950BC3">
        <w:rPr>
          <w:rFonts w:eastAsiaTheme="minorEastAsia"/>
          <w:i/>
          <w:iCs/>
          <w:lang w:bidi="hi-IN"/>
        </w:rPr>
        <w:t>supporting information</w:t>
      </w:r>
      <w:r w:rsidR="00CE72C5" w:rsidRPr="00BA2B02">
        <w:rPr>
          <w:lang w:bidi="hi-IN"/>
        </w:rPr>
        <w:t xml:space="preserve">) and </w:t>
      </w:r>
      <w:r w:rsidR="00CE72C5" w:rsidRPr="00BA2B02">
        <w:rPr>
          <w:i/>
          <w:iCs/>
          <w:lang w:bidi="hi-IN"/>
        </w:rPr>
        <w:t xml:space="preserve">adaptability </w:t>
      </w:r>
      <w:r w:rsidR="00CE72C5" w:rsidRPr="00BA2B02">
        <w:rPr>
          <w:lang w:bidi="hi-IN"/>
        </w:rPr>
        <w:t>(</w:t>
      </w:r>
      <w:r w:rsidR="00EE06E2">
        <w:rPr>
          <w:lang w:bidi="hi-IN"/>
        </w:rPr>
        <w:t>rate of adaptation</w:t>
      </w:r>
      <w:r w:rsidR="00D3015D">
        <w:rPr>
          <w:lang w:bidi="hi-IN"/>
        </w:rPr>
        <w:t xml:space="preserve">, </w:t>
      </w:r>
      <w:proofErr w:type="spellStart"/>
      <w:r w:rsidR="00D3015D">
        <w:rPr>
          <w:lang w:bidi="hi-IN"/>
        </w:rPr>
        <w:t>eqs</w:t>
      </w:r>
      <w:proofErr w:type="spellEnd"/>
      <w:r w:rsidR="00D3015D">
        <w:rPr>
          <w:lang w:bidi="hi-IN"/>
        </w:rPr>
        <w:t>. 6-8</w:t>
      </w:r>
      <w:r w:rsidR="00CE72C5" w:rsidRPr="00BA2B02">
        <w:rPr>
          <w:lang w:bidi="hi-IN"/>
        </w:rPr>
        <w:t>)</w:t>
      </w:r>
      <w:r w:rsidR="009040D1" w:rsidRPr="00BA2B02">
        <w:rPr>
          <w:lang w:bidi="hi-IN"/>
        </w:rPr>
        <w:t xml:space="preserve"> of different mutational strategies</w:t>
      </w:r>
      <w:r w:rsidR="00FB4F13" w:rsidRPr="00BA2B02">
        <w:rPr>
          <w:lang w:bidi="hi-IN"/>
        </w:rPr>
        <w:t xml:space="preserve"> relative to NM</w:t>
      </w:r>
      <w:r w:rsidR="009040D1" w:rsidRPr="00BA2B02">
        <w:rPr>
          <w:lang w:bidi="hi-IN"/>
        </w:rPr>
        <w:t>.</w:t>
      </w:r>
      <w:r w:rsidR="005515F1" w:rsidRPr="00BA2B02">
        <w:rPr>
          <w:lang w:bidi="hi-IN"/>
        </w:rPr>
        <w:t xml:space="preserve"> </w:t>
      </w:r>
      <w:r w:rsidR="0044354D" w:rsidRPr="00BA2B02">
        <w:rPr>
          <w:lang w:bidi="hi-IN"/>
        </w:rPr>
        <w:t>Any</w:t>
      </w:r>
      <w:r w:rsidR="005515F1" w:rsidRPr="00BA2B02">
        <w:rPr>
          <w:lang w:bidi="hi-IN"/>
        </w:rPr>
        <w:t xml:space="preserve"> </w:t>
      </w:r>
      <w:r w:rsidR="00F33489" w:rsidRPr="00BA2B02">
        <w:rPr>
          <w:lang w:bidi="hi-IN"/>
        </w:rPr>
        <w:t xml:space="preserve">realistic </w:t>
      </w:r>
      <w:r w:rsidR="005515F1" w:rsidRPr="00BA2B02">
        <w:rPr>
          <w:lang w:bidi="hi-IN"/>
        </w:rPr>
        <w:t xml:space="preserve">rate of adaptation </w:t>
      </w:r>
      <w:r w:rsidR="005515F1" w:rsidRPr="00BA2B02">
        <w:rPr>
          <w:i/>
          <w:iCs/>
        </w:rPr>
        <w:t>ν</w:t>
      </w:r>
      <w:r w:rsidR="005515F1" w:rsidRPr="00BA2B02">
        <w:rPr>
          <w:rFonts w:ascii="Times New Roman" w:hAnsi="Times New Roman" w:cs="Times New Roman"/>
          <w:lang w:bidi="hi-IN"/>
        </w:rPr>
        <w:t xml:space="preserve"> </w:t>
      </w:r>
      <w:r w:rsidR="005515F1" w:rsidRPr="00BA2B02">
        <w:rPr>
          <w:lang w:bidi="hi-IN"/>
        </w:rPr>
        <w:t xml:space="preserve">can be </w:t>
      </w:r>
      <w:r w:rsidR="001C5D6C" w:rsidRPr="00BA2B02">
        <w:rPr>
          <w:lang w:bidi="hi-IN"/>
        </w:rPr>
        <w:t>realized</w:t>
      </w:r>
      <w:r w:rsidR="005515F1" w:rsidRPr="00BA2B02">
        <w:rPr>
          <w:lang w:bidi="hi-IN"/>
        </w:rPr>
        <w:t xml:space="preserve"> using both CM and SIM. The highest mean fitness wi</w:t>
      </w:r>
      <w:r w:rsidR="003E0693" w:rsidRPr="00BA2B02">
        <w:rPr>
          <w:lang w:bidi="hi-IN"/>
        </w:rPr>
        <w:t xml:space="preserve">ll always be attained with SIM, </w:t>
      </w:r>
      <w:r w:rsidR="005515F1" w:rsidRPr="00BA2B02">
        <w:rPr>
          <w:lang w:bidi="hi-IN"/>
        </w:rPr>
        <w:t xml:space="preserve">which has a </w:t>
      </w:r>
      <w:r w:rsidR="00F33489" w:rsidRPr="00BA2B02">
        <w:rPr>
          <w:lang w:bidi="hi-IN"/>
        </w:rPr>
        <w:t xml:space="preserve">small </w:t>
      </w:r>
      <w:r w:rsidR="005515F1" w:rsidRPr="00BA2B02">
        <w:rPr>
          <w:lang w:bidi="hi-IN"/>
        </w:rPr>
        <w:t xml:space="preserve">advantage over NM </w:t>
      </w:r>
      <w:r w:rsidR="00F33489" w:rsidRPr="00BA2B02">
        <w:rPr>
          <w:lang w:bidi="hi-IN"/>
        </w:rPr>
        <w:t>(</w:t>
      </w:r>
      <w:r w:rsidR="00961209" w:rsidRPr="00BA2B02">
        <w:rPr>
          <w:lang w:bidi="hi-IN"/>
        </w:rPr>
        <w:t>that</w:t>
      </w:r>
      <w:r w:rsidR="005515F1" w:rsidRPr="00BA2B02">
        <w:rPr>
          <w:lang w:bidi="hi-IN"/>
        </w:rPr>
        <w:t xml:space="preserve"> cannot be seen in this figure</w:t>
      </w:r>
      <w:r w:rsidR="00F33489" w:rsidRPr="00BA2B02">
        <w:rPr>
          <w:lang w:bidi="hi-IN"/>
        </w:rPr>
        <w:t xml:space="preserve">, </w:t>
      </w:r>
      <w:r w:rsidR="00961209" w:rsidRPr="00BA2B02">
        <w:rPr>
          <w:lang w:bidi="hi-IN"/>
        </w:rPr>
        <w:t xml:space="preserve">but see </w:t>
      </w:r>
      <w:r w:rsidRPr="00BA2B02">
        <w:fldChar w:fldCharType="begin"/>
      </w:r>
      <w:r w:rsidRPr="00BA2B02">
        <w:instrText xml:space="preserve"> REF _Ref363979903 \h  \* MERGEFORMAT </w:instrText>
      </w:r>
      <w:r w:rsidRPr="00BA2B02">
        <w:fldChar w:fldCharType="separate"/>
      </w:r>
      <w:r w:rsidR="00815DEF" w:rsidRPr="00BA2B02">
        <w:t>Figure 3</w:t>
      </w:r>
      <w:r w:rsidRPr="00BA2B02">
        <w:fldChar w:fldCharType="end"/>
      </w:r>
      <w:r w:rsidR="005515F1" w:rsidRPr="00BA2B02">
        <w:rPr>
          <w:lang w:bidi="hi-IN"/>
        </w:rPr>
        <w:t>)</w:t>
      </w:r>
      <w:r w:rsidR="003E0693" w:rsidRPr="00BA2B02">
        <w:rPr>
          <w:lang w:bidi="hi-IN"/>
        </w:rPr>
        <w:t xml:space="preserve"> due to the increased generation of beneficial (</w:t>
      </w:r>
      <w:r w:rsidR="003E0693" w:rsidRPr="008F3447">
        <w:rPr>
          <w:lang w:bidi="hi-IN"/>
        </w:rPr>
        <w:t xml:space="preserve">compensatory) </w:t>
      </w:r>
      <w:r w:rsidR="003E0693" w:rsidRPr="008F3447">
        <w:rPr>
          <w:lang w:bidi="hi-IN"/>
        </w:rPr>
        <w:lastRenderedPageBreak/>
        <w:t xml:space="preserve">mutations in individuals with </w:t>
      </w:r>
      <w:r w:rsidR="00950BC3" w:rsidRPr="008F3447">
        <w:rPr>
          <w:lang w:bidi="hi-IN"/>
        </w:rPr>
        <w:t>low fitness</w:t>
      </w:r>
      <w:r w:rsidR="005515F1" w:rsidRPr="008F3447">
        <w:rPr>
          <w:lang w:bidi="hi-IN"/>
        </w:rPr>
        <w:t xml:space="preserve">. If </w:t>
      </w:r>
      <w:r w:rsidR="00F33489" w:rsidRPr="008F3447">
        <w:rPr>
          <w:lang w:bidi="hi-IN"/>
        </w:rPr>
        <w:t xml:space="preserve">for some rate of adaptation </w:t>
      </w:r>
      <w:r w:rsidR="005515F1" w:rsidRPr="008F3447">
        <w:rPr>
          <w:lang w:bidi="hi-IN"/>
        </w:rPr>
        <w:t>the mutation rate fold increase</w:t>
      </w:r>
      <w:r w:rsidR="005515F1" w:rsidRPr="00BA2B02">
        <w:rPr>
          <w:lang w:bidi="hi-IN"/>
        </w:rPr>
        <w:t xml:space="preserve"> </w:t>
      </w:r>
      <w:r w:rsidR="005515F1" w:rsidRPr="00BA2B02">
        <w:rPr>
          <w:rFonts w:ascii="Times New Roman" w:hAnsi="Times New Roman" w:cs="Times New Roman"/>
          <w:i/>
          <w:iCs/>
          <w:lang w:bidi="hi-IN"/>
        </w:rPr>
        <w:t>τ</w:t>
      </w:r>
      <w:r w:rsidR="005515F1" w:rsidRPr="00BA2B02">
        <w:rPr>
          <w:lang w:bidi="hi-IN"/>
        </w:rPr>
        <w:t xml:space="preserve"> required by SIM is too high (</w:t>
      </w:r>
      <w:r w:rsidR="005515F1" w:rsidRPr="00BA2B02">
        <w:rPr>
          <w:i/>
          <w:iCs/>
          <w:lang w:bidi="hi-IN"/>
        </w:rPr>
        <w:t>i.e.</w:t>
      </w:r>
      <w:r w:rsidR="005515F1" w:rsidRPr="00BA2B02">
        <w:rPr>
          <w:lang w:bidi="hi-IN"/>
        </w:rPr>
        <w:t xml:space="preserve">, </w:t>
      </w:r>
      <w:proofErr w:type="spellStart"/>
      <w:r w:rsidR="005515F1" w:rsidRPr="00BA2B02">
        <w:rPr>
          <w:i/>
          <w:iCs/>
        </w:rPr>
        <w:t>τU</w:t>
      </w:r>
      <w:r w:rsidR="0044354D" w:rsidRPr="00BA2B02">
        <w:rPr>
          <w:rFonts w:ascii="Times New Roman" w:hAnsi="Times New Roman" w:cs="Times New Roman"/>
        </w:rPr>
        <w:t>≥</w:t>
      </w:r>
      <w:r w:rsidR="005515F1" w:rsidRPr="00BA2B02">
        <w:rPr>
          <w:i/>
          <w:iCs/>
        </w:rPr>
        <w:t>s</w:t>
      </w:r>
      <w:proofErr w:type="spellEnd"/>
      <w:r w:rsidR="005515F1" w:rsidRPr="00BA2B02">
        <w:rPr>
          <w:lang w:bidi="hi-IN"/>
        </w:rPr>
        <w:t>)</w:t>
      </w:r>
      <w:r w:rsidR="00F33489" w:rsidRPr="00BA2B02">
        <w:rPr>
          <w:lang w:bidi="hi-IN"/>
        </w:rPr>
        <w:t>,</w:t>
      </w:r>
      <w:r w:rsidR="005515F1" w:rsidRPr="00BA2B02">
        <w:rPr>
          <w:lang w:bidi="hi-IN"/>
        </w:rPr>
        <w:t xml:space="preserve"> </w:t>
      </w:r>
      <w:r w:rsidR="00F33489" w:rsidRPr="00BA2B02">
        <w:rPr>
          <w:lang w:bidi="hi-IN"/>
        </w:rPr>
        <w:t xml:space="preserve">that adaptation rate </w:t>
      </w:r>
      <w:r w:rsidR="00434AEF" w:rsidRPr="00BA2B02">
        <w:rPr>
          <w:lang w:bidi="hi-IN"/>
        </w:rPr>
        <w:t>can</w:t>
      </w:r>
      <w:r w:rsidR="00F33489" w:rsidRPr="00BA2B02">
        <w:rPr>
          <w:lang w:bidi="hi-IN"/>
        </w:rPr>
        <w:t xml:space="preserve"> </w:t>
      </w:r>
      <w:r w:rsidR="005515F1" w:rsidRPr="00BA2B02">
        <w:rPr>
          <w:lang w:bidi="hi-IN"/>
        </w:rPr>
        <w:t xml:space="preserve">be </w:t>
      </w:r>
      <w:r w:rsidR="001C5D6C" w:rsidRPr="00BA2B02">
        <w:rPr>
          <w:lang w:bidi="hi-IN"/>
        </w:rPr>
        <w:t xml:space="preserve">realized </w:t>
      </w:r>
      <w:r w:rsidR="00CE72C5" w:rsidRPr="00BA2B02">
        <w:rPr>
          <w:lang w:bidi="hi-IN"/>
        </w:rPr>
        <w:t>by</w:t>
      </w:r>
      <w:r w:rsidR="005515F1" w:rsidRPr="00BA2B02">
        <w:rPr>
          <w:lang w:bidi="hi-IN"/>
        </w:rPr>
        <w:t xml:space="preserve"> a mixed strategy (dashed line</w:t>
      </w:r>
      <w:r w:rsidR="0044354D" w:rsidRPr="00BA2B02">
        <w:rPr>
          <w:lang w:bidi="hi-IN"/>
        </w:rPr>
        <w:t xml:space="preserve"> </w:t>
      </w:r>
      <w:r w:rsidR="00434AEF" w:rsidRPr="00BA2B02">
        <w:rPr>
          <w:lang w:bidi="hi-IN"/>
        </w:rPr>
        <w:t>in</w:t>
      </w:r>
      <w:r w:rsidR="0044354D" w:rsidRPr="00BA2B02">
        <w:rPr>
          <w:lang w:bidi="hi-IN"/>
        </w:rPr>
        <w:t xml:space="preserve"> </w:t>
      </w:r>
      <w:r w:rsidRPr="00BA2B02">
        <w:fldChar w:fldCharType="begin"/>
      </w:r>
      <w:r w:rsidRPr="00BA2B02">
        <w:instrText xml:space="preserve"> REF _Ref360184105 \h  \* MERGEFORMAT </w:instrText>
      </w:r>
      <w:r w:rsidRPr="00BA2B02">
        <w:fldChar w:fldCharType="separate"/>
      </w:r>
      <w:r w:rsidR="00815DEF" w:rsidRPr="00BA2B02">
        <w:t>Figure 4</w:t>
      </w:r>
      <w:r w:rsidRPr="00BA2B02">
        <w:fldChar w:fldCharType="end"/>
      </w:r>
      <w:r w:rsidR="005515F1" w:rsidRPr="00BA2B02">
        <w:rPr>
          <w:lang w:bidi="hi-IN"/>
        </w:rPr>
        <w:t>)</w:t>
      </w:r>
      <w:r w:rsidR="005515F1" w:rsidRPr="00BA2B02">
        <w:t>.</w:t>
      </w:r>
      <w:r w:rsidR="00B85CA4" w:rsidRPr="00BA2B02">
        <w:t xml:space="preserve"> For example, a </w:t>
      </w:r>
      <w:r w:rsidR="009F0ADC" w:rsidRPr="00BA2B02">
        <w:t>96</w:t>
      </w:r>
      <w:r w:rsidR="00B85CA4" w:rsidRPr="00BA2B02">
        <w:t xml:space="preserve">-fold increase in adaptation rate can be </w:t>
      </w:r>
      <w:r w:rsidR="005202A0" w:rsidRPr="00BA2B02">
        <w:t>achieved</w:t>
      </w:r>
      <w:r w:rsidR="00B85CA4" w:rsidRPr="00BA2B02">
        <w:t xml:space="preserve"> with CM with </w:t>
      </w:r>
      <w:r w:rsidR="00B85CA4" w:rsidRPr="00BA2B02">
        <w:rPr>
          <w:i/>
          <w:iCs/>
        </w:rPr>
        <w:t>τ</w:t>
      </w:r>
      <w:r w:rsidR="00B85CA4" w:rsidRPr="00BA2B02">
        <w:t>=</w:t>
      </w:r>
      <w:r w:rsidR="00135B27" w:rsidRPr="00BA2B02">
        <w:t>10</w:t>
      </w:r>
      <w:r w:rsidR="00B85CA4" w:rsidRPr="00BA2B02">
        <w:t xml:space="preserve">, </w:t>
      </w:r>
      <w:r w:rsidR="00BB5518" w:rsidRPr="00BA2B02">
        <w:t xml:space="preserve">with </w:t>
      </w:r>
      <w:r w:rsidR="00B85CA4" w:rsidRPr="00BA2B02">
        <w:t xml:space="preserve">SIM with </w:t>
      </w:r>
      <w:r w:rsidR="00B85CA4" w:rsidRPr="00BA2B02">
        <w:rPr>
          <w:i/>
          <w:iCs/>
        </w:rPr>
        <w:t>τ</w:t>
      </w:r>
      <w:r w:rsidR="00D6393B" w:rsidRPr="00BA2B02">
        <w:t>=</w:t>
      </w:r>
      <w:r w:rsidR="009F0ADC" w:rsidRPr="00BA2B02">
        <w:t>96,</w:t>
      </w:r>
      <w:r w:rsidR="00B85CA4" w:rsidRPr="00BA2B02">
        <w:t xml:space="preserve"> or </w:t>
      </w:r>
      <w:r w:rsidR="00BB5518" w:rsidRPr="00BA2B02">
        <w:t xml:space="preserve">with </w:t>
      </w:r>
      <w:r w:rsidR="00B85CA4" w:rsidRPr="00BA2B02">
        <w:t xml:space="preserve">a mixed strategy with </w:t>
      </w:r>
      <w:proofErr w:type="spellStart"/>
      <w:r w:rsidR="00B85CA4" w:rsidRPr="00BA2B02">
        <w:rPr>
          <w:i/>
          <w:iCs/>
        </w:rPr>
        <w:t>τ</w:t>
      </w:r>
      <w:r w:rsidR="00135B27" w:rsidRPr="00BA2B02">
        <w:rPr>
          <w:i/>
          <w:iCs/>
          <w:vertAlign w:val="subscript"/>
        </w:rPr>
        <w:t>CM</w:t>
      </w:r>
      <w:proofErr w:type="spellEnd"/>
      <w:r w:rsidR="00000DD9" w:rsidRPr="00BA2B02">
        <w:t>=7</w:t>
      </w:r>
      <w:r w:rsidR="00B85CA4" w:rsidRPr="00BA2B02">
        <w:rPr>
          <w:i/>
          <w:iCs/>
        </w:rPr>
        <w:t xml:space="preserve"> </w:t>
      </w:r>
      <w:r w:rsidR="00B85CA4" w:rsidRPr="00BA2B02">
        <w:t>and</w:t>
      </w:r>
      <w:r w:rsidR="00B85CA4" w:rsidRPr="00BA2B02">
        <w:rPr>
          <w:i/>
          <w:iCs/>
        </w:rPr>
        <w:t xml:space="preserve"> </w:t>
      </w:r>
      <w:proofErr w:type="spellStart"/>
      <w:r w:rsidR="00B85CA4" w:rsidRPr="00BA2B02">
        <w:rPr>
          <w:i/>
          <w:iCs/>
        </w:rPr>
        <w:t>τ</w:t>
      </w:r>
      <w:r w:rsidR="00135B27" w:rsidRPr="00BA2B02">
        <w:rPr>
          <w:i/>
          <w:iCs/>
          <w:vertAlign w:val="subscript"/>
        </w:rPr>
        <w:t>SIM</w:t>
      </w:r>
      <w:proofErr w:type="spellEnd"/>
      <w:r w:rsidR="00B85CA4" w:rsidRPr="00BA2B02">
        <w:t>=</w:t>
      </w:r>
      <w:r w:rsidR="00000DD9" w:rsidRPr="00BA2B02">
        <w:t>2</w:t>
      </w:r>
      <w:r w:rsidR="00135B27" w:rsidRPr="00BA2B02">
        <w:t xml:space="preserve"> in which all individuals increase their mutation rate </w:t>
      </w:r>
      <w:r w:rsidR="00000DD9" w:rsidRPr="00BA2B02">
        <w:t>7</w:t>
      </w:r>
      <w:r w:rsidR="00135B27" w:rsidRPr="00BA2B02">
        <w:t>-fold and stressed individuals further</w:t>
      </w:r>
      <w:r w:rsidR="00D6393B" w:rsidRPr="00BA2B02">
        <w:t xml:space="preserve"> increase their mutation rate </w:t>
      </w:r>
      <w:r w:rsidR="00000DD9" w:rsidRPr="00BA2B02">
        <w:t>2</w:t>
      </w:r>
      <w:r w:rsidR="00135B27" w:rsidRPr="00BA2B02">
        <w:t>-fold</w:t>
      </w:r>
      <w:r w:rsidR="00B85CA4" w:rsidRPr="00BA2B02">
        <w:t xml:space="preserve">. </w:t>
      </w:r>
      <w:r w:rsidR="0082586B" w:rsidRPr="00BA2B02">
        <w:t>However, th</w:t>
      </w:r>
      <w:r w:rsidR="00BB5518" w:rsidRPr="00BA2B02">
        <w:t>e</w:t>
      </w:r>
      <w:r w:rsidR="0082586B" w:rsidRPr="00BA2B02">
        <w:t>s</w:t>
      </w:r>
      <w:r w:rsidR="00BB5518" w:rsidRPr="00BA2B02">
        <w:t>e</w:t>
      </w:r>
      <w:r w:rsidR="0082586B" w:rsidRPr="00BA2B02">
        <w:t xml:space="preserve"> increase</w:t>
      </w:r>
      <w:r w:rsidR="00BB5518" w:rsidRPr="00BA2B02">
        <w:t>s</w:t>
      </w:r>
      <w:r w:rsidR="0082586B" w:rsidRPr="00BA2B02">
        <w:t xml:space="preserve"> i</w:t>
      </w:r>
      <w:r w:rsidR="0082586B">
        <w:t>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w:t>
      </w:r>
      <w:r w:rsidR="00A20806" w:rsidRPr="00BA2B02">
        <w:t>than that of NM</w:t>
      </w:r>
      <w:r w:rsidR="00B7610D" w:rsidRPr="00BA2B02">
        <w:t xml:space="preserve"> by </w:t>
      </w:r>
      <w:r w:rsidR="00B7610D" w:rsidRPr="00BA2B02">
        <w:rPr>
          <w:rFonts w:ascii="Times New Roman" w:hAnsi="Times New Roman" w:cs="Times New Roman"/>
        </w:rPr>
        <w:t>~</w:t>
      </w:r>
      <w:r w:rsidR="00B7610D" w:rsidRPr="00BA2B02">
        <w:t>3</w:t>
      </w:r>
      <w:r w:rsidR="00B7610D" w:rsidRPr="00BA2B02">
        <w:sym w:font="Symbol" w:char="F0D7"/>
      </w:r>
      <w:r w:rsidR="00B7610D" w:rsidRPr="00BA2B02">
        <w:t>10</w:t>
      </w:r>
      <w:r w:rsidR="00B7610D" w:rsidRPr="00BA2B02">
        <w:rPr>
          <w:vertAlign w:val="superscript"/>
        </w:rPr>
        <w:t>-8</w:t>
      </w:r>
      <w:r w:rsidR="00B7610D" w:rsidRPr="00BA2B02">
        <w:t>.</w:t>
      </w:r>
      <w:r w:rsidR="00F33489" w:rsidRPr="00BA2B02">
        <w:t xml:space="preserve"> </w:t>
      </w:r>
    </w:p>
    <w:p w:rsidR="00B32510" w:rsidRPr="00BA2B02" w:rsidRDefault="00DC713E" w:rsidP="00E9784D">
      <w:pPr>
        <w:pStyle w:val="Heading2"/>
        <w:spacing w:line="480" w:lineRule="auto"/>
      </w:pPr>
      <w:r w:rsidRPr="00BA2B02">
        <w:t>Environmental stress</w:t>
      </w:r>
    </w:p>
    <w:p w:rsidR="0081579B" w:rsidRPr="00BA2B02" w:rsidRDefault="00FA72C5" w:rsidP="00E9784D">
      <w:pPr>
        <w:spacing w:line="480" w:lineRule="auto"/>
      </w:pPr>
      <w:r w:rsidRPr="00BA2B02">
        <w:t>So far,</w:t>
      </w:r>
      <w:r w:rsidR="00042973" w:rsidRPr="00BA2B02">
        <w:t xml:space="preserve"> we considered </w:t>
      </w:r>
      <w:r w:rsidR="003A2920" w:rsidRPr="00BA2B02">
        <w:t>the case where the environmental change creates an opportunity for adaptation without affecting the absolute fitness of the population</w:t>
      </w:r>
      <w:r w:rsidR="0081579B" w:rsidRPr="00BA2B02">
        <w:t xml:space="preserve"> – for example, a new </w:t>
      </w:r>
      <w:r w:rsidR="006B3A9D" w:rsidRPr="00BA2B02">
        <w:t>ecological</w:t>
      </w:r>
      <w:r w:rsidR="0081579B" w:rsidRPr="00BA2B02">
        <w:t xml:space="preserve"> niche </w:t>
      </w:r>
      <w:r w:rsidR="006B3A9D" w:rsidRPr="00BA2B02">
        <w:t xml:space="preserve">can be favorable </w:t>
      </w:r>
      <w:r w:rsidR="0081579B" w:rsidRPr="00BA2B02">
        <w:t>without affecting the well-being of the current population</w:t>
      </w:r>
      <w:r w:rsidR="003A2920" w:rsidRPr="00BA2B02">
        <w:t xml:space="preserve">. </w:t>
      </w:r>
      <w:r w:rsidR="0081579B" w:rsidRPr="00BA2B02">
        <w:t>In that scenario</w:t>
      </w:r>
      <w:r w:rsidR="003A2920" w:rsidRPr="00BA2B02">
        <w:t xml:space="preserve">, the wildtype </w:t>
      </w:r>
      <w:r w:rsidR="003A2920" w:rsidRPr="00BA2B02">
        <w:rPr>
          <w:i/>
          <w:iCs/>
        </w:rPr>
        <w:t>ab</w:t>
      </w:r>
      <w:r w:rsidR="003A2920" w:rsidRPr="00BA2B02">
        <w:t xml:space="preserve"> wasn't stressed and </w:t>
      </w:r>
      <w:r w:rsidR="004E7076" w:rsidRPr="00BA2B02">
        <w:t>did</w:t>
      </w:r>
      <w:r w:rsidR="003A2920" w:rsidRPr="00BA2B02">
        <w:t xml:space="preserve"> not </w:t>
      </w:r>
      <w:proofErr w:type="spellStart"/>
      <w:r w:rsidR="003A2920" w:rsidRPr="00BA2B02">
        <w:t>hypermutat</w:t>
      </w:r>
      <w:r w:rsidR="004E7076" w:rsidRPr="00BA2B02">
        <w:t>e</w:t>
      </w:r>
      <w:proofErr w:type="spellEnd"/>
      <w:r w:rsidR="00042973" w:rsidRPr="00BA2B02">
        <w:t>.</w:t>
      </w:r>
      <w:r w:rsidR="003A2920" w:rsidRPr="00BA2B02">
        <w:t xml:space="preserve"> </w:t>
      </w:r>
      <w:r w:rsidR="00042973" w:rsidRPr="00BA2B02">
        <w:t xml:space="preserve"> </w:t>
      </w:r>
    </w:p>
    <w:p w:rsidR="00F91E4B" w:rsidRPr="00BA2B02" w:rsidRDefault="003A2920" w:rsidP="00A93745">
      <w:pPr>
        <w:spacing w:line="480" w:lineRule="auto"/>
      </w:pPr>
      <w:r w:rsidRPr="00BA2B02">
        <w:t xml:space="preserve">Next, we consider a different scenario in which </w:t>
      </w:r>
      <w:r w:rsidR="008661C5" w:rsidRPr="00BA2B02">
        <w:t>an</w:t>
      </w:r>
      <w:r w:rsidRPr="00BA2B02">
        <w:t xml:space="preserve"> environmental change </w:t>
      </w:r>
      <w:r w:rsidR="007F5D35" w:rsidRPr="00BA2B02">
        <w:t xml:space="preserve">affects the well-being </w:t>
      </w:r>
      <w:r w:rsidR="00042973" w:rsidRPr="00BA2B02">
        <w:t xml:space="preserve">of </w:t>
      </w:r>
      <w:r w:rsidRPr="00BA2B02">
        <w:t>the entire population</w:t>
      </w:r>
      <w:r w:rsidR="0081579B" w:rsidRPr="00BA2B02">
        <w:t xml:space="preserve"> -</w:t>
      </w:r>
      <w:r w:rsidRPr="00BA2B02">
        <w:t xml:space="preserve"> for example,</w:t>
      </w:r>
      <w:r w:rsidR="00042973" w:rsidRPr="00BA2B02">
        <w:t xml:space="preserve"> </w:t>
      </w:r>
      <w:r w:rsidR="006B3A9D" w:rsidRPr="00BA2B02">
        <w:t xml:space="preserve">exposure to </w:t>
      </w:r>
      <w:r w:rsidRPr="00BA2B02">
        <w:t xml:space="preserve">an </w:t>
      </w:r>
      <w:r w:rsidR="00042973" w:rsidRPr="00BA2B02">
        <w:t>antibiotic drug</w:t>
      </w:r>
      <w:r w:rsidR="006B3A9D" w:rsidRPr="00BA2B02">
        <w:t xml:space="preserve"> or </w:t>
      </w:r>
      <w:r w:rsidR="008661C5" w:rsidRPr="00BA2B02">
        <w:t xml:space="preserve">a host's </w:t>
      </w:r>
      <w:r w:rsidR="007F5D35" w:rsidRPr="00BA2B02">
        <w:t>immune response. In this case the environmental change doesn't just create</w:t>
      </w:r>
      <w:r w:rsidR="0081579B" w:rsidRPr="00BA2B02">
        <w:t xml:space="preserve"> an opportunity for adaptation but also </w:t>
      </w:r>
      <w:r w:rsidR="007F5D35" w:rsidRPr="00BA2B02">
        <w:t xml:space="preserve">causes stress in the entire </w:t>
      </w:r>
      <w:r w:rsidR="0081579B" w:rsidRPr="00BA2B02">
        <w:t>population</w:t>
      </w:r>
      <w:r w:rsidR="00FA72C5" w:rsidRPr="00BA2B02">
        <w:t>.</w:t>
      </w:r>
      <w:r w:rsidR="00683B42" w:rsidRPr="00BA2B02">
        <w:t xml:space="preserve"> </w:t>
      </w:r>
      <w:r w:rsidR="00F91E4B" w:rsidRPr="00BA2B02">
        <w:t>As before</w:t>
      </w:r>
      <w:r w:rsidR="006B3A9D" w:rsidRPr="00BA2B02">
        <w:t xml:space="preserve"> </w:t>
      </w:r>
      <w:r w:rsidR="00683B42" w:rsidRPr="00BA2B02">
        <w:t xml:space="preserve">the double mutant </w:t>
      </w:r>
      <w:r w:rsidR="00683B42" w:rsidRPr="00BA2B02">
        <w:rPr>
          <w:i/>
          <w:iCs/>
        </w:rPr>
        <w:t>AB</w:t>
      </w:r>
      <w:r w:rsidR="00683B42" w:rsidRPr="00BA2B02">
        <w:t xml:space="preserve"> is resistant to the stress (</w:t>
      </w:r>
      <w:r w:rsidR="00683B42" w:rsidRPr="00BA2B02">
        <w:rPr>
          <w:i/>
          <w:iCs/>
        </w:rPr>
        <w:t xml:space="preserve">i.e. </w:t>
      </w:r>
      <w:r w:rsidR="00683B42" w:rsidRPr="00BA2B02">
        <w:t>the drug</w:t>
      </w:r>
      <w:r w:rsidR="006B3A9D" w:rsidRPr="00BA2B02">
        <w:t xml:space="preserve"> or immune response</w:t>
      </w:r>
      <w:r w:rsidR="00683B42" w:rsidRPr="00BA2B02">
        <w:t xml:space="preserve">) and </w:t>
      </w:r>
      <w:r w:rsidR="00683B42" w:rsidRPr="00BA2B02">
        <w:lastRenderedPageBreak/>
        <w:t xml:space="preserve">therefore has a higher fitness than </w:t>
      </w:r>
      <w:r w:rsidR="0038712A" w:rsidRPr="00BA2B02">
        <w:t xml:space="preserve">either </w:t>
      </w:r>
      <w:r w:rsidR="00683B42" w:rsidRPr="00BA2B02">
        <w:t xml:space="preserve">the wildtype </w:t>
      </w:r>
      <w:r w:rsidR="0038712A" w:rsidRPr="00BA2B02">
        <w:t>or the non-resistant single mutant</w:t>
      </w:r>
      <w:r w:rsidR="007F5D35" w:rsidRPr="00BA2B02">
        <w:rPr>
          <w:i/>
          <w:iCs/>
        </w:rPr>
        <w:t>s</w:t>
      </w:r>
      <w:r w:rsidR="00683B42" w:rsidRPr="00BA2B02">
        <w:t xml:space="preserve">. </w:t>
      </w:r>
      <w:r w:rsidR="006B3A9D" w:rsidRPr="00BA2B02">
        <w:t>However</w:t>
      </w:r>
      <w:r w:rsidR="00683B42" w:rsidRPr="00BA2B02">
        <w:t>, in this scenario the wildtype</w:t>
      </w:r>
      <w:r w:rsidR="006B3A9D" w:rsidRPr="00BA2B02">
        <w:t xml:space="preserve"> </w:t>
      </w:r>
      <w:r w:rsidR="006B3A9D" w:rsidRPr="00BA2B02">
        <w:rPr>
          <w:i/>
          <w:iCs/>
        </w:rPr>
        <w:t>ab</w:t>
      </w:r>
      <w:r w:rsidR="00683B42" w:rsidRPr="00BA2B02">
        <w:t xml:space="preserve"> is also stress</w:t>
      </w:r>
      <w:r w:rsidR="007F5D35" w:rsidRPr="00BA2B02">
        <w:t>ed</w:t>
      </w:r>
      <w:r w:rsidR="00F91E4B" w:rsidRPr="00BA2B02">
        <w:t xml:space="preserve"> and therefore </w:t>
      </w:r>
      <w:proofErr w:type="spellStart"/>
      <w:r w:rsidR="00F91E4B" w:rsidRPr="00BA2B02">
        <w:t>hypermutates</w:t>
      </w:r>
      <w:proofErr w:type="spellEnd"/>
      <w:r w:rsidR="00F91E4B" w:rsidRPr="00BA2B02">
        <w:t xml:space="preserve"> </w:t>
      </w:r>
      <w:r w:rsidR="007F5D35" w:rsidRPr="00BA2B02">
        <w:t xml:space="preserve">with SIM </w:t>
      </w:r>
      <w:r w:rsidR="00F91E4B" w:rsidRPr="00BA2B02">
        <w:t>– compare with</w:t>
      </w:r>
      <w:r w:rsidR="00A93745">
        <w:t xml:space="preserve"> eq. 1</w:t>
      </w:r>
      <w:r w:rsidR="00F91E4B" w:rsidRPr="00BA2B02">
        <w:t>:</w:t>
      </w:r>
    </w:p>
    <w:tbl>
      <w:tblPr>
        <w:tblStyle w:val="TableGrid"/>
        <w:tblW w:w="5000" w:type="pct"/>
        <w:tblInd w:w="340" w:type="dxa"/>
        <w:tblLook w:val="04A0" w:firstRow="1" w:lastRow="0" w:firstColumn="1" w:lastColumn="0" w:noHBand="0" w:noVBand="1"/>
      </w:tblPr>
      <w:tblGrid>
        <w:gridCol w:w="7670"/>
        <w:gridCol w:w="852"/>
      </w:tblGrid>
      <w:tr w:rsidR="00FD7E05" w:rsidRPr="00BA2B02" w:rsidTr="004D568B">
        <w:tc>
          <w:tcPr>
            <w:tcW w:w="4500" w:type="pct"/>
            <w:tcBorders>
              <w:top w:val="nil"/>
              <w:left w:val="nil"/>
              <w:bottom w:val="nil"/>
              <w:right w:val="nil"/>
            </w:tcBorders>
          </w:tcPr>
          <w:p w:rsidR="00FD7E05" w:rsidRPr="00BA2B02" w:rsidRDefault="007A3960" w:rsidP="00E85DE7">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FD7E05" w:rsidRPr="00BA2B02">
              <w:rPr>
                <w:rFonts w:eastAsiaTheme="minorEastAsia"/>
              </w:rPr>
              <w:t>.</w:t>
            </w:r>
          </w:p>
        </w:tc>
        <w:tc>
          <w:tcPr>
            <w:tcW w:w="500" w:type="pct"/>
            <w:tcBorders>
              <w:top w:val="nil"/>
              <w:left w:val="nil"/>
              <w:bottom w:val="nil"/>
              <w:right w:val="nil"/>
            </w:tcBorders>
          </w:tcPr>
          <w:p w:rsidR="00FD7E05" w:rsidRPr="00BA2B02" w:rsidRDefault="00FD7E05" w:rsidP="00E9784D">
            <w:pPr>
              <w:spacing w:line="480" w:lineRule="auto"/>
            </w:pPr>
            <w:r w:rsidRPr="00BA2B02">
              <w:t>(</w:t>
            </w:r>
            <w:r w:rsidR="00AB4359" w:rsidRPr="00BA2B02">
              <w:fldChar w:fldCharType="begin"/>
            </w:r>
            <w:r w:rsidRPr="00BA2B02">
              <w:instrText xml:space="preserve"> SEQ Equation </w:instrText>
            </w:r>
            <w:r w:rsidR="00AB4359" w:rsidRPr="00BA2B02">
              <w:fldChar w:fldCharType="separate"/>
            </w:r>
            <w:r w:rsidR="00815DEF" w:rsidRPr="00BA2B02">
              <w:rPr>
                <w:noProof/>
              </w:rPr>
              <w:t>9</w:t>
            </w:r>
            <w:r w:rsidR="00AB4359" w:rsidRPr="00BA2B02">
              <w:rPr>
                <w:noProof/>
              </w:rPr>
              <w:fldChar w:fldCharType="end"/>
            </w:r>
            <w:r w:rsidRPr="00BA2B02">
              <w:t>)</w:t>
            </w:r>
          </w:p>
        </w:tc>
      </w:tr>
    </w:tbl>
    <w:p w:rsidR="006B781F" w:rsidRPr="00BA2B02" w:rsidRDefault="00F91E4B" w:rsidP="00E9784D">
      <w:pPr>
        <w:spacing w:line="480" w:lineRule="auto"/>
      </w:pPr>
      <w:r w:rsidRPr="00BA2B02">
        <w:t>We use</w:t>
      </w:r>
      <w:r w:rsidR="007F5D35" w:rsidRPr="00BA2B02">
        <w:t xml:space="preserve"> a</w:t>
      </w:r>
      <w:r w:rsidRPr="00BA2B02">
        <w:t xml:space="preserve"> subscript </w:t>
      </w:r>
      <w:r w:rsidRPr="00BA2B02">
        <w:rPr>
          <w:i/>
          <w:iCs/>
        </w:rPr>
        <w:t>e</w:t>
      </w:r>
      <w:r w:rsidRPr="00BA2B02">
        <w:t xml:space="preserve"> to </w:t>
      </w:r>
      <w:r w:rsidR="00683B42" w:rsidRPr="00BA2B02">
        <w:t>denote quantities related with this scenario</w:t>
      </w:r>
      <w:r w:rsidR="006B3A9D" w:rsidRPr="00BA2B02">
        <w:t>.</w:t>
      </w:r>
    </w:p>
    <w:p w:rsidR="00042973" w:rsidRPr="00BA2B02" w:rsidRDefault="002C54C0" w:rsidP="009C091A">
      <w:pPr>
        <w:spacing w:line="480" w:lineRule="auto"/>
        <w:rPr>
          <w:vertAlign w:val="subscript"/>
        </w:rPr>
      </w:pPr>
      <w:r w:rsidRPr="00BA2B02">
        <w:t xml:space="preserve">This scenario has an important biological relevance, as SIM has been implicated in the evolution of drug resistance in bacteria and yeast </w:t>
      </w:r>
      <w:r w:rsidR="00AB4359" w:rsidRPr="00BA2B02">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AB4359" w:rsidRPr="00BA2B02">
        <w:fldChar w:fldCharType="separate"/>
      </w:r>
      <w:r w:rsidR="00663378" w:rsidRPr="00BA2B02">
        <w:rPr>
          <w:noProof/>
        </w:rPr>
        <w:t>(Cirz and Romesberg 2007; Obolski and Hadany 2012; Shor et al. 2013)</w:t>
      </w:r>
      <w:r w:rsidR="00AB4359" w:rsidRPr="00BA2B02">
        <w:fldChar w:fldCharType="end"/>
      </w:r>
      <w:r w:rsidR="007F5D35" w:rsidRPr="00BA2B02">
        <w:t xml:space="preserve"> and could be involved in the evol</w:t>
      </w:r>
      <w:r w:rsidR="009C091A" w:rsidRPr="00BA2B02">
        <w:t xml:space="preserve">ution of pathogen virulence, as well as drug </w:t>
      </w:r>
      <w:r w:rsidR="007F5D35" w:rsidRPr="00BA2B02">
        <w:t>resistance and progression</w:t>
      </w:r>
      <w:r w:rsidR="009C091A" w:rsidRPr="00BA2B02">
        <w:t xml:space="preserve"> in cancer cells</w:t>
      </w:r>
      <w:r w:rsidRPr="00BA2B02">
        <w:t>.</w:t>
      </w:r>
      <w:r w:rsidR="00042973" w:rsidRPr="00BA2B02">
        <w:t xml:space="preserve"> </w:t>
      </w:r>
    </w:p>
    <w:p w:rsidR="00042973" w:rsidRPr="00042973" w:rsidRDefault="00042973" w:rsidP="00E9784D">
      <w:pPr>
        <w:spacing w:line="480" w:lineRule="auto"/>
        <w:rPr>
          <w:lang w:bidi="hi-IN"/>
        </w:rPr>
      </w:pPr>
      <w:r w:rsidRPr="00BA2B02">
        <w:t>The adaptation rate</w:t>
      </w:r>
      <w:r w:rsidR="00CE72C5" w:rsidRPr="00BA2B02">
        <w:t xml:space="preserve"> with SIM</w:t>
      </w:r>
      <w:r w:rsidR="00814BE5" w:rsidRPr="00BA2B02">
        <w:t xml:space="preserve"> in this scenario is (see Appendix 3</w:t>
      </w:r>
      <w:r w:rsidR="000F12AB" w:rsidRPr="00BA2B02">
        <w:t xml:space="preserve"> for full derivation</w:t>
      </w:r>
      <w:r w:rsidR="00814BE5" w:rsidRPr="00BA2B02">
        <w:t>):</w:t>
      </w:r>
    </w:p>
    <w:tbl>
      <w:tblPr>
        <w:tblStyle w:val="TableGrid"/>
        <w:tblW w:w="5000" w:type="pct"/>
        <w:tblInd w:w="340" w:type="dxa"/>
        <w:tblLook w:val="04A0" w:firstRow="1" w:lastRow="0" w:firstColumn="1" w:lastColumn="0" w:noHBand="0" w:noVBand="1"/>
      </w:tblPr>
      <w:tblGrid>
        <w:gridCol w:w="7670"/>
        <w:gridCol w:w="852"/>
      </w:tblGrid>
      <w:tr w:rsidR="00B32510" w:rsidTr="00000DD9">
        <w:tc>
          <w:tcPr>
            <w:tcW w:w="4500" w:type="pct"/>
            <w:tcBorders>
              <w:top w:val="nil"/>
              <w:left w:val="nil"/>
              <w:bottom w:val="nil"/>
              <w:right w:val="nil"/>
            </w:tcBorders>
          </w:tcPr>
          <w:p w:rsidR="00B32510" w:rsidRPr="00CB2F61" w:rsidRDefault="007A3960"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72" w:name="_Ref360621538"/>
            <w:r>
              <w:t>(</w:t>
            </w:r>
            <w:r w:rsidR="00AB4359">
              <w:fldChar w:fldCharType="begin"/>
            </w:r>
            <w:r w:rsidR="009850ED" w:rsidRPr="0095303A">
              <w:instrText xml:space="preserve"> SEQ Equation </w:instrText>
            </w:r>
            <w:r w:rsidR="00AB4359">
              <w:fldChar w:fldCharType="separate"/>
            </w:r>
            <w:r w:rsidR="00815DEF">
              <w:rPr>
                <w:noProof/>
              </w:rPr>
              <w:t>10</w:t>
            </w:r>
            <w:r w:rsidR="00AB4359">
              <w:rPr>
                <w:noProof/>
              </w:rPr>
              <w:fldChar w:fldCharType="end"/>
            </w:r>
            <w:r>
              <w:t>)</w:t>
            </w:r>
            <w:bookmarkEnd w:id="72"/>
          </w:p>
        </w:tc>
      </w:tr>
    </w:tbl>
    <w:p w:rsidR="00290173" w:rsidRPr="008F3447" w:rsidRDefault="00290173" w:rsidP="00823363">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w:t>
      </w:r>
      <w:ins w:id="73" w:author="Yoav Ram" w:date="2014-01-20T13:24:00Z">
        <w:r w:rsidR="00823363">
          <w:t xml:space="preserve"> This approximation was verified with simulations (dashed line in </w:t>
        </w:r>
      </w:ins>
      <w:ins w:id="74" w:author="Yoav Ram" w:date="2014-01-20T13:25:00Z">
        <w:r w:rsidR="00823363">
          <w:t>Fig. 2A).</w:t>
        </w:r>
      </w:ins>
      <w:r>
        <w:t xml:space="preserve"> </w:t>
      </w:r>
      <w:del w:id="75" w:author="Yoav Ram" w:date="2014-01-20T13:25:00Z">
        <w:r w:rsidDel="00823363">
          <w:delText>This is</w:delText>
        </w:r>
        <w:r w:rsidR="00042973" w:rsidDel="00823363">
          <w:delText xml:space="preserve"> </w:delText>
        </w:r>
      </w:del>
      <w:ins w:id="76" w:author="Yoav Ram" w:date="2014-01-20T13:25:00Z">
        <w:r w:rsidR="00823363">
          <w:t xml:space="preserve">Adaptation is faster with </w:t>
        </w:r>
        <w:proofErr w:type="spellStart"/>
        <w:r w:rsidR="00823363" w:rsidRPr="00823363">
          <w:rPr>
            <w:rPrChange w:id="77" w:author="Yoav Ram" w:date="2014-01-20T13:25:00Z">
              <w:rPr/>
            </w:rPrChange>
          </w:rPr>
          <w:t>SIM</w:t>
        </w:r>
        <w:r w:rsidR="00823363" w:rsidRPr="00823363">
          <w:rPr>
            <w:vertAlign w:val="subscript"/>
            <w:rPrChange w:id="78" w:author="Yoav Ram" w:date="2014-01-20T13:25:00Z">
              <w:rPr>
                <w:vertAlign w:val="subscript"/>
              </w:rPr>
            </w:rPrChange>
          </w:rPr>
          <w:t>e</w:t>
        </w:r>
        <w:proofErr w:type="spellEnd"/>
        <w:r w:rsidR="00823363">
          <w:t xml:space="preserve"> </w:t>
        </w:r>
      </w:ins>
      <w:r w:rsidR="00B32510" w:rsidRPr="00823363">
        <w:rPr>
          <w:rPrChange w:id="79" w:author="Yoav Ram" w:date="2014-01-20T13:25:00Z">
            <w:rPr/>
          </w:rPrChange>
        </w:rPr>
        <w:t>because</w:t>
      </w:r>
      <w:ins w:id="80" w:author="Yoav Ram" w:date="2014-01-20T13:25:00Z">
        <w:r w:rsidR="00823363">
          <w:t xml:space="preserve"> (</w:t>
        </w:r>
        <w:proofErr w:type="spellStart"/>
        <w:r w:rsidR="00823363">
          <w:t>i</w:t>
        </w:r>
        <w:proofErr w:type="spellEnd"/>
        <w:r w:rsidR="00823363">
          <w:t>) the population quickly evolves to</w:t>
        </w:r>
      </w:ins>
      <w:ins w:id="81" w:author="Yoav Ram" w:date="2014-01-20T13:26:00Z">
        <w:r w:rsidR="00823363">
          <w:t>wards</w:t>
        </w:r>
      </w:ins>
      <w:ins w:id="82" w:author="Yoav Ram" w:date="2014-01-20T13:25:00Z">
        <w:r w:rsidR="00823363">
          <w:t xml:space="preserve"> a </w:t>
        </w:r>
      </w:ins>
      <w:ins w:id="83" w:author="Yoav Ram" w:date="2014-01-20T13:26:00Z">
        <w:r w:rsidR="00823363">
          <w:t>MSB</w:t>
        </w:r>
      </w:ins>
      <w:ins w:id="84" w:author="Yoav Ram" w:date="2014-01-20T13:25:00Z">
        <w:r w:rsidR="00823363">
          <w:t xml:space="preserve"> </w:t>
        </w:r>
      </w:ins>
      <w:del w:id="85" w:author="Yoav Ram" w:date="2014-01-20T13:26:00Z">
        <w:r w:rsidR="00B32510" w:rsidDel="00823363">
          <w:delText xml:space="preserve"> </w:delText>
        </w:r>
      </w:del>
      <w:ins w:id="86" w:author="Yoav Ram" w:date="2014-01-20T13:26:00Z">
        <w:r w:rsidR="00823363">
          <w:t xml:space="preserve">and therefore the difference in standing variation between CM and </w:t>
        </w:r>
        <w:proofErr w:type="spellStart"/>
        <w:r w:rsidR="00823363">
          <w:t>SIM</w:t>
        </w:r>
        <w:r w:rsidR="00823363">
          <w:rPr>
            <w:vertAlign w:val="subscript"/>
          </w:rPr>
          <w:t>e</w:t>
        </w:r>
        <w:proofErr w:type="spellEnd"/>
        <w:r w:rsidR="00823363">
          <w:t xml:space="preserve"> is not significant </w:t>
        </w:r>
      </w:ins>
      <w:r w:rsidR="00042973">
        <w:t>(i</w:t>
      </w:r>
      <w:ins w:id="87" w:author="Yoav Ram" w:date="2014-01-20T13:25:00Z">
        <w:r w:rsidR="00823363">
          <w:t>i</w:t>
        </w:r>
      </w:ins>
      <w:r w:rsidR="00042973">
        <w:t xml:space="preserve">) </w:t>
      </w:r>
      <w:r w:rsidR="00B32510">
        <w:t>the appearance of double mutants is the same as with CM</w:t>
      </w:r>
      <w:r w:rsidR="000F12AB">
        <w:t xml:space="preserve">; </w:t>
      </w:r>
      <w:r w:rsidR="00042973">
        <w:t>(ii</w:t>
      </w:r>
      <w:ins w:id="88" w:author="Yoav Ram" w:date="2014-01-20T13:25:00Z">
        <w:r w:rsidR="00823363">
          <w:t>i</w:t>
        </w:r>
      </w:ins>
      <w:r w:rsidR="00042973">
        <w:t xml:space="preserve">)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w:t>
      </w:r>
      <w:r w:rsidR="0095303A" w:rsidRPr="008F3447">
        <w:t>because the mutation rate of double mutants is lower than that of the rest of the population</w:t>
      </w:r>
      <w:r w:rsidR="000F12AB" w:rsidRPr="008F3447">
        <w:t xml:space="preserve">. This difference in mutation rates </w:t>
      </w:r>
      <w:r w:rsidR="0095303A" w:rsidRPr="008F3447">
        <w:t>confers an additional selective advantage to the double mutants</w:t>
      </w:r>
      <w:r w:rsidR="0008011F" w:rsidRPr="008F3447">
        <w:t xml:space="preserve"> (see Appendix 3)</w:t>
      </w:r>
      <w:r w:rsidR="00DB7BB5" w:rsidRPr="008F3447">
        <w:t xml:space="preserve"> which increases their fixation probability</w:t>
      </w:r>
      <w:r w:rsidR="0008011F" w:rsidRPr="008F3447">
        <w:t>:</w:t>
      </w:r>
    </w:p>
    <w:tbl>
      <w:tblPr>
        <w:tblStyle w:val="TableGrid"/>
        <w:tblW w:w="5000" w:type="pct"/>
        <w:tblInd w:w="340" w:type="dxa"/>
        <w:tblLook w:val="04A0" w:firstRow="1" w:lastRow="0" w:firstColumn="1" w:lastColumn="0" w:noHBand="0" w:noVBand="1"/>
      </w:tblPr>
      <w:tblGrid>
        <w:gridCol w:w="7670"/>
        <w:gridCol w:w="852"/>
      </w:tblGrid>
      <w:tr w:rsidR="00290173" w:rsidRPr="008F3447" w:rsidTr="001C5D6C">
        <w:tc>
          <w:tcPr>
            <w:tcW w:w="4500" w:type="pct"/>
            <w:tcBorders>
              <w:top w:val="nil"/>
              <w:left w:val="nil"/>
              <w:bottom w:val="nil"/>
              <w:right w:val="nil"/>
            </w:tcBorders>
          </w:tcPr>
          <w:p w:rsidR="00290173" w:rsidRPr="008F3447" w:rsidRDefault="007A3960"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sidRPr="008F3447">
              <w:rPr>
                <w:rFonts w:eastAsiaTheme="minorEastAsia"/>
                <w:lang w:bidi="hi-IN"/>
              </w:rPr>
              <w:t>.</w:t>
            </w:r>
          </w:p>
        </w:tc>
        <w:tc>
          <w:tcPr>
            <w:tcW w:w="500" w:type="pct"/>
            <w:tcBorders>
              <w:top w:val="nil"/>
              <w:left w:val="nil"/>
              <w:bottom w:val="nil"/>
              <w:right w:val="nil"/>
            </w:tcBorders>
          </w:tcPr>
          <w:p w:rsidR="00290173" w:rsidRPr="008F3447" w:rsidRDefault="00290173" w:rsidP="00E9784D">
            <w:pPr>
              <w:spacing w:line="480" w:lineRule="auto"/>
            </w:pPr>
            <w:bookmarkStart w:id="89" w:name="_Ref361310097"/>
            <w:r w:rsidRPr="008F3447">
              <w:t>(</w:t>
            </w:r>
            <w:r w:rsidR="00AB4359" w:rsidRPr="008F3447">
              <w:fldChar w:fldCharType="begin"/>
            </w:r>
            <w:r w:rsidR="00C64915" w:rsidRPr="008F3447">
              <w:instrText xml:space="preserve"> SEQ Equation </w:instrText>
            </w:r>
            <w:r w:rsidR="00AB4359" w:rsidRPr="008F3447">
              <w:fldChar w:fldCharType="separate"/>
            </w:r>
            <w:r w:rsidR="00815DEF" w:rsidRPr="008F3447">
              <w:rPr>
                <w:noProof/>
              </w:rPr>
              <w:t>11</w:t>
            </w:r>
            <w:r w:rsidR="00AB4359" w:rsidRPr="008F3447">
              <w:rPr>
                <w:noProof/>
              </w:rPr>
              <w:fldChar w:fldCharType="end"/>
            </w:r>
            <w:r w:rsidRPr="008F3447">
              <w:t>)</w:t>
            </w:r>
            <w:bookmarkEnd w:id="89"/>
          </w:p>
        </w:tc>
      </w:tr>
    </w:tbl>
    <w:p w:rsidR="00B32510" w:rsidRPr="008F3447" w:rsidRDefault="00042973" w:rsidP="000F12AB">
      <w:pPr>
        <w:spacing w:line="480" w:lineRule="auto"/>
        <w:rPr>
          <w:rFonts w:eastAsiaTheme="minorEastAsia"/>
          <w:lang w:bidi="hi-IN"/>
        </w:rPr>
      </w:pPr>
      <w:r w:rsidRPr="008F3447">
        <w:t xml:space="preserve">This </w:t>
      </w:r>
      <w:r w:rsidR="00CE72C5" w:rsidRPr="008F3447">
        <w:t xml:space="preserve">additive </w:t>
      </w:r>
      <w:r w:rsidR="00B32510" w:rsidRPr="008F3447">
        <w:t>advantage</w:t>
      </w:r>
      <w:r w:rsidR="00B32510" w:rsidRPr="008F3447">
        <w:rPr>
          <w:rFonts w:eastAsiaTheme="minorEastAsia"/>
          <w:lang w:bidi="hi-IN"/>
        </w:rPr>
        <w:t xml:space="preserve"> increases linearly with </w:t>
      </w:r>
      <w:r w:rsidR="00B32510" w:rsidRPr="008F3447">
        <w:rPr>
          <w:i/>
          <w:iCs/>
        </w:rPr>
        <w:t>τ</w:t>
      </w:r>
      <w:r w:rsidR="00B32510" w:rsidRPr="008F3447">
        <w:rPr>
          <w:rFonts w:eastAsiaTheme="minorEastAsia"/>
          <w:lang w:bidi="hi-IN"/>
        </w:rPr>
        <w:t xml:space="preserve"> with a slope </w:t>
      </w:r>
      <w:proofErr w:type="gramStart"/>
      <w:r w:rsidR="00B32510" w:rsidRPr="008F3447">
        <w:rPr>
          <w:rFonts w:eastAsiaTheme="minorEastAsia"/>
          <w:lang w:bidi="hi-IN"/>
        </w:rPr>
        <w:t xml:space="preserve">of </w:t>
      </w:r>
      <w:proofErr w:type="gramEnd"/>
      <m:oMath>
        <m:r>
          <w:rPr>
            <w:rFonts w:ascii="Cambria Math" w:eastAsiaTheme="minorEastAsia" w:hAnsi="Cambria Math"/>
            <w:lang w:bidi="hi-IN"/>
          </w:rPr>
          <m:t>2U/(1+sH)</m:t>
        </m:r>
      </m:oMath>
      <w:r w:rsidR="00B32510" w:rsidRPr="008F3447">
        <w:rPr>
          <w:rFonts w:eastAsiaTheme="minorEastAsia"/>
          <w:lang w:bidi="hi-IN"/>
        </w:rPr>
        <w:t>, which can be small (</w:t>
      </w:r>
      <w:r w:rsidR="00175D8E" w:rsidRPr="008F3447">
        <w:rPr>
          <w:rFonts w:ascii="Times New Roman" w:hAnsi="Times New Roman" w:cs="Times New Roman"/>
          <w:i/>
          <w:iCs/>
        </w:rPr>
        <w:t>≈</w:t>
      </w:r>
      <w:r w:rsidR="00295B91" w:rsidRPr="008F3447">
        <w:t>7</w:t>
      </w:r>
      <w:r w:rsidR="00295B91" w:rsidRPr="008F3447">
        <w:sym w:font="Symbol" w:char="F0D7"/>
      </w:r>
      <w:r w:rsidR="00295B91" w:rsidRPr="008F3447">
        <w:t>1</w:t>
      </w:r>
      <w:r w:rsidR="00175D8E" w:rsidRPr="008F3447">
        <w:t>0</w:t>
      </w:r>
      <w:r w:rsidR="00295B91" w:rsidRPr="008F3447">
        <w:rPr>
          <w:vertAlign w:val="superscript"/>
        </w:rPr>
        <w:t>-4</w:t>
      </w:r>
      <w:r w:rsidR="00175D8E" w:rsidRPr="008F3447">
        <w:t xml:space="preserve"> </w:t>
      </w:r>
      <w:r w:rsidR="00B32510" w:rsidRPr="008F3447">
        <w:rPr>
          <w:rFonts w:eastAsiaTheme="minorEastAsia"/>
          <w:lang w:bidi="hi-IN"/>
        </w:rPr>
        <w:t xml:space="preserve">for typical values, see </w:t>
      </w:r>
      <w:r w:rsidR="00BA2B02" w:rsidRPr="008F3447">
        <w:fldChar w:fldCharType="begin"/>
      </w:r>
      <w:r w:rsidR="00BA2B02" w:rsidRPr="008F3447">
        <w:instrText xml:space="preserve"> REF _Ref358791100 \h  \* MERGEFORMAT </w:instrText>
      </w:r>
      <w:r w:rsidR="00BA2B02" w:rsidRPr="008F3447">
        <w:fldChar w:fldCharType="separate"/>
      </w:r>
      <w:r w:rsidR="00815DEF" w:rsidRPr="008F3447">
        <w:t>Table 1</w:t>
      </w:r>
      <w:r w:rsidR="00BA2B02" w:rsidRPr="008F3447">
        <w:fldChar w:fldCharType="end"/>
      </w:r>
      <w:r w:rsidR="000F12AB" w:rsidRPr="008F3447">
        <w:rPr>
          <w:rFonts w:eastAsiaTheme="minorEastAsia"/>
          <w:lang w:bidi="hi-IN"/>
        </w:rPr>
        <w:t>). The</w:t>
      </w:r>
      <w:r w:rsidR="00B32510" w:rsidRPr="008F3447">
        <w:rPr>
          <w:rFonts w:eastAsiaTheme="minorEastAsia"/>
          <w:lang w:bidi="hi-IN"/>
        </w:rPr>
        <w:t xml:space="preserve"> </w:t>
      </w:r>
      <w:r w:rsidR="00B04D05" w:rsidRPr="008F3447">
        <w:rPr>
          <w:rFonts w:eastAsiaTheme="minorEastAsia"/>
          <w:lang w:bidi="hi-IN"/>
        </w:rPr>
        <w:t>increase in fixation probability</w:t>
      </w:r>
      <w:r w:rsidRPr="008F3447">
        <w:rPr>
          <w:rFonts w:eastAsiaTheme="minorEastAsia"/>
          <w:lang w:bidi="hi-IN"/>
        </w:rPr>
        <w:t xml:space="preserve"> </w:t>
      </w:r>
      <w:r w:rsidR="00B32510" w:rsidRPr="008F3447">
        <w:rPr>
          <w:rFonts w:eastAsiaTheme="minorEastAsia"/>
          <w:lang w:bidi="hi-IN"/>
        </w:rPr>
        <w:t xml:space="preserve">was verified </w:t>
      </w:r>
      <w:r w:rsidRPr="008F3447">
        <w:rPr>
          <w:rFonts w:eastAsiaTheme="minorEastAsia"/>
          <w:lang w:bidi="hi-IN"/>
        </w:rPr>
        <w:t xml:space="preserve">by </w:t>
      </w:r>
      <w:r w:rsidR="00B32510" w:rsidRPr="008F3447">
        <w:rPr>
          <w:rFonts w:eastAsiaTheme="minorEastAsia"/>
          <w:lang w:bidi="hi-IN"/>
        </w:rPr>
        <w:t>simulation</w:t>
      </w:r>
      <w:r w:rsidRPr="008F3447">
        <w:rPr>
          <w:rFonts w:eastAsiaTheme="minorEastAsia"/>
          <w:lang w:bidi="hi-IN"/>
        </w:rPr>
        <w:t>s</w:t>
      </w:r>
      <w:r w:rsidR="00B32510" w:rsidRPr="008F3447">
        <w:rPr>
          <w:rFonts w:eastAsiaTheme="minorEastAsia"/>
          <w:lang w:bidi="hi-IN"/>
        </w:rPr>
        <w:t xml:space="preserve"> (</w:t>
      </w:r>
      <w:r w:rsidR="00E87B67" w:rsidRPr="008F3447">
        <w:t>Figure S2</w:t>
      </w:r>
      <w:r w:rsidR="00B32510" w:rsidRPr="008F3447">
        <w:rPr>
          <w:rFonts w:eastAsiaTheme="minorEastAsia"/>
          <w:lang w:bidi="hi-IN"/>
        </w:rPr>
        <w:t>).</w:t>
      </w:r>
    </w:p>
    <w:p w:rsidR="00FD35E1" w:rsidRPr="008F3447" w:rsidRDefault="003E2C84" w:rsidP="00E9784D">
      <w:pPr>
        <w:pStyle w:val="Heading2"/>
        <w:spacing w:line="480" w:lineRule="auto"/>
      </w:pPr>
      <w:bookmarkStart w:id="90" w:name="_Ref374377810"/>
      <w:r w:rsidRPr="008F3447">
        <w:t>Possible r</w:t>
      </w:r>
      <w:r w:rsidR="00FD35E1" w:rsidRPr="008F3447">
        <w:t>elationship</w:t>
      </w:r>
      <w:r w:rsidR="003E68BE" w:rsidRPr="008F3447">
        <w:t>s</w:t>
      </w:r>
      <w:r w:rsidR="00FD35E1" w:rsidRPr="008F3447">
        <w:t xml:space="preserve"> between stress and mutation</w:t>
      </w:r>
      <w:bookmarkEnd w:id="90"/>
      <w:r w:rsidR="00FD35E1" w:rsidRPr="008F3447">
        <w:t xml:space="preserve"> </w:t>
      </w:r>
    </w:p>
    <w:p w:rsidR="00FD35E1" w:rsidRPr="00FD35E1" w:rsidRDefault="00FD35E1" w:rsidP="00DB7BB5">
      <w:pPr>
        <w:spacing w:line="480" w:lineRule="auto"/>
        <w:rPr>
          <w:lang w:bidi="hi-IN"/>
        </w:rPr>
      </w:pPr>
      <w:r w:rsidRPr="008F3447">
        <w:rPr>
          <w:lang w:bidi="hi-IN"/>
        </w:rPr>
        <w:t xml:space="preserve">So far we used a </w:t>
      </w:r>
      <w:r w:rsidR="005842D2" w:rsidRPr="008F3447">
        <w:rPr>
          <w:lang w:bidi="hi-IN"/>
        </w:rPr>
        <w:t xml:space="preserve">threshold </w:t>
      </w:r>
      <w:r w:rsidRPr="008F3447">
        <w:rPr>
          <w:lang w:bidi="hi-IN"/>
        </w:rPr>
        <w:t>relationship between stress and mutation</w:t>
      </w:r>
      <w:r w:rsidR="003E68BE" w:rsidRPr="008F3447">
        <w:rPr>
          <w:lang w:bidi="hi-IN"/>
        </w:rPr>
        <w:t>:</w:t>
      </w:r>
      <w:r w:rsidRPr="008F3447">
        <w:rPr>
          <w:lang w:bidi="hi-IN"/>
        </w:rPr>
        <w:t xml:space="preserve"> </w:t>
      </w:r>
      <w:r w:rsidR="003E68BE" w:rsidRPr="008F3447">
        <w:rPr>
          <w:lang w:bidi="hi-IN"/>
        </w:rPr>
        <w:t xml:space="preserve">if </w:t>
      </w:r>
      <w:r w:rsidRPr="008F3447">
        <w:rPr>
          <w:lang w:bidi="hi-IN"/>
        </w:rPr>
        <w:t xml:space="preserve">fitness </w:t>
      </w:r>
      <w:r w:rsidR="00DB7BB5" w:rsidRPr="008F3447">
        <w:rPr>
          <w:lang w:bidi="hi-IN"/>
        </w:rPr>
        <w:t>sinks</w:t>
      </w:r>
      <w:r w:rsidRPr="008F3447">
        <w:rPr>
          <w:lang w:bidi="hi-IN"/>
        </w:rPr>
        <w:t xml:space="preserve"> below a threshold (&lt;1 for SIM, </w:t>
      </w:r>
      <w:r w:rsidRPr="008F3447">
        <w:rPr>
          <w:rFonts w:ascii="Times New Roman" w:hAnsi="Times New Roman" w:cs="Times New Roman"/>
          <w:lang w:bidi="hi-IN"/>
        </w:rPr>
        <w:t>≤</w:t>
      </w:r>
      <w:r w:rsidRPr="008F3447">
        <w:rPr>
          <w:lang w:bidi="hi-IN"/>
        </w:rPr>
        <w:t xml:space="preserve">1 for </w:t>
      </w:r>
      <w:proofErr w:type="spellStart"/>
      <w:r w:rsidRPr="008F3447">
        <w:rPr>
          <w:lang w:bidi="hi-IN"/>
        </w:rPr>
        <w:t>SIM</w:t>
      </w:r>
      <w:r w:rsidRPr="008F3447">
        <w:rPr>
          <w:vertAlign w:val="subscript"/>
          <w:lang w:bidi="hi-IN"/>
        </w:rPr>
        <w:t>e</w:t>
      </w:r>
      <w:proofErr w:type="spellEnd"/>
      <w:r w:rsidRPr="008F3447">
        <w:rPr>
          <w:lang w:bidi="hi-IN"/>
        </w:rPr>
        <w:t xml:space="preserve">), the mutation rate increases </w:t>
      </w:r>
      <w:r w:rsidRPr="008F3447">
        <w:rPr>
          <w:rFonts w:ascii="Times New Roman" w:hAnsi="Times New Roman" w:cs="Times New Roman"/>
          <w:i/>
          <w:iCs/>
          <w:lang w:bidi="hi-IN"/>
        </w:rPr>
        <w:t>τ</w:t>
      </w:r>
      <w:r w:rsidRPr="008F3447">
        <w:rPr>
          <w:lang w:bidi="hi-IN"/>
        </w:rPr>
        <w:t>-fold. But the relationship</w:t>
      </w:r>
      <w:r w:rsidRPr="00BA2B02">
        <w:rPr>
          <w:lang w:bidi="hi-IN"/>
        </w:rPr>
        <w:t xml:space="preserve"> between stress and mutation can be m</w:t>
      </w:r>
      <w:r>
        <w:rPr>
          <w:lang w:bidi="hi-IN"/>
        </w:rPr>
        <w:t xml:space="preserve">ore complex. For example, Agrawal </w:t>
      </w:r>
      <w:r w:rsidR="00AB4359">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AB4359">
        <w:rPr>
          <w:lang w:bidi="hi-IN"/>
        </w:rPr>
        <w:fldChar w:fldCharType="separate"/>
      </w:r>
      <w:r w:rsidRPr="00FD35E1">
        <w:rPr>
          <w:noProof/>
          <w:lang w:bidi="hi-IN"/>
        </w:rPr>
        <w:t>(2002)</w:t>
      </w:r>
      <w:r w:rsidR="00AB435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w:t>
      </w:r>
      <w:r w:rsidR="00DB7BB5">
        <w:rPr>
          <w:lang w:bidi="hi-IN"/>
        </w:rPr>
        <w:t xml:space="preserve">fold </w:t>
      </w:r>
      <w:r w:rsidRPr="00FD35E1">
        <w:rPr>
          <w:lang w:bidi="hi-IN"/>
        </w:rPr>
        <w:t xml:space="preserve">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7670"/>
        <w:gridCol w:w="852"/>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AB4359">
              <w:fldChar w:fldCharType="begin"/>
            </w:r>
            <w:r w:rsidRPr="0095303A">
              <w:instrText xml:space="preserve"> SEQ Equation </w:instrText>
            </w:r>
            <w:r w:rsidR="00AB4359">
              <w:fldChar w:fldCharType="separate"/>
            </w:r>
            <w:r w:rsidR="00815DEF">
              <w:rPr>
                <w:noProof/>
              </w:rPr>
              <w:t>12</w:t>
            </w:r>
            <w:r w:rsidR="00AB4359">
              <w:rPr>
                <w:noProof/>
              </w:rPr>
              <w:fldChar w:fldCharType="end"/>
            </w:r>
            <w:r>
              <w:t>)</w:t>
            </w:r>
          </w:p>
        </w:tc>
      </w:tr>
    </w:tbl>
    <w:p w:rsidR="002825FD" w:rsidRPr="002825FD" w:rsidRDefault="002825FD" w:rsidP="00DB7BB5">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this</w:t>
      </w:r>
      <w:r w:rsidR="00882A57">
        <w:rPr>
          <w:lang w:bidi="hi-IN"/>
        </w:rPr>
        <w:t xml:space="preserve"> expression</w:t>
      </w:r>
      <w:r>
        <w:rPr>
          <w:lang w:bidi="hi-IN"/>
        </w:rPr>
        <w:t xml:space="preserve">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approaches infinity this</w:t>
      </w:r>
      <w:r w:rsidR="00882A57">
        <w:t xml:space="preserve"> expression</w:t>
      </w:r>
      <w:r>
        <w:t xml:space="preserve"> </w:t>
      </w:r>
      <w:r w:rsidR="003E68BE">
        <w:t xml:space="preserve">approaches the </w:t>
      </w:r>
      <w:r>
        <w:t xml:space="preserve">SIM </w:t>
      </w:r>
      <w:r w:rsidR="003E68BE">
        <w:t xml:space="preserve">threshold </w:t>
      </w:r>
      <w:r>
        <w:t xml:space="preserve">strategy </w:t>
      </w:r>
      <w:r w:rsidR="005842D2">
        <w:t xml:space="preserve">from eq. </w:t>
      </w:r>
      <w:r w:rsidR="00AB4359">
        <w:fldChar w:fldCharType="begin"/>
      </w:r>
      <w:r w:rsidR="005842D2">
        <w:instrText xml:space="preserve"> REF _Ref374460264 \h </w:instrText>
      </w:r>
      <w:r w:rsidR="00AB4359">
        <w:fldChar w:fldCharType="separate"/>
      </w:r>
      <w:r w:rsidR="00815DEF">
        <w:rPr>
          <w:noProof/>
        </w:rPr>
        <w:t>1</w:t>
      </w:r>
      <w:r w:rsidR="00AB4359">
        <w:fldChar w:fldCharType="end"/>
      </w:r>
      <w:r>
        <w:t>. See Figure S3 for a visualization of these continuous relationships.</w:t>
      </w:r>
    </w:p>
    <w:p w:rsidR="003E2C84" w:rsidRDefault="00204DE5" w:rsidP="00882A57">
      <w:pPr>
        <w:spacing w:line="480" w:lineRule="auto"/>
        <w:rPr>
          <w:lang w:bidi="hi-IN"/>
        </w:rPr>
      </w:pPr>
      <w:r>
        <w:t>Figure 2</w:t>
      </w:r>
      <w:r w:rsidR="002825FD">
        <w:rPr>
          <w:lang w:bidi="hi-IN"/>
        </w:rPr>
        <w:t xml:space="preserve">B shows </w:t>
      </w:r>
      <w:r w:rsidR="0066767E">
        <w:rPr>
          <w:lang w:bidi="hi-IN"/>
        </w:rPr>
        <w:t xml:space="preserve">the adaptation time for </w:t>
      </w:r>
      <w:r w:rsidR="00882A57">
        <w:rPr>
          <w:lang w:bidi="hi-IN"/>
        </w:rPr>
        <w:t>three</w:t>
      </w:r>
      <w:r w:rsidR="0066767E">
        <w:rPr>
          <w:lang w:bidi="hi-IN"/>
        </w:rPr>
        <w:t xml:space="preserve">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w:t>
      </w:r>
      <w:r w:rsidR="00882A57">
        <w:rPr>
          <w:lang w:bidi="hi-IN"/>
        </w:rPr>
        <w:t xml:space="preserve"> and</w:t>
      </w:r>
      <w:r w:rsidR="002825FD">
        <w:rPr>
          <w:lang w:bidi="hi-IN"/>
        </w:rPr>
        <w:t xml:space="preserve"> 10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7670"/>
        <w:gridCol w:w="852"/>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bookmarkStart w:id="91" w:name="_Ref375754011"/>
            <w:r>
              <w:t>(</w:t>
            </w:r>
            <w:r w:rsidR="00AB4359">
              <w:fldChar w:fldCharType="begin"/>
            </w:r>
            <w:r w:rsidRPr="0095303A">
              <w:instrText xml:space="preserve"> SEQ Equation </w:instrText>
            </w:r>
            <w:r w:rsidR="00AB4359">
              <w:fldChar w:fldCharType="separate"/>
            </w:r>
            <w:r w:rsidR="00551EC7">
              <w:rPr>
                <w:noProof/>
              </w:rPr>
              <w:t>13</w:t>
            </w:r>
            <w:r w:rsidR="00AB4359">
              <w:rPr>
                <w:noProof/>
              </w:rPr>
              <w:fldChar w:fldCharType="end"/>
            </w:r>
            <w:r>
              <w:t>)</w:t>
            </w:r>
            <w:bookmarkEnd w:id="91"/>
          </w:p>
        </w:tc>
      </w:tr>
    </w:tbl>
    <w:p w:rsidR="002825FD" w:rsidRPr="00BA2B02" w:rsidRDefault="003E2C84" w:rsidP="00F57D4D">
      <w:pPr>
        <w:spacing w:line="480" w:lineRule="auto"/>
        <w:rPr>
          <w:lang w:bidi="hi-IN"/>
        </w:rPr>
      </w:pPr>
      <w:r>
        <w:rPr>
          <w:lang w:bidi="hi-IN"/>
        </w:rPr>
        <w:lastRenderedPageBreak/>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DB7BB5">
        <w:rPr>
          <w:lang w:bidi="hi-IN"/>
        </w:rPr>
        <w:t>The dashed lines in</w:t>
      </w:r>
      <w:r w:rsidR="00815DEF">
        <w:rPr>
          <w:lang w:bidi="hi-IN"/>
        </w:rPr>
        <w:t xml:space="preserve"> </w:t>
      </w:r>
      <w:r w:rsidR="00F57D4D">
        <w:t xml:space="preserve">Figure 2B </w:t>
      </w:r>
      <w:r w:rsidR="00DB7BB5">
        <w:rPr>
          <w:lang w:bidi="hi-IN"/>
        </w:rPr>
        <w:t xml:space="preserve">illustrate this </w:t>
      </w:r>
      <w:r w:rsidR="00815DEF">
        <w:rPr>
          <w:lang w:bidi="hi-IN"/>
        </w:rPr>
        <w:t>approximation</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w:t>
      </w:r>
      <w:r w:rsidR="00DB7BB5">
        <w:rPr>
          <w:lang w:bidi="hi-IN"/>
        </w:rPr>
        <w:t>main</w:t>
      </w:r>
      <w:r w:rsidR="0066767E">
        <w:rPr>
          <w:lang w:bidi="hi-IN"/>
        </w:rPr>
        <w:t xml:space="preserve"> factor determining the adaptation rate is the </w:t>
      </w:r>
      <w:r w:rsidR="00463A01">
        <w:rPr>
          <w:lang w:bidi="hi-IN"/>
        </w:rPr>
        <w:t>mutation rate increase o</w:t>
      </w:r>
      <w:r w:rsidR="00463A01" w:rsidRPr="00BA2B02">
        <w:rPr>
          <w:lang w:bidi="hi-IN"/>
        </w:rPr>
        <w:t xml:space="preserve">f </w:t>
      </w:r>
      <w:r w:rsidR="0066767E" w:rsidRPr="00BA2B02">
        <w:rPr>
          <w:i/>
          <w:iCs/>
          <w:lang w:bidi="hi-IN"/>
        </w:rPr>
        <w:t>ab</w:t>
      </w:r>
      <w:r w:rsidR="0066767E" w:rsidRPr="00BA2B02">
        <w:rPr>
          <w:lang w:bidi="hi-IN"/>
        </w:rPr>
        <w:t xml:space="preserve">, </w:t>
      </w:r>
      <w:proofErr w:type="spellStart"/>
      <w:r w:rsidR="0066767E" w:rsidRPr="00BA2B02">
        <w:rPr>
          <w:i/>
          <w:iCs/>
          <w:lang w:bidi="hi-IN"/>
        </w:rPr>
        <w:t>aB</w:t>
      </w:r>
      <w:proofErr w:type="spellEnd"/>
      <w:r w:rsidR="0066767E" w:rsidRPr="00BA2B02">
        <w:rPr>
          <w:lang w:bidi="hi-IN"/>
        </w:rPr>
        <w:t xml:space="preserve">, and </w:t>
      </w:r>
      <w:r w:rsidR="0066767E" w:rsidRPr="00BA2B02">
        <w:rPr>
          <w:i/>
          <w:iCs/>
          <w:lang w:bidi="hi-IN"/>
        </w:rPr>
        <w:t>Ab</w:t>
      </w:r>
      <w:r w:rsidR="0066767E" w:rsidRPr="00BA2B02">
        <w:rPr>
          <w:lang w:bidi="hi-IN"/>
        </w:rPr>
        <w:t>. This is</w:t>
      </w:r>
      <w:r w:rsidR="00463A01" w:rsidRPr="00BA2B02">
        <w:rPr>
          <w:lang w:bidi="hi-IN"/>
        </w:rPr>
        <w:t xml:space="preserve"> because individuals with more than a single mutation do not have a significant contribution to adaptation.</w:t>
      </w:r>
    </w:p>
    <w:p w:rsidR="00343645" w:rsidRPr="008F3447" w:rsidRDefault="00343645" w:rsidP="00E9784D">
      <w:pPr>
        <w:pStyle w:val="Heading2"/>
        <w:spacing w:line="480" w:lineRule="auto"/>
      </w:pPr>
      <w:r w:rsidRPr="008F3447">
        <w:t>Competitions between mutational strategies</w:t>
      </w:r>
    </w:p>
    <w:p w:rsidR="00F60029" w:rsidRDefault="00343645" w:rsidP="006D2C68">
      <w:pPr>
        <w:spacing w:line="480" w:lineRule="auto"/>
        <w:rPr>
          <w:lang w:bidi="hi-IN"/>
        </w:rPr>
      </w:pPr>
      <w:r w:rsidRPr="008F3447">
        <w:rPr>
          <w:lang w:bidi="hi-IN"/>
        </w:rPr>
        <w:t xml:space="preserve">We simulated direct competitions between the different mutational strategies to determine which is more </w:t>
      </w:r>
      <w:r w:rsidR="006D2C68" w:rsidRPr="008F3447">
        <w:rPr>
          <w:lang w:bidi="hi-IN"/>
        </w:rPr>
        <w:t xml:space="preserve">successful </w:t>
      </w:r>
      <w:r w:rsidRPr="008F3447">
        <w:rPr>
          <w:lang w:bidi="hi-IN"/>
        </w:rPr>
        <w:t>at the individual</w:t>
      </w:r>
      <w:r w:rsidR="00B41C05" w:rsidRPr="008F3447">
        <w:rPr>
          <w:lang w:bidi="hi-IN"/>
        </w:rPr>
        <w:t>-</w:t>
      </w:r>
      <w:r w:rsidRPr="008F3447">
        <w:rPr>
          <w:lang w:bidi="hi-IN"/>
        </w:rPr>
        <w:t xml:space="preserve">level. </w:t>
      </w:r>
      <w:r w:rsidR="00BA2B02" w:rsidRPr="008F3447">
        <w:fldChar w:fldCharType="begin"/>
      </w:r>
      <w:r w:rsidR="00BA2B02" w:rsidRPr="008F3447">
        <w:instrText xml:space="preserve"> REF _Ref374366687 \h  \* MERGEFORMAT </w:instrText>
      </w:r>
      <w:r w:rsidR="00BA2B02" w:rsidRPr="008F3447">
        <w:fldChar w:fldCharType="separate"/>
      </w:r>
      <w:r w:rsidR="00815DEF" w:rsidRPr="008F3447">
        <w:rPr>
          <w:lang w:bidi="hi-IN"/>
        </w:rPr>
        <w:t>Figure 5</w:t>
      </w:r>
      <w:r w:rsidR="00BA2B02" w:rsidRPr="008F3447">
        <w:fldChar w:fldCharType="end"/>
      </w:r>
      <w:r w:rsidR="00F60029" w:rsidRPr="008F3447">
        <w:rPr>
          <w:lang w:bidi="hi-IN"/>
        </w:rPr>
        <w:t xml:space="preserve"> summarizes these competitions. CM clearly loses to both SIM and NM (first and</w:t>
      </w:r>
      <w:r w:rsidR="00F60029">
        <w:rPr>
          <w:lang w:bidi="hi-IN"/>
        </w:rPr>
        <w:t xml:space="preserve">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6D2C68">
        <w:rPr>
          <w:lang w:bidi="hi-IN"/>
        </w:rPr>
        <w:t>&gt;2; 2</w:t>
      </w:r>
      <w:r w:rsidR="00F60029">
        <w:rPr>
          <w:lang w:bidi="hi-IN"/>
        </w:rPr>
        <w:t xml:space="preserve">-tail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AB4359">
        <w:rPr>
          <w:lang w:bidi="hi-IN"/>
        </w:rPr>
        <w:fldChar w:fldCharType="begin" w:fldLock="1"/>
      </w:r>
      <w:r w:rsidR="002E3785">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AB4359">
        <w:rPr>
          <w:lang w:bidi="hi-IN"/>
        </w:rPr>
        <w:fldChar w:fldCharType="separate"/>
      </w:r>
      <w:r w:rsidR="00663378" w:rsidRPr="00663378">
        <w:rPr>
          <w:noProof/>
          <w:lang w:bidi="hi-IN"/>
        </w:rPr>
        <w:t>(Leigh 1970)</w:t>
      </w:r>
      <w:r w:rsidR="00AB435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w:t>
      </w:r>
      <w:r>
        <w:rPr>
          <w:lang w:bidi="hi-IN"/>
        </w:rPr>
        <w:lastRenderedPageBreak/>
        <w:t xml:space="preserve">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Pr="00BA2B02"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AB4359" w:rsidRPr="00BA2B02">
        <w:rPr>
          <w:lang w:bidi="hi-IN"/>
        </w:rPr>
        <w:fldChar w:fldCharType="begin" w:fldLock="1"/>
      </w:r>
      <w:r w:rsidR="002E3785">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(Torres-Barceló et al. 2013)</w:t>
      </w:r>
      <w:r w:rsidR="00AB4359" w:rsidRPr="00BA2B02">
        <w:rPr>
          <w:lang w:bidi="hi-IN"/>
        </w:rPr>
        <w:fldChar w:fldCharType="end"/>
      </w:r>
      <w:r w:rsidR="00CE78D0" w:rsidRPr="00BA2B02">
        <w:rPr>
          <w:lang w:bidi="hi-IN"/>
        </w:rPr>
        <w:t>.</w:t>
      </w:r>
    </w:p>
    <w:p w:rsidR="00D84632" w:rsidRPr="00BA2B02" w:rsidRDefault="00A67023" w:rsidP="006D2C6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AB4359" w:rsidRPr="00BA2B02">
        <w:rPr>
          <w:lang w:bidi="hi-IN"/>
        </w:rPr>
        <w:fldChar w:fldCharType="begin" w:fldLock="1"/>
      </w:r>
      <w:r w:rsidR="002E3785">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AB4359" w:rsidRPr="00BA2B02">
        <w:rPr>
          <w:lang w:bidi="hi-IN"/>
        </w:rPr>
        <w:fldChar w:fldCharType="separate"/>
      </w:r>
      <w:r w:rsidRPr="00BA2B02">
        <w:rPr>
          <w:noProof/>
          <w:lang w:bidi="hi-IN"/>
        </w:rPr>
        <w:t>(Dawson 1998)</w:t>
      </w:r>
      <w:r w:rsidR="00AB4359"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AB4359" w:rsidRPr="00BA2B02">
        <w:rPr>
          <w:lang w:bidi="hi-IN"/>
        </w:rPr>
        <w:fldChar w:fldCharType="begin" w:fldLock="1"/>
      </w:r>
      <w:r w:rsidR="002E3785">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2001a; Loh et al. 2010; Gentile et al. 2011; Shee et al. 2011)" }, "properties" : { "noteIndex" : 0 }, "schema" : "https://github.com/citation-style-language/schema/raw/master/csl-citation.json" }</w:instrText>
      </w:r>
      <w:r w:rsidR="00AB4359" w:rsidRPr="00BA2B02">
        <w:rPr>
          <w:lang w:bidi="hi-IN"/>
        </w:rPr>
        <w:fldChar w:fldCharType="separate"/>
      </w:r>
      <w:r w:rsidR="005B12CD" w:rsidRPr="005B12CD">
        <w:rPr>
          <w:noProof/>
          <w:lang w:bidi="hi-IN"/>
        </w:rPr>
        <w:t>(Giraud et al. 2001a; Loh et al. 2010; Gentile et al. 2011; Shee et al. 2011)</w:t>
      </w:r>
      <w:r w:rsidR="00AB4359"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w:t>
      </w:r>
      <w:r w:rsidR="00ED111F" w:rsidRPr="00BA2B02">
        <w:rPr>
          <w:lang w:bidi="hi-IN"/>
        </w:rPr>
        <w:lastRenderedPageBreak/>
        <w:t xml:space="preserve">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stress is induced by several stress responses that serve other </w:t>
      </w:r>
      <w:r w:rsidR="00F2594F" w:rsidRPr="00BA2B02">
        <w:rPr>
          <w:lang w:bidi="hi-IN"/>
        </w:rPr>
        <w:t xml:space="preserve">cellular </w:t>
      </w:r>
      <w:r w:rsidR="00ED111F" w:rsidRPr="00BA2B02">
        <w:rPr>
          <w:lang w:bidi="hi-IN"/>
        </w:rPr>
        <w:t xml:space="preserve">functions </w:t>
      </w:r>
      <w:r w:rsidR="00AB4359" w:rsidRPr="00BA2B02">
        <w:rPr>
          <w:lang w:bidi="hi-IN"/>
        </w:rPr>
        <w:fldChar w:fldCharType="begin" w:fldLock="1"/>
      </w:r>
      <w:r w:rsidR="002E3785">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AB4359" w:rsidRPr="00BA2B02">
        <w:rPr>
          <w:lang w:bidi="hi-IN"/>
        </w:rPr>
        <w:fldChar w:fldCharType="separate"/>
      </w:r>
      <w:r w:rsidR="00ED111F" w:rsidRPr="00BA2B02">
        <w:rPr>
          <w:noProof/>
          <w:lang w:bidi="hi-IN"/>
        </w:rPr>
        <w:t>(Foster 2007; Al Mamun et al. 2012)</w:t>
      </w:r>
      <w:r w:rsidR="00AB4359" w:rsidRPr="00BA2B02">
        <w:rPr>
          <w:lang w:bidi="hi-IN"/>
        </w:rPr>
        <w:fldChar w:fldCharType="end"/>
      </w:r>
      <w:r w:rsidR="00ED111F" w:rsidRPr="00BA2B02">
        <w:rPr>
          <w:lang w:bidi="hi-IN"/>
        </w:rPr>
        <w:t xml:space="preserve">, and this is probably </w:t>
      </w:r>
      <w:r w:rsidR="00F2594F" w:rsidRPr="00BA2B02">
        <w:rPr>
          <w:lang w:bidi="hi-IN"/>
        </w:rPr>
        <w:t xml:space="preserve">also </w:t>
      </w:r>
      <w:r w:rsidR="00ED111F" w:rsidRPr="00BA2B02">
        <w:rPr>
          <w:lang w:bidi="hi-IN"/>
        </w:rPr>
        <w:t xml:space="preserve">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ED111F" w:rsidRPr="00BA2B02">
        <w:rPr>
          <w:lang w:bidi="hi-IN"/>
        </w:rPr>
        <w:t>.</w:t>
      </w:r>
    </w:p>
    <w:p w:rsidR="00134FEB" w:rsidRPr="00BA2B02" w:rsidRDefault="00D84632" w:rsidP="00F2594F">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BA2B02">
        <w:rPr>
          <w:lang w:bidi="hi-IN"/>
        </w:rPr>
        <w:t xml:space="preserve">different </w:t>
      </w:r>
      <w:r w:rsidRPr="00BA2B02">
        <w:rPr>
          <w:lang w:bidi="hi-IN"/>
        </w:rPr>
        <w:t>single mutant</w:t>
      </w:r>
      <w:r w:rsidR="008A6B5D" w:rsidRPr="00BA2B02">
        <w:rPr>
          <w:lang w:bidi="hi-IN"/>
        </w:rPr>
        <w:t>s</w:t>
      </w:r>
      <w:r w:rsidRPr="00BA2B02">
        <w:rPr>
          <w:lang w:bidi="hi-IN"/>
        </w:rPr>
        <w:t xml:space="preserve"> to produce a double mutant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population mean fitness </w:t>
      </w:r>
      <w:r w:rsidR="00AB4359" w:rsidRPr="00BA2B02">
        <w:rPr>
          <w:lang w:bidi="hi-IN"/>
        </w:rPr>
        <w:fldChar w:fldCharType="begin" w:fldLock="1"/>
      </w:r>
      <w:r w:rsidR="002E3785">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(Agrawal 2002)</w:t>
      </w:r>
      <w:r w:rsidR="00AB4359" w:rsidRPr="00BA2B02">
        <w:rPr>
          <w:lang w:bidi="hi-IN"/>
        </w:rPr>
        <w:fldChar w:fldCharType="end"/>
      </w:r>
      <w:r w:rsidR="00134FEB" w:rsidRPr="00BA2B02">
        <w:rPr>
          <w:lang w:bidi="hi-IN"/>
        </w:rPr>
        <w:t xml:space="preserve">, direct competitions </w:t>
      </w:r>
      <w:r w:rsidR="00AB4359" w:rsidRPr="00BA2B02">
        <w:rPr>
          <w:lang w:bidi="hi-IN"/>
        </w:rPr>
        <w:fldChar w:fldCharType="begin" w:fldLock="1"/>
      </w:r>
      <w:r w:rsidR="002E3785">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AB4359" w:rsidRPr="00BA2B02">
        <w:rPr>
          <w:lang w:bidi="hi-IN"/>
        </w:rPr>
        <w:fldChar w:fldCharType="separate"/>
      </w:r>
      <w:r w:rsidR="00134FEB" w:rsidRPr="00BA2B02">
        <w:rPr>
          <w:noProof/>
          <w:lang w:bidi="hi-IN"/>
        </w:rPr>
        <w:t>(Tenaillon et al. 2000)</w:t>
      </w:r>
      <w:r w:rsidR="00AB4359" w:rsidRPr="00BA2B02">
        <w:rPr>
          <w:lang w:bidi="hi-IN"/>
        </w:rPr>
        <w:fldChar w:fldCharType="end"/>
      </w:r>
      <w:r w:rsidR="00134FEB" w:rsidRPr="00BA2B02">
        <w:rPr>
          <w:lang w:bidi="hi-IN"/>
        </w:rPr>
        <w:t>, and adaptation rate (due to the Fisher-Muller effect).</w:t>
      </w:r>
    </w:p>
    <w:p w:rsidR="0007409B" w:rsidRPr="00BA2B02" w:rsidRDefault="00514DED" w:rsidP="00DC713E">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But just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can </w:t>
      </w:r>
      <w:r w:rsidR="00C023C7" w:rsidRPr="00BA2B02">
        <w:rPr>
          <w:lang w:bidi="hi-IN"/>
        </w:rPr>
        <w:t>act</w:t>
      </w:r>
      <w:r w:rsidR="0007409B" w:rsidRPr="00BA2B02">
        <w:rPr>
          <w:lang w:bidi="hi-IN"/>
        </w:rPr>
        <w:t xml:space="preserve"> in </w:t>
      </w:r>
      <w:r w:rsidRPr="00BA2B02">
        <w:rPr>
          <w:lang w:bidi="hi-IN"/>
        </w:rPr>
        <w:t xml:space="preserve">a </w:t>
      </w:r>
      <w:r w:rsidR="0007409B" w:rsidRPr="00BA2B02">
        <w:rPr>
          <w:lang w:bidi="hi-IN"/>
        </w:rPr>
        <w:t xml:space="preserve">different </w:t>
      </w:r>
      <w:r w:rsidRPr="00BA2B02">
        <w:rPr>
          <w:lang w:bidi="hi-IN"/>
        </w:rPr>
        <w:t>direction</w:t>
      </w:r>
      <w:r w:rsidR="0007409B" w:rsidRPr="00BA2B02">
        <w:rPr>
          <w:lang w:bidi="hi-IN"/>
        </w:rPr>
        <w:t xml:space="preserve"> than population-level selection.</w:t>
      </w:r>
      <w:r w:rsidR="008A3174" w:rsidRPr="00BA2B02">
        <w:rPr>
          <w:lang w:bidi="hi-IN"/>
        </w:rPr>
        <w:t xml:space="preserve"> I</w:t>
      </w:r>
      <w:r w:rsidR="00B37F95" w:rsidRPr="00BA2B02">
        <w:rPr>
          <w:lang w:bidi="hi-IN"/>
        </w:rPr>
        <w:t xml:space="preserve">n a previous work we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AB4359" w:rsidRPr="00BA2B02">
        <w:rPr>
          <w:lang w:bidi="hi-IN"/>
        </w:rPr>
        <w:fldChar w:fldCharType="begin" w:fldLock="1"/>
      </w:r>
      <w:r w:rsidR="002E3785">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(Ram and Hadany 2012)</w:t>
      </w:r>
      <w:r w:rsidR="00AB4359"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SIM was favored </w:t>
      </w:r>
      <w:r w:rsidR="00C63224" w:rsidRPr="00BA2B02">
        <w:rPr>
          <w:lang w:bidi="hi-IN"/>
        </w:rPr>
        <w:t>both in a constant environment and in a constantly changing environment</w:t>
      </w:r>
      <w:r w:rsidR="00D76319" w:rsidRPr="00BA2B02">
        <w:rPr>
          <w:lang w:bidi="hi-IN"/>
        </w:rPr>
        <w:t xml:space="preserve">. </w:t>
      </w:r>
      <w:r w:rsidR="00CB48E4" w:rsidRPr="00BA2B02">
        <w:rPr>
          <w:lang w:bidi="hi-IN"/>
        </w:rPr>
        <w:t xml:space="preserve">Here </w:t>
      </w:r>
      <w:r w:rsidR="00D76319" w:rsidRPr="00BA2B02">
        <w:rPr>
          <w:lang w:bidi="hi-IN"/>
        </w:rPr>
        <w:t xml:space="preserve">we showed that </w:t>
      </w:r>
      <w:r w:rsidR="00C63224" w:rsidRPr="00BA2B02">
        <w:rPr>
          <w:lang w:bidi="hi-IN"/>
        </w:rPr>
        <w:t xml:space="preserve">selection also favors SIM on a rugged fitness landscape </w:t>
      </w:r>
      <w:r w:rsidR="008B7326" w:rsidRPr="00BA2B02">
        <w:rPr>
          <w:lang w:bidi="hi-IN"/>
        </w:rPr>
        <w:t>(</w:t>
      </w:r>
      <w:r w:rsidR="00BA2B02" w:rsidRPr="00BA2B02">
        <w:fldChar w:fldCharType="begin"/>
      </w:r>
      <w:r w:rsidR="00BA2B02" w:rsidRPr="00BA2B02">
        <w:instrText xml:space="preserve"> REF _Ref374366687 \h  \* MERGEFORMAT </w:instrText>
      </w:r>
      <w:r w:rsidR="00BA2B02" w:rsidRPr="00BA2B02">
        <w:fldChar w:fldCharType="separate"/>
      </w:r>
      <w:r w:rsidR="00815DEF" w:rsidRPr="00BA2B02">
        <w:rPr>
          <w:lang w:bidi="hi-IN"/>
        </w:rPr>
        <w:t>Figure 5</w:t>
      </w:r>
      <w:r w:rsidR="00BA2B02" w:rsidRPr="00BA2B02">
        <w:fldChar w:fldCharType="end"/>
      </w:r>
      <w:r w:rsidR="008B7326" w:rsidRPr="00BA2B02">
        <w:rPr>
          <w:lang w:bidi="hi-IN"/>
        </w:rPr>
        <w:t>)</w:t>
      </w:r>
      <w:r w:rsidR="00D76319" w:rsidRPr="00BA2B02">
        <w:rPr>
          <w:lang w:bidi="hi-IN"/>
        </w:rPr>
        <w:t>.</w:t>
      </w:r>
    </w:p>
    <w:p w:rsidR="00DF6C0E" w:rsidRDefault="00B37F95" w:rsidP="00CF2478">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xml:space="preserve">, first described by Sewall Wright in 1931 </w:t>
      </w:r>
      <w:r w:rsidR="00AB4359" w:rsidRPr="00BA2B02">
        <w:rPr>
          <w:lang w:bidi="hi-IN"/>
        </w:rPr>
        <w:fldChar w:fldCharType="begin" w:fldLock="1"/>
      </w:r>
      <w:r w:rsidR="002E3785">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AB4359" w:rsidRPr="00BA2B02">
        <w:rPr>
          <w:lang w:bidi="hi-IN"/>
        </w:rPr>
        <w:fldChar w:fldCharType="separate"/>
      </w:r>
      <w:r w:rsidR="00663378" w:rsidRPr="00BA2B02">
        <w:rPr>
          <w:noProof/>
          <w:lang w:bidi="hi-IN"/>
        </w:rPr>
        <w:t>(Wright 1931)</w:t>
      </w:r>
      <w:r w:rsidR="00AB4359" w:rsidRPr="00BA2B02">
        <w:rPr>
          <w:lang w:bidi="hi-IN"/>
        </w:rPr>
        <w:fldChar w:fldCharType="end"/>
      </w:r>
      <w:r w:rsidRPr="00BA2B02">
        <w:rPr>
          <w:lang w:bidi="hi-IN"/>
        </w:rPr>
        <w:t>: if different alleles are s</w:t>
      </w:r>
      <w:r w:rsidRPr="00B37F95">
        <w:rPr>
          <w:lang w:bidi="hi-IN"/>
        </w:rPr>
        <w:t xml:space="preserve">eparately </w:t>
      </w:r>
      <w:r w:rsidRPr="00B37F95">
        <w:rPr>
          <w:lang w:bidi="hi-IN"/>
        </w:rPr>
        <w:lastRenderedPageBreak/>
        <w:t xml:space="preserve">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AB4359">
        <w:rPr>
          <w:lang w:bidi="hi-IN"/>
        </w:rPr>
        <w:fldChar w:fldCharType="begin" w:fldLock="1"/>
      </w:r>
      <w:r w:rsidR="002E3785">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"(Wright 1931, 1988)" }, "properties" : { "noteIndex" : 0 }, "schema" : "https://github.com/citation-style-language/schema/raw/master/csl-citation.json" }</w:instrText>
      </w:r>
      <w:r w:rsidR="00AB4359">
        <w:rPr>
          <w:lang w:bidi="hi-IN"/>
        </w:rPr>
        <w:fldChar w:fldCharType="separate"/>
      </w:r>
      <w:r w:rsidR="006D2C68" w:rsidRPr="006D2C68">
        <w:rPr>
          <w:noProof/>
          <w:lang w:bidi="hi-IN"/>
        </w:rPr>
        <w:t>(Wright 1931, 1988)</w:t>
      </w:r>
      <w:r w:rsidR="00AB4359">
        <w:rPr>
          <w:lang w:bidi="hi-IN"/>
        </w:rPr>
        <w:fldChar w:fldCharType="end"/>
      </w:r>
      <w:r w:rsidRPr="00B37F95">
        <w:rPr>
          <w:lang w:bidi="hi-IN"/>
        </w:rPr>
        <w:t xml:space="preserve">. His solution is valid </w:t>
      </w:r>
      <w:r w:rsidR="00AB4359">
        <w:rPr>
          <w:lang w:bidi="hi-IN"/>
        </w:rPr>
        <w:fldChar w:fldCharType="begin" w:fldLock="1"/>
      </w:r>
      <w:r w:rsidR="002E3785">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AB4359">
        <w:rPr>
          <w:lang w:bidi="hi-IN"/>
        </w:rPr>
        <w:fldChar w:fldCharType="separate"/>
      </w:r>
      <w:r w:rsidR="00663378" w:rsidRPr="00663378">
        <w:rPr>
          <w:noProof/>
          <w:lang w:bidi="hi-IN"/>
        </w:rPr>
        <w:t>(Crow et al. 1990; Wade and Goodnight 1991; Peck et al. 2000)</w:t>
      </w:r>
      <w:r w:rsidR="00AB4359">
        <w:rPr>
          <w:lang w:bidi="hi-IN"/>
        </w:rPr>
        <w:fldChar w:fldCharType="end"/>
      </w:r>
      <w:r>
        <w:rPr>
          <w:lang w:bidi="hi-IN"/>
        </w:rPr>
        <w:t xml:space="preserve"> </w:t>
      </w:r>
      <w:r w:rsidRPr="00B37F95">
        <w:rPr>
          <w:lang w:bidi="hi-IN"/>
        </w:rPr>
        <w:t>but possibly limited to specific parameter ranges</w:t>
      </w:r>
      <w:r>
        <w:rPr>
          <w:lang w:bidi="hi-IN"/>
        </w:rPr>
        <w:t xml:space="preserve"> </w:t>
      </w:r>
      <w:r w:rsidR="00AB4359" w:rsidRPr="00FB3C6B">
        <w:rPr>
          <w:lang w:bidi="hi-IN"/>
        </w:rPr>
        <w:fldChar w:fldCharType="begin" w:fldLock="1"/>
      </w:r>
      <w:r w:rsidR="002E3785">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AB4359" w:rsidRPr="00FB3C6B">
        <w:rPr>
          <w:lang w:bidi="hi-IN"/>
        </w:rPr>
        <w:fldChar w:fldCharType="separate"/>
      </w:r>
      <w:r w:rsidR="00663378" w:rsidRPr="00FB3C6B">
        <w:rPr>
          <w:noProof/>
          <w:lang w:bidi="hi-IN"/>
        </w:rPr>
        <w:t>(Moore and Tonsor 1994; Gavrilets 1996; Coyne et al. 2000; Whitlock and Phillips 2000)</w:t>
      </w:r>
      <w:r w:rsidR="00AB4359" w:rsidRPr="00FB3C6B">
        <w:rPr>
          <w:lang w:bidi="hi-IN"/>
        </w:rPr>
        <w:fldChar w:fldCharType="end"/>
      </w:r>
      <w:r w:rsidRPr="00FB3C6B">
        <w:rPr>
          <w:lang w:bidi="hi-IN"/>
        </w:rPr>
        <w:t>. As a result, other mechanisms were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AB4359" w:rsidRPr="00FB3C6B">
        <w:rPr>
          <w:lang w:bidi="hi-IN"/>
        </w:rPr>
        <w:fldChar w:fldCharType="begin" w:fldLock="1"/>
      </w:r>
      <w:r w:rsidR="002E3785">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1995)</w:t>
      </w:r>
      <w:r w:rsidR="00AB4359" w:rsidRPr="00FB3C6B">
        <w:rPr>
          <w:lang w:bidi="hi-IN"/>
        </w:rPr>
        <w:fldChar w:fldCharType="end"/>
      </w:r>
      <w:r w:rsidR="008A7A0A" w:rsidRPr="00FB3C6B">
        <w:rPr>
          <w:lang w:bidi="hi-IN"/>
        </w:rPr>
        <w:t xml:space="preserve">; environmental fluctuations </w:t>
      </w:r>
      <w:r w:rsidR="00AB4359" w:rsidRPr="00FB3C6B">
        <w:rPr>
          <w:lang w:bidi="hi-IN"/>
        </w:rPr>
        <w:fldChar w:fldCharType="begin" w:fldLock="1"/>
      </w:r>
      <w:r w:rsidR="002E3785">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(Whitlock 1997)</w:t>
      </w:r>
      <w:r w:rsidR="00AB4359" w:rsidRPr="00FB3C6B">
        <w:rPr>
          <w:lang w:bidi="hi-IN"/>
        </w:rPr>
        <w:fldChar w:fldCharType="end"/>
      </w:r>
      <w:r w:rsidR="008A7A0A" w:rsidRPr="00FB3C6B">
        <w:rPr>
          <w:lang w:bidi="hi-IN"/>
        </w:rPr>
        <w:t xml:space="preserve">; environmental heterogeneity </w:t>
      </w:r>
      <w:r w:rsidR="00AB4359" w:rsidRPr="00FB3C6B">
        <w:rPr>
          <w:lang w:bidi="hi-IN"/>
        </w:rPr>
        <w:fldChar w:fldCharType="begin" w:fldLock="1"/>
      </w:r>
      <w:r w:rsidR="002E3785">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2003)</w:t>
      </w:r>
      <w:r w:rsidR="00AB4359" w:rsidRPr="00FB3C6B">
        <w:rPr>
          <w:lang w:bidi="hi-IN"/>
        </w:rPr>
        <w:fldChar w:fldCharType="end"/>
      </w:r>
      <w:r w:rsidR="008A7A0A" w:rsidRPr="00FB3C6B">
        <w:rPr>
          <w:lang w:bidi="hi-IN"/>
        </w:rPr>
        <w:t xml:space="preserve">; fitness-associated recombination </w:t>
      </w:r>
      <w:r w:rsidR="00AB4359" w:rsidRPr="00FB3C6B">
        <w:rPr>
          <w:lang w:bidi="hi-IN"/>
        </w:rPr>
        <w:fldChar w:fldCharType="begin" w:fldLock="1"/>
      </w:r>
      <w:r w:rsidR="002E3785">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(Hadany and Beker 2003)</w:t>
      </w:r>
      <w:r w:rsidR="00AB4359" w:rsidRPr="00FB3C6B">
        <w:rPr>
          <w:lang w:bidi="hi-IN"/>
        </w:rPr>
        <w:fldChar w:fldCharType="end"/>
      </w:r>
      <w:r w:rsidR="008A7A0A" w:rsidRPr="00FB3C6B">
        <w:rPr>
          <w:lang w:bidi="hi-IN"/>
        </w:rPr>
        <w:t xml:space="preserve">; and intermediate recombination rates </w:t>
      </w:r>
      <w:r w:rsidR="00AB4359" w:rsidRPr="00FB3C6B">
        <w:rPr>
          <w:lang w:bidi="hi-IN"/>
        </w:rPr>
        <w:fldChar w:fldCharType="begin" w:fldLock="1"/>
      </w:r>
      <w:r w:rsidR="002E3785">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AB4359" w:rsidRPr="00FB3C6B">
        <w:rPr>
          <w:lang w:bidi="hi-IN"/>
        </w:rPr>
        <w:fldChar w:fldCharType="separate"/>
      </w:r>
      <w:r w:rsidR="008A7A0A" w:rsidRPr="00FB3C6B">
        <w:rPr>
          <w:noProof/>
          <w:lang w:bidi="hi-IN"/>
        </w:rPr>
        <w:t>(Weissman et al. 2010)</w:t>
      </w:r>
      <w:r w:rsidR="00AB4359" w:rsidRPr="00FB3C6B">
        <w:rPr>
          <w:lang w:bidi="hi-IN"/>
        </w:rPr>
        <w:fldChar w:fldCharType="end"/>
      </w:r>
      <w:r w:rsidR="00514DED" w:rsidRPr="00FB3C6B">
        <w:rPr>
          <w:lang w:bidi="hi-IN"/>
        </w:rPr>
        <w:t xml:space="preserve">. </w:t>
      </w:r>
      <w:r w:rsidR="00914F9D" w:rsidRPr="00FB3C6B">
        <w:rPr>
          <w:lang w:bidi="hi-IN"/>
        </w:rPr>
        <w:t xml:space="preserve">Our approach is similar to that of </w:t>
      </w:r>
      <w:proofErr w:type="spellStart"/>
      <w:r w:rsidR="00914F9D" w:rsidRPr="00FB3C6B">
        <w:rPr>
          <w:lang w:bidi="hi-IN"/>
        </w:rPr>
        <w:t>W</w:t>
      </w:r>
      <w:r w:rsidR="002D2649" w:rsidRPr="00FB3C6B">
        <w:rPr>
          <w:lang w:bidi="hi-IN"/>
        </w:rPr>
        <w:t>e</w:t>
      </w:r>
      <w:r w:rsidR="00914F9D" w:rsidRPr="00FB3C6B">
        <w:rPr>
          <w:lang w:bidi="hi-IN"/>
        </w:rPr>
        <w:t>inreich</w:t>
      </w:r>
      <w:proofErr w:type="spellEnd"/>
      <w:r w:rsidR="00914F9D" w:rsidRPr="00FB3C6B">
        <w:rPr>
          <w:lang w:bidi="hi-IN"/>
        </w:rPr>
        <w:t xml:space="preserve"> </w:t>
      </w:r>
      <w:r w:rsidR="006D2C68">
        <w:rPr>
          <w:lang w:bidi="hi-IN"/>
        </w:rPr>
        <w:t>and</w:t>
      </w:r>
      <w:r w:rsidR="00914F9D" w:rsidRPr="00FB3C6B">
        <w:rPr>
          <w:lang w:bidi="hi-IN"/>
        </w:rPr>
        <w:t xml:space="preserve"> Chao </w:t>
      </w:r>
      <w:r w:rsidR="00AB4359" w:rsidRPr="00FB3C6B">
        <w:rPr>
          <w:lang w:bidi="hi-IN"/>
        </w:rPr>
        <w:fldChar w:fldCharType="begin" w:fldLock="1"/>
      </w:r>
      <w:r w:rsidR="002E3785">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AB4359" w:rsidRPr="00FB3C6B">
        <w:rPr>
          <w:lang w:bidi="hi-IN"/>
        </w:rPr>
        <w:fldChar w:fldCharType="separate"/>
      </w:r>
      <w:r w:rsidR="00914F9D" w:rsidRPr="00FB3C6B">
        <w:rPr>
          <w:noProof/>
          <w:lang w:bidi="hi-IN"/>
        </w:rPr>
        <w:t>(2005)</w:t>
      </w:r>
      <w:r w:rsidR="00AB4359"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2D2649">
      <w:pPr>
        <w:spacing w:line="480" w:lineRule="auto"/>
      </w:pPr>
      <w:r>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AB4359" w:rsidRPr="00FB3C6B">
        <w:fldChar w:fldCharType="begin" w:fldLock="1"/>
      </w:r>
      <w:r w:rsidR="002E3785">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AB4359" w:rsidRPr="00FB3C6B">
        <w:fldChar w:fldCharType="separate"/>
      </w:r>
      <w:r w:rsidR="00663378" w:rsidRPr="00FB3C6B">
        <w:rPr>
          <w:noProof/>
        </w:rPr>
        <w:t>(Cirz and Romesberg 2007)</w:t>
      </w:r>
      <w:r w:rsidR="00AB4359"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adapting to</w:t>
      </w:r>
      <w:r w:rsidRPr="00FB3C6B">
        <w:t xml:space="preserve"> a two-peak fitness landscape</w:t>
      </w:r>
      <w:r w:rsidR="002D2649" w:rsidRPr="00FB3C6B">
        <w:t xml:space="preserve"> </w:t>
      </w:r>
      <w:r w:rsidR="00AB4359" w:rsidRPr="00FB3C6B">
        <w:fldChar w:fldCharType="begin" w:fldLock="1"/>
      </w:r>
      <w:r w:rsidR="002E3785">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AB4359" w:rsidRPr="00FB3C6B">
        <w:fldChar w:fldCharType="separate"/>
      </w:r>
      <w:r w:rsidR="002D2649" w:rsidRPr="00FB3C6B">
        <w:rPr>
          <w:noProof/>
        </w:rPr>
        <w:t>(Schrag et al. 1997)</w:t>
      </w:r>
      <w:r w:rsidR="00AB4359"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rsidRPr="00FB3C6B">
        <w:lastRenderedPageBreak/>
        <w:t>Conclusions</w:t>
      </w:r>
    </w:p>
    <w:p w:rsidR="00DF6C0E" w:rsidRPr="008F3447" w:rsidRDefault="00DF6C0E" w:rsidP="002D2649">
      <w:pPr>
        <w:spacing w:line="480" w:lineRule="auto"/>
        <w:rPr>
          <w:lang w:bidi="hi-IN"/>
        </w:rPr>
      </w:pPr>
      <w:r>
        <w:rPr>
          <w:lang w:bidi="hi-IN"/>
        </w:rPr>
        <w:t xml:space="preserve">Stress-induced mutagenesis has been implicated as a driver of adaptive evolution for several decades </w:t>
      </w:r>
      <w:r w:rsidR="00AB4359">
        <w:rPr>
          <w:lang w:bidi="hi-IN"/>
        </w:rPr>
        <w:fldChar w:fldCharType="begin" w:fldLock="1"/>
      </w:r>
      <w:r w:rsidR="002E3785">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AB4359">
        <w:rPr>
          <w:lang w:bidi="hi-IN"/>
        </w:rPr>
        <w:fldChar w:fldCharType="separate"/>
      </w:r>
      <w:r w:rsidR="00434AEF" w:rsidRPr="00434AEF">
        <w:rPr>
          <w:noProof/>
          <w:lang w:bidi="hi-IN"/>
        </w:rPr>
        <w:t>(Cairns et al. 1988; Tenaillon et al. 2004; Rosenberg et al. 2012)</w:t>
      </w:r>
      <w:r w:rsidR="00AB435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FB30D0" w:rsidRPr="008F3447">
        <w:rPr>
          <w:lang w:bidi="hi-IN"/>
        </w:rPr>
        <w:t xml:space="preserve">, </w:t>
      </w:r>
      <w:r w:rsidR="002E3785" w:rsidRPr="008F3447">
        <w:rPr>
          <w:lang w:bidi="hi-IN"/>
        </w:rPr>
        <w:t xml:space="preserve">oncology, </w:t>
      </w:r>
      <w:r w:rsidR="00FB30D0" w:rsidRPr="008F3447">
        <w:rPr>
          <w:lang w:bidi="hi-IN"/>
        </w:rPr>
        <w:t>ecology</w:t>
      </w:r>
      <w:r w:rsidR="002E3785" w:rsidRPr="008F3447">
        <w:rPr>
          <w:lang w:bidi="hi-IN"/>
        </w:rPr>
        <w:t>,</w:t>
      </w:r>
      <w:r w:rsidR="00FB30D0" w:rsidRPr="008F3447">
        <w:rPr>
          <w:lang w:bidi="hi-IN"/>
        </w:rPr>
        <w:t xml:space="preserve"> and evolutionary biology</w:t>
      </w:r>
      <w:r w:rsidR="00F441B1" w:rsidRPr="008F3447">
        <w:rPr>
          <w:lang w:bidi="hi-IN"/>
        </w:rPr>
        <w:t>.</w:t>
      </w:r>
    </w:p>
    <w:p w:rsidR="00F441B1" w:rsidRPr="008F3447" w:rsidRDefault="00F441B1" w:rsidP="00E9784D">
      <w:pPr>
        <w:pStyle w:val="Heading1"/>
        <w:spacing w:line="480" w:lineRule="auto"/>
      </w:pPr>
      <w:r w:rsidRPr="008F3447">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w:t>
      </w:r>
      <w:r w:rsidR="00B25D55" w:rsidRPr="00FB3C6B">
        <w:t>ski</w:t>
      </w:r>
      <w:proofErr w:type="spellEnd"/>
      <w:r w:rsidR="00B25D55" w:rsidRPr="00FB3C6B">
        <w:t xml:space="preserve"> for </w:t>
      </w:r>
      <w:r w:rsidR="00314176" w:rsidRPr="00FB3C6B">
        <w:t xml:space="preserve">advice on </w:t>
      </w:r>
      <w:r w:rsidR="00B25D55" w:rsidRPr="00FB3C6B">
        <w:t>statistical analysis</w:t>
      </w:r>
      <w:r w:rsidR="004703D4" w:rsidRPr="00FB3C6B">
        <w:t xml:space="preserve">. We are </w:t>
      </w:r>
      <w:r w:rsidR="00314176" w:rsidRPr="00FB3C6B">
        <w:t xml:space="preserve">very </w:t>
      </w:r>
      <w:r w:rsidR="004703D4" w:rsidRPr="00FB3C6B">
        <w:t>grateful to</w:t>
      </w:r>
      <w:r w:rsidR="009D54F1" w:rsidRPr="00FB3C6B">
        <w:t xml:space="preserve"> A.F. Agrawal and two anonymous reviewers </w:t>
      </w:r>
      <w:r w:rsidR="00314176" w:rsidRPr="00FB3C6B">
        <w:t>for their comments and remarks</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t>Literature cited</w:t>
      </w:r>
    </w:p>
    <w:p w:rsidR="002E3785" w:rsidRPr="002E3785" w:rsidRDefault="00AB4359">
      <w:pPr>
        <w:pStyle w:val="NormalWeb"/>
        <w:divId w:val="351733556"/>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E3785" w:rsidRPr="002E3785">
        <w:rPr>
          <w:rFonts w:ascii="Palatino Linotype" w:hAnsi="Palatino Linotype"/>
          <w:noProof/>
          <w:sz w:val="22"/>
        </w:rPr>
        <w:t>Agrawal, A. F. 2002. Genetic loads under fitness-dependent mutation rates. J. Evol. Biol. 15:1004–1010.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Berg, O. G. 1996. Selection intensity for codon bias and the effective population size of </w:t>
      </w:r>
      <w:r w:rsidRPr="002E3785">
        <w:rPr>
          <w:rFonts w:ascii="Palatino Linotype" w:hAnsi="Palatino Linotype"/>
          <w:i/>
          <w:iCs/>
          <w:noProof/>
          <w:sz w:val="22"/>
        </w:rPr>
        <w:t>Escherichia coli</w:t>
      </w:r>
      <w:r w:rsidRPr="002E3785">
        <w:rPr>
          <w:rFonts w:ascii="Palatino Linotype" w:hAnsi="Palatino Linotype"/>
          <w:noProof/>
          <w:sz w:val="22"/>
        </w:rPr>
        <w:t>. Genetics 142:1379–82.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Bjedov, I., O. Tenaillon, B. Gérard, V. Souza, E. Denamur, M. Radman, F. Taddei, and I. Matic. 2003. Stress-induced mutagenesis in bacteria. Science 300:1404–9.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Bristow, R. G., and R. P. Hill. 2008. Hypoxia and metabolism: Hypoxia, DNA repair and genetic instability. Nat. Rev. Cancer 8:180–92.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Cairns, J., J. Overbaugh, and S. Miller. 1988. The origin of mutants. Nature 335:142–5.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Cirz, R. T., and F. E. Romesberg. 2007. Controlling mutation: intervening in evolution as a therapeutic strategy. Crit. Rev. Biochem. Mol. Biol. 42:341–54.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Coyne, J. A., N. H. Barton, and M. Turelli. 2000. Is Wright’s shifting balance process important in evolution? Evolution 54:306–317.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Crow, J. F., W. R. Engels, and C. Denniston. 1990. Phase Three of Wright’s Shifting-Balance Theory. Evolution 44:233.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Dawson, K. J. 1998. Evolutionarily stable mutation rates. J. Theor. Biol. 194:143–57.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 Visser, J. A. G. M. 2002. The fate of microbial mutators. Microbiology 148:1247–52.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Debora, B. N., L. E. Vidales, R. Ramírez, M. Ramírez, E. A. Robleto, R. E. Yasbin, and M. Pedraza-Reyes. 2010. Mismatch Repair Modulation of MutY Activity Drives </w:t>
      </w:r>
      <w:r w:rsidRPr="002E3785">
        <w:rPr>
          <w:rFonts w:ascii="Palatino Linotype" w:hAnsi="Palatino Linotype"/>
          <w:i/>
          <w:iCs/>
          <w:noProof/>
          <w:sz w:val="22"/>
        </w:rPr>
        <w:t>Bacillus subtilis</w:t>
      </w:r>
      <w:r w:rsidRPr="002E3785">
        <w:rPr>
          <w:rFonts w:ascii="Palatino Linotype" w:hAnsi="Palatino Linotype"/>
          <w:noProof/>
          <w:sz w:val="22"/>
        </w:rPr>
        <w:t xml:space="preserve"> Stationary-Phase Mutagenesis. J. Bacteriol. 193:236–45.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Denamur, E., and I. Matic. 2006. Evolution of mutation rates in bacteria. Mol. Microbiol. 60:820–7.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Drake, J. W., B. Charlesworth, D. Charlesworth, and J. F. Crow. 1998. Rates of spontaneous mutation. Genetics 148:1667–86.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Fisher, R. A. 1930. The Genetical Theory of Natural Selection. Clarendon Press, Oxford.</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Foster, P. L. 2007. Stress-induced mutagenesis in bacteria. Crit. Rev. Biochem. Mol. Biol. 42:373–97.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Funchain, P., A. Yeung, J. L. Stewart, R. Lin, M. M. Slupska, and J. H. Miller. 2000. The consequences of growth of a mutator strain of </w:t>
      </w:r>
      <w:r w:rsidRPr="002E3785">
        <w:rPr>
          <w:rFonts w:ascii="Palatino Linotype" w:hAnsi="Palatino Linotype"/>
          <w:i/>
          <w:iCs/>
          <w:noProof/>
          <w:sz w:val="22"/>
        </w:rPr>
        <w:t>Escherichia coli</w:t>
      </w:r>
      <w:r w:rsidRPr="002E3785">
        <w:rPr>
          <w:rFonts w:ascii="Palatino Linotype" w:hAnsi="Palatino Linotype"/>
          <w:noProof/>
          <w:sz w:val="22"/>
        </w:rPr>
        <w:t xml:space="preserve"> as measured by loss of function among multiple gene targets and loss of fitness. Genetics 154:959–70.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Galhardo, R. S., P. J. Hastings, and S. M. Rosenberg. 2007. Mutation as a stress response and the regulation of evolvability. Crit. Rev. Biochem. Mol. Biol. 42:399–435.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Gavrilets, S. 1996. On phase three of the shifting-balance theory. Evolution 50:1034–1041.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Gentile, C. F., S.-C. Yu, S. A. Serrano, P. J. Gerrish, and P. D. Sniegowski. 2011. Competition between high- and higher-mutating strains of </w:t>
      </w:r>
      <w:r w:rsidRPr="002E3785">
        <w:rPr>
          <w:rFonts w:ascii="Palatino Linotype" w:hAnsi="Palatino Linotype"/>
          <w:i/>
          <w:iCs/>
          <w:noProof/>
          <w:sz w:val="22"/>
        </w:rPr>
        <w:t>Escherichia coli</w:t>
      </w:r>
      <w:r w:rsidRPr="002E3785">
        <w:rPr>
          <w:rFonts w:ascii="Palatino Linotype" w:hAnsi="Palatino Linotype"/>
          <w:noProof/>
          <w:sz w:val="22"/>
        </w:rPr>
        <w:t>. Biol. Lett. 7:422–4.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I. Matic, O. Tenaillon, A. Clara, M. Radman, M. Fons, and F. Taddei. 2001a. Costs and benefits of high mutation rates: adaptive evolution of bacteria in the mouse gut. Science 291:2606–8.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Giraud, A., M. Radman, I. Matic, and F. Taddei. 2001b. The rise and fall of mutator bacteria. Curr. Opin. Microbiol. 4:582–585.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Goho, S., and G. Bell. 2000. Mild environmental stress elicits mutations affecting fitness in Chlamydomonas. Proc. R. Soc. B Biol. Sci. 267:123–9.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and F. Dionisio. 2005. Nonequilibrium model for estimating parameters of deleterious mutations. Phys. Rev. E 71:18–21.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Gordo, I., L. Perfeito, and A. Sousa. 2011. Fitness effects of mutations in bacteria. J. Mol. Microbiol. Biotechnol. 21:20–35.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2003. Adaptive peak shifts in a heterogenous environment. Theor. Popul. Biol. 63:41–51.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Hadany, L., and T. Beker. 2003. Fitness-associated recombination on rugged adaptive landscapes. J. Evol. Biol. 16:862–870.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Haigh, J. 1978. The accumulation of deleterious genes in a population - Muller’s Ratchet. Theor. Popul. Biol. 14:251–267.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Hall, L. M. C., and S. K. Henderson-Begg. 2006. Hypermutable bacteria isolated from humans--a critical analysis. Microbiology 152:2505–14.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Hartfield, M., and S. P. Otto. 2011. Recombination and hitchhiking of deleterious alleles. Evolution 65:2421–34.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Heidenreich, E. 2007. Adaptive mutation in </w:t>
      </w:r>
      <w:r w:rsidRPr="002E3785">
        <w:rPr>
          <w:rFonts w:ascii="Palatino Linotype" w:hAnsi="Palatino Linotype"/>
          <w:i/>
          <w:iCs/>
          <w:noProof/>
          <w:sz w:val="22"/>
        </w:rPr>
        <w:t>Saccharomyces cerevisiae</w:t>
      </w:r>
      <w:r w:rsidRPr="002E3785">
        <w:rPr>
          <w:rFonts w:ascii="Palatino Linotype" w:hAnsi="Palatino Linotype"/>
          <w:noProof/>
          <w:sz w:val="22"/>
        </w:rPr>
        <w:t>. Crit. Rev. Biochem. Mol. Biol. 42:285–311.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Henderson-Begg, S. K., D. M. Livermore, and L. M. C. Hall. 2006. Effect of subinhibitory concentrations of antibiotics on mutation frequency in </w:t>
      </w:r>
      <w:r w:rsidRPr="002E3785">
        <w:rPr>
          <w:rFonts w:ascii="Palatino Linotype" w:hAnsi="Palatino Linotype"/>
          <w:i/>
          <w:iCs/>
          <w:noProof/>
          <w:sz w:val="22"/>
        </w:rPr>
        <w:t>Streptococcus pneumoniae</w:t>
      </w:r>
      <w:r w:rsidRPr="002E3785">
        <w:rPr>
          <w:rFonts w:ascii="Palatino Linotype" w:hAnsi="Palatino Linotype"/>
          <w:noProof/>
          <w:sz w:val="22"/>
        </w:rPr>
        <w:t>. J. Antimicrob. Chemother. 57:849–54.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Kang, J. M., N. M. Iovine, and M. J. Blaser. 2006. A paradigm for direct stress-induced mutation in prokaryotes. FASEB J. 20:2476–85.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Kessler, D. A., and H. Levine. 1998. Mutator Dynamics on a Smooth Evolutionary Landscape. Phys. Rev. Lett. 80:2012–2015.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Kibota, T. T., and M. Lynch. 1996. Estimate of the genomic mutation rate deleterious to overall fitness in </w:t>
      </w:r>
      <w:r w:rsidRPr="002E3785">
        <w:rPr>
          <w:rFonts w:ascii="Palatino Linotype" w:hAnsi="Palatino Linotype"/>
          <w:i/>
          <w:iCs/>
          <w:noProof/>
          <w:sz w:val="22"/>
        </w:rPr>
        <w:t>E. coli</w:t>
      </w:r>
      <w:r w:rsidRPr="002E3785">
        <w:rPr>
          <w:rFonts w:ascii="Palatino Linotype" w:hAnsi="Palatino Linotype"/>
          <w:noProof/>
          <w:sz w:val="22"/>
        </w:rPr>
        <w:t>. Nature 381:694–6.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Kimura, M. 1967. On the evolutionary adjustment of spontaneous mutation rates. Genet. Res. 9:23–34.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Kivisaar, M. 2010. Mechanisms of stationary-phase mutagenesis in bacteria: mutational processes in pseudomonads. FEMS Microbiol. Lett. 312:1–14.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Leigh, E. G. J. 1970. Natural Selection and Mutability. Am. Nat. 104:301–305.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Liberman, U., and M. W. Feldman. 1986. Modifiers of mutation rate: a general reduction principle. Theor. Popul. Biol. 30:125–42.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Loh, E., J. J. Salk, and L. A. Loeb. 2010. Optimization of DNA polymerase mutation rates during bacterial evolution. Proc. Natl. Acad. Sci. 107:1154–9.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Matsuba, C., D. G. Ostrow, M. P. Salomon, A. Tolani, and C. F. Baer. 2012. Temperature, stress and spontaneous mutation in </w:t>
      </w:r>
      <w:r w:rsidRPr="002E3785">
        <w:rPr>
          <w:rFonts w:ascii="Palatino Linotype" w:hAnsi="Palatino Linotype"/>
          <w:i/>
          <w:iCs/>
          <w:noProof/>
          <w:sz w:val="22"/>
        </w:rPr>
        <w:t>Caenorhabditis briggsae</w:t>
      </w:r>
      <w:r w:rsidRPr="002E3785">
        <w:rPr>
          <w:rFonts w:ascii="Palatino Linotype" w:hAnsi="Palatino Linotype"/>
          <w:noProof/>
          <w:sz w:val="22"/>
        </w:rPr>
        <w:t xml:space="preserve"> and </w:t>
      </w:r>
      <w:r w:rsidRPr="002E3785">
        <w:rPr>
          <w:rFonts w:ascii="Palatino Linotype" w:hAnsi="Palatino Linotype"/>
          <w:i/>
          <w:iCs/>
          <w:noProof/>
          <w:sz w:val="22"/>
        </w:rPr>
        <w:t>Caenorhabditis elegans</w:t>
      </w:r>
      <w:r w:rsidRPr="002E3785">
        <w:rPr>
          <w:rFonts w:ascii="Palatino Linotype" w:hAnsi="Palatino Linotype"/>
          <w:noProof/>
          <w:sz w:val="22"/>
        </w:rPr>
        <w:t>. Biol. Lett. 8–12.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Montanari, S., A. Oliver, P. Salerno, A. Mena, G. Bertoni, B. Tümmler, L. Cariani, M. Conese, G. Döring, and A. Bragonzi. 2007. Biological cost of hypermutation in </w:t>
      </w:r>
      <w:r w:rsidRPr="002E3785">
        <w:rPr>
          <w:rFonts w:ascii="Palatino Linotype" w:hAnsi="Palatino Linotype"/>
          <w:i/>
          <w:iCs/>
          <w:noProof/>
          <w:sz w:val="22"/>
        </w:rPr>
        <w:t>Pseudomonas aeruginosa</w:t>
      </w:r>
      <w:r w:rsidRPr="002E3785">
        <w:rPr>
          <w:rFonts w:ascii="Palatino Linotype" w:hAnsi="Palatino Linotype"/>
          <w:noProof/>
          <w:sz w:val="22"/>
        </w:rPr>
        <w:t xml:space="preserve"> strains from patients with cystic fibrosis. Microbiology 153:1445–54.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Moore, F. B.-G., and S. J. Tonsor. 1994. A Simulation of Wright’s Shifting-Balance Process: Migration and the Three Phases. Evolution 48:69.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Obolski, U., and L. Hadany. 2012. Implications of stress-induced genetic variation for minimizing multidrug resistance in bacteria. BMC Med. 10:1–30.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Peck, S. L., S. P. Ellner, and F. Gould. 2000. Varying migration and deme size and the feasibility of the shifting balance. Evolution 54:324–7.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Ponder, R. G., N. C. Fonville, and S. M. Rosenberg. 2005. A switch from high-fidelity to error-prone DNA double-strand break repair underlies stress-induced mutation. Mol. Cell 19:791–804.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Pupo, G. M., and B. J. Richardson. 1995. Biochemical genetics of a natural population of </w:t>
      </w:r>
      <w:r w:rsidRPr="002E3785">
        <w:rPr>
          <w:rFonts w:ascii="Palatino Linotype" w:hAnsi="Palatino Linotype"/>
          <w:i/>
          <w:iCs/>
          <w:noProof/>
          <w:sz w:val="22"/>
        </w:rPr>
        <w:t>Escherichia coli</w:t>
      </w:r>
      <w:r w:rsidRPr="002E3785">
        <w:rPr>
          <w:rFonts w:ascii="Palatino Linotype" w:hAnsi="Palatino Linotype"/>
          <w:noProof/>
          <w:sz w:val="22"/>
        </w:rPr>
        <w:t>: seasonal changes in alleles and haplotypes. Microbiology 141:1037–44.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Ram, Y., and L. Hadany. 2012. The evolution of stress-induced hypermutation in asexual populations. Evolution 66:2315–28.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Rodriguez, G. P., N. V Romanova, G. Bao, N. C. Rouf, Y. W. Kow, and G. F. Crouse. 2012. Mismatch repair-dependent mutagenesis in nondividing cells. Proc. Natl. Acad. Sci. 109:6153–8.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Rosenberg, S. M., C. Shee, R. L. Frisch, and P. J. Hastings. 2012. Stress-induced mutation via DNA breaks in </w:t>
      </w:r>
      <w:r w:rsidRPr="002E3785">
        <w:rPr>
          <w:rFonts w:ascii="Palatino Linotype" w:hAnsi="Palatino Linotype"/>
          <w:i/>
          <w:iCs/>
          <w:noProof/>
          <w:sz w:val="22"/>
        </w:rPr>
        <w:t>Escherichia coli</w:t>
      </w:r>
      <w:r w:rsidRPr="002E3785">
        <w:rPr>
          <w:rFonts w:ascii="Palatino Linotype" w:hAnsi="Palatino Linotype"/>
          <w:noProof/>
          <w:sz w:val="22"/>
        </w:rPr>
        <w:t>: A molecular mechanism with implications for evolution and medicine. BioEssays 1–8.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Schrag, S. J., V. Perrot, and B. R. Levin. 1997. Adaptation to the fitness costs of antibiotic resistance in </w:t>
      </w:r>
      <w:r w:rsidRPr="002E3785">
        <w:rPr>
          <w:rFonts w:ascii="Palatino Linotype" w:hAnsi="Palatino Linotype"/>
          <w:i/>
          <w:iCs/>
          <w:noProof/>
          <w:sz w:val="22"/>
        </w:rPr>
        <w:t>Escherichia coli</w:t>
      </w:r>
      <w:r w:rsidRPr="002E3785">
        <w:rPr>
          <w:rFonts w:ascii="Palatino Linotype" w:hAnsi="Palatino Linotype"/>
          <w:noProof/>
          <w:sz w:val="22"/>
        </w:rPr>
        <w:t>. Proc. Biol. Sci. 264:1287–91.</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Sharp, N. P., and A. F. Agrawal. 2012. Evidence for elevated mutation rates in low-quality genotypes. Proc. Natl. Acad. Sci. 109:6142–6.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Shaw, F. H., and C. F. Baer. 2011. Fitness-dependent mutation rates in finite populations. J. Evol. Biol. 24:1677–84.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Shee, C., J. L. Gibson, M. C. Darrow, C. Gonzalez, and S. M. Rosenberg. 2011. Impact of a stress-inducible switch to mutagenic repair of DNA breaks on mutation in </w:t>
      </w:r>
      <w:r w:rsidRPr="002E3785">
        <w:rPr>
          <w:rFonts w:ascii="Palatino Linotype" w:hAnsi="Palatino Linotype"/>
          <w:i/>
          <w:iCs/>
          <w:noProof/>
          <w:sz w:val="22"/>
        </w:rPr>
        <w:t>Escherichia coli</w:t>
      </w:r>
      <w:r w:rsidRPr="002E3785">
        <w:rPr>
          <w:rFonts w:ascii="Palatino Linotype" w:hAnsi="Palatino Linotype"/>
          <w:noProof/>
          <w:sz w:val="22"/>
        </w:rPr>
        <w:t>. Proc. Natl. Acad. Sci. 108:13659–13664.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Shor, E., C. a. Fox, and J. R. Broach. 2013. The yeast environmental stress response regulates mutagenesis induced by proteotoxic stress. PLoS Genet. 9:e1003680.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T. Johnson, and A. Shaver. 2000. The evolution of mutation rates: separating causes from consequences. BioEssays 22:1057–66.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Sniegowski, P. D., P. J. Gerrish, and R. E. Lenski. 1997. Evolution of high mutation rates in experimental populations of E. coli. Nature 387:703–5.</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Taddei, F., M. Radman, J. Maynard Smith, B. Toupance, P.-H. Gouyon, and B. Godelle. 1997. Role of mutator alleles in adaptive evolution. Nature 387:700–2.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E. Denamur, and I. Matic. 2004. Evolutionary significance of stress-induced mutagenesis in bacteria. Trends Microbiol. 12:264–70.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H. Le Nagard, B. Godelle, and F. Taddei. 2000. Mutators and sex in bacteria: conflict between adaptive strategies. Proc. Natl. Acad. Sci. 97:10465–70.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lastRenderedPageBreak/>
        <w:t>Torres-Barceló, C., G. Cabot, A. Oliver, A. Buckling, and R. C. Maclean. 2013. A trade-off between oxidative stress resistance and DNA repair plays a role in the evolution of elevated mutation rates in bacteria. Proc. Biol. Sci. 280:20130007.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Wade, M. J., and C. J. Goodnight. 1991. Wright’s shifting balance theory: an experimental study. Science 253:1015–8.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Weinreich, D. M., and L. Chao. 2005. Rapid evolutionary escape by large populations from local fitness peaks is likely in nature. Evolution 59:1175–82.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Weissman, D. B., M. W. Feldman, and D. S. Fisher. 2010. The rate of fitness-valley crossing in sexual populations. Genetics 186:1389–410.</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1997. Founder effects and peak shifts without genetic drift: adaptive peak shifts occur easily when environments fluctuate slightly. Evolution 51:1044.</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1995. Variance-induced peak shifts. Evolution 49:252.</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Whitlock, M. C., and P. C. Phillips. 2000. The exquisite corpse: a shifting view of the shifting balance. Trends Ecol. Evol. 15:347–348.</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Wielgoss, S., J. E. Barrick, O. Tenaillon, S. Cruveiller, B. Chane-Woon-Ming, C. Médigue, R. E. Lenski, and D. Schneider. 2011. Mutation rate inferred from synonymous substitutions in a long-term evolution experiment with </w:t>
      </w:r>
      <w:r w:rsidRPr="002E3785">
        <w:rPr>
          <w:rFonts w:ascii="Palatino Linotype" w:hAnsi="Palatino Linotype"/>
          <w:i/>
          <w:iCs/>
          <w:noProof/>
          <w:sz w:val="22"/>
        </w:rPr>
        <w:t>Escherichia coli</w:t>
      </w:r>
      <w:r w:rsidRPr="002E3785">
        <w:rPr>
          <w:rFonts w:ascii="Palatino Linotype" w:hAnsi="Palatino Linotype"/>
          <w:noProof/>
          <w:sz w:val="22"/>
        </w:rPr>
        <w:t>. G3 1:183–186.</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Wright, S. 1931. Evolution in Mendelian Populations. Genetics 16:97–159.</w:t>
      </w:r>
    </w:p>
    <w:p w:rsidR="002E3785" w:rsidRPr="002E3785" w:rsidRDefault="002E3785">
      <w:pPr>
        <w:pStyle w:val="NormalWeb"/>
        <w:divId w:val="351733556"/>
        <w:rPr>
          <w:rFonts w:ascii="Palatino Linotype" w:hAnsi="Palatino Linotype"/>
          <w:noProof/>
          <w:sz w:val="22"/>
        </w:rPr>
      </w:pPr>
      <w:r w:rsidRPr="002E3785">
        <w:rPr>
          <w:rFonts w:ascii="Palatino Linotype" w:hAnsi="Palatino Linotype"/>
          <w:noProof/>
          <w:sz w:val="22"/>
        </w:rPr>
        <w:t xml:space="preserve">Wright, S. 1988. Surfaces of selective value revisited. Am. Nat. 131:115–123. </w:t>
      </w:r>
    </w:p>
    <w:p w:rsidR="002E3785" w:rsidRDefault="00AB4359" w:rsidP="00BE10FD">
      <w:pPr>
        <w:pStyle w:val="NormalWeb"/>
        <w:divId w:val="1241401780"/>
        <w:rPr>
          <w:lang w:bidi="hi-IN"/>
        </w:rPr>
      </w:pPr>
      <w:r>
        <w:fldChar w:fldCharType="end"/>
      </w:r>
      <w:r w:rsidR="002E3785">
        <w:rPr>
          <w:lang w:bidi="hi-IN"/>
        </w:rPr>
        <w:br w:type="page"/>
      </w:r>
    </w:p>
    <w:p w:rsidR="00096116" w:rsidRPr="005853AD" w:rsidRDefault="00096116" w:rsidP="002E3785">
      <w:pPr>
        <w:pStyle w:val="Heading1"/>
        <w:divId w:val="1241401780"/>
        <w:rPr>
          <w:lang w:bidi="hi-IN"/>
        </w:rPr>
      </w:pPr>
      <w:r w:rsidRPr="005853AD">
        <w:rPr>
          <w:lang w:bidi="hi-IN"/>
        </w:rPr>
        <w:lastRenderedPageBreak/>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92" w:name="_Ref360530640"/>
      <w:bookmarkStart w:id="93" w:name="_Ref363980873"/>
      <w:r>
        <w:t xml:space="preserve">Appendix </w:t>
      </w:r>
      <w:bookmarkEnd w:id="92"/>
      <w:r w:rsidR="000F7D03">
        <w:t>1</w:t>
      </w:r>
      <w:bookmarkEnd w:id="93"/>
    </w:p>
    <w:p w:rsidR="0002786D" w:rsidRDefault="00044F35" w:rsidP="00CD202B">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00CD202B"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w:t>
      </w:r>
      <w:r w:rsidR="00CD202B" w:rsidRPr="00173C79">
        <w:rPr>
          <w:rFonts w:eastAsiaTheme="minorEastAsia"/>
        </w:rPr>
        <w:t xml:space="preserve">– see model overview for details. This </w:t>
      </w:r>
      <w:r w:rsidR="00E628F4" w:rsidRPr="00173C79">
        <w:rPr>
          <w:rFonts w:eastAsiaTheme="minorEastAsia"/>
        </w:rPr>
        <w:t xml:space="preserve">also means that </w:t>
      </w:r>
      <m:oMath>
        <m:r>
          <w:rPr>
            <w:rFonts w:ascii="Cambria Math" w:eastAsiaTheme="minorEastAsia" w:hAnsi="Cambria Math"/>
          </w:rPr>
          <m:t>U+2μ</m:t>
        </m:r>
        <m:r>
          <w:rPr>
            <w:rFonts w:ascii="Cambria Math" w:hAnsi="Cambria Math"/>
          </w:rPr>
          <m:t>≈U</m:t>
        </m:r>
      </m:oMath>
      <w:r w:rsidR="00CD202B" w:rsidRPr="00173C79">
        <w:rPr>
          <w:rFonts w:eastAsiaTheme="minorEastAsia"/>
        </w:rPr>
        <w:t xml:space="preserve"> </w:t>
      </w:r>
      <w:proofErr w:type="gramStart"/>
      <w:r w:rsidR="00CD202B" w:rsidRPr="00173C79">
        <w:rPr>
          <w:rFonts w:eastAsiaTheme="minorEastAsia"/>
        </w:rPr>
        <w:t xml:space="preserve">and </w:t>
      </w:r>
      <w:proofErr w:type="gramEnd"/>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w:t>
      </w:r>
      <w:r w:rsidR="0002786D" w:rsidRPr="006930EE">
        <w:t xml:space="preserve">The </w:t>
      </w:r>
      <w:r w:rsidR="008E7880" w:rsidRPr="006930EE">
        <w:t>probability</w:t>
      </w:r>
      <w:r w:rsidR="008E7880" w:rsidRPr="006930EE">
        <w:rPr>
          <w:i/>
          <w:iCs/>
        </w:rPr>
        <w:t xml:space="preserve"> q</w:t>
      </w:r>
      <w:r w:rsidR="008E7880" w:rsidRPr="006930EE">
        <w:t xml:space="preserve"> that a random </w:t>
      </w:r>
      <w:r w:rsidR="00CD202B" w:rsidRPr="006930EE">
        <w:t>offspring</w:t>
      </w:r>
      <w:r w:rsidR="008E7880" w:rsidRPr="006930EE">
        <w:t xml:space="preserve"> in the next generation is </w:t>
      </w:r>
      <w:r w:rsidR="008E7880" w:rsidRPr="006930EE">
        <w:rPr>
          <w:i/>
          <w:iCs/>
        </w:rPr>
        <w:t>AB</w:t>
      </w:r>
      <w:r w:rsidR="008E7880" w:rsidRPr="006930EE">
        <w:t xml:space="preserve"> given th</w:t>
      </w:r>
      <w:r w:rsidR="008E7880">
        <w:t xml:space="preserve">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Pr="006930EE" w:rsidRDefault="00CD202B" w:rsidP="002E3785">
      <w:pPr>
        <w:spacing w:line="480" w:lineRule="auto"/>
      </w:pPr>
      <w:r w:rsidRPr="006930EE">
        <w:t>Using the above assumptions, t</w:t>
      </w:r>
      <w:r w:rsidR="00C36DFD" w:rsidRPr="006930EE">
        <w:t xml:space="preserve">his </w:t>
      </w:r>
      <w:r w:rsidR="002E3785">
        <w:t>resolves to</w:t>
      </w:r>
      <w:r w:rsidR="00C36DFD" w:rsidRPr="006930EE">
        <w:t>:</w:t>
      </w:r>
      <w:r w:rsidR="0002786D" w:rsidRPr="006930EE">
        <w:t xml:space="preserve"> </w:t>
      </w:r>
    </w:p>
    <w:p w:rsidR="00946A45" w:rsidRPr="006930EE"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560C54" w:rsidRPr="00173C79" w:rsidRDefault="00560C54" w:rsidP="001975FE">
      <w:pPr>
        <w:spacing w:line="480" w:lineRule="auto"/>
      </w:pPr>
      <w:r w:rsidRPr="00173C79">
        <w:t>Taking the derivative w</w:t>
      </w:r>
      <w:r w:rsidR="001975FE" w:rsidRPr="00173C79">
        <w:t xml:space="preserve">ith </w:t>
      </w:r>
      <w:r w:rsidRPr="00173C79">
        <w:t>r</w:t>
      </w:r>
      <w:r w:rsidR="001975FE" w:rsidRPr="00173C79">
        <w:t xml:space="preserve">espect </w:t>
      </w:r>
      <w:r w:rsidRPr="00173C79">
        <w:t>t</w:t>
      </w:r>
      <w:r w:rsidR="001975FE" w:rsidRPr="006930EE">
        <w:t>o</w:t>
      </w:r>
      <w:r w:rsidRPr="00173C79">
        <w:t xml:space="preserve"> </w:t>
      </w:r>
      <w:r w:rsidRPr="00173C79">
        <w:rPr>
          <w:i/>
          <w:iCs/>
        </w:rPr>
        <w:t>U</w:t>
      </w:r>
      <w:r w:rsidR="00CD202B" w:rsidRPr="00173C79">
        <w:t xml:space="preserve"> and denoting </w:t>
      </w:r>
      <m:oMath>
        <m:r>
          <w:rPr>
            <w:rFonts w:ascii="Cambria Math" w:eastAsiaTheme="minorEastAsia" w:hAnsi="Cambria Math"/>
          </w:rPr>
          <m:t>g=</m:t>
        </m:r>
        <m:r>
          <w:rPr>
            <w:rFonts w:ascii="Cambria Math" w:hAnsi="Cambria Math" w:cs="Times New Roman"/>
          </w:rPr>
          <m:t>U/μ</m:t>
        </m:r>
      </m:oMath>
      <w:r w:rsidR="00CD202B" w:rsidRPr="00173C79">
        <w:rPr>
          <w:rFonts w:eastAsiaTheme="minorEastAsia"/>
        </w:rPr>
        <w:t xml:space="preserve"> (</w:t>
      </w:r>
      <w:r w:rsidR="00CD202B" w:rsidRPr="00173C79">
        <w:rPr>
          <w:rFonts w:eastAsiaTheme="minorEastAsia"/>
          <w:i/>
          <w:iCs/>
        </w:rPr>
        <w:t>g</w:t>
      </w:r>
      <w:r w:rsidR="00CD202B" w:rsidRPr="00173C79">
        <w:rPr>
          <w:rFonts w:eastAsiaTheme="minorEastAsia"/>
        </w:rPr>
        <w:t xml:space="preserve"> can be thought of as the number of non-specific loci</w:t>
      </w:r>
      <w:r w:rsidR="002E3785">
        <w:rPr>
          <w:rFonts w:eastAsiaTheme="minorEastAsia"/>
        </w:rPr>
        <w:t xml:space="preserve"> in the genome</w:t>
      </w:r>
      <w:r w:rsidR="00CD202B" w:rsidRPr="00173C79">
        <w:rPr>
          <w:rFonts w:eastAsiaTheme="minorEastAsia"/>
        </w:rPr>
        <w:t>)</w:t>
      </w:r>
      <w:r w:rsidRPr="00173C79">
        <w:t>:</w:t>
      </w:r>
    </w:p>
    <w:p w:rsidR="00560C54" w:rsidRPr="00173C79" w:rsidRDefault="007A3960" w:rsidP="00CD202B">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560C54" w:rsidRPr="00173C79">
        <w:rPr>
          <w:rFonts w:eastAsiaTheme="minorEastAsia"/>
        </w:rPr>
        <w:t>.</w:t>
      </w:r>
    </w:p>
    <w:p w:rsidR="00560C54" w:rsidRPr="00560C54" w:rsidRDefault="00CD202B" w:rsidP="002E3785">
      <w:pPr>
        <w:spacing w:line="480" w:lineRule="auto"/>
      </w:pPr>
      <w:r w:rsidRPr="00173C79">
        <w:t xml:space="preserve">So </w:t>
      </w:r>
      <w:r w:rsidRPr="00173C79">
        <w:rPr>
          <w:i/>
          <w:iCs/>
        </w:rPr>
        <w:t>q</w:t>
      </w:r>
      <w:r w:rsidRPr="00173C79">
        <w:t xml:space="preserve"> increases with </w:t>
      </w:r>
      <w:r w:rsidRPr="00173C79">
        <w:rPr>
          <w:i/>
          <w:iCs/>
        </w:rPr>
        <w:t>U</w:t>
      </w:r>
      <w:r w:rsidR="002E3785">
        <w:t xml:space="preserve"> because</w:t>
      </w:r>
      <w:r w:rsidRPr="00173C79">
        <w:t xml:space="preserve"> </w:t>
      </w:r>
      <w:r w:rsidR="002E3785">
        <w:t xml:space="preserve">the right hand side </w:t>
      </w:r>
      <w:r w:rsidR="00560C54" w:rsidRPr="00173C79">
        <w:t xml:space="preserve">is </w:t>
      </w:r>
      <w:r w:rsidRPr="00173C79">
        <w:t xml:space="preserve">guaranteed to be </w:t>
      </w:r>
      <w:r w:rsidR="002E3785">
        <w:t xml:space="preserve">true </w:t>
      </w:r>
      <w:r w:rsidR="00054D21" w:rsidRPr="00173C79">
        <w:t>under</w:t>
      </w:r>
      <w:r w:rsidR="00560C54" w:rsidRPr="00173C79">
        <w:t xml:space="preserve"> </w:t>
      </w:r>
      <w:r w:rsidR="00373E6D" w:rsidRPr="00173C79">
        <w:t xml:space="preserve">the </w:t>
      </w:r>
      <w:proofErr w:type="gramStart"/>
      <w:r w:rsidR="002E3785" w:rsidRPr="00173C79">
        <w:t>assumption</w:t>
      </w:r>
      <w:r w:rsidR="002E3785">
        <w:t xml:space="preserve"> </w:t>
      </w:r>
      <w:proofErr w:type="gramEnd"/>
      <m:oMath>
        <m:r>
          <w:rPr>
            <w:rFonts w:ascii="Cambria Math" w:hAnsi="Cambria Math"/>
          </w:rPr>
          <m:t>U≪s</m:t>
        </m:r>
      </m:oMath>
      <w:r w:rsidR="00560C54" w:rsidRPr="00173C79">
        <w:t>.</w:t>
      </w:r>
    </w:p>
    <w:p w:rsidR="0002786D" w:rsidRDefault="00C36DFD" w:rsidP="00E9784D">
      <w:pPr>
        <w:spacing w:line="480" w:lineRule="auto"/>
      </w:pPr>
      <w:r>
        <w:t xml:space="preserve">For a population with </w:t>
      </w:r>
      <w:r w:rsidR="00CB2260">
        <w:t>SIM</w:t>
      </w:r>
      <w:r w:rsidR="0002786D">
        <w:t>:</w:t>
      </w:r>
    </w:p>
    <w:p w:rsidR="0002786D" w:rsidRPr="005579CA" w:rsidRDefault="007A3960"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lastRenderedPageBreak/>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7670"/>
        <w:gridCol w:w="852"/>
      </w:tblGrid>
      <w:tr w:rsidR="0002786D" w:rsidRPr="00466C39" w:rsidTr="00000DD9">
        <w:tc>
          <w:tcPr>
            <w:tcW w:w="4500" w:type="pct"/>
            <w:tcBorders>
              <w:top w:val="nil"/>
              <w:left w:val="nil"/>
              <w:bottom w:val="nil"/>
              <w:right w:val="nil"/>
            </w:tcBorders>
            <w:vAlign w:val="center"/>
          </w:tcPr>
          <w:p w:rsidR="0002786D" w:rsidRPr="00466C39" w:rsidRDefault="007A3960"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rsidRPr="00466C39">
              <w:t>.</w:t>
            </w:r>
          </w:p>
        </w:tc>
        <w:tc>
          <w:tcPr>
            <w:tcW w:w="500" w:type="pct"/>
            <w:tcBorders>
              <w:top w:val="nil"/>
              <w:left w:val="nil"/>
              <w:bottom w:val="nil"/>
              <w:right w:val="nil"/>
            </w:tcBorders>
            <w:vAlign w:val="center"/>
          </w:tcPr>
          <w:p w:rsidR="0002786D" w:rsidRPr="00466C39" w:rsidRDefault="0002786D" w:rsidP="00E9784D">
            <w:pPr>
              <w:spacing w:line="480" w:lineRule="auto"/>
            </w:pPr>
          </w:p>
        </w:tc>
      </w:tr>
    </w:tbl>
    <w:p w:rsidR="005B2FE1" w:rsidRPr="00466C39" w:rsidRDefault="0008315C" w:rsidP="001975FE">
      <w:pPr>
        <w:spacing w:line="480" w:lineRule="auto"/>
        <w:rPr>
          <w:rFonts w:eastAsiaTheme="minorEastAsia"/>
        </w:rPr>
      </w:pPr>
      <w:r w:rsidRPr="00466C39">
        <w:rPr>
          <w:rFonts w:eastAsiaTheme="minorEastAsia"/>
        </w:rPr>
        <w:t xml:space="preserve">Taking the derivative </w:t>
      </w:r>
      <w:r w:rsidR="001975FE" w:rsidRPr="00466C39">
        <w:rPr>
          <w:rFonts w:eastAsiaTheme="minorEastAsia"/>
        </w:rPr>
        <w:t>with respect to</w:t>
      </w:r>
      <w:r w:rsidRPr="00466C39">
        <w:rPr>
          <w:rFonts w:eastAsiaTheme="minorEastAsia"/>
        </w:rPr>
        <w:t xml:space="preserve"> </w:t>
      </w:r>
      <w:r w:rsidRPr="00466C39">
        <w:rPr>
          <w:rFonts w:ascii="Times New Roman" w:eastAsiaTheme="minorEastAsia" w:hAnsi="Times New Roman" w:cs="Times New Roman"/>
          <w:i/>
          <w:iCs/>
        </w:rPr>
        <w:t>τ</w:t>
      </w:r>
      <w:r w:rsidRPr="00466C39">
        <w:rPr>
          <w:rFonts w:eastAsiaTheme="minorEastAsia"/>
        </w:rPr>
        <w:t>:</w:t>
      </w:r>
    </w:p>
    <w:p w:rsidR="005B2FE1" w:rsidRPr="00466C39" w:rsidRDefault="007A3960" w:rsidP="00E9784D">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4B15AD" w:rsidRPr="00466C39">
        <w:rPr>
          <w:rFonts w:eastAsiaTheme="minorEastAsia"/>
        </w:rPr>
        <w:t>,</w:t>
      </w:r>
    </w:p>
    <w:p w:rsidR="005B2FE1" w:rsidRPr="00434AEF" w:rsidRDefault="004B15AD" w:rsidP="00D0129E">
      <w:pPr>
        <w:spacing w:line="480" w:lineRule="auto"/>
        <w:rPr>
          <w:rFonts w:eastAsiaTheme="minorEastAsia"/>
          <w:vertAlign w:val="subscript"/>
        </w:rPr>
      </w:pPr>
      <w:proofErr w:type="gramStart"/>
      <w:r w:rsidRPr="00466C39">
        <w:rPr>
          <w:rFonts w:eastAsiaTheme="minorEastAsia"/>
        </w:rPr>
        <w:t>b</w:t>
      </w:r>
      <w:r w:rsidR="00373E6D" w:rsidRPr="00466C39">
        <w:rPr>
          <w:rFonts w:eastAsiaTheme="minorEastAsia"/>
        </w:rPr>
        <w:t>ecause</w:t>
      </w:r>
      <w:proofErr w:type="gramEnd"/>
      <w:r w:rsidR="00373E6D" w:rsidRPr="00466C39">
        <w:rPr>
          <w:rFonts w:eastAsiaTheme="minorEastAsia"/>
        </w:rPr>
        <w:t xml:space="preserve"> </w:t>
      </w:r>
      <w:r w:rsidR="00373E6D" w:rsidRPr="00466C39">
        <w:rPr>
          <w:rFonts w:eastAsiaTheme="minorEastAsia"/>
          <w:i/>
          <w:iCs/>
        </w:rPr>
        <w:t>q</w:t>
      </w:r>
      <w:r w:rsidR="00373E6D" w:rsidRPr="00466C39">
        <w:rPr>
          <w:rFonts w:eastAsiaTheme="minorEastAsia"/>
        </w:rPr>
        <w:t xml:space="preserve">, </w:t>
      </w:r>
      <w:r w:rsidR="00373E6D" w:rsidRPr="00466C39">
        <w:rPr>
          <w:rFonts w:eastAsiaTheme="minorEastAsia"/>
          <w:i/>
          <w:iCs/>
        </w:rPr>
        <w:t>U</w:t>
      </w:r>
      <w:r w:rsidR="00373E6D" w:rsidRPr="00466C39">
        <w:rPr>
          <w:rFonts w:eastAsiaTheme="minorEastAsia"/>
        </w:rPr>
        <w:t xml:space="preserve">, and </w:t>
      </w:r>
      <w:r w:rsidR="00373E6D" w:rsidRPr="00466C39">
        <w:rPr>
          <w:rFonts w:ascii="Times New Roman" w:eastAsiaTheme="minorEastAsia" w:hAnsi="Times New Roman" w:cs="Times New Roman"/>
          <w:i/>
          <w:iCs/>
        </w:rPr>
        <w:t>τ</w:t>
      </w:r>
      <w:r w:rsidR="00373E6D" w:rsidRPr="00466C39">
        <w:rPr>
          <w:rFonts w:eastAsiaTheme="minorEastAsia"/>
        </w:rPr>
        <w:t xml:space="preserve"> are all positive</w:t>
      </w:r>
      <w:r w:rsidR="00CD202B" w:rsidRPr="00466C39">
        <w:rPr>
          <w:rFonts w:eastAsiaTheme="minorEastAsia"/>
        </w:rPr>
        <w:t>.</w:t>
      </w:r>
      <w:r w:rsidRPr="00466C39">
        <w:rPr>
          <w:rFonts w:eastAsiaTheme="minorEastAsia"/>
        </w:rPr>
        <w:t xml:space="preserve"> So the condition </w:t>
      </w:r>
      <m:oMath>
        <m:r>
          <w:rPr>
            <w:rFonts w:ascii="Cambria Math" w:eastAsiaTheme="minorEastAsia" w:hAnsi="Cambria Math"/>
          </w:rPr>
          <m:t>τU≪s≪1</m:t>
        </m:r>
      </m:oMath>
      <w:r w:rsidRPr="00466C39">
        <w:rPr>
          <w:rFonts w:eastAsiaTheme="minorEastAsia"/>
        </w:rPr>
        <w:t xml:space="preserve"> guarantees that </w:t>
      </w:r>
      <w:proofErr w:type="spellStart"/>
      <w:r w:rsidRPr="00466C39">
        <w:rPr>
          <w:rFonts w:eastAsiaTheme="minorEastAsia"/>
          <w:i/>
          <w:iCs/>
        </w:rPr>
        <w:t>q</w:t>
      </w:r>
      <w:r w:rsidRPr="00466C39">
        <w:rPr>
          <w:rFonts w:eastAsiaTheme="minorEastAsia"/>
          <w:i/>
          <w:iCs/>
          <w:vertAlign w:val="subscript"/>
        </w:rPr>
        <w:t>SIM</w:t>
      </w:r>
      <w:proofErr w:type="spellEnd"/>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sidR="00D0129E">
        <w:rPr>
          <w:rFonts w:eastAsiaTheme="minorEastAsia"/>
        </w:rPr>
        <w:t xml:space="preserve">and </w:t>
      </w:r>
      <w:r w:rsidRPr="00466C39">
        <w:rPr>
          <w:rFonts w:eastAsiaTheme="minorEastAsia"/>
        </w:rPr>
        <w:t xml:space="preserve">it </w:t>
      </w:r>
      <w:r w:rsidR="005B2FE1" w:rsidRPr="00466C39">
        <w:rPr>
          <w:rFonts w:eastAsiaTheme="minorEastAsia"/>
        </w:rPr>
        <w:t xml:space="preserve">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02786D" w:rsidRDefault="005447DA" w:rsidP="00E9784D">
      <w:pPr>
        <w:pStyle w:val="Heading2"/>
        <w:numPr>
          <w:ilvl w:val="0"/>
          <w:numId w:val="0"/>
        </w:numPr>
        <w:spacing w:line="480" w:lineRule="auto"/>
        <w:ind w:left="357" w:hanging="357"/>
      </w:pPr>
      <w:bookmarkStart w:id="94" w:name="_Ref360530760"/>
      <w:bookmarkStart w:id="95" w:name="_Ref363980888"/>
      <w:r>
        <w:t>Appendix</w:t>
      </w:r>
      <w:bookmarkEnd w:id="94"/>
      <w:r w:rsidR="000F7D03">
        <w:t xml:space="preserve"> 2</w:t>
      </w:r>
      <w:bookmarkEnd w:id="95"/>
    </w:p>
    <w:p w:rsidR="00946A45" w:rsidRDefault="005447DA" w:rsidP="00E9784D">
      <w:pPr>
        <w:spacing w:line="480" w:lineRule="auto"/>
        <w:rPr>
          <w:lang w:bidi="hi-IN"/>
        </w:rPr>
      </w:pPr>
      <w:r>
        <w:t xml:space="preserve">Following </w:t>
      </w:r>
      <w:proofErr w:type="spellStart"/>
      <w:r>
        <w:t>Eshel</w:t>
      </w:r>
      <w:proofErr w:type="spellEnd"/>
      <w:r>
        <w:t xml:space="preserve"> </w:t>
      </w:r>
      <w:r w:rsidR="00AB4359">
        <w:fldChar w:fldCharType="begin" w:fldLock="1"/>
      </w:r>
      <w:r w:rsidR="002E3785">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AB4359">
        <w:fldChar w:fldCharType="separate"/>
      </w:r>
      <w:r w:rsidR="00663378" w:rsidRPr="00663378">
        <w:rPr>
          <w:noProof/>
        </w:rPr>
        <w:t>(1981)</w:t>
      </w:r>
      <w:r w:rsidR="00AB435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 xml:space="preserve">and assuming that fitness is measured by the </w:t>
      </w:r>
      <w:r w:rsidR="00D0129E">
        <w:t xml:space="preserve">average </w:t>
      </w:r>
      <w:r>
        <w:t>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D0129E">
      <w:pPr>
        <w:spacing w:line="480" w:lineRule="auto"/>
      </w:pPr>
      <w:r>
        <w:t xml:space="preserve">Here, we only </w:t>
      </w:r>
      <w:r w:rsidR="00CB2260">
        <w:t>consider progeny without</w:t>
      </w:r>
      <w:r w:rsidR="00D0129E">
        <w:t xml:space="preserve"> new</w:t>
      </w:r>
      <w:r w:rsidR="00CB2260">
        <w:t xml:space="preserve">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w:t>
      </w:r>
      <w:r w:rsidR="00D0129E">
        <w:t>within</w:t>
      </w:r>
      <w:r>
        <w:t xml:space="preserve">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rsidRPr="00D0129E">
        <w:rPr>
          <w:i/>
          <w:iCs/>
        </w:rPr>
        <w:t>supporting</w:t>
      </w:r>
      <w:r w:rsidR="000F7D03" w:rsidRPr="00D0129E">
        <w:rPr>
          <w:i/>
          <w:iCs/>
        </w:rPr>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D0129E">
      <w:pPr>
        <w:spacing w:line="480" w:lineRule="auto"/>
      </w:pPr>
      <w:r>
        <w:t xml:space="preserve">Assuming </w:t>
      </w:r>
      <w:proofErr w:type="spellStart"/>
      <w:r w:rsidRPr="00544FA2">
        <w:rPr>
          <w:i/>
          <w:iCs/>
        </w:rPr>
        <w:t>sH</w:t>
      </w:r>
      <w:proofErr w:type="spellEnd"/>
      <w:r>
        <w:t xml:space="preserve"> </w:t>
      </w:r>
      <w:r w:rsidRPr="00544FA2">
        <w:t>is</w:t>
      </w:r>
      <w:bookmarkStart w:id="96"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w:t>
      </w:r>
      <w:r w:rsidR="00D0129E">
        <w:t>approximate</w:t>
      </w:r>
      <w:r w:rsidR="004C5F1B">
        <w:t xml:space="preserve"> this </w:t>
      </w:r>
      <w:r w:rsidR="00D0129E">
        <w:t>by</w:t>
      </w:r>
      <w:r w:rsidR="004C5F1B">
        <w:t>:</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97" w:name="_Ref363980903"/>
      <w:r>
        <w:t xml:space="preserve">Appendix </w:t>
      </w:r>
      <w:bookmarkEnd w:id="96"/>
      <w:r w:rsidR="000F7D03">
        <w:t>3</w:t>
      </w:r>
      <w:bookmarkEnd w:id="97"/>
    </w:p>
    <w:p w:rsidR="00335E62" w:rsidRPr="00335E62" w:rsidRDefault="005447DA" w:rsidP="00D0129E">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w:t>
      </w:r>
      <w:r w:rsidR="00D0129E">
        <w:rPr>
          <w:lang w:bidi="hi-IN"/>
        </w:rPr>
        <w:t xml:space="preserve">before the fixation of </w:t>
      </w:r>
      <w:r w:rsidR="00D0129E" w:rsidRPr="00D0129E">
        <w:rPr>
          <w:i/>
          <w:iCs/>
          <w:lang w:bidi="hi-IN"/>
        </w:rPr>
        <w:t>AB</w:t>
      </w:r>
      <w:r w:rsidR="00D0129E">
        <w:rPr>
          <w:lang w:bidi="hi-IN"/>
        </w:rPr>
        <w:t xml:space="preserve"> </w:t>
      </w:r>
      <w:r>
        <w:rPr>
          <w:lang w:bidi="hi-IN"/>
        </w:rPr>
        <w:t xml:space="preserve">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AB4359">
        <w:rPr>
          <w:lang w:bidi="hi-IN"/>
        </w:rPr>
        <w:fldChar w:fldCharType="begin" w:fldLock="1"/>
      </w:r>
      <w:r w:rsidR="002E3785">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AB4359">
        <w:rPr>
          <w:lang w:bidi="hi-IN"/>
        </w:rPr>
        <w:fldChar w:fldCharType="separate"/>
      </w:r>
      <w:r w:rsidR="00663378" w:rsidRPr="00663378">
        <w:rPr>
          <w:noProof/>
          <w:lang w:bidi="hi-IN"/>
        </w:rPr>
        <w:t>(Gordo and Dionisio 2005)</w:t>
      </w:r>
      <w:r w:rsidR="00AB435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7A3960"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7A3960"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7A3960"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7A3960"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7A3960"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w:t>
      </w:r>
      <w:r w:rsidR="0025521D">
        <w:t xml:space="preserve"> legend</w:t>
      </w:r>
      <w:r>
        <w:t>s</w:t>
      </w:r>
    </w:p>
    <w:p w:rsidR="003C4248" w:rsidRPr="00733307" w:rsidRDefault="003C4248" w:rsidP="00733307">
      <w:pPr>
        <w:pStyle w:val="FigureLegend"/>
        <w:spacing w:line="480" w:lineRule="auto"/>
        <w:jc w:val="left"/>
        <w:rPr>
          <w:sz w:val="20"/>
          <w:szCs w:val="20"/>
          <w:lang w:bidi="hi-IN"/>
        </w:rPr>
      </w:pPr>
      <w:bookmarkStart w:id="98" w:name="_Ref354316371"/>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1</w:t>
      </w:r>
      <w:r w:rsidR="00AB4359" w:rsidRPr="00733307">
        <w:rPr>
          <w:b/>
          <w:bCs/>
          <w:sz w:val="20"/>
          <w:szCs w:val="20"/>
        </w:rPr>
        <w:fldChar w:fldCharType="end"/>
      </w:r>
      <w:bookmarkEnd w:id="98"/>
      <w:r w:rsidRPr="00733307">
        <w:rPr>
          <w:b/>
          <w:bCs/>
          <w:sz w:val="20"/>
          <w:szCs w:val="20"/>
        </w:rPr>
        <w:t xml:space="preserve"> – Adaptation o</w:t>
      </w:r>
      <w:r w:rsidR="00E849D7" w:rsidRPr="00733307">
        <w:rPr>
          <w:b/>
          <w:bCs/>
          <w:sz w:val="20"/>
          <w:szCs w:val="20"/>
        </w:rPr>
        <w:t>n</w:t>
      </w:r>
      <w:r w:rsidRPr="00733307">
        <w:rPr>
          <w:b/>
          <w:bCs/>
          <w:sz w:val="20"/>
          <w:szCs w:val="20"/>
        </w:rPr>
        <w:t xml:space="preserve"> a complex </w:t>
      </w:r>
      <w:r w:rsidR="00E849D7" w:rsidRPr="00733307">
        <w:rPr>
          <w:b/>
          <w:bCs/>
          <w:sz w:val="20"/>
          <w:szCs w:val="20"/>
        </w:rPr>
        <w:t>fitness landscape</w:t>
      </w:r>
      <w:r w:rsidRPr="00733307">
        <w:rPr>
          <w:b/>
          <w:bCs/>
          <w:sz w:val="20"/>
          <w:szCs w:val="20"/>
        </w:rPr>
        <w:t>.</w:t>
      </w:r>
      <w:r w:rsidRPr="00733307">
        <w:rPr>
          <w:sz w:val="20"/>
          <w:szCs w:val="20"/>
        </w:rPr>
        <w:t xml:space="preserve"> Nodes represent genotypes: the alleles </w:t>
      </w:r>
      <w:proofErr w:type="gramStart"/>
      <w:r w:rsidRPr="00733307">
        <w:rPr>
          <w:i/>
          <w:iCs/>
          <w:sz w:val="20"/>
          <w:szCs w:val="20"/>
        </w:rPr>
        <w:t>a</w:t>
      </w:r>
      <w:r w:rsidRPr="00733307">
        <w:rPr>
          <w:sz w:val="20"/>
          <w:szCs w:val="20"/>
        </w:rPr>
        <w:t xml:space="preserve"> or</w:t>
      </w:r>
      <w:proofErr w:type="gramEnd"/>
      <w:r w:rsidRPr="00733307">
        <w:rPr>
          <w:sz w:val="20"/>
          <w:szCs w:val="20"/>
        </w:rPr>
        <w:t xml:space="preserve"> </w:t>
      </w:r>
      <w:r w:rsidRPr="00733307">
        <w:rPr>
          <w:i/>
          <w:iCs/>
          <w:sz w:val="20"/>
          <w:szCs w:val="20"/>
        </w:rPr>
        <w:t>A</w:t>
      </w:r>
      <w:r w:rsidRPr="00733307">
        <w:rPr>
          <w:sz w:val="20"/>
          <w:szCs w:val="20"/>
        </w:rPr>
        <w:t xml:space="preserve"> and </w:t>
      </w:r>
      <w:r w:rsidRPr="00733307">
        <w:rPr>
          <w:i/>
          <w:iCs/>
          <w:sz w:val="20"/>
          <w:szCs w:val="20"/>
        </w:rPr>
        <w:t>b</w:t>
      </w:r>
      <w:r w:rsidRPr="00733307">
        <w:rPr>
          <w:sz w:val="20"/>
          <w:szCs w:val="20"/>
        </w:rPr>
        <w:t xml:space="preserve"> or </w:t>
      </w:r>
      <w:r w:rsidRPr="00733307">
        <w:rPr>
          <w:i/>
          <w:iCs/>
          <w:sz w:val="20"/>
          <w:szCs w:val="20"/>
        </w:rPr>
        <w:t>B</w:t>
      </w:r>
      <w:r w:rsidRPr="00733307">
        <w:rPr>
          <w:sz w:val="20"/>
          <w:szCs w:val="20"/>
        </w:rPr>
        <w:t xml:space="preserve">. Panel </w:t>
      </w:r>
      <w:r w:rsidR="00C00770" w:rsidRPr="00733307">
        <w:rPr>
          <w:sz w:val="20"/>
          <w:szCs w:val="20"/>
        </w:rPr>
        <w:t>B</w:t>
      </w:r>
      <w:r w:rsidRPr="00733307">
        <w:rPr>
          <w:sz w:val="20"/>
          <w:szCs w:val="20"/>
        </w:rPr>
        <w:t xml:space="preserve"> also includes the number of deleterious alleles across the genome after the forward-slash</w:t>
      </w:r>
      <w:r w:rsidR="00C00770" w:rsidRPr="00733307">
        <w:rPr>
          <w:sz w:val="20"/>
          <w:szCs w:val="20"/>
        </w:rPr>
        <w:t xml:space="preserve"> ('/')</w:t>
      </w:r>
      <w:r w:rsidRPr="00733307">
        <w:rPr>
          <w:sz w:val="20"/>
          <w:szCs w:val="20"/>
        </w:rPr>
        <w:t>. Node brightness represents fitness (see color bar)</w:t>
      </w:r>
      <w:r w:rsidR="00FB3C6B" w:rsidRPr="00733307">
        <w:rPr>
          <w:sz w:val="20"/>
          <w:szCs w:val="20"/>
        </w:rPr>
        <w:t>: t</w:t>
      </w:r>
      <w:r w:rsidRPr="00733307">
        <w:rPr>
          <w:sz w:val="20"/>
          <w:szCs w:val="20"/>
        </w:rPr>
        <w:t>he fittest genotype</w:t>
      </w:r>
      <w:r w:rsidR="00466C39" w:rsidRPr="00733307">
        <w:rPr>
          <w:sz w:val="20"/>
          <w:szCs w:val="20"/>
        </w:rPr>
        <w:t xml:space="preserve">, </w:t>
      </w:r>
      <w:r w:rsidR="00466C39" w:rsidRPr="00733307">
        <w:rPr>
          <w:i/>
          <w:iCs/>
          <w:sz w:val="20"/>
          <w:szCs w:val="20"/>
        </w:rPr>
        <w:t>AB/</w:t>
      </w:r>
      <w:r w:rsidR="00466C39" w:rsidRPr="00733307">
        <w:rPr>
          <w:sz w:val="20"/>
          <w:szCs w:val="20"/>
        </w:rPr>
        <w:t>0,</w:t>
      </w:r>
      <w:r w:rsidR="00FB3C6B" w:rsidRPr="00733307">
        <w:rPr>
          <w:sz w:val="20"/>
          <w:szCs w:val="20"/>
        </w:rPr>
        <w:t xml:space="preserve"> </w:t>
      </w:r>
      <w:r w:rsidR="00466C39" w:rsidRPr="00733307">
        <w:rPr>
          <w:sz w:val="20"/>
          <w:szCs w:val="20"/>
        </w:rPr>
        <w:t>is white</w:t>
      </w:r>
      <w:r w:rsidR="00FB3C6B" w:rsidRPr="00733307">
        <w:rPr>
          <w:sz w:val="20"/>
          <w:szCs w:val="20"/>
        </w:rPr>
        <w:t>;</w:t>
      </w:r>
      <w:r w:rsidRPr="00733307">
        <w:rPr>
          <w:sz w:val="20"/>
          <w:szCs w:val="20"/>
        </w:rPr>
        <w:t xml:space="preserve"> </w:t>
      </w:r>
      <w:r w:rsidR="00FB3C6B" w:rsidRPr="00733307">
        <w:rPr>
          <w:sz w:val="20"/>
          <w:szCs w:val="20"/>
        </w:rPr>
        <w:t xml:space="preserve">darker nodes represent </w:t>
      </w:r>
      <w:r w:rsidRPr="00733307">
        <w:rPr>
          <w:sz w:val="20"/>
          <w:szCs w:val="20"/>
        </w:rPr>
        <w:t xml:space="preserve">genotypes with deleterious </w:t>
      </w:r>
      <w:r w:rsidR="00882A57" w:rsidRPr="00733307">
        <w:rPr>
          <w:sz w:val="20"/>
          <w:szCs w:val="20"/>
        </w:rPr>
        <w:t>alleles</w:t>
      </w:r>
      <w:r w:rsidR="00466C39" w:rsidRPr="00733307">
        <w:rPr>
          <w:sz w:val="20"/>
          <w:szCs w:val="20"/>
        </w:rPr>
        <w:t xml:space="preserve">, either at the </w:t>
      </w:r>
      <w:r w:rsidR="00466C39" w:rsidRPr="00733307">
        <w:rPr>
          <w:i/>
          <w:iCs/>
          <w:sz w:val="20"/>
          <w:szCs w:val="20"/>
        </w:rPr>
        <w:t>A/</w:t>
      </w:r>
      <w:proofErr w:type="gramStart"/>
      <w:r w:rsidR="00466C39" w:rsidRPr="00733307">
        <w:rPr>
          <w:i/>
          <w:iCs/>
          <w:sz w:val="20"/>
          <w:szCs w:val="20"/>
        </w:rPr>
        <w:t>a</w:t>
      </w:r>
      <w:r w:rsidR="00466C39" w:rsidRPr="00733307">
        <w:rPr>
          <w:sz w:val="20"/>
          <w:szCs w:val="20"/>
        </w:rPr>
        <w:t xml:space="preserve"> and</w:t>
      </w:r>
      <w:proofErr w:type="gramEnd"/>
      <w:r w:rsidR="00466C39" w:rsidRPr="00733307">
        <w:rPr>
          <w:sz w:val="20"/>
          <w:szCs w:val="20"/>
        </w:rPr>
        <w:t xml:space="preserve"> </w:t>
      </w:r>
      <w:r w:rsidR="00466C39" w:rsidRPr="00733307">
        <w:rPr>
          <w:i/>
          <w:iCs/>
          <w:sz w:val="20"/>
          <w:szCs w:val="20"/>
        </w:rPr>
        <w:t>B/b</w:t>
      </w:r>
      <w:r w:rsidR="00466C39" w:rsidRPr="00733307">
        <w:rPr>
          <w:sz w:val="20"/>
          <w:szCs w:val="20"/>
        </w:rPr>
        <w:t xml:space="preserve"> loci or at the non-specific loci. Solid arrows represent mutations at the </w:t>
      </w:r>
      <w:r w:rsidR="00466C39" w:rsidRPr="00733307">
        <w:rPr>
          <w:i/>
          <w:iCs/>
          <w:sz w:val="20"/>
          <w:szCs w:val="20"/>
        </w:rPr>
        <w:t>a/A</w:t>
      </w:r>
      <w:r w:rsidR="00466C39" w:rsidRPr="00733307">
        <w:rPr>
          <w:sz w:val="20"/>
          <w:szCs w:val="20"/>
        </w:rPr>
        <w:t xml:space="preserve"> and </w:t>
      </w:r>
      <w:r w:rsidR="00466C39" w:rsidRPr="00733307">
        <w:rPr>
          <w:i/>
          <w:iCs/>
          <w:sz w:val="20"/>
          <w:szCs w:val="20"/>
        </w:rPr>
        <w:t>b/B</w:t>
      </w:r>
      <w:r w:rsidR="00466C39" w:rsidRPr="00733307">
        <w:rPr>
          <w:sz w:val="20"/>
          <w:szCs w:val="20"/>
        </w:rPr>
        <w:t xml:space="preserve"> loci. Dashed arrows represent deleterious mutations </w:t>
      </w:r>
      <w:r w:rsidR="00882A57" w:rsidRPr="00733307">
        <w:rPr>
          <w:sz w:val="20"/>
          <w:szCs w:val="20"/>
        </w:rPr>
        <w:t>in the rest of the genome</w:t>
      </w:r>
      <w:r w:rsidR="00466C39" w:rsidRPr="00733307">
        <w:rPr>
          <w:sz w:val="20"/>
          <w:szCs w:val="20"/>
        </w:rPr>
        <w:t xml:space="preserve">. Arrow labels denote the baseline </w:t>
      </w:r>
      <w:r w:rsidR="00D0129E" w:rsidRPr="00733307">
        <w:rPr>
          <w:sz w:val="20"/>
          <w:szCs w:val="20"/>
        </w:rPr>
        <w:t xml:space="preserve">mutation </w:t>
      </w:r>
      <w:r w:rsidR="00466C39" w:rsidRPr="00733307">
        <w:rPr>
          <w:sz w:val="20"/>
          <w:szCs w:val="20"/>
        </w:rPr>
        <w:t xml:space="preserve">rates </w:t>
      </w:r>
      <w:r w:rsidR="00D0129E" w:rsidRPr="00733307">
        <w:rPr>
          <w:sz w:val="20"/>
          <w:szCs w:val="20"/>
        </w:rPr>
        <w:t>without</w:t>
      </w:r>
      <w:r w:rsidR="00466C39" w:rsidRPr="00733307">
        <w:rPr>
          <w:sz w:val="20"/>
          <w:szCs w:val="20"/>
        </w:rPr>
        <w:t xml:space="preserve"> mutagenesis effects. Mutagenesis is induced in stressed genotypes, presented as ellipses (fitness &lt;1). Fit genotypes, presented as squares, (fitness </w:t>
      </w:r>
      <w:r w:rsidR="00466C39" w:rsidRPr="00733307">
        <w:rPr>
          <w:rFonts w:ascii="Times New Roman" w:hAnsi="Times New Roman" w:cs="Times New Roman"/>
          <w:sz w:val="20"/>
          <w:szCs w:val="20"/>
        </w:rPr>
        <w:t>≥</w:t>
      </w:r>
      <w:r w:rsidR="00466C39" w:rsidRPr="00733307">
        <w:rPr>
          <w:sz w:val="20"/>
          <w:szCs w:val="20"/>
        </w:rPr>
        <w:t xml:space="preserve">1) do not </w:t>
      </w:r>
      <w:proofErr w:type="spellStart"/>
      <w:r w:rsidR="00466C39" w:rsidRPr="00733307">
        <w:rPr>
          <w:sz w:val="20"/>
          <w:szCs w:val="20"/>
        </w:rPr>
        <w:t>hypermutate</w:t>
      </w:r>
      <w:proofErr w:type="spellEnd"/>
      <w:r w:rsidR="00466C39" w:rsidRPr="00733307">
        <w:rPr>
          <w:sz w:val="20"/>
          <w:szCs w:val="20"/>
        </w:rPr>
        <w:t xml:space="preserve">. </w:t>
      </w:r>
      <w:r w:rsidRPr="00733307">
        <w:rPr>
          <w:b/>
          <w:bCs/>
          <w:sz w:val="20"/>
          <w:szCs w:val="20"/>
        </w:rPr>
        <w:t>(</w:t>
      </w:r>
      <w:r w:rsidR="00C00770" w:rsidRPr="00733307">
        <w:rPr>
          <w:b/>
          <w:bCs/>
          <w:sz w:val="20"/>
          <w:szCs w:val="20"/>
        </w:rPr>
        <w:t>A</w:t>
      </w:r>
      <w:r w:rsidRPr="00733307">
        <w:rPr>
          <w:b/>
          <w:bCs/>
          <w:sz w:val="20"/>
          <w:szCs w:val="20"/>
        </w:rPr>
        <w:t>)</w:t>
      </w:r>
      <w:r w:rsidRPr="00733307">
        <w:rPr>
          <w:sz w:val="20"/>
          <w:szCs w:val="20"/>
        </w:rPr>
        <w:t xml:space="preserve"> In the analytic model genotypes with deleterious </w:t>
      </w:r>
      <w:r w:rsidR="00D0129E" w:rsidRPr="00733307">
        <w:rPr>
          <w:sz w:val="20"/>
          <w:szCs w:val="20"/>
        </w:rPr>
        <w:t>alleles in non-specific loci</w:t>
      </w:r>
      <w:r w:rsidRPr="00733307">
        <w:rPr>
          <w:sz w:val="20"/>
          <w:szCs w:val="20"/>
        </w:rPr>
        <w:t xml:space="preserve"> are considered "evolutionary dead-ends" (marked with RIP) and do not contribute to adaptation. </w:t>
      </w:r>
      <w:r w:rsidRPr="00733307">
        <w:rPr>
          <w:b/>
          <w:bCs/>
          <w:sz w:val="20"/>
          <w:szCs w:val="20"/>
        </w:rPr>
        <w:t>(</w:t>
      </w:r>
      <w:r w:rsidR="00C00770" w:rsidRPr="00733307">
        <w:rPr>
          <w:b/>
          <w:bCs/>
          <w:sz w:val="20"/>
          <w:szCs w:val="20"/>
        </w:rPr>
        <w:t>B</w:t>
      </w:r>
      <w:r w:rsidRPr="00733307">
        <w:rPr>
          <w:b/>
          <w:bCs/>
          <w:sz w:val="20"/>
          <w:szCs w:val="20"/>
        </w:rPr>
        <w:t>)</w:t>
      </w:r>
      <w:r w:rsidRPr="00733307">
        <w:rPr>
          <w:sz w:val="20"/>
          <w:szCs w:val="20"/>
        </w:rPr>
        <w:t xml:space="preserve"> In the </w:t>
      </w:r>
      <w:r w:rsidR="00D0129E" w:rsidRPr="00733307">
        <w:rPr>
          <w:sz w:val="20"/>
          <w:szCs w:val="20"/>
        </w:rPr>
        <w:t xml:space="preserve">simulations </w:t>
      </w:r>
      <w:r w:rsidRPr="00733307">
        <w:rPr>
          <w:sz w:val="20"/>
          <w:szCs w:val="20"/>
        </w:rPr>
        <w:t xml:space="preserve">individuals can accumulate up to 25 deleterious </w:t>
      </w:r>
      <w:r w:rsidR="00D0129E" w:rsidRPr="00733307">
        <w:rPr>
          <w:sz w:val="20"/>
          <w:szCs w:val="20"/>
        </w:rPr>
        <w:t>alleles</w:t>
      </w:r>
      <w:r w:rsidRPr="00733307">
        <w:rPr>
          <w:sz w:val="20"/>
          <w:szCs w:val="20"/>
        </w:rPr>
        <w:t xml:space="preserve"> (the figure only shows as much as three). Multiple mutations can occur simultaneously but are not shown for simplicity of the illustration.</w:t>
      </w:r>
    </w:p>
    <w:p w:rsidR="00733307" w:rsidRDefault="00733307">
      <w:pPr>
        <w:spacing w:after="200" w:line="276" w:lineRule="auto"/>
        <w:rPr>
          <w:sz w:val="20"/>
          <w:szCs w:val="20"/>
        </w:rPr>
      </w:pPr>
      <w:bookmarkStart w:id="99" w:name="_Ref360183592"/>
      <w:r>
        <w:rPr>
          <w:sz w:val="20"/>
          <w:szCs w:val="20"/>
        </w:rPr>
        <w:br w:type="page"/>
      </w:r>
    </w:p>
    <w:p w:rsidR="003C4248" w:rsidRPr="00733307" w:rsidRDefault="003C4248" w:rsidP="00CF2478">
      <w:pPr>
        <w:pStyle w:val="FigureLegend"/>
        <w:spacing w:line="480" w:lineRule="auto"/>
        <w:jc w:val="left"/>
        <w:rPr>
          <w:sz w:val="20"/>
          <w:szCs w:val="20"/>
        </w:rPr>
      </w:pPr>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2</w:t>
      </w:r>
      <w:r w:rsidR="00AB4359" w:rsidRPr="00733307">
        <w:rPr>
          <w:b/>
          <w:bCs/>
          <w:sz w:val="20"/>
          <w:szCs w:val="20"/>
        </w:rPr>
        <w:fldChar w:fldCharType="end"/>
      </w:r>
      <w:bookmarkEnd w:id="99"/>
      <w:r w:rsidRPr="00733307">
        <w:rPr>
          <w:b/>
          <w:bCs/>
          <w:sz w:val="20"/>
          <w:szCs w:val="20"/>
        </w:rPr>
        <w:t xml:space="preserve"> – Complex adaptation with </w:t>
      </w:r>
      <w:r w:rsidR="00510E20" w:rsidRPr="00733307">
        <w:rPr>
          <w:b/>
          <w:bCs/>
          <w:sz w:val="20"/>
          <w:szCs w:val="20"/>
        </w:rPr>
        <w:t>different</w:t>
      </w:r>
      <w:r w:rsidRPr="00733307">
        <w:rPr>
          <w:b/>
          <w:bCs/>
          <w:sz w:val="20"/>
          <w:szCs w:val="20"/>
        </w:rPr>
        <w:t xml:space="preserve">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001B580C" w:rsidRPr="00733307">
        <w:rPr>
          <w:sz w:val="20"/>
          <w:szCs w:val="20"/>
        </w:rPr>
        <w:t xml:space="preserve"> (both in log scale)</w:t>
      </w:r>
      <w:r w:rsidRPr="00733307">
        <w:rPr>
          <w:sz w:val="20"/>
          <w:szCs w:val="20"/>
        </w:rPr>
        <w:t xml:space="preserve">. </w:t>
      </w:r>
      <w:r w:rsidR="00510E20" w:rsidRPr="00733307">
        <w:rPr>
          <w:b/>
          <w:bCs/>
          <w:sz w:val="20"/>
          <w:szCs w:val="20"/>
        </w:rPr>
        <w:t>(A)</w:t>
      </w:r>
      <w:r w:rsidR="00510E20" w:rsidRPr="00733307">
        <w:rPr>
          <w:sz w:val="20"/>
          <w:szCs w:val="20"/>
        </w:rPr>
        <w:t xml:space="preserve"> </w:t>
      </w:r>
      <w:r w:rsidRPr="00733307">
        <w:rPr>
          <w:sz w:val="20"/>
          <w:szCs w:val="20"/>
        </w:rPr>
        <w:t>NM (</w:t>
      </w:r>
      <w:r w:rsidRPr="00733307">
        <w:rPr>
          <w:i/>
          <w:iCs/>
          <w:sz w:val="20"/>
          <w:szCs w:val="20"/>
        </w:rPr>
        <w:t>τ</w:t>
      </w:r>
      <w:r w:rsidRPr="00733307">
        <w:rPr>
          <w:sz w:val="20"/>
          <w:szCs w:val="20"/>
        </w:rPr>
        <w:t>=1</w:t>
      </w:r>
      <w:r w:rsidR="001B580C" w:rsidRPr="00733307">
        <w:rPr>
          <w:sz w:val="20"/>
          <w:szCs w:val="20"/>
        </w:rPr>
        <w:t xml:space="preserve"> and a black circle</w:t>
      </w:r>
      <w:r w:rsidRPr="00733307">
        <w:rPr>
          <w:sz w:val="20"/>
          <w:szCs w:val="20"/>
        </w:rPr>
        <w:t>) is normal mutagenesis; CM (</w:t>
      </w:r>
      <w:r w:rsidR="0054704C" w:rsidRPr="00733307">
        <w:rPr>
          <w:sz w:val="20"/>
          <w:szCs w:val="20"/>
        </w:rPr>
        <w:t xml:space="preserve">solid </w:t>
      </w:r>
      <w:r w:rsidR="001B580C" w:rsidRPr="00733307">
        <w:rPr>
          <w:sz w:val="20"/>
          <w:szCs w:val="20"/>
        </w:rPr>
        <w:t>lines &amp;</w:t>
      </w:r>
      <w:r w:rsidRPr="00733307">
        <w:rPr>
          <w:sz w:val="20"/>
          <w:szCs w:val="20"/>
        </w:rPr>
        <w:t xml:space="preserve"> circles) is constitutive mutagenesis; SIM (solid </w:t>
      </w:r>
      <w:r w:rsidR="001B580C" w:rsidRPr="00733307">
        <w:rPr>
          <w:sz w:val="20"/>
          <w:szCs w:val="20"/>
        </w:rPr>
        <w:t>lines &amp;</w:t>
      </w:r>
      <w:r w:rsidRPr="00733307">
        <w:rPr>
          <w:sz w:val="20"/>
          <w:szCs w:val="20"/>
        </w:rPr>
        <w:t xml:space="preserve"> squares) is stress-induced mutagenesis; </w:t>
      </w:r>
      <w:proofErr w:type="spellStart"/>
      <w:r w:rsidRPr="00733307">
        <w:rPr>
          <w:sz w:val="20"/>
          <w:szCs w:val="20"/>
        </w:rPr>
        <w:t>SIMe</w:t>
      </w:r>
      <w:proofErr w:type="spellEnd"/>
      <w:r w:rsidRPr="00733307">
        <w:rPr>
          <w:sz w:val="20"/>
          <w:szCs w:val="20"/>
        </w:rPr>
        <w:t xml:space="preserve"> (dashed </w:t>
      </w:r>
      <w:r w:rsidR="001B580C" w:rsidRPr="00733307">
        <w:rPr>
          <w:sz w:val="20"/>
          <w:szCs w:val="20"/>
        </w:rPr>
        <w:t>lines &amp;</w:t>
      </w:r>
      <w:r w:rsidRPr="00733307">
        <w:rPr>
          <w:sz w:val="20"/>
          <w:szCs w:val="20"/>
        </w:rPr>
        <w:t xml:space="preserve"> triangles) is stress-induced mutagenesis with environmental stress</w:t>
      </w:r>
      <w:r w:rsidR="00671C1A" w:rsidRPr="00733307">
        <w:rPr>
          <w:sz w:val="20"/>
          <w:szCs w:val="20"/>
        </w:rPr>
        <w:t xml:space="preserve"> (see section</w:t>
      </w:r>
      <w:r w:rsidR="00CF2478">
        <w:rPr>
          <w:sz w:val="20"/>
          <w:szCs w:val="20"/>
        </w:rPr>
        <w:t xml:space="preserve"> 3.3)</w:t>
      </w:r>
      <w:r w:rsidRPr="00733307">
        <w:rPr>
          <w:sz w:val="20"/>
          <w:szCs w:val="20"/>
        </w:rPr>
        <w:t>. Lines are analytic approximations; markers are the means of stochastic simulations results; error bars re</w:t>
      </w:r>
      <w:r w:rsidR="00292861" w:rsidRPr="00733307">
        <w:rPr>
          <w:sz w:val="20"/>
          <w:szCs w:val="20"/>
        </w:rPr>
        <w:t>present 95% confidence interval</w:t>
      </w:r>
      <w:r w:rsidRPr="00733307">
        <w:rPr>
          <w:sz w:val="20"/>
          <w:szCs w:val="20"/>
        </w:rPr>
        <w:t xml:space="preserve"> of the mean (at least 1,000 replicates per point</w:t>
      </w:r>
      <w:r w:rsidR="00292861" w:rsidRPr="00733307">
        <w:rPr>
          <w:sz w:val="20"/>
          <w:szCs w:val="20"/>
        </w:rPr>
        <w:t>; computed with bootstrap with 1,000 samples per point</w:t>
      </w:r>
      <w:r w:rsidRPr="00733307">
        <w:rPr>
          <w:sz w:val="20"/>
          <w:szCs w:val="20"/>
        </w:rPr>
        <w:t xml:space="preserve">). 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=0.00</w:t>
      </w:r>
      <w:r w:rsidR="00851EBB" w:rsidRPr="00733307">
        <w:rPr>
          <w:sz w:val="20"/>
          <w:szCs w:val="20"/>
        </w:rPr>
        <w:t>0</w:t>
      </w:r>
      <w:r w:rsidRPr="00733307">
        <w:rPr>
          <w:sz w:val="20"/>
          <w:szCs w:val="20"/>
        </w:rPr>
        <w:t xml:space="preserve">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Pr="00733307">
        <w:rPr>
          <w:sz w:val="20"/>
          <w:szCs w:val="20"/>
        </w:rPr>
        <w:t xml:space="preserve">. </w:t>
      </w:r>
      <w:r w:rsidR="00510E20" w:rsidRPr="00733307">
        <w:rPr>
          <w:b/>
          <w:bCs/>
          <w:sz w:val="20"/>
          <w:szCs w:val="20"/>
        </w:rPr>
        <w:t>(B)</w:t>
      </w:r>
      <w:r w:rsidR="00510E20" w:rsidRPr="00733307">
        <w:rPr>
          <w:sz w:val="20"/>
          <w:szCs w:val="20"/>
        </w:rPr>
        <w:t xml:space="preserve"> </w:t>
      </w:r>
      <w:r w:rsidR="00671C1A" w:rsidRPr="00733307">
        <w:rPr>
          <w:sz w:val="20"/>
          <w:szCs w:val="20"/>
        </w:rPr>
        <w:t>Markers are the</w:t>
      </w:r>
      <w:r w:rsidR="00510E20" w:rsidRPr="00733307">
        <w:rPr>
          <w:sz w:val="20"/>
          <w:szCs w:val="20"/>
        </w:rPr>
        <w:t xml:space="preserve"> results of adaptation with SIM with </w:t>
      </w:r>
      <w:r w:rsidR="00C63224" w:rsidRPr="00733307">
        <w:rPr>
          <w:sz w:val="20"/>
          <w:szCs w:val="20"/>
        </w:rPr>
        <w:t xml:space="preserve">different </w:t>
      </w:r>
      <w:r w:rsidR="00510E20" w:rsidRPr="00733307">
        <w:rPr>
          <w:sz w:val="20"/>
          <w:szCs w:val="20"/>
        </w:rPr>
        <w:t>continuous relationship</w:t>
      </w:r>
      <w:r w:rsidR="00D0129E" w:rsidRPr="00733307">
        <w:rPr>
          <w:sz w:val="20"/>
          <w:szCs w:val="20"/>
        </w:rPr>
        <w:t>s</w:t>
      </w:r>
      <w:r w:rsidR="00510E20" w:rsidRPr="00733307">
        <w:rPr>
          <w:sz w:val="20"/>
          <w:szCs w:val="20"/>
        </w:rPr>
        <w:t xml:space="preserve"> between fitness and mutation rate</w:t>
      </w:r>
      <w:r w:rsidR="00671C1A" w:rsidRPr="00733307">
        <w:rPr>
          <w:sz w:val="20"/>
          <w:szCs w:val="20"/>
        </w:rPr>
        <w:t>,</w:t>
      </w:r>
      <w:r w:rsidR="00815102" w:rsidRPr="00733307">
        <w:rPr>
          <w:sz w:val="20"/>
          <w:szCs w:val="20"/>
        </w:rPr>
        <w:t xml:space="preserve"> defined by a curvature parameter </w:t>
      </w:r>
      <w:r w:rsidR="00815102" w:rsidRPr="00733307">
        <w:rPr>
          <w:i/>
          <w:iCs/>
          <w:sz w:val="20"/>
          <w:szCs w:val="20"/>
        </w:rPr>
        <w:t>k</w:t>
      </w:r>
      <w:r w:rsidR="00510E20" w:rsidRPr="00733307">
        <w:rPr>
          <w:sz w:val="20"/>
          <w:szCs w:val="20"/>
        </w:rPr>
        <w:t xml:space="preserve"> </w:t>
      </w:r>
      <w:r w:rsidR="00FF6F21" w:rsidRPr="00733307">
        <w:rPr>
          <w:sz w:val="20"/>
          <w:szCs w:val="20"/>
        </w:rPr>
        <w:t>and mutation rate</w:t>
      </w:r>
      <w:r w:rsidR="00D0129E" w:rsidRPr="00733307">
        <w:rPr>
          <w:sz w:val="20"/>
          <w:szCs w:val="20"/>
        </w:rPr>
        <w:t xml:space="preserve"> fold</w:t>
      </w:r>
      <w:r w:rsidR="00FF6F21" w:rsidRPr="00733307">
        <w:rPr>
          <w:sz w:val="20"/>
          <w:szCs w:val="20"/>
        </w:rPr>
        <w:t xml:space="preserve"> increase </w:t>
      </w:r>
      <w:r w:rsidR="00FF6F21" w:rsidRPr="00733307">
        <w:rPr>
          <w:rFonts w:ascii="Times New Roman" w:hAnsi="Times New Roman" w:cs="Times New Roman"/>
          <w:i/>
          <w:iCs/>
          <w:sz w:val="20"/>
          <w:szCs w:val="20"/>
        </w:rPr>
        <w:t>τ</w:t>
      </w:r>
      <w:r w:rsidR="00FF6F21" w:rsidRPr="00733307">
        <w:rPr>
          <w:sz w:val="20"/>
          <w:szCs w:val="20"/>
        </w:rPr>
        <w:t xml:space="preserve">=10 </w:t>
      </w:r>
      <w:r w:rsidR="00510E20" w:rsidRPr="00733307">
        <w:rPr>
          <w:sz w:val="20"/>
          <w:szCs w:val="20"/>
        </w:rPr>
        <w:t xml:space="preserve">(see section </w:t>
      </w:r>
      <w:r w:rsidR="00BA2B02" w:rsidRPr="00733307">
        <w:rPr>
          <w:sz w:val="20"/>
          <w:szCs w:val="20"/>
        </w:rPr>
        <w:fldChar w:fldCharType="begin"/>
      </w:r>
      <w:r w:rsidR="00BA2B02" w:rsidRPr="00733307">
        <w:rPr>
          <w:sz w:val="20"/>
          <w:szCs w:val="20"/>
        </w:rPr>
        <w:instrText xml:space="preserve"> REF _Ref374377810 \r \h  \* MERGEFORMAT </w:instrText>
      </w:r>
      <w:r w:rsidR="00BA2B02" w:rsidRPr="00733307">
        <w:rPr>
          <w:sz w:val="20"/>
          <w:szCs w:val="20"/>
        </w:rPr>
      </w:r>
      <w:r w:rsidR="00BA2B02" w:rsidRPr="00733307">
        <w:rPr>
          <w:sz w:val="20"/>
          <w:szCs w:val="20"/>
        </w:rPr>
        <w:fldChar w:fldCharType="separate"/>
      </w:r>
      <w:r w:rsidR="00815DEF" w:rsidRPr="00733307">
        <w:rPr>
          <w:rFonts w:hint="cs"/>
          <w:sz w:val="20"/>
          <w:szCs w:val="20"/>
          <w:cs/>
        </w:rPr>
        <w:t>‎</w:t>
      </w:r>
      <w:r w:rsidR="00815DEF" w:rsidRPr="00733307">
        <w:rPr>
          <w:sz w:val="20"/>
          <w:szCs w:val="20"/>
        </w:rPr>
        <w:t>3.4</w:t>
      </w:r>
      <w:r w:rsidR="00BA2B02" w:rsidRPr="00733307">
        <w:rPr>
          <w:sz w:val="20"/>
          <w:szCs w:val="20"/>
        </w:rPr>
        <w:fldChar w:fldCharType="end"/>
      </w:r>
      <w:r w:rsidR="00FF6F21" w:rsidRPr="00733307">
        <w:rPr>
          <w:sz w:val="20"/>
          <w:szCs w:val="20"/>
        </w:rPr>
        <w:t xml:space="preserve"> and Figure</w:t>
      </w:r>
      <w:r w:rsidR="00510E20" w:rsidRPr="00733307">
        <w:rPr>
          <w:sz w:val="20"/>
          <w:szCs w:val="20"/>
        </w:rPr>
        <w:t xml:space="preserve"> S3)</w:t>
      </w:r>
      <w:r w:rsidR="00510E20" w:rsidRPr="00733307">
        <w:rPr>
          <w:b/>
          <w:bCs/>
          <w:sz w:val="20"/>
          <w:szCs w:val="20"/>
        </w:rPr>
        <w:t>.</w:t>
      </w:r>
      <w:r w:rsidR="00815102" w:rsidRPr="00733307">
        <w:rPr>
          <w:b/>
          <w:bCs/>
          <w:sz w:val="20"/>
          <w:szCs w:val="20"/>
        </w:rPr>
        <w:t xml:space="preserve"> </w:t>
      </w:r>
      <w:r w:rsidR="00C63224" w:rsidRPr="00733307">
        <w:rPr>
          <w:sz w:val="20"/>
          <w:szCs w:val="20"/>
        </w:rPr>
        <w:t>Each</w:t>
      </w:r>
      <w:r w:rsidR="00815102" w:rsidRPr="00733307">
        <w:rPr>
          <w:sz w:val="20"/>
          <w:szCs w:val="20"/>
        </w:rPr>
        <w:t xml:space="preserve"> dashed lin</w:t>
      </w:r>
      <w:r w:rsidR="00C63224" w:rsidRPr="00733307">
        <w:rPr>
          <w:sz w:val="20"/>
          <w:szCs w:val="20"/>
        </w:rPr>
        <w:t xml:space="preserve">e is an analytic approximation </w:t>
      </w:r>
      <w:r w:rsidR="00815102" w:rsidRPr="00733307">
        <w:rPr>
          <w:sz w:val="20"/>
          <w:szCs w:val="20"/>
        </w:rPr>
        <w:t xml:space="preserve">of </w:t>
      </w:r>
      <w:r w:rsidR="00C63224" w:rsidRPr="00733307">
        <w:rPr>
          <w:sz w:val="20"/>
          <w:szCs w:val="20"/>
        </w:rPr>
        <w:t xml:space="preserve">the continuous </w:t>
      </w:r>
      <w:r w:rsidR="00815102" w:rsidRPr="00733307">
        <w:rPr>
          <w:sz w:val="20"/>
          <w:szCs w:val="20"/>
        </w:rPr>
        <w:t xml:space="preserve">SIM </w:t>
      </w:r>
      <w:r w:rsidR="00510F1B" w:rsidRPr="00733307">
        <w:rPr>
          <w:sz w:val="20"/>
          <w:szCs w:val="20"/>
        </w:rPr>
        <w:t>next to it</w:t>
      </w:r>
      <w:r w:rsidR="00C63224" w:rsidRPr="00733307">
        <w:rPr>
          <w:sz w:val="20"/>
          <w:szCs w:val="20"/>
        </w:rPr>
        <w:t xml:space="preserve">, using a SIM strategy </w:t>
      </w:r>
      <w:r w:rsidR="00815102" w:rsidRPr="00733307">
        <w:rPr>
          <w:sz w:val="20"/>
          <w:szCs w:val="20"/>
        </w:rPr>
        <w:t>with a threshold relationsh</w:t>
      </w:r>
      <w:r w:rsidR="00FF6F21" w:rsidRPr="00733307">
        <w:rPr>
          <w:sz w:val="20"/>
          <w:szCs w:val="20"/>
        </w:rPr>
        <w:t>ip (e</w:t>
      </w:r>
      <w:r w:rsidR="00815102" w:rsidRPr="00733307">
        <w:rPr>
          <w:sz w:val="20"/>
          <w:szCs w:val="20"/>
        </w:rPr>
        <w:t>q.</w:t>
      </w:r>
      <w:r w:rsidR="00024E82">
        <w:rPr>
          <w:sz w:val="20"/>
          <w:szCs w:val="20"/>
        </w:rPr>
        <w:t xml:space="preserve"> </w:t>
      </w:r>
      <w:r w:rsidR="00551EC7" w:rsidRPr="00733307">
        <w:rPr>
          <w:sz w:val="20"/>
          <w:szCs w:val="20"/>
        </w:rPr>
        <w:fldChar w:fldCharType="begin"/>
      </w:r>
      <w:r w:rsidR="00551EC7" w:rsidRPr="00733307">
        <w:rPr>
          <w:sz w:val="20"/>
          <w:szCs w:val="20"/>
        </w:rPr>
        <w:instrText xml:space="preserve"> REF _Ref375754011 \h </w:instrText>
      </w:r>
      <w:r w:rsidR="00733307" w:rsidRPr="00733307">
        <w:rPr>
          <w:sz w:val="20"/>
          <w:szCs w:val="20"/>
        </w:rPr>
        <w:instrText xml:space="preserve"> \* MERGEFORMAT </w:instrText>
      </w:r>
      <w:r w:rsidR="00551EC7" w:rsidRPr="00733307">
        <w:rPr>
          <w:sz w:val="20"/>
          <w:szCs w:val="20"/>
        </w:rPr>
      </w:r>
      <w:r w:rsidR="00551EC7" w:rsidRPr="00733307">
        <w:rPr>
          <w:sz w:val="20"/>
          <w:szCs w:val="20"/>
        </w:rPr>
        <w:fldChar w:fldCharType="separate"/>
      </w:r>
      <w:r w:rsidR="00551EC7" w:rsidRPr="00733307">
        <w:rPr>
          <w:noProof/>
          <w:sz w:val="20"/>
          <w:szCs w:val="20"/>
        </w:rPr>
        <w:t>13</w:t>
      </w:r>
      <w:r w:rsidR="00551EC7" w:rsidRPr="00733307">
        <w:rPr>
          <w:sz w:val="20"/>
          <w:szCs w:val="20"/>
        </w:rPr>
        <w:fldChar w:fldCharType="end"/>
      </w:r>
      <w:r w:rsidR="00FF6F21" w:rsidRPr="00733307">
        <w:rPr>
          <w:sz w:val="20"/>
          <w:szCs w:val="20"/>
        </w:rPr>
        <w:t>)</w:t>
      </w:r>
      <w:r w:rsidR="00815102" w:rsidRPr="00733307">
        <w:rPr>
          <w:sz w:val="20"/>
          <w:szCs w:val="20"/>
        </w:rPr>
        <w:t xml:space="preserve"> </w:t>
      </w:r>
      <w:r w:rsidR="00D0129E" w:rsidRPr="00733307">
        <w:rPr>
          <w:sz w:val="20"/>
          <w:szCs w:val="20"/>
        </w:rPr>
        <w:t xml:space="preserve">and </w:t>
      </w:r>
      <w:r w:rsidR="00815102" w:rsidRPr="00733307">
        <w:rPr>
          <w:sz w:val="20"/>
          <w:szCs w:val="20"/>
        </w:rPr>
        <w:t xml:space="preserve">with </w:t>
      </w:r>
      <w:r w:rsidR="00D0129E" w:rsidRPr="00733307">
        <w:rPr>
          <w:rFonts w:cs="Times New Roman"/>
          <w:i/>
          <w:iCs/>
          <w:sz w:val="20"/>
          <w:szCs w:val="20"/>
        </w:rPr>
        <w:t>τ</w:t>
      </w:r>
      <w:r w:rsidR="00D0129E" w:rsidRPr="00733307">
        <w:rPr>
          <w:sz w:val="20"/>
          <w:szCs w:val="20"/>
        </w:rPr>
        <w:t>=</w:t>
      </w:r>
      <w:r w:rsidR="00FF6F21" w:rsidRPr="00733307">
        <w:rPr>
          <w:sz w:val="20"/>
          <w:szCs w:val="20"/>
          <w:lang w:bidi="hi-IN"/>
        </w:rPr>
        <w:t>4.61, 1.45, and 1.05, top to bottom.</w:t>
      </w:r>
    </w:p>
    <w:p w:rsidR="0025521D" w:rsidRPr="00733307" w:rsidRDefault="0025521D" w:rsidP="00733307">
      <w:pPr>
        <w:spacing w:after="200" w:line="276" w:lineRule="auto"/>
        <w:rPr>
          <w:b/>
          <w:bCs/>
          <w:noProof/>
          <w:sz w:val="20"/>
          <w:szCs w:val="20"/>
        </w:rPr>
      </w:pPr>
      <w:r w:rsidRPr="00733307">
        <w:rPr>
          <w:b/>
          <w:bCs/>
          <w:noProof/>
          <w:sz w:val="20"/>
          <w:szCs w:val="20"/>
        </w:rPr>
        <w:br w:type="page"/>
      </w:r>
    </w:p>
    <w:p w:rsidR="003C4248" w:rsidRPr="00733307" w:rsidRDefault="003C4248" w:rsidP="00733307">
      <w:pPr>
        <w:spacing w:line="480" w:lineRule="auto"/>
        <w:rPr>
          <w:sz w:val="20"/>
          <w:szCs w:val="20"/>
        </w:rPr>
      </w:pPr>
      <w:bookmarkStart w:id="100" w:name="_Ref363979903"/>
      <w:r w:rsidRPr="00733307">
        <w:rPr>
          <w:b/>
          <w:bCs/>
          <w:sz w:val="20"/>
          <w:szCs w:val="20"/>
        </w:rPr>
        <w:lastRenderedPageBreak/>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3</w:t>
      </w:r>
      <w:r w:rsidR="00AB4359" w:rsidRPr="00733307">
        <w:rPr>
          <w:b/>
          <w:bCs/>
          <w:sz w:val="20"/>
          <w:szCs w:val="20"/>
        </w:rPr>
        <w:fldChar w:fldCharType="end"/>
      </w:r>
      <w:bookmarkEnd w:id="100"/>
      <w:r w:rsidRPr="00733307">
        <w:rPr>
          <w:b/>
          <w:bCs/>
          <w:sz w:val="20"/>
          <w:szCs w:val="20"/>
        </w:rPr>
        <w:t xml:space="preserve"> – Mean fitness at the mutation-selection balance with stress-induced mutagenesis. </w:t>
      </w:r>
      <w:r w:rsidRPr="00733307">
        <w:rPr>
          <w:sz w:val="20"/>
          <w:szCs w:val="20"/>
        </w:rPr>
        <w:t xml:space="preserve">The </w:t>
      </w:r>
      <w:r w:rsidR="0054704C" w:rsidRPr="00733307">
        <w:rPr>
          <w:sz w:val="20"/>
          <w:szCs w:val="20"/>
        </w:rPr>
        <w:t>brightness represents</w:t>
      </w:r>
      <w:r w:rsidRPr="00733307">
        <w:rPr>
          <w:sz w:val="20"/>
          <w:szCs w:val="20"/>
        </w:rPr>
        <w:t xml:space="preserve"> the fitness advantage </w:t>
      </w:r>
      <w:r w:rsidR="001B580C" w:rsidRPr="00733307">
        <w:rPr>
          <w:sz w:val="20"/>
          <w:szCs w:val="20"/>
        </w:rPr>
        <w:t xml:space="preserve">of stress-induced mutagenesis </w:t>
      </w:r>
      <w:r w:rsidR="0054704C" w:rsidRPr="00733307">
        <w:rPr>
          <w:sz w:val="20"/>
          <w:szCs w:val="20"/>
        </w:rPr>
        <w:t xml:space="preserve">over </w:t>
      </w:r>
      <w:r w:rsidR="001B580C" w:rsidRPr="00733307">
        <w:rPr>
          <w:sz w:val="20"/>
          <w:szCs w:val="20"/>
        </w:rPr>
        <w:t>normal mutagenesis</w:t>
      </w:r>
      <w:r w:rsidRPr="00733307">
        <w:rPr>
          <w:sz w:val="20"/>
          <w:szCs w:val="20"/>
        </w:rPr>
        <w:t xml:space="preserve"> </w:t>
      </w:r>
      <m:oMath>
        <m:d>
          <m:dPr>
            <m:ctrlPr>
              <w:rPr>
                <w:rFonts w:ascii="Cambria Math" w:hAnsi="Cambria Math"/>
                <w:i/>
                <w:sz w:val="20"/>
                <w:szCs w:val="20"/>
              </w:rPr>
            </m:ctrlPr>
          </m:dPr>
          <m:e>
            <m:f>
              <m:fPr>
                <m:type m:val="lin"/>
                <m:ctrlPr>
                  <w:rPr>
                    <w:rFonts w:ascii="Cambria Math" w:hAnsi="Cambria Math"/>
                    <w:i/>
                    <w:sz w:val="20"/>
                    <w:szCs w:val="20"/>
                  </w:rPr>
                </m:ctrlPr>
              </m:fPr>
              <m:num>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SIM</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e>
                </m:d>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ω</m:t>
                        </m:r>
                      </m:e>
                    </m:acc>
                  </m:e>
                  <m:sub>
                    <m:r>
                      <w:rPr>
                        <w:rFonts w:ascii="Cambria Math" w:hAnsi="Cambria Math"/>
                        <w:sz w:val="20"/>
                        <w:szCs w:val="20"/>
                      </w:rPr>
                      <m:t>NM</m:t>
                    </m:r>
                  </m:sub>
                </m:sSub>
              </m:den>
            </m:f>
            <m:ctrlPr>
              <w:rPr>
                <w:rFonts w:ascii="Cambria Math" w:eastAsiaTheme="minorEastAsia" w:hAnsi="Cambria Math"/>
                <w:i/>
                <w:sz w:val="20"/>
                <w:szCs w:val="20"/>
              </w:rPr>
            </m:ctrlPr>
          </m:e>
        </m:d>
      </m:oMath>
      <w:r w:rsidRPr="00733307">
        <w:rPr>
          <w:rFonts w:eastAsiaTheme="minorEastAsia"/>
          <w:sz w:val="20"/>
          <w:szCs w:val="20"/>
        </w:rPr>
        <w:t xml:space="preserve"> at the mutation-selection balance</w:t>
      </w:r>
      <w:r w:rsidR="00450026" w:rsidRPr="00733307">
        <w:rPr>
          <w:sz w:val="20"/>
          <w:szCs w:val="20"/>
        </w:rPr>
        <w:t xml:space="preserve"> (s</w:t>
      </w:r>
      <w:r w:rsidR="001C3DA4" w:rsidRPr="00733307">
        <w:rPr>
          <w:sz w:val="20"/>
          <w:szCs w:val="20"/>
        </w:rPr>
        <w:t xml:space="preserve">ee </w:t>
      </w:r>
      <w:r w:rsidR="00AF57D2" w:rsidRPr="00733307">
        <w:rPr>
          <w:i/>
          <w:iCs/>
          <w:sz w:val="20"/>
          <w:szCs w:val="20"/>
        </w:rPr>
        <w:t>supporting information</w:t>
      </w:r>
      <w:r w:rsidR="00450026" w:rsidRPr="00733307">
        <w:rPr>
          <w:sz w:val="20"/>
          <w:szCs w:val="20"/>
        </w:rPr>
        <w:t>).</w:t>
      </w:r>
      <w:r w:rsidRPr="00733307">
        <w:rPr>
          <w:sz w:val="20"/>
          <w:szCs w:val="20"/>
        </w:rPr>
        <w:t xml:space="preserve"> The x-axis is the fraction of mutations that are beneficial </w:t>
      </w:r>
      <w:r w:rsidR="001B580C" w:rsidRPr="00733307">
        <w:rPr>
          <w:i/>
          <w:iCs/>
          <w:sz w:val="20"/>
          <w:szCs w:val="20"/>
        </w:rPr>
        <w:t>β</w:t>
      </w:r>
      <w:r w:rsidR="001B580C" w:rsidRPr="00733307">
        <w:rPr>
          <w:sz w:val="20"/>
          <w:szCs w:val="20"/>
        </w:rPr>
        <w:t xml:space="preserve"> </w:t>
      </w:r>
      <w:r w:rsidRPr="00733307">
        <w:rPr>
          <w:sz w:val="20"/>
          <w:szCs w:val="20"/>
        </w:rPr>
        <w:t>and the y-axis is the mutation rate fold increase under stress</w:t>
      </w:r>
      <w:r w:rsidR="001B580C" w:rsidRPr="00733307">
        <w:rPr>
          <w:i/>
          <w:iCs/>
          <w:sz w:val="20"/>
          <w:szCs w:val="20"/>
        </w:rPr>
        <w:t xml:space="preserve"> τ</w:t>
      </w:r>
      <w:r w:rsidRPr="00733307">
        <w:rPr>
          <w:sz w:val="20"/>
          <w:szCs w:val="20"/>
        </w:rPr>
        <w:t xml:space="preserve">. "X" marks the </w:t>
      </w:r>
      <w:r w:rsidR="001B580C" w:rsidRPr="00733307">
        <w:rPr>
          <w:sz w:val="20"/>
          <w:szCs w:val="20"/>
        </w:rPr>
        <w:t xml:space="preserve">parameter set </w:t>
      </w:r>
      <w:r w:rsidRPr="00733307">
        <w:rPr>
          <w:i/>
          <w:iCs/>
          <w:sz w:val="20"/>
          <w:szCs w:val="20"/>
        </w:rPr>
        <w:t>β</w:t>
      </w:r>
      <w:r w:rsidRPr="00733307">
        <w:rPr>
          <w:sz w:val="20"/>
          <w:szCs w:val="20"/>
        </w:rPr>
        <w:t>=1/5000</w:t>
      </w:r>
      <w:r w:rsidR="001B580C" w:rsidRPr="00733307">
        <w:rPr>
          <w:sz w:val="20"/>
          <w:szCs w:val="20"/>
        </w:rPr>
        <w:t xml:space="preserve"> and</w:t>
      </w:r>
      <w:r w:rsidRPr="00733307">
        <w:rPr>
          <w:sz w:val="20"/>
          <w:szCs w:val="20"/>
        </w:rPr>
        <w:t xml:space="preserve"> </w:t>
      </w:r>
      <w:r w:rsidRPr="00733307">
        <w:rPr>
          <w:i/>
          <w:iCs/>
          <w:sz w:val="20"/>
          <w:szCs w:val="20"/>
        </w:rPr>
        <w:t>τ</w:t>
      </w:r>
      <w:r w:rsidR="00450026" w:rsidRPr="00733307">
        <w:rPr>
          <w:sz w:val="20"/>
          <w:szCs w:val="20"/>
        </w:rPr>
        <w:t>=10</w:t>
      </w:r>
      <w:r w:rsidR="001B580C" w:rsidRPr="00733307">
        <w:rPr>
          <w:sz w:val="20"/>
          <w:szCs w:val="20"/>
        </w:rPr>
        <w:t>,</w:t>
      </w:r>
      <w:r w:rsidRPr="00733307">
        <w:rPr>
          <w:sz w:val="20"/>
          <w:szCs w:val="20"/>
        </w:rPr>
        <w:t xml:space="preserve"> in which the fitness advantage of SIM is ~5</w:t>
      </w:r>
      <w:r w:rsidRPr="00733307">
        <w:rPr>
          <w:sz w:val="20"/>
          <w:szCs w:val="20"/>
        </w:rPr>
        <w:sym w:font="Symbol" w:char="F0D7"/>
      </w:r>
      <w:r w:rsidRPr="00733307">
        <w:rPr>
          <w:sz w:val="20"/>
          <w:szCs w:val="20"/>
        </w:rPr>
        <w:t>10</w:t>
      </w:r>
      <w:r w:rsidRPr="00733307">
        <w:rPr>
          <w:sz w:val="20"/>
          <w:szCs w:val="20"/>
          <w:vertAlign w:val="superscript"/>
        </w:rPr>
        <w:t>-9</w:t>
      </w:r>
      <w:r w:rsidRPr="00733307">
        <w:rPr>
          <w:sz w:val="20"/>
          <w:szCs w:val="20"/>
        </w:rPr>
        <w:t>.</w:t>
      </w:r>
    </w:p>
    <w:p w:rsidR="0025521D" w:rsidRPr="00733307" w:rsidRDefault="0025521D" w:rsidP="00733307">
      <w:pPr>
        <w:spacing w:line="480" w:lineRule="auto"/>
        <w:rPr>
          <w:sz w:val="20"/>
          <w:szCs w:val="20"/>
        </w:rPr>
      </w:pPr>
    </w:p>
    <w:p w:rsidR="00331321" w:rsidRPr="00733307" w:rsidRDefault="003C4248" w:rsidP="00DB7DD7">
      <w:pPr>
        <w:pStyle w:val="FigureLegend"/>
        <w:spacing w:line="480" w:lineRule="auto"/>
        <w:jc w:val="left"/>
        <w:rPr>
          <w:rFonts w:eastAsiaTheme="minorEastAsia"/>
          <w:sz w:val="20"/>
          <w:szCs w:val="20"/>
          <w:lang w:bidi="hi-IN"/>
        </w:rPr>
      </w:pPr>
      <w:bookmarkStart w:id="101" w:name="_Ref360184105"/>
      <w:r w:rsidRPr="00733307">
        <w:rPr>
          <w:b/>
          <w:bCs/>
          <w:sz w:val="20"/>
          <w:szCs w:val="20"/>
        </w:rPr>
        <w:t xml:space="preserve">Figure </w:t>
      </w:r>
      <w:r w:rsidR="00AB4359" w:rsidRPr="00733307">
        <w:rPr>
          <w:b/>
          <w:bCs/>
          <w:sz w:val="20"/>
          <w:szCs w:val="20"/>
        </w:rPr>
        <w:fldChar w:fldCharType="begin"/>
      </w:r>
      <w:r w:rsidRPr="00733307">
        <w:rPr>
          <w:b/>
          <w:bCs/>
          <w:sz w:val="20"/>
          <w:szCs w:val="20"/>
        </w:rPr>
        <w:instrText xml:space="preserve"> SEQ Figure \* ARABIC </w:instrText>
      </w:r>
      <w:r w:rsidR="00AB4359" w:rsidRPr="00733307">
        <w:rPr>
          <w:b/>
          <w:bCs/>
          <w:sz w:val="20"/>
          <w:szCs w:val="20"/>
        </w:rPr>
        <w:fldChar w:fldCharType="separate"/>
      </w:r>
      <w:r w:rsidR="00815DEF" w:rsidRPr="00733307">
        <w:rPr>
          <w:b/>
          <w:bCs/>
          <w:noProof/>
          <w:sz w:val="20"/>
          <w:szCs w:val="20"/>
        </w:rPr>
        <w:t>4</w:t>
      </w:r>
      <w:r w:rsidR="00AB4359" w:rsidRPr="00733307">
        <w:rPr>
          <w:b/>
          <w:bCs/>
          <w:sz w:val="20"/>
          <w:szCs w:val="20"/>
        </w:rPr>
        <w:fldChar w:fldCharType="end"/>
      </w:r>
      <w:bookmarkEnd w:id="101"/>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The figure shows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 xml:space="preserve">adaptedness </w:t>
      </w:r>
      <w:r w:rsidRPr="00733307">
        <w:rPr>
          <w:noProof/>
          <w:sz w:val="20"/>
          <w:szCs w:val="20"/>
        </w:rPr>
        <w:t>and the</w:t>
      </w:r>
      <w:r w:rsidR="00FB4F13" w:rsidRPr="00733307">
        <w:rPr>
          <w:noProof/>
          <w:sz w:val="20"/>
          <w:szCs w:val="20"/>
        </w:rPr>
        <w:t xml:space="preserve"> relative</w:t>
      </w:r>
      <w:r w:rsidRPr="00733307">
        <w:rPr>
          <w:noProof/>
          <w:sz w:val="20"/>
          <w:szCs w:val="20"/>
        </w:rPr>
        <w:t xml:space="preserve"> </w:t>
      </w:r>
      <w:r w:rsidRPr="00733307">
        <w:rPr>
          <w:i/>
          <w:iCs/>
          <w:noProof/>
          <w:sz w:val="20"/>
          <w:szCs w:val="20"/>
        </w:rPr>
        <w:t>adaptability</w:t>
      </w:r>
      <w:r w:rsidR="00AF57D2" w:rsidRPr="00733307">
        <w:rPr>
          <w:noProof/>
          <w:sz w:val="20"/>
          <w:szCs w:val="20"/>
        </w:rPr>
        <w:t xml:space="preserve"> of differ</w:t>
      </w:r>
      <w:r w:rsidRPr="00733307">
        <w:rPr>
          <w:noProof/>
          <w:sz w:val="20"/>
          <w:szCs w:val="20"/>
        </w:rPr>
        <w:t xml:space="preserve">ent mutational strategies </w:t>
      </w:r>
      <w:r w:rsidR="00FB4F13" w:rsidRPr="00733307">
        <w:rPr>
          <w:noProof/>
          <w:sz w:val="20"/>
          <w:szCs w:val="20"/>
        </w:rPr>
        <w:t>in comparison</w:t>
      </w:r>
      <w:r w:rsidRPr="00733307">
        <w:rPr>
          <w:noProof/>
          <w:sz w:val="20"/>
          <w:szCs w:val="20"/>
        </w:rPr>
        <w:t xml:space="preserve"> to normal mutagenesis (NM)</w:t>
      </w:r>
      <w:r w:rsidR="00450026" w:rsidRPr="00733307">
        <w:rPr>
          <w:sz w:val="20"/>
          <w:szCs w:val="20"/>
          <w:lang w:bidi="hi-IN"/>
        </w:rPr>
        <w:t>.</w:t>
      </w:r>
      <w:r w:rsidR="00AF57D2" w:rsidRPr="00733307">
        <w:rPr>
          <w:sz w:val="20"/>
          <w:szCs w:val="20"/>
          <w:lang w:bidi="hi-IN"/>
        </w:rPr>
        <w:t xml:space="preserve"> </w:t>
      </w:r>
      <w:r w:rsidR="00AF57D2" w:rsidRPr="00733307">
        <w:rPr>
          <w:i/>
          <w:iCs/>
          <w:noProof/>
          <w:sz w:val="20"/>
          <w:szCs w:val="20"/>
        </w:rPr>
        <w:t>Adaptedness</w:t>
      </w:r>
      <w:r w:rsidR="00AF57D2" w:rsidRPr="00733307">
        <w:rPr>
          <w:noProof/>
          <w:sz w:val="20"/>
          <w:szCs w:val="20"/>
        </w:rPr>
        <w:t xml:space="preserve"> is define</w:t>
      </w:r>
      <w:r w:rsidR="00CE280E" w:rsidRPr="00733307">
        <w:rPr>
          <w:noProof/>
          <w:sz w:val="20"/>
          <w:szCs w:val="20"/>
        </w:rPr>
        <w:t>d</w:t>
      </w:r>
      <w:r w:rsidR="00AF57D2" w:rsidRPr="00733307">
        <w:rPr>
          <w:noProof/>
          <w:sz w:val="20"/>
          <w:szCs w:val="20"/>
        </w:rPr>
        <w:t xml:space="preserve">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001975FE" w:rsidRPr="00733307">
        <w:rPr>
          <w:rFonts w:eastAsiaTheme="minorEastAsia"/>
          <w:noProof/>
          <w:sz w:val="20"/>
          <w:szCs w:val="20"/>
        </w:rPr>
        <w:t xml:space="preserve"> (see </w:t>
      </w:r>
      <w:r w:rsidR="008E43B1" w:rsidRPr="00733307">
        <w:rPr>
          <w:rFonts w:eastAsiaTheme="minorEastAsia"/>
          <w:i/>
          <w:iCs/>
          <w:noProof/>
          <w:sz w:val="20"/>
          <w:szCs w:val="20"/>
        </w:rPr>
        <w:t>supporint information</w:t>
      </w:r>
      <w:r w:rsidR="001975FE" w:rsidRPr="00733307">
        <w:rPr>
          <w:rFonts w:eastAsiaTheme="minorEastAsia"/>
          <w:noProof/>
          <w:sz w:val="20"/>
          <w:szCs w:val="20"/>
        </w:rPr>
        <w:t>)</w:t>
      </w:r>
      <w:r w:rsidR="00DB7DD7">
        <w:rPr>
          <w:sz w:val="20"/>
          <w:szCs w:val="20"/>
        </w:rPr>
        <w:t>.</w:t>
      </w:r>
      <w:r w:rsidR="00DB7DD7">
        <w:rPr>
          <w:i/>
          <w:iCs/>
          <w:noProof/>
          <w:sz w:val="20"/>
          <w:szCs w:val="20"/>
        </w:rPr>
        <w:t xml:space="preserve"> </w:t>
      </w:r>
      <w:r w:rsidR="00AF57D2" w:rsidRPr="00733307">
        <w:rPr>
          <w:i/>
          <w:iCs/>
          <w:noProof/>
          <w:sz w:val="20"/>
          <w:szCs w:val="20"/>
        </w:rPr>
        <w:t>Adaptability</w:t>
      </w:r>
      <w:r w:rsidR="00AF57D2" w:rsidRPr="00733307">
        <w:rPr>
          <w:noProof/>
          <w:sz w:val="20"/>
          <w:szCs w:val="20"/>
        </w:rPr>
        <w:t xml:space="preserve"> is defined by the adaptation rate, </w:t>
      </w:r>
      <m:oMath>
        <m:r>
          <w:rPr>
            <w:rFonts w:ascii="Cambria Math" w:hAnsi="Cambria Math"/>
            <w:noProof/>
            <w:sz w:val="20"/>
            <w:szCs w:val="20"/>
          </w:rPr>
          <m:t>ν</m:t>
        </m:r>
      </m:oMath>
      <w:r w:rsidR="00AF57D2" w:rsidRPr="00733307">
        <w:rPr>
          <w:rFonts w:eastAsiaTheme="minorEastAsia"/>
          <w:noProof/>
          <w:sz w:val="20"/>
          <w:szCs w:val="20"/>
        </w:rPr>
        <w:t xml:space="preserve"> (eqs.</w:t>
      </w:r>
      <w:r w:rsidR="00C87AF4" w:rsidRPr="00733307">
        <w:rPr>
          <w:rFonts w:eastAsiaTheme="minorEastAsia"/>
          <w:noProof/>
          <w:sz w:val="20"/>
          <w:szCs w:val="20"/>
        </w:rPr>
        <w:t xml:space="preserve"> </w:t>
      </w:r>
      <w:r w:rsidR="00BA2B02" w:rsidRPr="00733307">
        <w:rPr>
          <w:sz w:val="20"/>
          <w:szCs w:val="20"/>
        </w:rPr>
        <w:fldChar w:fldCharType="begin"/>
      </w:r>
      <w:r w:rsidR="00BA2B02" w:rsidRPr="00733307">
        <w:rPr>
          <w:sz w:val="20"/>
          <w:szCs w:val="20"/>
        </w:rPr>
        <w:instrText xml:space="preserve"> REF _Ref374094382 \h  \* MERGEFORMAT </w:instrText>
      </w:r>
      <w:r w:rsidR="00BA2B02" w:rsidRPr="00733307">
        <w:rPr>
          <w:sz w:val="20"/>
          <w:szCs w:val="20"/>
        </w:rPr>
      </w:r>
      <w:r w:rsidR="00BA2B02" w:rsidRPr="00733307">
        <w:rPr>
          <w:sz w:val="20"/>
          <w:szCs w:val="20"/>
        </w:rPr>
        <w:fldChar w:fldCharType="separate"/>
      </w:r>
      <w:r w:rsidR="00C87AF4" w:rsidRPr="00733307">
        <w:rPr>
          <w:sz w:val="20"/>
          <w:szCs w:val="20"/>
        </w:rPr>
        <w:t>6</w:t>
      </w:r>
      <w:r w:rsidR="00BA2B02" w:rsidRPr="00733307">
        <w:rPr>
          <w:sz w:val="20"/>
          <w:szCs w:val="20"/>
        </w:rPr>
        <w:fldChar w:fldCharType="end"/>
      </w:r>
      <w:r w:rsidR="00C87AF4" w:rsidRPr="00733307">
        <w:rPr>
          <w:rFonts w:eastAsiaTheme="minorEastAsia"/>
          <w:noProof/>
          <w:sz w:val="20"/>
          <w:szCs w:val="20"/>
        </w:rPr>
        <w:t>-</w:t>
      </w:r>
      <w:r w:rsidR="00BA2B02" w:rsidRPr="00733307">
        <w:rPr>
          <w:sz w:val="20"/>
          <w:szCs w:val="20"/>
        </w:rPr>
        <w:fldChar w:fldCharType="begin"/>
      </w:r>
      <w:r w:rsidR="00BA2B02" w:rsidRPr="00733307">
        <w:rPr>
          <w:sz w:val="20"/>
          <w:szCs w:val="20"/>
        </w:rPr>
        <w:instrText xml:space="preserve"> REF _Ref374094156 \h  \* MERGEFORMAT </w:instrText>
      </w:r>
      <w:r w:rsidR="00BA2B02" w:rsidRPr="00733307">
        <w:rPr>
          <w:sz w:val="20"/>
          <w:szCs w:val="20"/>
        </w:rPr>
      </w:r>
      <w:r w:rsidR="00BA2B02" w:rsidRPr="00733307">
        <w:rPr>
          <w:sz w:val="20"/>
          <w:szCs w:val="20"/>
        </w:rPr>
        <w:fldChar w:fldCharType="separate"/>
      </w:r>
      <w:r w:rsidR="00C87AF4" w:rsidRPr="00733307">
        <w:rPr>
          <w:sz w:val="20"/>
          <w:szCs w:val="20"/>
        </w:rPr>
        <w:t>8</w:t>
      </w:r>
      <w:r w:rsidR="00BA2B02" w:rsidRPr="00733307">
        <w:rPr>
          <w:sz w:val="20"/>
          <w:szCs w:val="20"/>
        </w:rPr>
        <w:fldChar w:fldCharType="end"/>
      </w:r>
      <w:r w:rsidR="00AF57D2" w:rsidRPr="00733307">
        <w:rPr>
          <w:rFonts w:eastAsiaTheme="minorEastAsia"/>
          <w:noProof/>
          <w:sz w:val="20"/>
          <w:szCs w:val="20"/>
        </w:rPr>
        <w:t>)</w:t>
      </w:r>
      <w:r w:rsidR="00AF57D2" w:rsidRPr="00733307">
        <w:rPr>
          <w:noProof/>
          <w:sz w:val="20"/>
          <w:szCs w:val="20"/>
        </w:rPr>
        <w:t xml:space="preserve">. </w:t>
      </w:r>
      <w:r w:rsidR="00450026" w:rsidRPr="00733307">
        <w:rPr>
          <w:sz w:val="20"/>
          <w:szCs w:val="20"/>
          <w:lang w:bidi="hi-IN"/>
        </w:rPr>
        <w:t>Constitutive mutagenesis (CM</w:t>
      </w:r>
      <w:r w:rsidRPr="00733307">
        <w:rPr>
          <w:sz w:val="20"/>
          <w:szCs w:val="20"/>
          <w:lang w:bidi="hi-IN"/>
        </w:rPr>
        <w:t xml:space="preserve">) increases the mutation rate of all individuals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w:t>
      </w:r>
      <w:r w:rsidRPr="00733307">
        <w:rPr>
          <w:sz w:val="20"/>
          <w:szCs w:val="20"/>
          <w:lang w:bidi="hi-IN"/>
        </w:rPr>
        <w:t>; Stress-</w:t>
      </w:r>
      <w:r w:rsidR="00450026" w:rsidRPr="00733307">
        <w:rPr>
          <w:sz w:val="20"/>
          <w:szCs w:val="20"/>
          <w:lang w:bidi="hi-IN"/>
        </w:rPr>
        <w:t>induced mutagenesis (SIM</w:t>
      </w:r>
      <w:r w:rsidRPr="00733307">
        <w:rPr>
          <w:sz w:val="20"/>
          <w:szCs w:val="20"/>
          <w:lang w:bidi="hi-IN"/>
        </w:rPr>
        <w:t xml:space="preserve">) increases the mutation rate of stressed </w:t>
      </w:r>
      <w:proofErr w:type="gramStart"/>
      <w:r w:rsidRPr="00733307">
        <w:rPr>
          <w:sz w:val="20"/>
          <w:szCs w:val="20"/>
          <w:lang w:bidi="hi-IN"/>
        </w:rPr>
        <w:t>individuals</w:t>
      </w:r>
      <w:proofErr w:type="gramEnd"/>
      <w:r w:rsidRPr="00733307">
        <w:rPr>
          <w:rFonts w:cs="Times New Roman"/>
          <w:i/>
          <w:iCs/>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00C87AF4" w:rsidRPr="00733307">
        <w:rPr>
          <w:sz w:val="20"/>
          <w:szCs w:val="20"/>
          <w:lang w:bidi="hi-IN"/>
        </w:rPr>
        <w:t>; Mixed strategies (</w:t>
      </w:r>
      <w:r w:rsidRPr="00733307">
        <w:rPr>
          <w:sz w:val="20"/>
          <w:szCs w:val="20"/>
          <w:lang w:bidi="hi-IN"/>
        </w:rPr>
        <w:t xml:space="preserve">dashed </w:t>
      </w:r>
      <w:r w:rsidR="0054704C" w:rsidRPr="00733307">
        <w:rPr>
          <w:sz w:val="20"/>
          <w:szCs w:val="20"/>
          <w:lang w:bidi="hi-IN"/>
        </w:rPr>
        <w:t>line</w:t>
      </w:r>
      <w:r w:rsidR="00C87AF4" w:rsidRPr="00733307">
        <w:rPr>
          <w:sz w:val="20"/>
          <w:szCs w:val="20"/>
          <w:lang w:bidi="hi-IN"/>
        </w:rPr>
        <w:t xml:space="preserve">; see </w:t>
      </w:r>
      <w:r w:rsidR="00DB7DD7">
        <w:rPr>
          <w:sz w:val="20"/>
          <w:szCs w:val="20"/>
          <w:lang w:bidi="hi-IN"/>
        </w:rPr>
        <w:t>section 3.3</w:t>
      </w:r>
      <w:r w:rsidRPr="00733307">
        <w:rPr>
          <w:sz w:val="20"/>
          <w:szCs w:val="20"/>
          <w:lang w:bidi="hi-IN"/>
        </w:rPr>
        <w:t>) increase the mutation rate of all individuals</w:t>
      </w:r>
      <w:r w:rsidRPr="00733307">
        <w:rPr>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CM</w:t>
      </w:r>
      <w:proofErr w:type="spellEnd"/>
      <w:r w:rsidRPr="00733307">
        <w:rPr>
          <w:rFonts w:cs="Times New Roman"/>
          <w:sz w:val="20"/>
          <w:szCs w:val="20"/>
        </w:rPr>
        <w:t>-fold and of stressed individuals</w:t>
      </w:r>
      <w:r w:rsidR="00C87AF4" w:rsidRPr="00733307">
        <w:rPr>
          <w:rFonts w:cs="Times New Roman"/>
          <w:sz w:val="20"/>
          <w:szCs w:val="20"/>
        </w:rPr>
        <w:t xml:space="preserve"> another</w:t>
      </w:r>
      <w:r w:rsidRPr="00733307">
        <w:rPr>
          <w:rFonts w:cs="Times New Roman"/>
          <w:sz w:val="20"/>
          <w:szCs w:val="20"/>
        </w:rPr>
        <w:t xml:space="preserve"> </w:t>
      </w:r>
      <w:proofErr w:type="spellStart"/>
      <w:r w:rsidRPr="00733307">
        <w:rPr>
          <w:rFonts w:cs="Times New Roman"/>
          <w:i/>
          <w:iCs/>
          <w:sz w:val="20"/>
          <w:szCs w:val="20"/>
        </w:rPr>
        <w:t>τ</w:t>
      </w:r>
      <w:r w:rsidRPr="00733307">
        <w:rPr>
          <w:rFonts w:cs="Times New Roman"/>
          <w:i/>
          <w:iCs/>
          <w:sz w:val="20"/>
          <w:szCs w:val="20"/>
          <w:vertAlign w:val="subscript"/>
        </w:rPr>
        <w:t>SIM</w:t>
      </w:r>
      <w:proofErr w:type="spellEnd"/>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BA2B02" w:rsidRPr="00733307">
        <w:rPr>
          <w:sz w:val="20"/>
          <w:szCs w:val="20"/>
        </w:rPr>
        <w:fldChar w:fldCharType="begin"/>
      </w:r>
      <w:r w:rsidR="00BA2B02" w:rsidRPr="00733307">
        <w:rPr>
          <w:sz w:val="20"/>
          <w:szCs w:val="20"/>
        </w:rPr>
        <w:instrText xml:space="preserve"> REF _Ref358791100 \h  \* MERGEFORMAT </w:instrText>
      </w:r>
      <w:r w:rsidR="00BA2B02" w:rsidRPr="00733307">
        <w:rPr>
          <w:sz w:val="20"/>
          <w:szCs w:val="20"/>
        </w:rPr>
      </w:r>
      <w:r w:rsidR="00BA2B02" w:rsidRPr="00733307">
        <w:rPr>
          <w:sz w:val="20"/>
          <w:szCs w:val="20"/>
        </w:rPr>
        <w:fldChar w:fldCharType="separate"/>
      </w:r>
      <w:r w:rsidR="00815DEF" w:rsidRPr="00733307">
        <w:rPr>
          <w:sz w:val="20"/>
          <w:szCs w:val="20"/>
        </w:rPr>
        <w:t>Table 1</w:t>
      </w:r>
      <w:r w:rsidR="00BA2B02" w:rsidRPr="00733307">
        <w:rPr>
          <w:sz w:val="20"/>
          <w:szCs w:val="20"/>
        </w:rPr>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 xml:space="preserve">=0.002,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=2</w:t>
      </w:r>
      <w:r w:rsidR="00EE776B" w:rsidRPr="00733307">
        <w:rPr>
          <w:sz w:val="20"/>
          <w:szCs w:val="20"/>
          <w:lang w:bidi="hi-IN"/>
        </w:rPr>
        <w:t xml:space="preserve">, </w:t>
      </w:r>
      <w:r w:rsidR="00EE776B" w:rsidRPr="00733307">
        <w:rPr>
          <w:rFonts w:cs="Times New Roman"/>
          <w:i/>
          <w:iCs/>
          <w:sz w:val="20"/>
          <w:szCs w:val="20"/>
          <w:lang w:bidi="hi-IN"/>
        </w:rPr>
        <w:t>τ</w:t>
      </w:r>
      <w:r w:rsidR="00C87AF4" w:rsidRPr="00733307">
        <w:rPr>
          <w:sz w:val="20"/>
          <w:szCs w:val="20"/>
          <w:lang w:bidi="hi-IN"/>
        </w:rPr>
        <w:t>&lt;&lt;s/</w:t>
      </w:r>
      <w:r w:rsidR="00C87AF4" w:rsidRPr="00733307">
        <w:rPr>
          <w:i/>
          <w:iCs/>
          <w:sz w:val="20"/>
          <w:szCs w:val="20"/>
          <w:lang w:bidi="hi-IN"/>
        </w:rPr>
        <w:t>U</w:t>
      </w:r>
      <w:r w:rsidR="00C87AF4" w:rsidRPr="00733307">
        <w:rPr>
          <w:rFonts w:eastAsiaTheme="minorEastAsia"/>
          <w:sz w:val="20"/>
          <w:szCs w:val="20"/>
          <w:lang w:bidi="hi-IN"/>
        </w:rPr>
        <w:t>.</w:t>
      </w:r>
    </w:p>
    <w:p w:rsidR="00733307" w:rsidRDefault="00733307">
      <w:pPr>
        <w:spacing w:after="200" w:line="276" w:lineRule="auto"/>
        <w:rPr>
          <w:sz w:val="20"/>
          <w:szCs w:val="20"/>
          <w:lang w:bidi="hi-IN"/>
        </w:rPr>
      </w:pPr>
      <w:r>
        <w:rPr>
          <w:sz w:val="20"/>
          <w:szCs w:val="20"/>
          <w:lang w:bidi="hi-IN"/>
        </w:rPr>
        <w:br w:type="page"/>
      </w:r>
    </w:p>
    <w:p w:rsidR="00892EAD" w:rsidRPr="00733307" w:rsidRDefault="00AD0C7A" w:rsidP="00733307">
      <w:pPr>
        <w:pStyle w:val="Caption"/>
        <w:spacing w:line="480" w:lineRule="auto"/>
        <w:rPr>
          <w:rFonts w:eastAsiaTheme="minorHAnsi"/>
          <w:b w:val="0"/>
          <w:bCs w:val="0"/>
          <w:smallCaps w:val="0"/>
          <w:noProof/>
          <w:color w:val="auto"/>
          <w:spacing w:val="0"/>
          <w:sz w:val="20"/>
          <w:szCs w:val="20"/>
          <w:lang w:bidi="he-IL"/>
        </w:rPr>
      </w:pPr>
      <w:bookmarkStart w:id="102" w:name="_Ref374366687"/>
      <w:r w:rsidRPr="00733307">
        <w:rPr>
          <w:rFonts w:eastAsiaTheme="minorHAnsi"/>
          <w:smallCaps w:val="0"/>
          <w:color w:val="auto"/>
          <w:spacing w:val="0"/>
          <w:sz w:val="20"/>
          <w:szCs w:val="20"/>
          <w:lang w:bidi="he-IL"/>
        </w:rPr>
        <w:lastRenderedPageBreak/>
        <w:t xml:space="preserve">Figure </w:t>
      </w:r>
      <w:r w:rsidR="00AB4359" w:rsidRPr="00733307">
        <w:rPr>
          <w:rFonts w:eastAsiaTheme="minorHAnsi"/>
          <w:smallCaps w:val="0"/>
          <w:color w:val="auto"/>
          <w:spacing w:val="0"/>
          <w:sz w:val="20"/>
          <w:szCs w:val="20"/>
          <w:lang w:bidi="he-IL"/>
        </w:rPr>
        <w:fldChar w:fldCharType="begin"/>
      </w:r>
      <w:r w:rsidRPr="00733307">
        <w:rPr>
          <w:rFonts w:eastAsiaTheme="minorHAnsi"/>
          <w:smallCaps w:val="0"/>
          <w:color w:val="auto"/>
          <w:spacing w:val="0"/>
          <w:sz w:val="20"/>
          <w:szCs w:val="20"/>
          <w:lang w:bidi="he-IL"/>
        </w:rPr>
        <w:instrText xml:space="preserve"> SEQ Figure \* ARABIC </w:instrText>
      </w:r>
      <w:r w:rsidR="00AB4359" w:rsidRPr="00733307">
        <w:rPr>
          <w:rFonts w:eastAsiaTheme="minorHAnsi"/>
          <w:smallCaps w:val="0"/>
          <w:color w:val="auto"/>
          <w:spacing w:val="0"/>
          <w:sz w:val="20"/>
          <w:szCs w:val="20"/>
          <w:lang w:bidi="he-IL"/>
        </w:rPr>
        <w:fldChar w:fldCharType="separate"/>
      </w:r>
      <w:r w:rsidR="00815DEF" w:rsidRPr="00733307">
        <w:rPr>
          <w:rFonts w:eastAsiaTheme="minorHAnsi"/>
          <w:smallCaps w:val="0"/>
          <w:noProof/>
          <w:color w:val="auto"/>
          <w:spacing w:val="0"/>
          <w:sz w:val="20"/>
          <w:szCs w:val="20"/>
          <w:lang w:bidi="he-IL"/>
        </w:rPr>
        <w:t>5</w:t>
      </w:r>
      <w:r w:rsidR="00AB4359" w:rsidRPr="00733307">
        <w:rPr>
          <w:rFonts w:eastAsiaTheme="minorHAnsi"/>
          <w:smallCaps w:val="0"/>
          <w:color w:val="auto"/>
          <w:spacing w:val="0"/>
          <w:sz w:val="20"/>
          <w:szCs w:val="20"/>
          <w:lang w:bidi="he-IL"/>
        </w:rPr>
        <w:fldChar w:fldCharType="end"/>
      </w:r>
      <w:bookmarkEnd w:id="102"/>
      <w:r w:rsidRPr="00733307">
        <w:rPr>
          <w:rFonts w:eastAsiaTheme="minorHAnsi"/>
          <w:smallCaps w:val="0"/>
          <w:color w:val="auto"/>
          <w:spacing w:val="0"/>
          <w:sz w:val="20"/>
          <w:szCs w:val="20"/>
          <w:lang w:bidi="he-IL"/>
        </w:rPr>
        <w:t xml:space="preserve"> – </w:t>
      </w:r>
      <w:r w:rsidR="00651080" w:rsidRPr="00733307">
        <w:rPr>
          <w:rFonts w:eastAsiaTheme="minorHAnsi"/>
          <w:smallCaps w:val="0"/>
          <w:color w:val="auto"/>
          <w:spacing w:val="0"/>
          <w:sz w:val="20"/>
          <w:szCs w:val="20"/>
          <w:lang w:bidi="he-IL"/>
        </w:rPr>
        <w:t>D</w:t>
      </w:r>
      <w:r w:rsidRPr="00733307">
        <w:rPr>
          <w:rFonts w:eastAsiaTheme="minorHAnsi"/>
          <w:smallCaps w:val="0"/>
          <w:color w:val="auto"/>
          <w:spacing w:val="0"/>
          <w:sz w:val="20"/>
          <w:szCs w:val="20"/>
          <w:lang w:bidi="he-IL"/>
        </w:rPr>
        <w:t xml:space="preserve">irect competitions </w:t>
      </w:r>
      <w:r w:rsidR="00651080" w:rsidRPr="00733307">
        <w:rPr>
          <w:rFonts w:eastAsiaTheme="minorHAnsi"/>
          <w:smallCaps w:val="0"/>
          <w:color w:val="auto"/>
          <w:spacing w:val="0"/>
          <w:sz w:val="20"/>
          <w:szCs w:val="20"/>
          <w:lang w:bidi="he-IL"/>
        </w:rPr>
        <w:t xml:space="preserve">between three </w:t>
      </w:r>
      <w:r w:rsidRPr="00733307">
        <w:rPr>
          <w:rFonts w:eastAsiaTheme="minorHAnsi"/>
          <w:smallCaps w:val="0"/>
          <w:color w:val="auto"/>
          <w:spacing w:val="0"/>
          <w:sz w:val="20"/>
          <w:szCs w:val="20"/>
          <w:lang w:bidi="he-IL"/>
        </w:rPr>
        <w:t>mutational strategies.</w:t>
      </w:r>
      <w:r w:rsidR="00651080" w:rsidRPr="00733307">
        <w:rPr>
          <w:rFonts w:eastAsiaTheme="minorHAnsi"/>
          <w:smallCaps w:val="0"/>
          <w:color w:val="auto"/>
          <w:spacing w:val="0"/>
          <w:sz w:val="20"/>
          <w:szCs w:val="20"/>
          <w:lang w:bidi="he-IL"/>
        </w:rPr>
        <w:t xml:space="preserve"> </w:t>
      </w:r>
      <w:r w:rsidR="00651080" w:rsidRPr="00733307">
        <w:rPr>
          <w:rFonts w:eastAsiaTheme="minorHAnsi"/>
          <w:b w:val="0"/>
          <w:bCs w:val="0"/>
          <w:smallCaps w:val="0"/>
          <w:noProof/>
          <w:color w:val="auto"/>
          <w:spacing w:val="0"/>
          <w:sz w:val="20"/>
          <w:szCs w:val="20"/>
          <w:lang w:bidi="he-IL"/>
        </w:rPr>
        <w:t>The figure shows the average final frequency of (from right</w:t>
      </w:r>
      <w:r w:rsidR="00857502" w:rsidRPr="00733307">
        <w:rPr>
          <w:rFonts w:eastAsiaTheme="minorHAnsi"/>
          <w:b w:val="0"/>
          <w:bCs w:val="0"/>
          <w:smallCaps w:val="0"/>
          <w:noProof/>
          <w:color w:val="auto"/>
          <w:spacing w:val="0"/>
          <w:sz w:val="20"/>
          <w:szCs w:val="20"/>
          <w:lang w:bidi="he-IL"/>
        </w:rPr>
        <w:t xml:space="preserve"> to left</w:t>
      </w:r>
      <w:r w:rsidR="00651080" w:rsidRPr="00733307">
        <w:rPr>
          <w:rFonts w:eastAsiaTheme="minorHAnsi"/>
          <w:b w:val="0"/>
          <w:bCs w:val="0"/>
          <w:smallCaps w:val="0"/>
          <w:noProof/>
          <w:color w:val="auto"/>
          <w:spacing w:val="0"/>
          <w:sz w:val="20"/>
          <w:szCs w:val="20"/>
          <w:lang w:bidi="he-IL"/>
        </w:rPr>
        <w:t xml:space="preserve">): </w:t>
      </w:r>
      <w:r w:rsidR="00857502" w:rsidRPr="00733307">
        <w:rPr>
          <w:rFonts w:eastAsiaTheme="minorHAnsi"/>
          <w:b w:val="0"/>
          <w:bCs w:val="0"/>
          <w:smallCaps w:val="0"/>
          <w:noProof/>
          <w:color w:val="auto"/>
          <w:spacing w:val="0"/>
          <w:sz w:val="20"/>
          <w:szCs w:val="20"/>
          <w:lang w:bidi="he-IL"/>
        </w:rPr>
        <w:t xml:space="preserve">stress-induced mutagenesis (SIM) vs. constitutive mutagenesis (CM); CM vs. normal mutagenesis (NM); SIM </w:t>
      </w:r>
      <w:r w:rsidR="00651080" w:rsidRPr="00733307">
        <w:rPr>
          <w:rFonts w:eastAsiaTheme="minorHAnsi"/>
          <w:b w:val="0"/>
          <w:bCs w:val="0"/>
          <w:smallCaps w:val="0"/>
          <w:noProof/>
          <w:color w:val="auto"/>
          <w:spacing w:val="0"/>
          <w:sz w:val="20"/>
          <w:szCs w:val="20"/>
          <w:lang w:bidi="he-IL"/>
        </w:rPr>
        <w:t xml:space="preserve">vs. NM; </w:t>
      </w:r>
      <w:r w:rsidR="00857502" w:rsidRPr="00733307">
        <w:rPr>
          <w:rFonts w:eastAsiaTheme="minorHAnsi"/>
          <w:b w:val="0"/>
          <w:bCs w:val="0"/>
          <w:smallCaps w:val="0"/>
          <w:noProof/>
          <w:color w:val="auto"/>
          <w:spacing w:val="0"/>
          <w:sz w:val="20"/>
          <w:szCs w:val="20"/>
          <w:lang w:bidi="he-IL"/>
        </w:rPr>
        <w:t>and NM vs. NM (control)</w:t>
      </w:r>
      <w:r w:rsidR="00651080" w:rsidRPr="00733307">
        <w:rPr>
          <w:rFonts w:eastAsiaTheme="minorHAnsi"/>
          <w:b w:val="0"/>
          <w:bCs w:val="0"/>
          <w:smallCaps w:val="0"/>
          <w:noProof/>
          <w:color w:val="auto"/>
          <w:spacing w:val="0"/>
          <w:sz w:val="20"/>
          <w:szCs w:val="20"/>
          <w:lang w:bidi="he-IL"/>
        </w:rPr>
        <w:t>.</w:t>
      </w:r>
      <w:r w:rsidR="001975FE" w:rsidRPr="00733307">
        <w:rPr>
          <w:rFonts w:eastAsiaTheme="minorHAnsi"/>
          <w:b w:val="0"/>
          <w:bCs w:val="0"/>
          <w:smallCaps w:val="0"/>
          <w:noProof/>
          <w:color w:val="auto"/>
          <w:spacing w:val="0"/>
          <w:sz w:val="20"/>
          <w:szCs w:val="20"/>
          <w:lang w:bidi="he-IL"/>
        </w:rPr>
        <w:t xml:space="preserve"> Initial frequencies are always 0.5.</w:t>
      </w:r>
      <w:r w:rsidR="00651080" w:rsidRPr="00733307">
        <w:rPr>
          <w:rFonts w:eastAsiaTheme="minorHAnsi"/>
          <w:b w:val="0"/>
          <w:bCs w:val="0"/>
          <w:smallCaps w:val="0"/>
          <w:noProof/>
          <w:color w:val="auto"/>
          <w:spacing w:val="0"/>
          <w:sz w:val="20"/>
          <w:szCs w:val="20"/>
          <w:lang w:bidi="he-IL"/>
        </w:rPr>
        <w:t xml:space="preserve"> For each strategy several mutation rate </w:t>
      </w:r>
      <w:r w:rsidR="008E43B1" w:rsidRPr="00733307">
        <w:rPr>
          <w:rFonts w:eastAsiaTheme="minorHAnsi"/>
          <w:b w:val="0"/>
          <w:bCs w:val="0"/>
          <w:smallCaps w:val="0"/>
          <w:noProof/>
          <w:color w:val="auto"/>
          <w:spacing w:val="0"/>
          <w:sz w:val="20"/>
          <w:szCs w:val="20"/>
          <w:lang w:bidi="he-IL"/>
        </w:rPr>
        <w:t xml:space="preserve">fold </w:t>
      </w:r>
      <w:r w:rsidR="00651080" w:rsidRPr="00733307">
        <w:rPr>
          <w:rFonts w:eastAsiaTheme="minorHAnsi"/>
          <w:b w:val="0"/>
          <w:bCs w:val="0"/>
          <w:smallCaps w:val="0"/>
          <w:noProof/>
          <w:color w:val="auto"/>
          <w:spacing w:val="0"/>
          <w:sz w:val="20"/>
          <w:szCs w:val="20"/>
          <w:lang w:bidi="he-IL"/>
        </w:rPr>
        <w:t>increases are shown on the x-axis. SIM defeats CM and is significantly advantageous over NM when τ</w:t>
      </w:r>
      <w:r w:rsidR="00302CF7" w:rsidRPr="00733307">
        <w:rPr>
          <w:rFonts w:eastAsiaTheme="minorHAnsi"/>
          <w:b w:val="0"/>
          <w:bCs w:val="0"/>
          <w:smallCaps w:val="0"/>
          <w:noProof/>
          <w:color w:val="auto"/>
          <w:spacing w:val="0"/>
          <w:sz w:val="20"/>
          <w:szCs w:val="20"/>
          <w:lang w:bidi="he-IL"/>
        </w:rPr>
        <w:t>&gt;2</w:t>
      </w:r>
      <w:r w:rsidR="00C955BB" w:rsidRPr="00733307">
        <w:rPr>
          <w:rFonts w:eastAsiaTheme="minorHAnsi"/>
          <w:b w:val="0"/>
          <w:bCs w:val="0"/>
          <w:smallCaps w:val="0"/>
          <w:noProof/>
          <w:color w:val="auto"/>
          <w:spacing w:val="0"/>
          <w:sz w:val="20"/>
          <w:szCs w:val="20"/>
          <w:lang w:bidi="he-IL"/>
        </w:rPr>
        <w:t xml:space="preserve"> (2-tail t-test, P&lt;0.0015)</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AF69B6" w:rsidRPr="00733307">
        <w:rPr>
          <w:rFonts w:eastAsiaTheme="minorHAnsi"/>
          <w:b w:val="0"/>
          <w:bCs w:val="0"/>
          <w:smallCaps w:val="0"/>
          <w:noProof/>
          <w:color w:val="auto"/>
          <w:spacing w:val="0"/>
          <w:sz w:val="20"/>
          <w:szCs w:val="20"/>
          <w:lang w:bidi="he-IL"/>
        </w:rPr>
        <w:t>CM losses to both NM and SIM (P</w:t>
      </w:r>
      <w:r w:rsidR="00AF69B6" w:rsidRPr="00733307">
        <w:rPr>
          <w:rFonts w:ascii="Times New Roman" w:eastAsiaTheme="minorHAnsi" w:hAnsi="Times New Roman" w:cs="Times New Roman"/>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0)</w:t>
      </w:r>
      <w:r w:rsidR="00C87AF4" w:rsidRPr="00733307">
        <w:rPr>
          <w:rFonts w:eastAsiaTheme="minorHAnsi"/>
          <w:b w:val="0"/>
          <w:bCs w:val="0"/>
          <w:smallCaps w:val="0"/>
          <w:noProof/>
          <w:color w:val="auto"/>
          <w:spacing w:val="0"/>
          <w:sz w:val="20"/>
          <w:szCs w:val="20"/>
          <w:lang w:bidi="he-IL"/>
        </w:rPr>
        <w:t>.</w:t>
      </w:r>
      <w:r w:rsidR="00857502" w:rsidRPr="00733307">
        <w:rPr>
          <w:rFonts w:eastAsiaTheme="minorHAnsi"/>
          <w:b w:val="0"/>
          <w:bCs w:val="0"/>
          <w:smallCaps w:val="0"/>
          <w:noProof/>
          <w:color w:val="auto"/>
          <w:spacing w:val="0"/>
          <w:sz w:val="20"/>
          <w:szCs w:val="20"/>
          <w:lang w:bidi="he-IL"/>
        </w:rPr>
        <w:t xml:space="preserve"> </w:t>
      </w:r>
      <w:r w:rsidR="00C87AF4" w:rsidRPr="00733307">
        <w:rPr>
          <w:rFonts w:eastAsiaTheme="minorHAnsi"/>
          <w:b w:val="0"/>
          <w:bCs w:val="0"/>
          <w:smallCaps w:val="0"/>
          <w:noProof/>
          <w:color w:val="auto"/>
          <w:spacing w:val="0"/>
          <w:sz w:val="20"/>
          <w:szCs w:val="20"/>
          <w:lang w:bidi="he-IL"/>
        </w:rPr>
        <w:t xml:space="preserve">Therefore, </w:t>
      </w:r>
      <w:r w:rsidR="00857502" w:rsidRPr="00733307">
        <w:rPr>
          <w:rFonts w:eastAsiaTheme="minorHAnsi"/>
          <w:b w:val="0"/>
          <w:bCs w:val="0"/>
          <w:smallCaps w:val="0"/>
          <w:noProof/>
          <w:color w:val="auto"/>
          <w:spacing w:val="0"/>
          <w:sz w:val="20"/>
          <w:szCs w:val="20"/>
          <w:lang w:bidi="he-IL"/>
        </w:rPr>
        <w:t>SIM is favored by selection</w:t>
      </w:r>
      <w:r w:rsidR="00C87AF4" w:rsidRPr="00733307">
        <w:rPr>
          <w:rFonts w:eastAsiaTheme="minorHAnsi"/>
          <w:b w:val="0"/>
          <w:bCs w:val="0"/>
          <w:smallCaps w:val="0"/>
          <w:noProof/>
          <w:color w:val="auto"/>
          <w:spacing w:val="0"/>
          <w:sz w:val="20"/>
          <w:szCs w:val="20"/>
          <w:lang w:bidi="he-IL"/>
        </w:rPr>
        <w:t xml:space="preserve"> over both NM and CM</w:t>
      </w:r>
      <w:r w:rsidR="00857502" w:rsidRPr="00733307">
        <w:rPr>
          <w:rFonts w:eastAsiaTheme="minorHAnsi"/>
          <w:b w:val="0"/>
          <w:bCs w:val="0"/>
          <w:smallCaps w:val="0"/>
          <w:noProof/>
          <w:color w:val="auto"/>
          <w:spacing w:val="0"/>
          <w:sz w:val="20"/>
          <w:szCs w:val="20"/>
          <w:lang w:bidi="he-IL"/>
        </w:rPr>
        <w:t xml:space="preserve">. </w:t>
      </w:r>
      <w:r w:rsidR="0054704C" w:rsidRPr="00733307">
        <w:rPr>
          <w:rFonts w:eastAsiaTheme="minorHAnsi"/>
          <w:b w:val="0"/>
          <w:bCs w:val="0"/>
          <w:smallCaps w:val="0"/>
          <w:noProof/>
          <w:color w:val="auto"/>
          <w:spacing w:val="0"/>
          <w:sz w:val="20"/>
          <w:szCs w:val="20"/>
          <w:lang w:bidi="he-IL"/>
        </w:rPr>
        <w:t xml:space="preserve">Changing </w:t>
      </w:r>
      <w:r w:rsidR="008E43B1" w:rsidRPr="00733307">
        <w:rPr>
          <w:rFonts w:eastAsiaTheme="minorHAnsi"/>
          <w:b w:val="0"/>
          <w:bCs w:val="0"/>
          <w:smallCaps w:val="0"/>
          <w:noProof/>
          <w:color w:val="auto"/>
          <w:spacing w:val="0"/>
          <w:sz w:val="20"/>
          <w:szCs w:val="20"/>
          <w:lang w:bidi="he-IL"/>
        </w:rPr>
        <w:t>roles</w:t>
      </w:r>
      <w:r w:rsidR="009073F8" w:rsidRPr="00733307">
        <w:rPr>
          <w:rFonts w:eastAsiaTheme="minorHAnsi"/>
          <w:b w:val="0"/>
          <w:bCs w:val="0"/>
          <w:smallCaps w:val="0"/>
          <w:noProof/>
          <w:color w:val="auto"/>
          <w:spacing w:val="0"/>
          <w:sz w:val="20"/>
          <w:szCs w:val="20"/>
          <w:lang w:bidi="he-IL"/>
        </w:rPr>
        <w:t xml:space="preserve"> between resident and invader </w:t>
      </w:r>
      <w:r w:rsidR="0054704C" w:rsidRPr="00733307">
        <w:rPr>
          <w:rFonts w:eastAsiaTheme="minorHAnsi"/>
          <w:b w:val="0"/>
          <w:bCs w:val="0"/>
          <w:smallCaps w:val="0"/>
          <w:noProof/>
          <w:color w:val="auto"/>
          <w:spacing w:val="0"/>
          <w:sz w:val="20"/>
          <w:szCs w:val="20"/>
          <w:lang w:bidi="he-IL"/>
        </w:rPr>
        <w:t>didn't a</w:t>
      </w:r>
      <w:r w:rsidR="009073F8" w:rsidRPr="00733307">
        <w:rPr>
          <w:rFonts w:eastAsiaTheme="minorHAnsi"/>
          <w:b w:val="0"/>
          <w:bCs w:val="0"/>
          <w:smallCaps w:val="0"/>
          <w:noProof/>
          <w:color w:val="auto"/>
          <w:spacing w:val="0"/>
          <w:sz w:val="20"/>
          <w:szCs w:val="20"/>
          <w:lang w:bidi="he-IL"/>
        </w:rPr>
        <w:t xml:space="preserve">ffect the results (not shown). </w:t>
      </w:r>
      <w:r w:rsidR="007E2D9A" w:rsidRPr="00733307">
        <w:rPr>
          <w:rFonts w:eastAsiaTheme="minorHAnsi"/>
          <w:b w:val="0"/>
          <w:bCs w:val="0"/>
          <w:smallCaps w:val="0"/>
          <w:noProof/>
          <w:color w:val="auto"/>
          <w:spacing w:val="0"/>
          <w:sz w:val="20"/>
          <w:szCs w:val="20"/>
          <w:lang w:bidi="he-IL"/>
        </w:rPr>
        <w:t xml:space="preserve"> Error bars represent the </w:t>
      </w:r>
      <w:r w:rsidR="002D3652" w:rsidRPr="00733307">
        <w:rPr>
          <w:rFonts w:eastAsiaTheme="minorHAnsi"/>
          <w:b w:val="0"/>
          <w:bCs w:val="0"/>
          <w:smallCaps w:val="0"/>
          <w:noProof/>
          <w:color w:val="auto"/>
          <w:spacing w:val="0"/>
          <w:sz w:val="20"/>
          <w:szCs w:val="20"/>
          <w:lang w:bidi="he-IL"/>
        </w:rPr>
        <w:t>standard error of the mean</w:t>
      </w:r>
      <w:r w:rsidR="00C87AF4" w:rsidRPr="00733307">
        <w:rPr>
          <w:rFonts w:eastAsiaTheme="minorHAnsi"/>
          <w:b w:val="0"/>
          <w:bCs w:val="0"/>
          <w:smallCaps w:val="0"/>
          <w:noProof/>
          <w:color w:val="auto"/>
          <w:spacing w:val="0"/>
          <w:sz w:val="20"/>
          <w:szCs w:val="20"/>
          <w:lang w:bidi="he-IL"/>
        </w:rPr>
        <w:t xml:space="preserve"> (500 replicates per point</w:t>
      </w:r>
      <w:r w:rsidR="007E2D9A" w:rsidRPr="00733307">
        <w:rPr>
          <w:rFonts w:eastAsiaTheme="minorHAnsi"/>
          <w:b w:val="0"/>
          <w:bCs w:val="0"/>
          <w:smallCaps w:val="0"/>
          <w:noProof/>
          <w:color w:val="auto"/>
          <w:spacing w:val="0"/>
          <w:sz w:val="20"/>
          <w:szCs w:val="20"/>
          <w:lang w:bidi="he-IL"/>
        </w:rPr>
        <w:t>). Parameters</w:t>
      </w:r>
      <w:r w:rsidR="00446800" w:rsidRPr="00733307">
        <w:rPr>
          <w:rFonts w:eastAsiaTheme="minorHAnsi"/>
          <w:b w:val="0"/>
          <w:bCs w:val="0"/>
          <w:smallCaps w:val="0"/>
          <w:noProof/>
          <w:color w:val="auto"/>
          <w:spacing w:val="0"/>
          <w:sz w:val="20"/>
          <w:szCs w:val="20"/>
          <w:lang w:bidi="he-IL"/>
        </w:rPr>
        <w:t xml:space="preserve"> </w:t>
      </w:r>
      <w:r w:rsidR="00434AEF" w:rsidRPr="00733307">
        <w:rPr>
          <w:rFonts w:eastAsiaTheme="minorHAnsi"/>
          <w:b w:val="0"/>
          <w:bCs w:val="0"/>
          <w:smallCaps w:val="0"/>
          <w:noProof/>
          <w:color w:val="auto"/>
          <w:spacing w:val="0"/>
          <w:sz w:val="20"/>
          <w:szCs w:val="20"/>
          <w:lang w:bidi="he-IL"/>
        </w:rPr>
        <w:t xml:space="preserve">(see Table 1): </w:t>
      </w:r>
      <w:r w:rsidR="00434AEF" w:rsidRPr="00733307">
        <w:rPr>
          <w:rFonts w:eastAsiaTheme="minorHAnsi"/>
          <w:b w:val="0"/>
          <w:bCs w:val="0"/>
          <w:i/>
          <w:iCs/>
          <w:smallCaps w:val="0"/>
          <w:noProof/>
          <w:color w:val="auto"/>
          <w:spacing w:val="0"/>
          <w:sz w:val="20"/>
          <w:szCs w:val="20"/>
          <w:lang w:bidi="he-IL"/>
        </w:rPr>
        <w:t>U</w:t>
      </w:r>
      <w:r w:rsidR="00434AEF" w:rsidRPr="00733307">
        <w:rPr>
          <w:rFonts w:eastAsiaTheme="minorHAnsi"/>
          <w:b w:val="0"/>
          <w:bCs w:val="0"/>
          <w:smallCaps w:val="0"/>
          <w:noProof/>
          <w:color w:val="auto"/>
          <w:spacing w:val="0"/>
          <w:sz w:val="20"/>
          <w:szCs w:val="20"/>
          <w:lang w:bidi="he-IL"/>
        </w:rPr>
        <w:t xml:space="preserve">=0.0004, </w:t>
      </w:r>
      <w:r w:rsidR="00434AEF" w:rsidRPr="00733307">
        <w:rPr>
          <w:rFonts w:eastAsiaTheme="minorHAnsi"/>
          <w:b w:val="0"/>
          <w:bCs w:val="0"/>
          <w:i/>
          <w:iCs/>
          <w:smallCaps w:val="0"/>
          <w:noProof/>
          <w:color w:val="auto"/>
          <w:spacing w:val="0"/>
          <w:sz w:val="20"/>
          <w:szCs w:val="20"/>
          <w:lang w:bidi="he-IL"/>
        </w:rPr>
        <w:t>s</w:t>
      </w:r>
      <w:r w:rsidR="00434AEF" w:rsidRPr="00733307">
        <w:rPr>
          <w:rFonts w:eastAsiaTheme="minorHAnsi"/>
          <w:b w:val="0"/>
          <w:bCs w:val="0"/>
          <w:smallCaps w:val="0"/>
          <w:noProof/>
          <w:color w:val="auto"/>
          <w:spacing w:val="0"/>
          <w:sz w:val="20"/>
          <w:szCs w:val="20"/>
          <w:lang w:bidi="he-IL"/>
        </w:rPr>
        <w:t xml:space="preserve">=0.05, </w:t>
      </w:r>
      <w:r w:rsidR="00434AEF" w:rsidRPr="00733307">
        <w:rPr>
          <w:rFonts w:eastAsiaTheme="minorHAnsi"/>
          <w:b w:val="0"/>
          <w:bCs w:val="0"/>
          <w:i/>
          <w:iCs/>
          <w:smallCaps w:val="0"/>
          <w:noProof/>
          <w:color w:val="auto"/>
          <w:spacing w:val="0"/>
          <w:sz w:val="20"/>
          <w:szCs w:val="20"/>
          <w:lang w:bidi="he-IL"/>
        </w:rPr>
        <w:t>β</w:t>
      </w:r>
      <w:r w:rsidR="00434AEF" w:rsidRPr="00733307">
        <w:rPr>
          <w:rFonts w:eastAsiaTheme="minorHAnsi"/>
          <w:b w:val="0"/>
          <w:bCs w:val="0"/>
          <w:smallCaps w:val="0"/>
          <w:noProof/>
          <w:color w:val="auto"/>
          <w:spacing w:val="0"/>
          <w:sz w:val="20"/>
          <w:szCs w:val="20"/>
          <w:lang w:bidi="he-IL"/>
        </w:rPr>
        <w:t xml:space="preserve">=0.0002, </w:t>
      </w:r>
      <w:r w:rsidR="00434AEF" w:rsidRPr="00733307">
        <w:rPr>
          <w:rFonts w:eastAsiaTheme="minorHAnsi"/>
          <w:b w:val="0"/>
          <w:bCs w:val="0"/>
          <w:i/>
          <w:iCs/>
          <w:smallCaps w:val="0"/>
          <w:noProof/>
          <w:color w:val="auto"/>
          <w:spacing w:val="0"/>
          <w:sz w:val="20"/>
          <w:szCs w:val="20"/>
          <w:lang w:bidi="he-IL"/>
        </w:rPr>
        <w:t>H</w:t>
      </w:r>
      <w:r w:rsidR="00434AEF" w:rsidRPr="00733307">
        <w:rPr>
          <w:rFonts w:eastAsiaTheme="minorHAnsi"/>
          <w:b w:val="0"/>
          <w:bCs w:val="0"/>
          <w:smallCaps w:val="0"/>
          <w:noProof/>
          <w:color w:val="auto"/>
          <w:spacing w:val="0"/>
          <w:sz w:val="20"/>
          <w:szCs w:val="20"/>
          <w:lang w:bidi="he-IL"/>
        </w:rPr>
        <w:t xml:space="preserve">=2, </w:t>
      </w:r>
      <w:r w:rsidR="00434AEF" w:rsidRPr="00733307">
        <w:rPr>
          <w:rFonts w:eastAsiaTheme="minorHAnsi"/>
          <w:b w:val="0"/>
          <w:bCs w:val="0"/>
          <w:i/>
          <w:iCs/>
          <w:smallCaps w:val="0"/>
          <w:noProof/>
          <w:color w:val="auto"/>
          <w:spacing w:val="0"/>
          <w:sz w:val="20"/>
          <w:szCs w:val="20"/>
          <w:lang w:bidi="he-IL"/>
        </w:rPr>
        <w:t>N</w:t>
      </w:r>
      <w:r w:rsidR="00434AEF" w:rsidRPr="00733307">
        <w:rPr>
          <w:rFonts w:eastAsiaTheme="minorHAnsi"/>
          <w:b w:val="0"/>
          <w:bCs w:val="0"/>
          <w:smallCaps w:val="0"/>
          <w:noProof/>
          <w:color w:val="auto"/>
          <w:spacing w:val="0"/>
          <w:sz w:val="20"/>
          <w:szCs w:val="20"/>
          <w:lang w:bidi="he-IL"/>
        </w:rPr>
        <w:t>=10</w:t>
      </w:r>
      <w:r w:rsidR="00434AEF" w:rsidRPr="00733307">
        <w:rPr>
          <w:rFonts w:eastAsiaTheme="minorHAnsi"/>
          <w:b w:val="0"/>
          <w:bCs w:val="0"/>
          <w:smallCaps w:val="0"/>
          <w:noProof/>
          <w:color w:val="auto"/>
          <w:spacing w:val="0"/>
          <w:sz w:val="20"/>
          <w:szCs w:val="20"/>
          <w:vertAlign w:val="superscript"/>
          <w:lang w:bidi="he-IL"/>
        </w:rPr>
        <w:t>6</w:t>
      </w:r>
      <w:r w:rsidR="00434AEF" w:rsidRPr="00733307">
        <w:rPr>
          <w:rFonts w:eastAsiaTheme="minorHAnsi"/>
          <w:b w:val="0"/>
          <w:bCs w:val="0"/>
          <w:smallCaps w:val="0"/>
          <w:noProof/>
          <w:color w:val="auto"/>
          <w:spacing w:val="0"/>
          <w:sz w:val="20"/>
          <w:szCs w:val="20"/>
          <w:lang w:bidi="he-IL"/>
        </w:rPr>
        <w:t>.</w:t>
      </w:r>
    </w:p>
    <w:p w:rsidR="00892EAD" w:rsidRDefault="00892EAD" w:rsidP="00892EAD">
      <w:pPr>
        <w:rPr>
          <w:noProof/>
        </w:rPr>
      </w:pPr>
      <w:r>
        <w:rPr>
          <w:noProof/>
        </w:rPr>
        <w:br w:type="page"/>
      </w:r>
    </w:p>
    <w:p w:rsidR="003C4248" w:rsidRDefault="003C4248" w:rsidP="00E9784D">
      <w:pPr>
        <w:pStyle w:val="Heading1"/>
        <w:spacing w:line="480" w:lineRule="auto"/>
      </w:pPr>
      <w:r>
        <w:lastRenderedPageBreak/>
        <w:t>Tables</w:t>
      </w:r>
    </w:p>
    <w:p w:rsidR="003C4248" w:rsidRDefault="003C4248" w:rsidP="00E9784D">
      <w:pPr>
        <w:pStyle w:val="FigureLegend"/>
        <w:spacing w:line="480" w:lineRule="auto"/>
      </w:pPr>
      <w:bookmarkStart w:id="103" w:name="_Ref358791100"/>
      <w:r>
        <w:t xml:space="preserve">Table </w:t>
      </w:r>
      <w:r w:rsidR="00AB4359">
        <w:fldChar w:fldCharType="begin"/>
      </w:r>
      <w:r w:rsidRPr="00E1623D">
        <w:instrText xml:space="preserve"> SEQ Table \* ARABIC </w:instrText>
      </w:r>
      <w:r w:rsidR="00AB4359">
        <w:fldChar w:fldCharType="separate"/>
      </w:r>
      <w:r w:rsidR="00815DEF">
        <w:rPr>
          <w:noProof/>
        </w:rPr>
        <w:t>1</w:t>
      </w:r>
      <w:r w:rsidR="00AB4359">
        <w:rPr>
          <w:noProof/>
        </w:rPr>
        <w:fldChar w:fldCharType="end"/>
      </w:r>
      <w:bookmarkEnd w:id="103"/>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8E43B1">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3C4248"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3785">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AB435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3785">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AB435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3785">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8F3447">
      <w:headerReference w:type="default" r:id="rId11"/>
      <w:footerReference w:type="default" r:id="rId12"/>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5AA" w:rsidRDefault="00EA35AA" w:rsidP="009A122D">
      <w:pPr>
        <w:spacing w:after="0" w:line="240" w:lineRule="auto"/>
      </w:pPr>
      <w:r>
        <w:separator/>
      </w:r>
    </w:p>
  </w:endnote>
  <w:endnote w:type="continuationSeparator" w:id="0">
    <w:p w:rsidR="00EA35AA" w:rsidRDefault="00EA35A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F42CD312-F574-441A-8E67-7526F563FDC3}"/>
    <w:embedBold r:id="rId2" w:fontKey="{58CE1497-9A2A-44CC-825E-5317E2BA68E1}"/>
    <w:embedItalic r:id="rId3" w:fontKey="{BBFC477B-0881-428F-BEA7-41D72285978A}"/>
    <w:embedBoldItalic r:id="rId4" w:fontKey="{CC5FBAB0-A803-4D2D-B2FA-2B1EC422E94A}"/>
  </w:font>
  <w:font w:name="Tahoma">
    <w:panose1 w:val="020B0604030504040204"/>
    <w:charset w:val="00"/>
    <w:family w:val="swiss"/>
    <w:pitch w:val="variable"/>
    <w:sig w:usb0="E1002EFF" w:usb1="C000605B" w:usb2="00000029" w:usb3="00000000" w:csb0="000101FF" w:csb1="00000000"/>
    <w:embedRegular r:id="rId5" w:fontKey="{9B3F8DEE-6ED4-426F-9F65-A4DDE32C2620}"/>
  </w:font>
  <w:font w:name="cmr10">
    <w:charset w:val="00"/>
    <w:family w:val="swiss"/>
    <w:pitch w:val="variable"/>
    <w:sig w:usb0="00000003" w:usb1="00000000" w:usb2="00000000" w:usb3="00000000" w:csb0="00000001" w:csb1="00000000"/>
    <w:embedRegular r:id="rId6" w:fontKey="{8F84DA36-AD2B-44F8-8C8C-1A5A1D5ABF32}"/>
  </w:font>
  <w:font w:name="Cambria Math">
    <w:panose1 w:val="02040503050406030204"/>
    <w:charset w:val="00"/>
    <w:family w:val="roman"/>
    <w:pitch w:val="variable"/>
    <w:sig w:usb0="E00002FF" w:usb1="420024FF" w:usb2="00000000" w:usb3="00000000" w:csb0="0000019F" w:csb1="00000000"/>
    <w:embedItalic r:id="rId7" w:fontKey="{CC7D6109-0A98-47D2-833F-56E027E801D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7A3960" w:rsidRDefault="007A3960">
        <w:pPr>
          <w:pStyle w:val="Footer"/>
          <w:jc w:val="center"/>
        </w:pPr>
        <w:r>
          <w:fldChar w:fldCharType="begin"/>
        </w:r>
        <w:r>
          <w:instrText xml:space="preserve"> PAGE   \* MERGEFORMAT </w:instrText>
        </w:r>
        <w:r>
          <w:fldChar w:fldCharType="separate"/>
        </w:r>
        <w:r w:rsidR="00D95127">
          <w:rPr>
            <w:noProof/>
          </w:rPr>
          <w:t>12</w:t>
        </w:r>
        <w:r>
          <w:rPr>
            <w:noProof/>
          </w:rPr>
          <w:fldChar w:fldCharType="end"/>
        </w:r>
      </w:p>
    </w:sdtContent>
  </w:sdt>
  <w:p w:rsidR="007A3960" w:rsidRDefault="007A39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5AA" w:rsidRDefault="00EA35AA" w:rsidP="009A122D">
      <w:pPr>
        <w:spacing w:after="0" w:line="240" w:lineRule="auto"/>
      </w:pPr>
      <w:r>
        <w:separator/>
      </w:r>
    </w:p>
  </w:footnote>
  <w:footnote w:type="continuationSeparator" w:id="0">
    <w:p w:rsidR="00EA35AA" w:rsidRDefault="00EA35AA"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A3960" w:rsidRDefault="007A3960" w:rsidP="009B2FD5">
    <w:pPr>
      <w:spacing w:line="480" w:lineRule="auto"/>
      <w:ind w:firstLine="284"/>
      <w:jc w:val="right"/>
      <w:rPr>
        <w:lang w:bidi="hi-IN"/>
      </w:rPr>
    </w:pPr>
    <w:r w:rsidRPr="004E278A">
      <w:rPr>
        <w:lang w:bidi="hi-IN"/>
      </w:rPr>
      <w:t>SIM, adaptability</w:t>
    </w:r>
    <w:r>
      <w:rPr>
        <w:lang w:bidi="hi-IN"/>
      </w:rPr>
      <w:t>,</w:t>
    </w:r>
    <w:r w:rsidRPr="004E278A">
      <w:rPr>
        <w:lang w:bidi="hi-IN"/>
      </w:rPr>
      <w:t xml:space="preserve"> and adaptedness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9"/>
    <w:rsid w:val="00006033"/>
    <w:rsid w:val="00010EC0"/>
    <w:rsid w:val="0001157A"/>
    <w:rsid w:val="000134C9"/>
    <w:rsid w:val="0002031C"/>
    <w:rsid w:val="00020A87"/>
    <w:rsid w:val="00021B61"/>
    <w:rsid w:val="00022B9D"/>
    <w:rsid w:val="00024E82"/>
    <w:rsid w:val="000265F8"/>
    <w:rsid w:val="0002786D"/>
    <w:rsid w:val="00030BE1"/>
    <w:rsid w:val="00031301"/>
    <w:rsid w:val="00031C58"/>
    <w:rsid w:val="00033028"/>
    <w:rsid w:val="00033584"/>
    <w:rsid w:val="000339C3"/>
    <w:rsid w:val="0003658B"/>
    <w:rsid w:val="00042973"/>
    <w:rsid w:val="00042B4C"/>
    <w:rsid w:val="00042C46"/>
    <w:rsid w:val="00044F35"/>
    <w:rsid w:val="00045BF6"/>
    <w:rsid w:val="000526D6"/>
    <w:rsid w:val="000545AB"/>
    <w:rsid w:val="00054D21"/>
    <w:rsid w:val="00060C25"/>
    <w:rsid w:val="00065C25"/>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3F08"/>
    <w:rsid w:val="000D56CE"/>
    <w:rsid w:val="000D6595"/>
    <w:rsid w:val="000E41BA"/>
    <w:rsid w:val="000E60A3"/>
    <w:rsid w:val="000F12AB"/>
    <w:rsid w:val="000F3C41"/>
    <w:rsid w:val="000F6261"/>
    <w:rsid w:val="000F7D03"/>
    <w:rsid w:val="00101FCD"/>
    <w:rsid w:val="001033CA"/>
    <w:rsid w:val="00113DD0"/>
    <w:rsid w:val="00125157"/>
    <w:rsid w:val="001307C7"/>
    <w:rsid w:val="001329F2"/>
    <w:rsid w:val="00132ABF"/>
    <w:rsid w:val="001343A9"/>
    <w:rsid w:val="00134FEB"/>
    <w:rsid w:val="00135B27"/>
    <w:rsid w:val="00135E41"/>
    <w:rsid w:val="00142549"/>
    <w:rsid w:val="00153987"/>
    <w:rsid w:val="001654D6"/>
    <w:rsid w:val="0017087D"/>
    <w:rsid w:val="00171518"/>
    <w:rsid w:val="001725A7"/>
    <w:rsid w:val="001732C8"/>
    <w:rsid w:val="00173C79"/>
    <w:rsid w:val="00175D8E"/>
    <w:rsid w:val="001776D4"/>
    <w:rsid w:val="00184C3E"/>
    <w:rsid w:val="00185C6A"/>
    <w:rsid w:val="001910E3"/>
    <w:rsid w:val="001968C9"/>
    <w:rsid w:val="001975FE"/>
    <w:rsid w:val="001A151A"/>
    <w:rsid w:val="001A2C51"/>
    <w:rsid w:val="001A6C18"/>
    <w:rsid w:val="001B0499"/>
    <w:rsid w:val="001B2273"/>
    <w:rsid w:val="001B3AC8"/>
    <w:rsid w:val="001B580C"/>
    <w:rsid w:val="001B74CA"/>
    <w:rsid w:val="001C35D5"/>
    <w:rsid w:val="001C3DA4"/>
    <w:rsid w:val="001C455A"/>
    <w:rsid w:val="001C5D6C"/>
    <w:rsid w:val="001D4AFA"/>
    <w:rsid w:val="001E325E"/>
    <w:rsid w:val="001E56C5"/>
    <w:rsid w:val="001F1E74"/>
    <w:rsid w:val="001F51E7"/>
    <w:rsid w:val="001F5496"/>
    <w:rsid w:val="001F5920"/>
    <w:rsid w:val="0020106C"/>
    <w:rsid w:val="00201A26"/>
    <w:rsid w:val="00204DE5"/>
    <w:rsid w:val="00210929"/>
    <w:rsid w:val="002135AE"/>
    <w:rsid w:val="0021470E"/>
    <w:rsid w:val="0022140B"/>
    <w:rsid w:val="00221C7B"/>
    <w:rsid w:val="00223D4A"/>
    <w:rsid w:val="002261F8"/>
    <w:rsid w:val="00232C71"/>
    <w:rsid w:val="0024068F"/>
    <w:rsid w:val="00241A70"/>
    <w:rsid w:val="00241D26"/>
    <w:rsid w:val="00245A8B"/>
    <w:rsid w:val="00254610"/>
    <w:rsid w:val="002549FC"/>
    <w:rsid w:val="0025521D"/>
    <w:rsid w:val="00261B19"/>
    <w:rsid w:val="002630C5"/>
    <w:rsid w:val="00271D8B"/>
    <w:rsid w:val="00273F5C"/>
    <w:rsid w:val="00275A3C"/>
    <w:rsid w:val="00280CFF"/>
    <w:rsid w:val="002825FD"/>
    <w:rsid w:val="00282DE0"/>
    <w:rsid w:val="00290173"/>
    <w:rsid w:val="0029078B"/>
    <w:rsid w:val="00292861"/>
    <w:rsid w:val="00295B91"/>
    <w:rsid w:val="00295FB4"/>
    <w:rsid w:val="00297D9B"/>
    <w:rsid w:val="002A0DCC"/>
    <w:rsid w:val="002A275A"/>
    <w:rsid w:val="002B1207"/>
    <w:rsid w:val="002B1EC3"/>
    <w:rsid w:val="002B5E98"/>
    <w:rsid w:val="002C2997"/>
    <w:rsid w:val="002C468F"/>
    <w:rsid w:val="002C490D"/>
    <w:rsid w:val="002C54C0"/>
    <w:rsid w:val="002D2649"/>
    <w:rsid w:val="002D29C8"/>
    <w:rsid w:val="002D3652"/>
    <w:rsid w:val="002D501F"/>
    <w:rsid w:val="002D7506"/>
    <w:rsid w:val="002E0EBF"/>
    <w:rsid w:val="002E3785"/>
    <w:rsid w:val="002F4E2F"/>
    <w:rsid w:val="00302666"/>
    <w:rsid w:val="00302CF7"/>
    <w:rsid w:val="00304F72"/>
    <w:rsid w:val="00305197"/>
    <w:rsid w:val="00305556"/>
    <w:rsid w:val="00312002"/>
    <w:rsid w:val="0031333D"/>
    <w:rsid w:val="00313F54"/>
    <w:rsid w:val="00314176"/>
    <w:rsid w:val="00314988"/>
    <w:rsid w:val="00320207"/>
    <w:rsid w:val="00320610"/>
    <w:rsid w:val="003247B3"/>
    <w:rsid w:val="00325953"/>
    <w:rsid w:val="00331321"/>
    <w:rsid w:val="00332C18"/>
    <w:rsid w:val="0033327A"/>
    <w:rsid w:val="00335E62"/>
    <w:rsid w:val="00343645"/>
    <w:rsid w:val="0034713C"/>
    <w:rsid w:val="00347C94"/>
    <w:rsid w:val="00354774"/>
    <w:rsid w:val="00360699"/>
    <w:rsid w:val="003657AC"/>
    <w:rsid w:val="00365A2D"/>
    <w:rsid w:val="00373875"/>
    <w:rsid w:val="00373E6D"/>
    <w:rsid w:val="003757EA"/>
    <w:rsid w:val="00381C70"/>
    <w:rsid w:val="0038310A"/>
    <w:rsid w:val="00385091"/>
    <w:rsid w:val="0038509B"/>
    <w:rsid w:val="0038712A"/>
    <w:rsid w:val="003877F5"/>
    <w:rsid w:val="00390D59"/>
    <w:rsid w:val="00391853"/>
    <w:rsid w:val="00396D80"/>
    <w:rsid w:val="003A1D28"/>
    <w:rsid w:val="003A2920"/>
    <w:rsid w:val="003B23AC"/>
    <w:rsid w:val="003B3D00"/>
    <w:rsid w:val="003B4B81"/>
    <w:rsid w:val="003B734A"/>
    <w:rsid w:val="003C4248"/>
    <w:rsid w:val="003C66D8"/>
    <w:rsid w:val="003D306F"/>
    <w:rsid w:val="003D42F5"/>
    <w:rsid w:val="003D4900"/>
    <w:rsid w:val="003D5DA7"/>
    <w:rsid w:val="003E0693"/>
    <w:rsid w:val="003E0BDF"/>
    <w:rsid w:val="003E2958"/>
    <w:rsid w:val="003E2C84"/>
    <w:rsid w:val="003E68BE"/>
    <w:rsid w:val="003F04B0"/>
    <w:rsid w:val="003F0E76"/>
    <w:rsid w:val="003F5091"/>
    <w:rsid w:val="003F73B1"/>
    <w:rsid w:val="003F784C"/>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3F1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05D9A"/>
    <w:rsid w:val="00510E20"/>
    <w:rsid w:val="00510F1B"/>
    <w:rsid w:val="00511EA8"/>
    <w:rsid w:val="0051268A"/>
    <w:rsid w:val="00514DED"/>
    <w:rsid w:val="005202A0"/>
    <w:rsid w:val="0052063A"/>
    <w:rsid w:val="00527A49"/>
    <w:rsid w:val="00531BD5"/>
    <w:rsid w:val="00531CC2"/>
    <w:rsid w:val="005447DA"/>
    <w:rsid w:val="00544F00"/>
    <w:rsid w:val="00544FA2"/>
    <w:rsid w:val="005467DB"/>
    <w:rsid w:val="0054704C"/>
    <w:rsid w:val="005515F1"/>
    <w:rsid w:val="00551EC7"/>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12CD"/>
    <w:rsid w:val="005B2FE1"/>
    <w:rsid w:val="005B46B9"/>
    <w:rsid w:val="005B487B"/>
    <w:rsid w:val="005B77E2"/>
    <w:rsid w:val="005D511F"/>
    <w:rsid w:val="005D7A01"/>
    <w:rsid w:val="005E0580"/>
    <w:rsid w:val="005E19DB"/>
    <w:rsid w:val="005E3A59"/>
    <w:rsid w:val="005E7700"/>
    <w:rsid w:val="005F1227"/>
    <w:rsid w:val="005F1290"/>
    <w:rsid w:val="005F1B6B"/>
    <w:rsid w:val="005F2C16"/>
    <w:rsid w:val="005F620D"/>
    <w:rsid w:val="005F6245"/>
    <w:rsid w:val="005F6C08"/>
    <w:rsid w:val="00600689"/>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54BAB"/>
    <w:rsid w:val="00663378"/>
    <w:rsid w:val="00665310"/>
    <w:rsid w:val="0066767E"/>
    <w:rsid w:val="00667ECA"/>
    <w:rsid w:val="0067104F"/>
    <w:rsid w:val="00671C1A"/>
    <w:rsid w:val="006733DF"/>
    <w:rsid w:val="0067436B"/>
    <w:rsid w:val="00681DB1"/>
    <w:rsid w:val="00683120"/>
    <w:rsid w:val="00683B42"/>
    <w:rsid w:val="006911A5"/>
    <w:rsid w:val="00691767"/>
    <w:rsid w:val="006930EE"/>
    <w:rsid w:val="0069770A"/>
    <w:rsid w:val="006A14EB"/>
    <w:rsid w:val="006A278B"/>
    <w:rsid w:val="006A27C7"/>
    <w:rsid w:val="006A479B"/>
    <w:rsid w:val="006B3A9D"/>
    <w:rsid w:val="006B774C"/>
    <w:rsid w:val="006B781F"/>
    <w:rsid w:val="006C02DB"/>
    <w:rsid w:val="006D14E9"/>
    <w:rsid w:val="006D1AF4"/>
    <w:rsid w:val="006D2C68"/>
    <w:rsid w:val="006D3024"/>
    <w:rsid w:val="006D3220"/>
    <w:rsid w:val="006D5802"/>
    <w:rsid w:val="006D6585"/>
    <w:rsid w:val="006E04FA"/>
    <w:rsid w:val="006F4747"/>
    <w:rsid w:val="00701833"/>
    <w:rsid w:val="007058D2"/>
    <w:rsid w:val="007169AD"/>
    <w:rsid w:val="00720682"/>
    <w:rsid w:val="00723F0C"/>
    <w:rsid w:val="00733307"/>
    <w:rsid w:val="00733446"/>
    <w:rsid w:val="0074207B"/>
    <w:rsid w:val="00746E62"/>
    <w:rsid w:val="00753267"/>
    <w:rsid w:val="00754F1E"/>
    <w:rsid w:val="00760FC5"/>
    <w:rsid w:val="0076119B"/>
    <w:rsid w:val="0077094B"/>
    <w:rsid w:val="00775F58"/>
    <w:rsid w:val="00785EDE"/>
    <w:rsid w:val="007879A9"/>
    <w:rsid w:val="007A2944"/>
    <w:rsid w:val="007A3960"/>
    <w:rsid w:val="007B25AD"/>
    <w:rsid w:val="007B5572"/>
    <w:rsid w:val="007C26AA"/>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3363"/>
    <w:rsid w:val="00824294"/>
    <w:rsid w:val="0082586B"/>
    <w:rsid w:val="00825A24"/>
    <w:rsid w:val="00830F34"/>
    <w:rsid w:val="008350C0"/>
    <w:rsid w:val="008410A2"/>
    <w:rsid w:val="008510E2"/>
    <w:rsid w:val="0085140E"/>
    <w:rsid w:val="008518D6"/>
    <w:rsid w:val="00851EBB"/>
    <w:rsid w:val="00857502"/>
    <w:rsid w:val="008643AC"/>
    <w:rsid w:val="008661C5"/>
    <w:rsid w:val="00866ADE"/>
    <w:rsid w:val="00870ED3"/>
    <w:rsid w:val="00873B9D"/>
    <w:rsid w:val="008752E9"/>
    <w:rsid w:val="00882A57"/>
    <w:rsid w:val="008851DB"/>
    <w:rsid w:val="00890BB3"/>
    <w:rsid w:val="00892EAD"/>
    <w:rsid w:val="008967F9"/>
    <w:rsid w:val="008A0C66"/>
    <w:rsid w:val="008A3174"/>
    <w:rsid w:val="008A35F3"/>
    <w:rsid w:val="008A5282"/>
    <w:rsid w:val="008A6B5D"/>
    <w:rsid w:val="008A73E2"/>
    <w:rsid w:val="008A7A0A"/>
    <w:rsid w:val="008B7326"/>
    <w:rsid w:val="008E3DFA"/>
    <w:rsid w:val="008E43B1"/>
    <w:rsid w:val="008E4FCE"/>
    <w:rsid w:val="008E7880"/>
    <w:rsid w:val="008F3447"/>
    <w:rsid w:val="008F3D01"/>
    <w:rsid w:val="008F5983"/>
    <w:rsid w:val="009040D1"/>
    <w:rsid w:val="009073F8"/>
    <w:rsid w:val="00913F8C"/>
    <w:rsid w:val="00914F9D"/>
    <w:rsid w:val="00915B29"/>
    <w:rsid w:val="00917C32"/>
    <w:rsid w:val="009207F0"/>
    <w:rsid w:val="00921CC9"/>
    <w:rsid w:val="00922611"/>
    <w:rsid w:val="00924A8D"/>
    <w:rsid w:val="00925154"/>
    <w:rsid w:val="00926DD5"/>
    <w:rsid w:val="00927B26"/>
    <w:rsid w:val="00932C9B"/>
    <w:rsid w:val="0094207C"/>
    <w:rsid w:val="009424F0"/>
    <w:rsid w:val="00943C3E"/>
    <w:rsid w:val="0094540E"/>
    <w:rsid w:val="0094679F"/>
    <w:rsid w:val="00946A45"/>
    <w:rsid w:val="00946BF8"/>
    <w:rsid w:val="00950641"/>
    <w:rsid w:val="00950BC3"/>
    <w:rsid w:val="0095303A"/>
    <w:rsid w:val="00956C2E"/>
    <w:rsid w:val="009602F2"/>
    <w:rsid w:val="00960FAB"/>
    <w:rsid w:val="00961209"/>
    <w:rsid w:val="00961EB6"/>
    <w:rsid w:val="00963766"/>
    <w:rsid w:val="00965EA3"/>
    <w:rsid w:val="009747FC"/>
    <w:rsid w:val="00975E44"/>
    <w:rsid w:val="00976DCD"/>
    <w:rsid w:val="009770F6"/>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3745"/>
    <w:rsid w:val="00A95F28"/>
    <w:rsid w:val="00A96D14"/>
    <w:rsid w:val="00AA2FA4"/>
    <w:rsid w:val="00AB0448"/>
    <w:rsid w:val="00AB2553"/>
    <w:rsid w:val="00AB2E2C"/>
    <w:rsid w:val="00AB4359"/>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494E"/>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2B02"/>
    <w:rsid w:val="00BA37A0"/>
    <w:rsid w:val="00BA6231"/>
    <w:rsid w:val="00BB0FCA"/>
    <w:rsid w:val="00BB5518"/>
    <w:rsid w:val="00BB7398"/>
    <w:rsid w:val="00BB7C44"/>
    <w:rsid w:val="00BC0709"/>
    <w:rsid w:val="00BC26DA"/>
    <w:rsid w:val="00BC359F"/>
    <w:rsid w:val="00BC43DA"/>
    <w:rsid w:val="00BC5CD5"/>
    <w:rsid w:val="00BD0663"/>
    <w:rsid w:val="00BD7A9A"/>
    <w:rsid w:val="00BE10FD"/>
    <w:rsid w:val="00BF06EE"/>
    <w:rsid w:val="00BF2DDC"/>
    <w:rsid w:val="00BF336A"/>
    <w:rsid w:val="00BF4446"/>
    <w:rsid w:val="00C00770"/>
    <w:rsid w:val="00C023C7"/>
    <w:rsid w:val="00C04756"/>
    <w:rsid w:val="00C11B88"/>
    <w:rsid w:val="00C157F4"/>
    <w:rsid w:val="00C2015F"/>
    <w:rsid w:val="00C22795"/>
    <w:rsid w:val="00C2360B"/>
    <w:rsid w:val="00C23983"/>
    <w:rsid w:val="00C24454"/>
    <w:rsid w:val="00C263A9"/>
    <w:rsid w:val="00C27F6B"/>
    <w:rsid w:val="00C32D39"/>
    <w:rsid w:val="00C35E46"/>
    <w:rsid w:val="00C362E9"/>
    <w:rsid w:val="00C364E9"/>
    <w:rsid w:val="00C36DFD"/>
    <w:rsid w:val="00C40822"/>
    <w:rsid w:val="00C40CB3"/>
    <w:rsid w:val="00C43354"/>
    <w:rsid w:val="00C47221"/>
    <w:rsid w:val="00C47F28"/>
    <w:rsid w:val="00C53C8F"/>
    <w:rsid w:val="00C555BC"/>
    <w:rsid w:val="00C63224"/>
    <w:rsid w:val="00C64915"/>
    <w:rsid w:val="00C66217"/>
    <w:rsid w:val="00C8411A"/>
    <w:rsid w:val="00C87978"/>
    <w:rsid w:val="00C87AF4"/>
    <w:rsid w:val="00C955BB"/>
    <w:rsid w:val="00C96067"/>
    <w:rsid w:val="00C96FC9"/>
    <w:rsid w:val="00CA1DD5"/>
    <w:rsid w:val="00CA3636"/>
    <w:rsid w:val="00CA58CA"/>
    <w:rsid w:val="00CA68FE"/>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CF2478"/>
    <w:rsid w:val="00D0129E"/>
    <w:rsid w:val="00D104F2"/>
    <w:rsid w:val="00D10D48"/>
    <w:rsid w:val="00D14529"/>
    <w:rsid w:val="00D3015D"/>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95127"/>
    <w:rsid w:val="00DA34B7"/>
    <w:rsid w:val="00DB45BB"/>
    <w:rsid w:val="00DB52C0"/>
    <w:rsid w:val="00DB6D14"/>
    <w:rsid w:val="00DB6D2A"/>
    <w:rsid w:val="00DB72B7"/>
    <w:rsid w:val="00DB77BD"/>
    <w:rsid w:val="00DB7BB5"/>
    <w:rsid w:val="00DB7DD7"/>
    <w:rsid w:val="00DC713E"/>
    <w:rsid w:val="00DD62C4"/>
    <w:rsid w:val="00DD7F71"/>
    <w:rsid w:val="00DE1C4B"/>
    <w:rsid w:val="00DE40C4"/>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66DE"/>
    <w:rsid w:val="00E47165"/>
    <w:rsid w:val="00E4716C"/>
    <w:rsid w:val="00E5128F"/>
    <w:rsid w:val="00E52511"/>
    <w:rsid w:val="00E554BD"/>
    <w:rsid w:val="00E627A2"/>
    <w:rsid w:val="00E628F4"/>
    <w:rsid w:val="00E7243B"/>
    <w:rsid w:val="00E75CE3"/>
    <w:rsid w:val="00E83AB1"/>
    <w:rsid w:val="00E849D7"/>
    <w:rsid w:val="00E8583D"/>
    <w:rsid w:val="00E85DE7"/>
    <w:rsid w:val="00E862AF"/>
    <w:rsid w:val="00E87B67"/>
    <w:rsid w:val="00E9784D"/>
    <w:rsid w:val="00EA04C0"/>
    <w:rsid w:val="00EA316D"/>
    <w:rsid w:val="00EA35AA"/>
    <w:rsid w:val="00EA4F71"/>
    <w:rsid w:val="00EB07DA"/>
    <w:rsid w:val="00EB2D0A"/>
    <w:rsid w:val="00EB3214"/>
    <w:rsid w:val="00EB5020"/>
    <w:rsid w:val="00EB6923"/>
    <w:rsid w:val="00EC6D37"/>
    <w:rsid w:val="00EC7EBC"/>
    <w:rsid w:val="00ED08B5"/>
    <w:rsid w:val="00ED111F"/>
    <w:rsid w:val="00ED26AF"/>
    <w:rsid w:val="00ED35AA"/>
    <w:rsid w:val="00EE06E2"/>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2861"/>
    <w:rsid w:val="00F23504"/>
    <w:rsid w:val="00F23CE5"/>
    <w:rsid w:val="00F25234"/>
    <w:rsid w:val="00F2594F"/>
    <w:rsid w:val="00F27D77"/>
    <w:rsid w:val="00F33489"/>
    <w:rsid w:val="00F33EA7"/>
    <w:rsid w:val="00F356B7"/>
    <w:rsid w:val="00F35F7B"/>
    <w:rsid w:val="00F37542"/>
    <w:rsid w:val="00F428B8"/>
    <w:rsid w:val="00F441B1"/>
    <w:rsid w:val="00F4470C"/>
    <w:rsid w:val="00F57D4D"/>
    <w:rsid w:val="00F60029"/>
    <w:rsid w:val="00F619A9"/>
    <w:rsid w:val="00F62FFA"/>
    <w:rsid w:val="00F63FED"/>
    <w:rsid w:val="00F71C83"/>
    <w:rsid w:val="00F76B8B"/>
    <w:rsid w:val="00F804BA"/>
    <w:rsid w:val="00F8069F"/>
    <w:rsid w:val="00F832E9"/>
    <w:rsid w:val="00F83F2E"/>
    <w:rsid w:val="00F84E5B"/>
    <w:rsid w:val="00F85CE0"/>
    <w:rsid w:val="00F8789F"/>
    <w:rsid w:val="00F87F2E"/>
    <w:rsid w:val="00F907A8"/>
    <w:rsid w:val="00F91E4B"/>
    <w:rsid w:val="00FA4D99"/>
    <w:rsid w:val="00FA5079"/>
    <w:rsid w:val="00FA72C5"/>
    <w:rsid w:val="00FB0058"/>
    <w:rsid w:val="00FB1726"/>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884BD-CA3F-4CA7-A2FE-75DA9415F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34</Pages>
  <Words>45125</Words>
  <Characters>225630</Characters>
  <Application>Microsoft Office Word</Application>
  <DocSecurity>0</DocSecurity>
  <Lines>1880</Lines>
  <Paragraphs>540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270215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67</cp:revision>
  <dcterms:created xsi:type="dcterms:W3CDTF">2013-12-24T07:01:00Z</dcterms:created>
  <dcterms:modified xsi:type="dcterms:W3CDTF">2014-01-20T11:34:00Z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