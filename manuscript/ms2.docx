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bookmarkStart w:id="0" w:name="_GoBack"/>
      <w:bookmarkEnd w:id="0"/>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054D2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98051F">
        <w:rPr>
          <w:highlight w:val="yellow"/>
        </w:rPr>
        <w:fldChar w:fldCharType="separate"/>
      </w:r>
      <w:r w:rsidR="001343A9" w:rsidRPr="0098051F">
        <w:rPr>
          <w:noProof/>
          <w:highlight w:val="yellow"/>
        </w:rPr>
        <w:t>(Funchain et al. 2000)</w:t>
      </w:r>
      <w:r w:rsidR="00AB435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98051F">
        <w:rPr>
          <w:highlight w:val="yellow"/>
        </w:rPr>
        <w:fldChar w:fldCharType="separate"/>
      </w:r>
      <w:r w:rsidR="001343A9" w:rsidRPr="0098051F">
        <w:rPr>
          <w:noProof/>
          <w:highlight w:val="yellow"/>
        </w:rPr>
        <w:t>(Montanari et al. 2007)</w:t>
      </w:r>
      <w:r w:rsidR="00AB4359" w:rsidRPr="0098051F">
        <w:rPr>
          <w:highlight w:val="yellow"/>
        </w:rPr>
        <w:fldChar w:fldCharType="end"/>
      </w:r>
      <w:r w:rsidR="009424F0" w:rsidRPr="0098051F">
        <w:rPr>
          <w:highlight w:val="yellow"/>
        </w:rPr>
        <w:t>.</w:t>
      </w:r>
      <w:r w:rsidR="009424F0">
        <w:t xml:space="preserve"> </w:t>
      </w:r>
      <w:r w:rsidR="0022140B">
        <w:rPr>
          <w:highlight w:val="yellow"/>
        </w:rPr>
        <w:t>Classical m</w:t>
      </w:r>
      <w:r w:rsidR="001343A9" w:rsidRPr="0098051F">
        <w:rPr>
          <w:highlight w:val="yellow"/>
        </w:rPr>
        <w:t xml:space="preserve">odels of mutator alleles </w:t>
      </w:r>
      <w:r w:rsidR="0022140B">
        <w:rPr>
          <w:highlight w:val="yellow"/>
        </w:rPr>
        <w:t xml:space="preserve">suggest that natural selection reduces the mutation rate in a stable environment - the </w:t>
      </w:r>
      <w:r w:rsidR="0022140B" w:rsidRPr="0098051F">
        <w:rPr>
          <w:highlight w:val="yellow"/>
        </w:rPr>
        <w:t>"reduction principle"</w:t>
      </w:r>
      <w:r w:rsidR="0022140B">
        <w:rPr>
          <w:highlight w:val="yellow"/>
        </w:rPr>
        <w:t xml:space="preserve"> </w:t>
      </w:r>
      <w:r w:rsidR="00AB4359">
        <w:rPr>
          <w:highlight w:val="yellow"/>
        </w:rPr>
        <w:fldChar w:fldCharType="begin" w:fldLock="1"/>
      </w:r>
      <w:r w:rsidR="00054D21">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Pr>
          <w:highlight w:val="yellow"/>
        </w:rPr>
        <w:fldChar w:fldCharType="separate"/>
      </w:r>
      <w:r w:rsidR="0022140B" w:rsidRPr="0022140B">
        <w:rPr>
          <w:noProof/>
          <w:highlight w:val="yellow"/>
        </w:rPr>
        <w:t>(Kimura 1967; Liberman and Feldman 1986)</w:t>
      </w:r>
      <w:r w:rsidR="00AB4359">
        <w:rPr>
          <w:highlight w:val="yellow"/>
        </w:rPr>
        <w:fldChar w:fldCharType="end"/>
      </w:r>
      <w:r w:rsidR="0022140B">
        <w:rPr>
          <w:highlight w:val="yellow"/>
        </w:rPr>
        <w: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lastRenderedPageBreak/>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AB4359">
        <w:fldChar w:fldCharType="begin" w:fldLock="1"/>
      </w:r>
      <w:r w:rsidR="00054D2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fldChar w:fldCharType="separate"/>
      </w:r>
      <w:r w:rsidR="00E1760D" w:rsidRPr="00E1760D">
        <w:rPr>
          <w:noProof/>
        </w:rPr>
        <w:t>(Sniegowski et al. 1997; Wielgoss et al. 2012)</w:t>
      </w:r>
      <w:r w:rsidR="00AB4359">
        <w:fldChar w:fldCharType="end"/>
      </w:r>
      <w:r w:rsidR="00E1760D">
        <w:t>,</w:t>
      </w:r>
      <w:r w:rsidR="003E2958">
        <w:t xml:space="preserve"> mathematical analysis, and</w:t>
      </w:r>
      <w:r w:rsidR="00E1760D">
        <w:t xml:space="preserve"> simulations </w:t>
      </w:r>
      <w:r w:rsidR="00AB4359">
        <w:fldChar w:fldCharType="begin" w:fldLock="1"/>
      </w:r>
      <w:r w:rsidR="00054D2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054D2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054D2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054D2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2C468F">
        <w:t xml:space="preserve">, </w:t>
      </w:r>
      <w:r w:rsidR="00AE4609">
        <w:t>in natural populations</w:t>
      </w:r>
      <w:r w:rsidR="001B2273">
        <w:t xml:space="preserve"> of </w:t>
      </w:r>
      <w:r w:rsidR="001B2273">
        <w:rPr>
          <w:i/>
          <w:iCs/>
        </w:rPr>
        <w:t>Escherichia coli</w:t>
      </w:r>
      <w:r w:rsidR="00AE4609">
        <w:t xml:space="preserve"> </w:t>
      </w:r>
      <w:r w:rsidR="00AB4359">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fldChar w:fldCharType="separate"/>
      </w:r>
      <w:r w:rsidR="00AE4609" w:rsidRPr="00313F54">
        <w:rPr>
          <w:noProof/>
        </w:rPr>
        <w:t>(Bjedov et al. 2003)</w:t>
      </w:r>
      <w:r w:rsidR="00AB435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AB4359" w:rsidRPr="0098051F">
        <w:rPr>
          <w:highlight w:val="yellow"/>
        </w:rPr>
        <w:fldChar w:fldCharType="begin" w:fldLock="1"/>
      </w:r>
      <w:r w:rsidR="00054D21">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98051F">
        <w:rPr>
          <w:highlight w:val="yellow"/>
        </w:rPr>
        <w:fldChar w:fldCharType="separate"/>
      </w:r>
      <w:r w:rsidR="00AE4609" w:rsidRPr="0098051F">
        <w:rPr>
          <w:noProof/>
          <w:highlight w:val="yellow"/>
        </w:rPr>
        <w:t>(Kivisaar 2010)</w:t>
      </w:r>
      <w:r w:rsidR="00AB435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AB4359" w:rsidRPr="0098051F">
        <w:rPr>
          <w:i/>
          <w:iCs/>
          <w:highlight w:val="yellow"/>
        </w:rPr>
        <w:fldChar w:fldCharType="begin" w:fldLock="1"/>
      </w:r>
      <w:r w:rsidR="00054D21">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98051F">
        <w:rPr>
          <w:i/>
          <w:iCs/>
          <w:highlight w:val="yellow"/>
        </w:rPr>
        <w:fldChar w:fldCharType="separate"/>
      </w:r>
      <w:r w:rsidR="00C53C8F" w:rsidRPr="0098051F">
        <w:rPr>
          <w:iCs/>
          <w:noProof/>
          <w:highlight w:val="yellow"/>
        </w:rPr>
        <w:t>(Kang et al. 2006)</w:t>
      </w:r>
      <w:r w:rsidR="00AB435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(Henderson-Begg et al. 2006)</w:t>
      </w:r>
      <w:r w:rsidR="00AB435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AB4359" w:rsidRPr="0098051F">
        <w:rPr>
          <w:highlight w:val="yellow"/>
        </w:rPr>
        <w:fldChar w:fldCharType="begin" w:fldLock="1"/>
      </w:r>
      <w:r w:rsidR="00054D21">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(Heidenreich 2007; Rodriguez et al. 2012)</w:t>
      </w:r>
      <w:r w:rsidR="00AB4359" w:rsidRPr="0098051F">
        <w:rPr>
          <w:highlight w:val="yellow"/>
        </w:rPr>
        <w:fldChar w:fldCharType="end"/>
      </w:r>
      <w:r w:rsidR="00C53C8F" w:rsidRPr="0098051F">
        <w:rPr>
          <w:highlight w:val="yellow"/>
        </w:rPr>
        <w:t xml:space="preserve">, algae </w:t>
      </w:r>
      <w:r w:rsidR="00AB4359" w:rsidRPr="0098051F">
        <w:rPr>
          <w:highlight w:val="yellow"/>
        </w:rPr>
        <w:fldChar w:fldCharType="begin" w:fldLock="1"/>
      </w:r>
      <w:r w:rsidR="00054D21">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(Goho and Bell 2000)</w:t>
      </w:r>
      <w:r w:rsidR="00AB4359"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AB4359" w:rsidRPr="0098051F">
        <w:rPr>
          <w:highlight w:val="yellow"/>
        </w:rPr>
        <w:fldChar w:fldCharType="begin" w:fldLock="1"/>
      </w:r>
      <w:r w:rsidR="00054D21">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(Matsuba et al. 2012)</w:t>
      </w:r>
      <w:r w:rsidR="00AB4359" w:rsidRPr="0098051F">
        <w:rPr>
          <w:highlight w:val="yellow"/>
        </w:rPr>
        <w:fldChar w:fldCharType="end"/>
      </w:r>
      <w:r w:rsidR="00C53C8F" w:rsidRPr="0098051F">
        <w:rPr>
          <w:highlight w:val="yellow"/>
        </w:rPr>
        <w:t xml:space="preserve">, flies </w:t>
      </w:r>
      <w:r w:rsidR="00AB4359" w:rsidRPr="0098051F">
        <w:rPr>
          <w:highlight w:val="yellow"/>
        </w:rPr>
        <w:fldChar w:fldCharType="begin" w:fldLock="1"/>
      </w:r>
      <w:r w:rsidR="00054D21">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98051F">
        <w:rPr>
          <w:highlight w:val="yellow"/>
        </w:rPr>
        <w:fldChar w:fldCharType="separate"/>
      </w:r>
      <w:r w:rsidR="00C53C8F" w:rsidRPr="0098051F">
        <w:rPr>
          <w:noProof/>
          <w:highlight w:val="yellow"/>
        </w:rPr>
        <w:t>(Sharp and Agrawal 2012)</w:t>
      </w:r>
      <w:r w:rsidR="00AB4359" w:rsidRPr="0098051F">
        <w:rPr>
          <w:highlight w:val="yellow"/>
        </w:rPr>
        <w:fldChar w:fldCharType="end"/>
      </w:r>
      <w:r w:rsidR="00C53C8F" w:rsidRPr="0098051F">
        <w:rPr>
          <w:highlight w:val="yellow"/>
        </w:rPr>
        <w:t xml:space="preserve">, and human cancer cells </w:t>
      </w:r>
      <w:r w:rsidR="00AB4359" w:rsidRPr="0098051F">
        <w:rPr>
          <w:highlight w:val="yellow"/>
        </w:rPr>
        <w:fldChar w:fldCharType="begin" w:fldLock="1"/>
      </w:r>
      <w:r w:rsidR="00054D21">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98051F">
        <w:rPr>
          <w:highlight w:val="yellow"/>
        </w:rPr>
        <w:fldChar w:fldCharType="separate"/>
      </w:r>
      <w:r w:rsidR="000F6261" w:rsidRPr="0098051F">
        <w:rPr>
          <w:noProof/>
          <w:highlight w:val="yellow"/>
        </w:rPr>
        <w:t>(Bristow and Hill 2008)</w:t>
      </w:r>
      <w:r w:rsidR="00AB435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054D2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054D2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054D2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AB4359">
        <w:fldChar w:fldCharType="begin" w:fldLock="1"/>
      </w:r>
      <w:r w:rsidR="00054D2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fldChar w:fldCharType="separate"/>
      </w:r>
      <w:r w:rsidRPr="00F12058">
        <w:rPr>
          <w:noProof/>
        </w:rPr>
        <w:t xml:space="preserve">(Tenaillon et al. 2004; Cirz and Romesberg 2007; </w:t>
      </w:r>
      <w:r w:rsidRPr="00F12058">
        <w:rPr>
          <w:noProof/>
        </w:rPr>
        <w:lastRenderedPageBreak/>
        <w:t>Rosenberg et al. 2012)</w:t>
      </w:r>
      <w:r w:rsidR="00AB435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AB4359" w:rsidRPr="0098051F">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98051F">
        <w:rPr>
          <w:highlight w:val="yellow"/>
        </w:rPr>
        <w:fldChar w:fldCharType="separate"/>
      </w:r>
      <w:r w:rsidR="00A20010" w:rsidRPr="0098051F">
        <w:rPr>
          <w:noProof/>
          <w:highlight w:val="yellow"/>
        </w:rPr>
        <w:t>(Agrawal 2002)</w:t>
      </w:r>
      <w:r w:rsidR="00AB435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AB4359" w:rsidRPr="0098051F">
        <w:rPr>
          <w:highlight w:val="yellow"/>
        </w:rPr>
        <w:fldChar w:fldCharType="begin" w:fldLock="1"/>
      </w:r>
      <w:r w:rsidR="00054D21">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98051F">
        <w:rPr>
          <w:highlight w:val="yellow"/>
        </w:rPr>
        <w:fldChar w:fldCharType="separate"/>
      </w:r>
      <w:r w:rsidR="00A20010" w:rsidRPr="0098051F">
        <w:rPr>
          <w:noProof/>
          <w:highlight w:val="yellow"/>
        </w:rPr>
        <w:t>(Shaw and Baer 2011)</w:t>
      </w:r>
      <w:r w:rsidR="00AB435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rsidRPr="00DC713E">
        <w:rPr>
          <w:highlight w:val="red"/>
        </w:rPr>
        <w:t xml:space="preserve">. </w:t>
      </w:r>
      <w:r w:rsidR="00072D95" w:rsidRPr="00DC713E">
        <w:rPr>
          <w:highlight w:val="red"/>
        </w:rPr>
        <w:t>More r</w:t>
      </w:r>
      <w:r w:rsidR="009770F6" w:rsidRPr="00DC713E">
        <w:rPr>
          <w:highlight w:val="red"/>
        </w:rPr>
        <w:t>ecently</w:t>
      </w:r>
      <w:r w:rsidR="00932C9B" w:rsidRPr="00DC713E">
        <w:rPr>
          <w:highlight w:val="red"/>
        </w:rPr>
        <w:t xml:space="preserve">, we showed that </w:t>
      </w:r>
      <w:r w:rsidR="009770F6" w:rsidRPr="00DC713E">
        <w:rPr>
          <w:highlight w:val="red"/>
        </w:rPr>
        <w:t>with rare beneficial mutations</w:t>
      </w:r>
      <w:r w:rsidR="00072D95" w:rsidRPr="00DC713E">
        <w:rPr>
          <w:highlight w:val="red"/>
        </w:rPr>
        <w:t>,</w:t>
      </w:r>
      <w:r w:rsidR="009770F6" w:rsidRPr="00DC713E">
        <w:rPr>
          <w:highlight w:val="red"/>
        </w:rPr>
        <w:t xml:space="preserve"> </w:t>
      </w:r>
      <w:r w:rsidR="00C24454" w:rsidRPr="00DC713E">
        <w:rPr>
          <w:highlight w:val="red"/>
        </w:rPr>
        <w:t xml:space="preserve">if </w:t>
      </w:r>
      <w:r w:rsidR="009770F6" w:rsidRPr="00DC713E">
        <w:rPr>
          <w:highlight w:val="red"/>
        </w:rPr>
        <w:t>maladapted individ</w:t>
      </w:r>
      <w:r w:rsidR="00C24454" w:rsidRPr="00DC713E">
        <w:rPr>
          <w:highlight w:val="red"/>
        </w:rPr>
        <w:t xml:space="preserve">uals increase their mutation rate, </w:t>
      </w:r>
      <w:r w:rsidR="009770F6" w:rsidRPr="00DC713E">
        <w:rPr>
          <w:highlight w:val="red"/>
        </w:rPr>
        <w:t>the</w:t>
      </w:r>
      <w:r w:rsidR="00C24454" w:rsidRPr="00DC713E">
        <w:rPr>
          <w:highlight w:val="red"/>
        </w:rPr>
        <w:t>n the</w:t>
      </w:r>
      <w:r w:rsidR="009770F6" w:rsidRPr="00DC713E">
        <w:rPr>
          <w:highlight w:val="red"/>
        </w:rPr>
        <w:t xml:space="preserve"> </w:t>
      </w:r>
      <w:r w:rsidR="00A533A9" w:rsidRPr="00DC713E">
        <w:rPr>
          <w:highlight w:val="red"/>
        </w:rPr>
        <w:t xml:space="preserve">population </w:t>
      </w:r>
      <w:r w:rsidR="009770F6" w:rsidRPr="00DC713E">
        <w:rPr>
          <w:highlight w:val="red"/>
        </w:rPr>
        <w:t xml:space="preserve">mean fitness </w:t>
      </w:r>
      <w:r w:rsidR="00031C58" w:rsidRPr="00DC713E">
        <w:rPr>
          <w:highlight w:val="red"/>
        </w:rPr>
        <w:t xml:space="preserve">of </w:t>
      </w:r>
      <w:r w:rsidR="00C24454" w:rsidRPr="00DC713E">
        <w:rPr>
          <w:highlight w:val="red"/>
        </w:rPr>
        <w:t xml:space="preserve">asexual populations increases </w:t>
      </w:r>
      <w:r w:rsidR="00AB4359" w:rsidRPr="00DC713E">
        <w:rPr>
          <w:highlight w:val="red"/>
        </w:rPr>
        <w:fldChar w:fldCharType="begin" w:fldLock="1"/>
      </w:r>
      <w:r w:rsidR="00054D21">
        <w:rPr>
          <w:highlight w:val="red"/>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DC713E">
        <w:rPr>
          <w:highlight w:val="red"/>
        </w:rPr>
        <w:fldChar w:fldCharType="separate"/>
      </w:r>
      <w:r w:rsidR="00663378" w:rsidRPr="00DC713E">
        <w:rPr>
          <w:noProof/>
          <w:highlight w:val="red"/>
        </w:rPr>
        <w:t>(Ram and Hadany 2012)</w:t>
      </w:r>
      <w:r w:rsidR="00AB4359" w:rsidRPr="00DC713E">
        <w:rPr>
          <w:highlight w:val="red"/>
        </w:rPr>
        <w:fldChar w:fldCharType="end"/>
      </w:r>
      <w:r w:rsidR="00932C9B" w:rsidRPr="00DC713E">
        <w:rPr>
          <w:highlight w:val="red"/>
        </w:rPr>
        <w:t>.</w:t>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w:t>
      </w:r>
      <w:commentRangeStart w:id="1"/>
      <w:r w:rsidR="0024068F">
        <w:t xml:space="preserve">fitness valley crossing </w:t>
      </w:r>
      <w:commentRangeEnd w:id="1"/>
      <w:r w:rsidR="00B2494E">
        <w:rPr>
          <w:rStyle w:val="CommentReference"/>
        </w:rPr>
        <w:commentReference w:id="1"/>
      </w:r>
      <w:r w:rsidR="0024068F">
        <w:t xml:space="preserve">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2" w:name="_Ref361735010"/>
      <w:r>
        <w:rPr>
          <w:lang w:bidi="hi-IN"/>
        </w:rPr>
        <w:t>Model</w:t>
      </w:r>
      <w:bookmarkEnd w:id="2"/>
    </w:p>
    <w:p w:rsidR="00A96D14" w:rsidRDefault="00A96D14" w:rsidP="00E9784D">
      <w:pPr>
        <w:pStyle w:val="Heading2"/>
        <w:spacing w:line="480" w:lineRule="auto"/>
      </w:pPr>
      <w:r>
        <w:t>Overview</w:t>
      </w:r>
    </w:p>
    <w:p w:rsidR="00976DCD" w:rsidRPr="00461972" w:rsidRDefault="001910E3" w:rsidP="00304F72">
      <w:pPr>
        <w:spacing w:line="480" w:lineRule="auto"/>
        <w:rPr>
          <w:highlight w:val="cyan"/>
          <w:lang w:bidi="hi-IN"/>
          <w:rPrChange w:id="3" w:author="lhadany" w:date="2013-12-23T11:16:00Z">
            <w:rPr>
              <w:highlight w:val="red"/>
              <w:lang w:bidi="hi-IN"/>
            </w:rPr>
          </w:rPrChange>
        </w:rPr>
      </w:pPr>
      <w:r w:rsidRPr="00461972">
        <w:rPr>
          <w:highlight w:val="cyan"/>
          <w:lang w:bidi="hi-IN"/>
          <w:rPrChange w:id="4" w:author="lhadany" w:date="2013-12-23T11:16:00Z">
            <w:rPr>
              <w:highlight w:val="red"/>
              <w:lang w:bidi="hi-IN"/>
            </w:rPr>
          </w:rPrChange>
        </w:rPr>
        <w:t xml:space="preserve">We consider a population of </w:t>
      </w:r>
      <w:r w:rsidRPr="00461972">
        <w:rPr>
          <w:i/>
          <w:iCs/>
          <w:highlight w:val="cyan"/>
          <w:lang w:bidi="hi-IN"/>
          <w:rPrChange w:id="5" w:author="lhadany" w:date="2013-12-23T11:16:00Z">
            <w:rPr>
              <w:i/>
              <w:iCs/>
              <w:highlight w:val="red"/>
              <w:lang w:bidi="hi-IN"/>
            </w:rPr>
          </w:rPrChange>
        </w:rPr>
        <w:t>N</w:t>
      </w:r>
      <w:r w:rsidR="00072D95" w:rsidRPr="00461972">
        <w:rPr>
          <w:highlight w:val="cyan"/>
          <w:lang w:bidi="hi-IN"/>
          <w:rPrChange w:id="6" w:author="lhadany" w:date="2013-12-23T11:16:00Z">
            <w:rPr>
              <w:highlight w:val="red"/>
              <w:lang w:bidi="hi-IN"/>
            </w:rPr>
          </w:rPrChange>
        </w:rPr>
        <w:t xml:space="preserve"> haploid asexual individuals</w:t>
      </w:r>
      <w:r w:rsidR="00304F72" w:rsidRPr="00461972">
        <w:rPr>
          <w:highlight w:val="cyan"/>
          <w:lang w:bidi="hi-IN"/>
          <w:rPrChange w:id="7" w:author="lhadany" w:date="2013-12-23T11:16:00Z">
            <w:rPr>
              <w:highlight w:val="red"/>
              <w:lang w:bidi="hi-IN"/>
            </w:rPr>
          </w:rPrChange>
        </w:rPr>
        <w:t xml:space="preserve"> with a very large </w:t>
      </w:r>
      <w:r w:rsidR="00DD7F71" w:rsidRPr="00461972">
        <w:rPr>
          <w:highlight w:val="cyan"/>
          <w:lang w:bidi="hi-IN"/>
          <w:rPrChange w:id="8" w:author="lhadany" w:date="2013-12-23T11:16:00Z">
            <w:rPr>
              <w:highlight w:val="red"/>
              <w:lang w:bidi="hi-IN"/>
            </w:rPr>
          </w:rPrChange>
        </w:rPr>
        <w:t>number of loci</w:t>
      </w:r>
      <w:r w:rsidR="009C438B" w:rsidRPr="00461972">
        <w:rPr>
          <w:highlight w:val="cyan"/>
          <w:lang w:bidi="hi-IN"/>
          <w:rPrChange w:id="9" w:author="lhadany" w:date="2013-12-23T11:16:00Z">
            <w:rPr>
              <w:highlight w:val="red"/>
              <w:lang w:bidi="hi-IN"/>
            </w:rPr>
          </w:rPrChange>
        </w:rPr>
        <w:t xml:space="preserve"> in </w:t>
      </w:r>
      <w:r w:rsidR="00396D80" w:rsidRPr="00461972">
        <w:rPr>
          <w:highlight w:val="cyan"/>
          <w:lang w:bidi="hi-IN"/>
          <w:rPrChange w:id="10" w:author="lhadany" w:date="2013-12-23T11:16:00Z">
            <w:rPr>
              <w:highlight w:val="red"/>
              <w:lang w:bidi="hi-IN"/>
            </w:rPr>
          </w:rPrChange>
        </w:rPr>
        <w:t xml:space="preserve">full </w:t>
      </w:r>
      <w:r w:rsidR="009C438B" w:rsidRPr="00461972">
        <w:rPr>
          <w:highlight w:val="cyan"/>
          <w:lang w:bidi="hi-IN"/>
          <w:rPrChange w:id="11" w:author="lhadany" w:date="2013-12-23T11:16:00Z">
            <w:rPr>
              <w:highlight w:val="red"/>
              <w:lang w:bidi="hi-IN"/>
            </w:rPr>
          </w:rPrChange>
        </w:rPr>
        <w:t>linkage</w:t>
      </w:r>
      <w:r w:rsidR="00DD7F71" w:rsidRPr="00461972">
        <w:rPr>
          <w:highlight w:val="cyan"/>
          <w:lang w:bidi="hi-IN"/>
          <w:rPrChange w:id="12" w:author="lhadany" w:date="2013-12-23T11:16:00Z">
            <w:rPr>
              <w:highlight w:val="red"/>
              <w:lang w:bidi="hi-IN"/>
            </w:rPr>
          </w:rPrChange>
        </w:rPr>
        <w:t xml:space="preserve">. </w:t>
      </w:r>
      <w:r w:rsidR="009C438B" w:rsidRPr="00461972">
        <w:rPr>
          <w:highlight w:val="cyan"/>
          <w:lang w:bidi="hi-IN"/>
          <w:rPrChange w:id="13" w:author="lhadany" w:date="2013-12-23T11:16:00Z">
            <w:rPr>
              <w:highlight w:val="red"/>
              <w:lang w:bidi="hi-IN"/>
            </w:rPr>
          </w:rPrChange>
        </w:rPr>
        <w:t xml:space="preserve">We </w:t>
      </w:r>
      <w:r w:rsidR="00C04756" w:rsidRPr="00461972">
        <w:rPr>
          <w:highlight w:val="cyan"/>
          <w:lang w:bidi="hi-IN"/>
          <w:rPrChange w:id="14" w:author="lhadany" w:date="2013-12-23T11:16:00Z">
            <w:rPr>
              <w:highlight w:val="red"/>
              <w:lang w:bidi="hi-IN"/>
            </w:rPr>
          </w:rPrChange>
        </w:rPr>
        <w:t xml:space="preserve">model </w:t>
      </w:r>
      <w:r w:rsidR="009C438B" w:rsidRPr="00461972">
        <w:rPr>
          <w:highlight w:val="cyan"/>
          <w:lang w:bidi="hi-IN"/>
          <w:rPrChange w:id="15" w:author="lhadany" w:date="2013-12-23T11:16:00Z">
            <w:rPr>
              <w:highlight w:val="red"/>
              <w:lang w:bidi="hi-IN"/>
            </w:rPr>
          </w:rPrChange>
        </w:rPr>
        <w:t>the effects of mutatio</w:t>
      </w:r>
      <w:r w:rsidR="005F2C16" w:rsidRPr="00461972">
        <w:rPr>
          <w:highlight w:val="cyan"/>
          <w:lang w:bidi="hi-IN"/>
          <w:rPrChange w:id="16" w:author="lhadany" w:date="2013-12-23T11:16:00Z">
            <w:rPr>
              <w:highlight w:val="red"/>
              <w:lang w:bidi="hi-IN"/>
            </w:rPr>
          </w:rPrChange>
        </w:rPr>
        <w:t>n, selection, and genetic drift</w:t>
      </w:r>
      <w:r w:rsidR="001A2C51" w:rsidRPr="00461972">
        <w:rPr>
          <w:highlight w:val="cyan"/>
          <w:lang w:bidi="hi-IN"/>
          <w:rPrChange w:id="17" w:author="lhadany" w:date="2013-12-23T11:16:00Z">
            <w:rPr>
              <w:highlight w:val="red"/>
              <w:lang w:bidi="hi-IN"/>
            </w:rPr>
          </w:rPrChange>
        </w:rPr>
        <w:t>.</w:t>
      </w:r>
    </w:p>
    <w:p w:rsidR="00976DCD" w:rsidRPr="00461972" w:rsidRDefault="00976DCD" w:rsidP="001A2C51">
      <w:pPr>
        <w:spacing w:line="480" w:lineRule="auto"/>
        <w:rPr>
          <w:highlight w:val="cyan"/>
          <w:lang w:bidi="hi-IN"/>
          <w:rPrChange w:id="18" w:author="lhadany" w:date="2013-12-23T11:16:00Z">
            <w:rPr>
              <w:highlight w:val="red"/>
              <w:lang w:bidi="hi-IN"/>
            </w:rPr>
          </w:rPrChange>
        </w:rPr>
      </w:pPr>
      <w:r w:rsidRPr="00461972">
        <w:rPr>
          <w:highlight w:val="cyan"/>
          <w:lang w:bidi="hi-IN"/>
          <w:rPrChange w:id="19" w:author="lhadany" w:date="2013-12-23T11:16:00Z">
            <w:rPr>
              <w:highlight w:val="red"/>
              <w:lang w:bidi="hi-IN"/>
            </w:rPr>
          </w:rPrChange>
        </w:rPr>
        <w:t xml:space="preserve">Individuals are characterized by their genotype in two specific bi-allelic loci - </w:t>
      </w:r>
      <w:r w:rsidRPr="00461972">
        <w:rPr>
          <w:i/>
          <w:iCs/>
          <w:highlight w:val="cyan"/>
          <w:lang w:bidi="hi-IN"/>
          <w:rPrChange w:id="20" w:author="lhadany" w:date="2013-12-23T11:16:00Z">
            <w:rPr>
              <w:i/>
              <w:iCs/>
              <w:highlight w:val="red"/>
              <w:lang w:bidi="hi-IN"/>
            </w:rPr>
          </w:rPrChange>
        </w:rPr>
        <w:t>ab</w:t>
      </w:r>
      <w:r w:rsidRPr="00461972">
        <w:rPr>
          <w:highlight w:val="cyan"/>
          <w:lang w:bidi="hi-IN"/>
          <w:rPrChange w:id="21" w:author="lhadany" w:date="2013-12-23T11:16:00Z">
            <w:rPr>
              <w:highlight w:val="red"/>
              <w:lang w:bidi="hi-IN"/>
            </w:rPr>
          </w:rPrChange>
        </w:rPr>
        <w:t xml:space="preserve">, </w:t>
      </w:r>
      <w:r w:rsidRPr="00461972">
        <w:rPr>
          <w:i/>
          <w:iCs/>
          <w:highlight w:val="cyan"/>
          <w:lang w:bidi="hi-IN"/>
          <w:rPrChange w:id="22" w:author="lhadany" w:date="2013-12-23T11:16:00Z">
            <w:rPr>
              <w:i/>
              <w:iCs/>
              <w:highlight w:val="red"/>
              <w:lang w:bidi="hi-IN"/>
            </w:rPr>
          </w:rPrChange>
        </w:rPr>
        <w:t>Ab</w:t>
      </w:r>
      <w:r w:rsidRPr="00461972">
        <w:rPr>
          <w:highlight w:val="cyan"/>
          <w:lang w:bidi="hi-IN"/>
          <w:rPrChange w:id="23" w:author="lhadany" w:date="2013-12-23T11:16:00Z">
            <w:rPr>
              <w:highlight w:val="red"/>
              <w:lang w:bidi="hi-IN"/>
            </w:rPr>
          </w:rPrChange>
        </w:rPr>
        <w:t xml:space="preserve">, </w:t>
      </w:r>
      <w:proofErr w:type="spellStart"/>
      <w:r w:rsidRPr="00461972">
        <w:rPr>
          <w:i/>
          <w:iCs/>
          <w:highlight w:val="cyan"/>
          <w:lang w:bidi="hi-IN"/>
          <w:rPrChange w:id="24" w:author="lhadany" w:date="2013-12-23T11:16:00Z">
            <w:rPr>
              <w:i/>
              <w:iCs/>
              <w:highlight w:val="red"/>
              <w:lang w:bidi="hi-IN"/>
            </w:rPr>
          </w:rPrChange>
        </w:rPr>
        <w:t>aB</w:t>
      </w:r>
      <w:proofErr w:type="spellEnd"/>
      <w:r w:rsidRPr="00461972">
        <w:rPr>
          <w:highlight w:val="cyan"/>
          <w:lang w:bidi="hi-IN"/>
          <w:rPrChange w:id="25" w:author="lhadany" w:date="2013-12-23T11:16:00Z">
            <w:rPr>
              <w:highlight w:val="red"/>
              <w:lang w:bidi="hi-IN"/>
            </w:rPr>
          </w:rPrChange>
        </w:rPr>
        <w:t xml:space="preserve">, and </w:t>
      </w:r>
      <w:r w:rsidRPr="00461972">
        <w:rPr>
          <w:i/>
          <w:iCs/>
          <w:highlight w:val="cyan"/>
          <w:lang w:bidi="hi-IN"/>
          <w:rPrChange w:id="26" w:author="lhadany" w:date="2013-12-23T11:16:00Z">
            <w:rPr>
              <w:i/>
              <w:iCs/>
              <w:highlight w:val="red"/>
              <w:lang w:bidi="hi-IN"/>
            </w:rPr>
          </w:rPrChange>
        </w:rPr>
        <w:t xml:space="preserve">AB </w:t>
      </w:r>
      <w:r w:rsidRPr="00461972">
        <w:rPr>
          <w:highlight w:val="cyan"/>
          <w:lang w:bidi="hi-IN"/>
          <w:rPrChange w:id="27" w:author="lhadany" w:date="2013-12-23T11:16:00Z">
            <w:rPr>
              <w:highlight w:val="red"/>
              <w:lang w:bidi="hi-IN"/>
            </w:rPr>
          </w:rPrChange>
        </w:rPr>
        <w:t>– and by the number of deleterious mutations they have in the rest of the non-specific loci</w:t>
      </w:r>
      <w:r w:rsidR="001A2C51" w:rsidRPr="00461972">
        <w:rPr>
          <w:highlight w:val="cyan"/>
          <w:lang w:bidi="hi-IN"/>
          <w:rPrChange w:id="28" w:author="lhadany" w:date="2013-12-23T11:16:00Z">
            <w:rPr>
              <w:highlight w:val="red"/>
              <w:lang w:bidi="hi-IN"/>
            </w:rPr>
          </w:rPrChange>
        </w:rPr>
        <w:t xml:space="preserve">. For example, </w:t>
      </w:r>
      <w:proofErr w:type="spellStart"/>
      <w:r w:rsidR="001A2C51" w:rsidRPr="00461972">
        <w:rPr>
          <w:i/>
          <w:iCs/>
          <w:highlight w:val="cyan"/>
          <w:lang w:bidi="hi-IN"/>
          <w:rPrChange w:id="29" w:author="lhadany" w:date="2013-12-23T11:16:00Z">
            <w:rPr>
              <w:i/>
              <w:iCs/>
              <w:highlight w:val="red"/>
              <w:lang w:bidi="hi-IN"/>
            </w:rPr>
          </w:rPrChange>
        </w:rPr>
        <w:t>aB</w:t>
      </w:r>
      <w:proofErr w:type="spellEnd"/>
      <w:r w:rsidR="001A2C51" w:rsidRPr="00461972">
        <w:rPr>
          <w:i/>
          <w:iCs/>
          <w:highlight w:val="cyan"/>
          <w:lang w:bidi="hi-IN"/>
          <w:rPrChange w:id="30" w:author="lhadany" w:date="2013-12-23T11:16:00Z">
            <w:rPr>
              <w:i/>
              <w:iCs/>
              <w:highlight w:val="red"/>
              <w:lang w:bidi="hi-IN"/>
            </w:rPr>
          </w:rPrChange>
        </w:rPr>
        <w:t>/3</w:t>
      </w:r>
      <w:r w:rsidR="001A2C51" w:rsidRPr="00461972">
        <w:rPr>
          <w:highlight w:val="cyan"/>
          <w:lang w:bidi="hi-IN"/>
          <w:rPrChange w:id="31" w:author="lhadany" w:date="2013-12-23T11:16:00Z">
            <w:rPr>
              <w:highlight w:val="red"/>
              <w:lang w:bidi="hi-IN"/>
            </w:rPr>
          </w:rPrChange>
        </w:rPr>
        <w:t xml:space="preserve"> is the </w:t>
      </w:r>
      <w:proofErr w:type="spellStart"/>
      <w:r w:rsidR="001A2C51" w:rsidRPr="00461972">
        <w:rPr>
          <w:i/>
          <w:iCs/>
          <w:highlight w:val="cyan"/>
          <w:lang w:bidi="hi-IN"/>
          <w:rPrChange w:id="32" w:author="lhadany" w:date="2013-12-23T11:16:00Z">
            <w:rPr>
              <w:i/>
              <w:iCs/>
              <w:highlight w:val="red"/>
              <w:lang w:bidi="hi-IN"/>
            </w:rPr>
          </w:rPrChange>
        </w:rPr>
        <w:t>aB</w:t>
      </w:r>
      <w:proofErr w:type="spellEnd"/>
      <w:r w:rsidR="001A2C51" w:rsidRPr="00461972">
        <w:rPr>
          <w:highlight w:val="cyan"/>
          <w:lang w:bidi="hi-IN"/>
          <w:rPrChange w:id="33" w:author="lhadany" w:date="2013-12-23T11:16:00Z">
            <w:rPr>
              <w:highlight w:val="red"/>
              <w:lang w:bidi="hi-IN"/>
            </w:rPr>
          </w:rPrChange>
        </w:rPr>
        <w:t xml:space="preserve"> genotype with additional three mutations in non-specific loci</w:t>
      </w:r>
      <w:r w:rsidRPr="00461972">
        <w:rPr>
          <w:highlight w:val="cyan"/>
          <w:lang w:bidi="hi-IN"/>
          <w:rPrChange w:id="34" w:author="lhadany" w:date="2013-12-23T11:16:00Z">
            <w:rPr>
              <w:highlight w:val="red"/>
              <w:lang w:bidi="hi-IN"/>
            </w:rPr>
          </w:rPrChange>
        </w:rPr>
        <w:t xml:space="preserve">. </w:t>
      </w:r>
    </w:p>
    <w:p w:rsidR="000D3F08" w:rsidRDefault="000D3F08" w:rsidP="000D3F08">
      <w:pPr>
        <w:spacing w:line="480" w:lineRule="auto"/>
        <w:rPr>
          <w:lang w:bidi="hi-IN"/>
        </w:rPr>
      </w:pPr>
      <w:ins w:id="35" w:author="lhadany" w:date="2013-12-23T11:34:00Z">
        <w:r>
          <w:rPr>
            <w:highlight w:val="cyan"/>
            <w:lang w:bidi="hi-IN"/>
          </w:rPr>
          <w:t xml:space="preserve">We consider adaptation to a new environment. </w:t>
        </w:r>
      </w:ins>
      <w:ins w:id="36" w:author="lhadany" w:date="2013-12-23T11:36:00Z">
        <w:r>
          <w:rPr>
            <w:highlight w:val="cyan"/>
            <w:lang w:bidi="hi-IN"/>
          </w:rPr>
          <w:t>Following the change, t</w:t>
        </w:r>
      </w:ins>
      <w:del w:id="37" w:author="lhadany" w:date="2013-12-23T11:36:00Z">
        <w:r w:rsidR="001A2C51" w:rsidRPr="00461972" w:rsidDel="000D3F08">
          <w:rPr>
            <w:highlight w:val="cyan"/>
            <w:lang w:bidi="hi-IN"/>
            <w:rPrChange w:id="38" w:author="lhadany" w:date="2013-12-23T11:16:00Z">
              <w:rPr>
                <w:highlight w:val="red"/>
                <w:lang w:bidi="hi-IN"/>
              </w:rPr>
            </w:rPrChange>
          </w:rPr>
          <w:delText>T</w:delText>
        </w:r>
      </w:del>
      <w:r w:rsidR="001A2C51" w:rsidRPr="00461972">
        <w:rPr>
          <w:highlight w:val="cyan"/>
          <w:lang w:bidi="hi-IN"/>
          <w:rPrChange w:id="39" w:author="lhadany" w:date="2013-12-23T11:16:00Z">
            <w:rPr>
              <w:highlight w:val="red"/>
              <w:lang w:bidi="hi-IN"/>
            </w:rPr>
          </w:rPrChange>
        </w:rPr>
        <w:t xml:space="preserve">he fitness of the wildtype </w:t>
      </w:r>
      <w:r w:rsidR="001A2C51" w:rsidRPr="00461972">
        <w:rPr>
          <w:i/>
          <w:iCs/>
          <w:highlight w:val="cyan"/>
          <w:lang w:bidi="hi-IN"/>
          <w:rPrChange w:id="40" w:author="lhadany" w:date="2013-12-23T11:16:00Z">
            <w:rPr>
              <w:i/>
              <w:iCs/>
              <w:highlight w:val="red"/>
              <w:lang w:bidi="hi-IN"/>
            </w:rPr>
          </w:rPrChange>
        </w:rPr>
        <w:t xml:space="preserve">ab/0 </w:t>
      </w:r>
      <w:r w:rsidR="001A2C51" w:rsidRPr="00461972">
        <w:rPr>
          <w:highlight w:val="cyan"/>
          <w:lang w:bidi="hi-IN"/>
          <w:rPrChange w:id="41" w:author="lhadany" w:date="2013-12-23T11:16:00Z">
            <w:rPr>
              <w:highlight w:val="red"/>
              <w:lang w:bidi="hi-IN"/>
            </w:rPr>
          </w:rPrChange>
        </w:rPr>
        <w:t>is 1</w:t>
      </w:r>
      <w:ins w:id="42" w:author="lhadany" w:date="2013-12-23T11:20:00Z">
        <w:r w:rsidR="00461972">
          <w:rPr>
            <w:highlight w:val="cyan"/>
            <w:lang w:bidi="hi-IN"/>
          </w:rPr>
          <w:t xml:space="preserve">, </w:t>
        </w:r>
      </w:ins>
      <w:ins w:id="43" w:author="lhadany" w:date="2013-12-23T11:21:00Z">
        <w:r w:rsidR="00461972">
          <w:rPr>
            <w:highlight w:val="cyan"/>
            <w:lang w:bidi="hi-IN"/>
          </w:rPr>
          <w:t xml:space="preserve">of </w:t>
        </w:r>
        <w:r w:rsidR="00461972" w:rsidRPr="00461972">
          <w:rPr>
            <w:i/>
            <w:iCs/>
            <w:highlight w:val="cyan"/>
            <w:lang w:bidi="hi-IN"/>
            <w:rPrChange w:id="44" w:author="lhadany" w:date="2013-12-23T11:22:00Z">
              <w:rPr>
                <w:highlight w:val="cyan"/>
                <w:lang w:bidi="hi-IN"/>
              </w:rPr>
            </w:rPrChange>
          </w:rPr>
          <w:t>Ab</w:t>
        </w:r>
        <w:r w:rsidR="00461972">
          <w:rPr>
            <w:highlight w:val="cyan"/>
            <w:lang w:bidi="hi-IN"/>
          </w:rPr>
          <w:t xml:space="preserve">/0 and </w:t>
        </w:r>
        <w:proofErr w:type="spellStart"/>
        <w:r w:rsidR="00461972" w:rsidRPr="00461972">
          <w:rPr>
            <w:i/>
            <w:iCs/>
            <w:highlight w:val="cyan"/>
            <w:lang w:bidi="hi-IN"/>
            <w:rPrChange w:id="45" w:author="lhadany" w:date="2013-12-23T11:22:00Z">
              <w:rPr>
                <w:highlight w:val="cyan"/>
                <w:lang w:bidi="hi-IN"/>
              </w:rPr>
            </w:rPrChange>
          </w:rPr>
          <w:t>aB</w:t>
        </w:r>
        <w:proofErr w:type="spellEnd"/>
        <w:r w:rsidR="00461972">
          <w:rPr>
            <w:highlight w:val="cyan"/>
            <w:lang w:bidi="hi-IN"/>
          </w:rPr>
          <w:t>/0 is 1-s</w:t>
        </w:r>
        <w:proofErr w:type="gramStart"/>
        <w:r w:rsidR="00461972">
          <w:rPr>
            <w:highlight w:val="cyan"/>
            <w:lang w:bidi="hi-IN"/>
          </w:rPr>
          <w:t xml:space="preserve">, </w:t>
        </w:r>
      </w:ins>
      <w:ins w:id="46" w:author="lhadany" w:date="2013-12-23T11:20:00Z">
        <w:r w:rsidR="00461972">
          <w:rPr>
            <w:highlight w:val="cyan"/>
            <w:lang w:bidi="hi-IN"/>
          </w:rPr>
          <w:t xml:space="preserve"> </w:t>
        </w:r>
      </w:ins>
      <w:ins w:id="47" w:author="lhadany" w:date="2013-12-23T11:21:00Z">
        <w:r w:rsidR="00461972">
          <w:rPr>
            <w:highlight w:val="cyan"/>
            <w:lang w:bidi="hi-IN"/>
          </w:rPr>
          <w:t>but</w:t>
        </w:r>
      </w:ins>
      <w:proofErr w:type="gramEnd"/>
      <w:ins w:id="48" w:author="lhadany" w:date="2013-12-23T11:20:00Z">
        <w:r w:rsidR="00461972">
          <w:rPr>
            <w:highlight w:val="cyan"/>
            <w:lang w:bidi="hi-IN"/>
          </w:rPr>
          <w:t xml:space="preserve"> </w:t>
        </w:r>
        <w:r w:rsidR="00461972" w:rsidRPr="00461972">
          <w:rPr>
            <w:highlight w:val="cyan"/>
          </w:rPr>
          <w:t xml:space="preserve">the double mutant </w:t>
        </w:r>
        <w:r w:rsidR="00461972" w:rsidRPr="00461972">
          <w:rPr>
            <w:i/>
            <w:iCs/>
            <w:highlight w:val="cyan"/>
          </w:rPr>
          <w:t>AB</w:t>
        </w:r>
        <w:r w:rsidR="00461972">
          <w:rPr>
            <w:i/>
            <w:iCs/>
            <w:highlight w:val="cyan"/>
          </w:rPr>
          <w:t xml:space="preserve"> </w:t>
        </w:r>
      </w:ins>
      <w:ins w:id="49" w:author="lhadany" w:date="2013-12-23T11:22:00Z">
        <w:r w:rsidR="00461972" w:rsidRPr="00461972">
          <w:rPr>
            <w:highlight w:val="cyan"/>
            <w:rPrChange w:id="50" w:author="lhadany" w:date="2013-12-23T11:22:00Z">
              <w:rPr>
                <w:i/>
                <w:iCs/>
                <w:highlight w:val="cyan"/>
              </w:rPr>
            </w:rPrChange>
          </w:rPr>
          <w:t xml:space="preserve">has the highest fitness </w:t>
        </w:r>
        <w:r w:rsidR="00461972" w:rsidRPr="00461972">
          <w:rPr>
            <w:highlight w:val="cyan"/>
          </w:rPr>
          <w:t>1+</w:t>
        </w:r>
        <w:r w:rsidR="00461972" w:rsidRPr="00461972">
          <w:rPr>
            <w:i/>
            <w:iCs/>
            <w:highlight w:val="cyan"/>
          </w:rPr>
          <w:t>sH</w:t>
        </w:r>
      </w:ins>
      <w:r w:rsidR="001A2C51" w:rsidRPr="00461972">
        <w:rPr>
          <w:highlight w:val="cyan"/>
          <w:lang w:bidi="hi-IN"/>
          <w:rPrChange w:id="51" w:author="lhadany" w:date="2013-12-23T11:16:00Z">
            <w:rPr>
              <w:highlight w:val="red"/>
              <w:lang w:bidi="hi-IN"/>
            </w:rPr>
          </w:rPrChange>
        </w:rPr>
        <w:t xml:space="preserve">. </w:t>
      </w:r>
      <w:ins w:id="52" w:author="lhadany" w:date="2013-12-23T11:35:00Z">
        <w:r w:rsidRPr="00461972">
          <w:rPr>
            <w:highlight w:val="cyan"/>
          </w:rPr>
          <w:t xml:space="preserve">This is the </w:t>
        </w:r>
        <w:r w:rsidRPr="00461972">
          <w:rPr>
            <w:highlight w:val="cyan"/>
          </w:rPr>
          <w:lastRenderedPageBreak/>
          <w:t xml:space="preserve">simplest case of a "rugged fitness landscape": the single mutants </w:t>
        </w:r>
        <w:r w:rsidRPr="00461972">
          <w:rPr>
            <w:i/>
            <w:iCs/>
            <w:highlight w:val="cyan"/>
          </w:rPr>
          <w:t>Ab</w:t>
        </w:r>
        <w:r w:rsidRPr="00461972">
          <w:rPr>
            <w:highlight w:val="cyan"/>
          </w:rPr>
          <w:t xml:space="preserve"> and </w:t>
        </w:r>
        <w:proofErr w:type="spellStart"/>
        <w:r w:rsidRPr="00461972">
          <w:rPr>
            <w:i/>
            <w:iCs/>
            <w:highlight w:val="cyan"/>
          </w:rPr>
          <w:t>aB</w:t>
        </w:r>
        <w:proofErr w:type="spellEnd"/>
        <w:r w:rsidRPr="00461972">
          <w:rPr>
            <w:highlight w:val="cyan"/>
          </w:rPr>
          <w:t xml:space="preserve"> are fitness "valleys" between the local and global fitness peaks </w:t>
        </w:r>
        <w:r w:rsidRPr="00461972">
          <w:rPr>
            <w:i/>
            <w:iCs/>
            <w:highlight w:val="cyan"/>
          </w:rPr>
          <w:t>ab</w:t>
        </w:r>
        <w:r w:rsidRPr="00461972">
          <w:rPr>
            <w:highlight w:val="cyan"/>
          </w:rPr>
          <w:t xml:space="preserve"> and </w:t>
        </w:r>
        <w:r w:rsidRPr="00461972">
          <w:rPr>
            <w:i/>
            <w:iCs/>
            <w:highlight w:val="cyan"/>
          </w:rPr>
          <w:t>AB</w:t>
        </w:r>
      </w:ins>
      <w:ins w:id="53" w:author="lhadany" w:date="2013-12-23T11:23:00Z">
        <w:r w:rsidR="00461972">
          <w:rPr>
            <w:highlight w:val="cyan"/>
            <w:lang w:bidi="hi-IN"/>
          </w:rPr>
          <w:t xml:space="preserve">. </w:t>
        </w:r>
      </w:ins>
      <w:r w:rsidR="001A2C51" w:rsidRPr="00461972">
        <w:rPr>
          <w:highlight w:val="cyan"/>
          <w:lang w:bidi="hi-IN"/>
          <w:rPrChange w:id="54" w:author="lhadany" w:date="2013-12-23T11:16:00Z">
            <w:rPr>
              <w:highlight w:val="red"/>
              <w:lang w:bidi="hi-IN"/>
            </w:rPr>
          </w:rPrChange>
        </w:rPr>
        <w:t xml:space="preserve">Each deleterious mutation </w:t>
      </w:r>
      <w:ins w:id="55" w:author="lhadany" w:date="2013-12-22T14:48:00Z">
        <w:r w:rsidR="003B734A" w:rsidRPr="00461972">
          <w:rPr>
            <w:highlight w:val="cyan"/>
            <w:lang w:bidi="hi-IN"/>
            <w:rPrChange w:id="56" w:author="lhadany" w:date="2013-12-23T11:16:00Z">
              <w:rPr>
                <w:highlight w:val="red"/>
                <w:lang w:bidi="hi-IN"/>
              </w:rPr>
            </w:rPrChange>
          </w:rPr>
          <w:t>at the non-specific loci</w:t>
        </w:r>
      </w:ins>
      <w:ins w:id="57" w:author="lhadany" w:date="2013-12-23T11:19:00Z">
        <w:r w:rsidR="00461972">
          <w:rPr>
            <w:highlight w:val="cyan"/>
            <w:lang w:bidi="hi-IN"/>
          </w:rPr>
          <w:t xml:space="preserve"> </w:t>
        </w:r>
      </w:ins>
      <w:r w:rsidR="001A2C51" w:rsidRPr="00461972">
        <w:rPr>
          <w:highlight w:val="cyan"/>
          <w:lang w:bidi="hi-IN"/>
          <w:rPrChange w:id="58" w:author="lhadany" w:date="2013-12-23T11:16:00Z">
            <w:rPr>
              <w:highlight w:val="red"/>
              <w:lang w:bidi="hi-IN"/>
            </w:rPr>
          </w:rPrChange>
        </w:rPr>
        <w:t>independently</w:t>
      </w:r>
      <w:r w:rsidR="00304F72" w:rsidRPr="00461972">
        <w:rPr>
          <w:highlight w:val="cyan"/>
          <w:lang w:bidi="hi-IN"/>
          <w:rPrChange w:id="59" w:author="lhadany" w:date="2013-12-23T11:16:00Z">
            <w:rPr>
              <w:highlight w:val="red"/>
              <w:lang w:bidi="hi-IN"/>
            </w:rPr>
          </w:rPrChange>
        </w:rPr>
        <w:t xml:space="preserve"> (multiplicatively)</w:t>
      </w:r>
      <w:r w:rsidR="001A2C51" w:rsidRPr="00461972">
        <w:rPr>
          <w:highlight w:val="cyan"/>
          <w:lang w:bidi="hi-IN"/>
          <w:rPrChange w:id="60" w:author="lhadany" w:date="2013-12-23T11:16:00Z">
            <w:rPr>
              <w:highlight w:val="red"/>
              <w:lang w:bidi="hi-IN"/>
            </w:rPr>
          </w:rPrChange>
        </w:rPr>
        <w:t xml:space="preserve"> </w:t>
      </w:r>
      <w:r w:rsidR="001A2C51" w:rsidRPr="00461972">
        <w:rPr>
          <w:highlight w:val="cyan"/>
          <w:rPrChange w:id="61" w:author="lhadany" w:date="2013-12-23T11:16:00Z">
            <w:rPr>
              <w:highlight w:val="red"/>
            </w:rPr>
          </w:rPrChange>
        </w:rPr>
        <w:t>reduces</w:t>
      </w:r>
      <w:r w:rsidR="00976DCD" w:rsidRPr="00461972">
        <w:rPr>
          <w:highlight w:val="cyan"/>
          <w:rPrChange w:id="62" w:author="lhadany" w:date="2013-12-23T11:16:00Z">
            <w:rPr>
              <w:highlight w:val="red"/>
            </w:rPr>
          </w:rPrChange>
        </w:rPr>
        <w:t xml:space="preserve"> the fitness of the individual by 1-</w:t>
      </w:r>
      <w:r w:rsidR="00976DCD" w:rsidRPr="00461972">
        <w:rPr>
          <w:i/>
          <w:iCs/>
          <w:highlight w:val="cyan"/>
          <w:rPrChange w:id="63" w:author="lhadany" w:date="2013-12-23T11:16:00Z">
            <w:rPr>
              <w:i/>
              <w:iCs/>
              <w:highlight w:val="red"/>
            </w:rPr>
          </w:rPrChange>
        </w:rPr>
        <w:t>s</w:t>
      </w:r>
      <w:r w:rsidR="00976DCD" w:rsidRPr="00461972">
        <w:rPr>
          <w:highlight w:val="cyan"/>
          <w:rPrChange w:id="64" w:author="lhadany" w:date="2013-12-23T11:16:00Z">
            <w:rPr>
              <w:highlight w:val="red"/>
            </w:rPr>
          </w:rPrChange>
        </w:rPr>
        <w:t xml:space="preserve">, where </w:t>
      </w:r>
      <w:r w:rsidR="00976DCD" w:rsidRPr="00461972">
        <w:rPr>
          <w:i/>
          <w:iCs/>
          <w:highlight w:val="cyan"/>
          <w:rPrChange w:id="65" w:author="lhadany" w:date="2013-12-23T11:16:00Z">
            <w:rPr>
              <w:i/>
              <w:iCs/>
              <w:highlight w:val="red"/>
            </w:rPr>
          </w:rPrChange>
        </w:rPr>
        <w:t>s</w:t>
      </w:r>
      <w:r w:rsidR="00976DCD" w:rsidRPr="00461972">
        <w:rPr>
          <w:highlight w:val="cyan"/>
          <w:rPrChange w:id="66" w:author="lhadany" w:date="2013-12-23T11:16:00Z">
            <w:rPr>
              <w:highlight w:val="red"/>
            </w:rPr>
          </w:rPrChange>
        </w:rPr>
        <w:t xml:space="preserve"> is the selection coefficient. </w:t>
      </w:r>
      <w:commentRangeStart w:id="67"/>
      <w:del w:id="68" w:author="lhadany" w:date="2013-12-23T11:35:00Z">
        <w:r w:rsidR="001A2C51" w:rsidRPr="00461972" w:rsidDel="000D3F08">
          <w:rPr>
            <w:highlight w:val="cyan"/>
            <w:rPrChange w:id="69" w:author="lhadany" w:date="2013-12-23T11:16:00Z">
              <w:rPr>
                <w:highlight w:val="red"/>
              </w:rPr>
            </w:rPrChange>
          </w:rPr>
          <w:delText xml:space="preserve">Our model studies the adaptation of a population to an environmental change which changes the effect of the double mutant </w:delText>
        </w:r>
        <w:r w:rsidR="001A2C51" w:rsidRPr="00461972" w:rsidDel="000D3F08">
          <w:rPr>
            <w:i/>
            <w:iCs/>
            <w:highlight w:val="cyan"/>
            <w:rPrChange w:id="70" w:author="lhadany" w:date="2013-12-23T11:16:00Z">
              <w:rPr>
                <w:i/>
                <w:iCs/>
                <w:highlight w:val="red"/>
              </w:rPr>
            </w:rPrChange>
          </w:rPr>
          <w:delText>AB</w:delText>
        </w:r>
        <w:r w:rsidR="001A2C51" w:rsidRPr="00461972" w:rsidDel="000D3F08">
          <w:rPr>
            <w:highlight w:val="cyan"/>
            <w:rPrChange w:id="71" w:author="lhadany" w:date="2013-12-23T11:16:00Z">
              <w:rPr>
                <w:highlight w:val="red"/>
              </w:rPr>
            </w:rPrChange>
          </w:rPr>
          <w:delText xml:space="preserve"> on fitness from (1-</w:delText>
        </w:r>
        <w:r w:rsidR="001A2C51" w:rsidRPr="00461972" w:rsidDel="000D3F08">
          <w:rPr>
            <w:i/>
            <w:iCs/>
            <w:highlight w:val="cyan"/>
            <w:rPrChange w:id="72" w:author="lhadany" w:date="2013-12-23T11:16:00Z">
              <w:rPr>
                <w:i/>
                <w:iCs/>
                <w:highlight w:val="red"/>
              </w:rPr>
            </w:rPrChange>
          </w:rPr>
          <w:delText>s</w:delText>
        </w:r>
        <w:r w:rsidR="001A2C51" w:rsidRPr="00461972" w:rsidDel="000D3F08">
          <w:rPr>
            <w:highlight w:val="cyan"/>
            <w:rPrChange w:id="73" w:author="lhadany" w:date="2013-12-23T11:16:00Z">
              <w:rPr>
                <w:highlight w:val="red"/>
              </w:rPr>
            </w:rPrChange>
          </w:rPr>
          <w:delText>)</w:delText>
        </w:r>
        <w:r w:rsidR="001A2C51" w:rsidRPr="00461972" w:rsidDel="000D3F08">
          <w:rPr>
            <w:highlight w:val="cyan"/>
            <w:vertAlign w:val="superscript"/>
            <w:rPrChange w:id="74" w:author="lhadany" w:date="2013-12-23T11:16:00Z">
              <w:rPr>
                <w:highlight w:val="red"/>
                <w:vertAlign w:val="superscript"/>
              </w:rPr>
            </w:rPrChange>
          </w:rPr>
          <w:delText xml:space="preserve">2 </w:delText>
        </w:r>
        <w:r w:rsidR="001A2C51" w:rsidRPr="00461972" w:rsidDel="000D3F08">
          <w:rPr>
            <w:highlight w:val="cyan"/>
            <w:rPrChange w:id="75" w:author="lhadany" w:date="2013-12-23T11:16:00Z">
              <w:rPr>
                <w:highlight w:val="red"/>
              </w:rPr>
            </w:rPrChange>
          </w:rPr>
          <w:delText>to 1+</w:delText>
        </w:r>
        <w:r w:rsidR="001A2C51" w:rsidRPr="00461972" w:rsidDel="000D3F08">
          <w:rPr>
            <w:i/>
            <w:iCs/>
            <w:highlight w:val="cyan"/>
            <w:rPrChange w:id="76" w:author="lhadany" w:date="2013-12-23T11:16:00Z">
              <w:rPr>
                <w:i/>
                <w:iCs/>
                <w:highlight w:val="red"/>
              </w:rPr>
            </w:rPrChange>
          </w:rPr>
          <w:delText>sH</w:delText>
        </w:r>
        <w:r w:rsidR="001A2C51" w:rsidRPr="00461972" w:rsidDel="000D3F08">
          <w:rPr>
            <w:highlight w:val="cyan"/>
            <w:rPrChange w:id="77" w:author="lhadany" w:date="2013-12-23T11:16:00Z">
              <w:rPr>
                <w:highlight w:val="red"/>
              </w:rPr>
            </w:rPrChange>
          </w:rPr>
          <w:delText xml:space="preserve">, where </w:delText>
        </w:r>
        <w:r w:rsidR="001A2C51" w:rsidRPr="00461972" w:rsidDel="000D3F08">
          <w:rPr>
            <w:i/>
            <w:iCs/>
            <w:highlight w:val="cyan"/>
            <w:rPrChange w:id="78" w:author="lhadany" w:date="2013-12-23T11:16:00Z">
              <w:rPr>
                <w:i/>
                <w:iCs/>
                <w:highlight w:val="red"/>
              </w:rPr>
            </w:rPrChange>
          </w:rPr>
          <w:delText>H</w:delText>
        </w:r>
        <w:r w:rsidR="001A2C51" w:rsidRPr="00461972" w:rsidDel="000D3F08">
          <w:rPr>
            <w:highlight w:val="cyan"/>
            <w:rPrChange w:id="79" w:author="lhadany" w:date="2013-12-23T11:16:00Z">
              <w:rPr>
                <w:highlight w:val="red"/>
              </w:rPr>
            </w:rPrChange>
          </w:rPr>
          <w:delText xml:space="preserve"> is the relative advantage of the double mutant.</w:delText>
        </w:r>
        <w:r w:rsidR="00304F72" w:rsidRPr="00461972" w:rsidDel="000D3F08">
          <w:rPr>
            <w:highlight w:val="cyan"/>
            <w:rPrChange w:id="80" w:author="lhadany" w:date="2013-12-23T11:16:00Z">
              <w:rPr>
                <w:highlight w:val="red"/>
              </w:rPr>
            </w:rPrChange>
          </w:rPr>
          <w:delText xml:space="preserve"> T</w:delText>
        </w:r>
      </w:del>
      <w:commentRangeEnd w:id="67"/>
      <w:r>
        <w:rPr>
          <w:rStyle w:val="CommentReference"/>
        </w:rPr>
        <w:commentReference w:id="67"/>
      </w:r>
      <w:del w:id="81" w:author="lhadany" w:date="2013-12-23T11:35:00Z">
        <w:r w:rsidR="00304F72" w:rsidRPr="00461972" w:rsidDel="000D3F08">
          <w:rPr>
            <w:highlight w:val="cyan"/>
            <w:rPrChange w:id="82" w:author="lhadany" w:date="2013-12-23T11:16:00Z">
              <w:rPr>
                <w:highlight w:val="red"/>
              </w:rPr>
            </w:rPrChange>
          </w:rPr>
          <w:delText xml:space="preserve">hus, the </w:delText>
        </w:r>
        <w:r w:rsidR="001A2C51" w:rsidRPr="00461972" w:rsidDel="000D3F08">
          <w:rPr>
            <w:highlight w:val="cyan"/>
            <w:rPrChange w:id="83" w:author="lhadany" w:date="2013-12-23T11:16:00Z">
              <w:rPr>
                <w:highlight w:val="red"/>
              </w:rPr>
            </w:rPrChange>
          </w:rPr>
          <w:delText xml:space="preserve">environmental change causes the combination of </w:delText>
        </w:r>
        <w:r w:rsidR="001A2C51" w:rsidRPr="00461972" w:rsidDel="000D3F08">
          <w:rPr>
            <w:i/>
            <w:iCs/>
            <w:highlight w:val="cyan"/>
            <w:rPrChange w:id="84" w:author="lhadany" w:date="2013-12-23T11:16:00Z">
              <w:rPr>
                <w:i/>
                <w:iCs/>
                <w:highlight w:val="red"/>
              </w:rPr>
            </w:rPrChange>
          </w:rPr>
          <w:delText xml:space="preserve">A </w:delText>
        </w:r>
        <w:r w:rsidR="001A2C51" w:rsidRPr="00461972" w:rsidDel="000D3F08">
          <w:rPr>
            <w:highlight w:val="cyan"/>
            <w:rPrChange w:id="85" w:author="lhadany" w:date="2013-12-23T11:16:00Z">
              <w:rPr>
                <w:highlight w:val="red"/>
              </w:rPr>
            </w:rPrChange>
          </w:rPr>
          <w:delText xml:space="preserve">and </w:delText>
        </w:r>
        <w:r w:rsidR="001A2C51" w:rsidRPr="00461972" w:rsidDel="000D3F08">
          <w:rPr>
            <w:i/>
            <w:iCs/>
            <w:highlight w:val="cyan"/>
            <w:rPrChange w:id="86" w:author="lhadany" w:date="2013-12-23T11:16:00Z">
              <w:rPr>
                <w:i/>
                <w:iCs/>
                <w:highlight w:val="red"/>
              </w:rPr>
            </w:rPrChange>
          </w:rPr>
          <w:delText xml:space="preserve">B </w:delText>
        </w:r>
        <w:r w:rsidR="001A2C51" w:rsidRPr="00461972" w:rsidDel="000D3F08">
          <w:rPr>
            <w:highlight w:val="cyan"/>
            <w:rPrChange w:id="87" w:author="lhadany" w:date="2013-12-23T11:16:00Z">
              <w:rPr>
                <w:highlight w:val="red"/>
              </w:rPr>
            </w:rPrChange>
          </w:rPr>
          <w:delText xml:space="preserve">to become advantageous, although their separate effect on fitness remains deleterious. This is the simplest case of a "rugged fitness landscape": the single mutants </w:delText>
        </w:r>
        <w:r w:rsidR="001A2C51" w:rsidRPr="00461972" w:rsidDel="000D3F08">
          <w:rPr>
            <w:i/>
            <w:iCs/>
            <w:highlight w:val="cyan"/>
            <w:rPrChange w:id="88" w:author="lhadany" w:date="2013-12-23T11:16:00Z">
              <w:rPr>
                <w:i/>
                <w:iCs/>
                <w:highlight w:val="red"/>
              </w:rPr>
            </w:rPrChange>
          </w:rPr>
          <w:delText>Ab</w:delText>
        </w:r>
        <w:r w:rsidR="001A2C51" w:rsidRPr="00461972" w:rsidDel="000D3F08">
          <w:rPr>
            <w:highlight w:val="cyan"/>
            <w:rPrChange w:id="89" w:author="lhadany" w:date="2013-12-23T11:16:00Z">
              <w:rPr>
                <w:highlight w:val="red"/>
              </w:rPr>
            </w:rPrChange>
          </w:rPr>
          <w:delText xml:space="preserve"> and </w:delText>
        </w:r>
        <w:r w:rsidR="001A2C51" w:rsidRPr="00461972" w:rsidDel="000D3F08">
          <w:rPr>
            <w:i/>
            <w:iCs/>
            <w:highlight w:val="cyan"/>
            <w:rPrChange w:id="90" w:author="lhadany" w:date="2013-12-23T11:16:00Z">
              <w:rPr>
                <w:i/>
                <w:iCs/>
                <w:highlight w:val="red"/>
              </w:rPr>
            </w:rPrChange>
          </w:rPr>
          <w:delText>aB</w:delText>
        </w:r>
        <w:r w:rsidR="001A2C51" w:rsidRPr="00461972" w:rsidDel="000D3F08">
          <w:rPr>
            <w:highlight w:val="cyan"/>
            <w:rPrChange w:id="91" w:author="lhadany" w:date="2013-12-23T11:16:00Z">
              <w:rPr>
                <w:highlight w:val="red"/>
              </w:rPr>
            </w:rPrChange>
          </w:rPr>
          <w:delText xml:space="preserve"> are fitness "valleys" between the local and global fitness peaks </w:delText>
        </w:r>
        <w:r w:rsidR="001A2C51" w:rsidRPr="00461972" w:rsidDel="000D3F08">
          <w:rPr>
            <w:i/>
            <w:iCs/>
            <w:highlight w:val="cyan"/>
            <w:rPrChange w:id="92" w:author="lhadany" w:date="2013-12-23T11:16:00Z">
              <w:rPr>
                <w:i/>
                <w:iCs/>
                <w:highlight w:val="red"/>
              </w:rPr>
            </w:rPrChange>
          </w:rPr>
          <w:delText>ab</w:delText>
        </w:r>
        <w:r w:rsidR="001A2C51" w:rsidRPr="00461972" w:rsidDel="000D3F08">
          <w:rPr>
            <w:highlight w:val="cyan"/>
            <w:rPrChange w:id="93" w:author="lhadany" w:date="2013-12-23T11:16:00Z">
              <w:rPr>
                <w:highlight w:val="red"/>
              </w:rPr>
            </w:rPrChange>
          </w:rPr>
          <w:delText xml:space="preserve"> and </w:delText>
        </w:r>
        <w:r w:rsidR="001A2C51" w:rsidRPr="00461972" w:rsidDel="000D3F08">
          <w:rPr>
            <w:i/>
            <w:iCs/>
            <w:highlight w:val="cyan"/>
            <w:rPrChange w:id="94" w:author="lhadany" w:date="2013-12-23T11:16:00Z">
              <w:rPr>
                <w:i/>
                <w:iCs/>
                <w:highlight w:val="red"/>
              </w:rPr>
            </w:rPrChange>
          </w:rPr>
          <w:delText>AB</w:delText>
        </w:r>
        <w:r w:rsidR="001A2C51" w:rsidRPr="00461972" w:rsidDel="000D3F08">
          <w:rPr>
            <w:highlight w:val="cyan"/>
            <w:rPrChange w:id="95" w:author="lhadany" w:date="2013-12-23T11:16:00Z">
              <w:rPr>
                <w:highlight w:val="red"/>
              </w:rPr>
            </w:rPrChange>
          </w:rPr>
          <w:delText xml:space="preserve">. </w:delText>
        </w:r>
      </w:del>
      <w:moveToRangeStart w:id="96" w:author="lhadany" w:date="2013-12-23T11:37:00Z" w:name="move375561971"/>
      <w:moveTo w:id="97" w:author="lhadany" w:date="2013-12-23T11:37:00Z">
        <w:r w:rsidRPr="00461972">
          <w:rPr>
            <w:highlight w:val="cyan"/>
            <w:lang w:bidi="hi-IN"/>
          </w:rPr>
          <w:t xml:space="preserve">We assume that mutations occur in the specific loci with probability </w:t>
        </w:r>
        <w:r w:rsidRPr="00461972">
          <w:rPr>
            <w:rFonts w:ascii="Times New Roman" w:hAnsi="Times New Roman"/>
            <w:i/>
            <w:iCs/>
            <w:highlight w:val="cyan"/>
          </w:rPr>
          <w:t>µ</w:t>
        </w:r>
        <w:r w:rsidRPr="00461972">
          <w:rPr>
            <w:highlight w:val="cyan"/>
            <w:lang w:bidi="hi-IN"/>
          </w:rPr>
          <w:t xml:space="preserve">. In the rest of the genome, the number of new mutations per genome per replication is Poisson distributed </w:t>
        </w:r>
        <w:proofErr w:type="gramStart"/>
        <w:r w:rsidRPr="00461972">
          <w:rPr>
            <w:highlight w:val="cyan"/>
            <w:lang w:bidi="hi-IN"/>
          </w:rPr>
          <w:t xml:space="preserve">with an average </w:t>
        </w:r>
        <w:r w:rsidRPr="00461972">
          <w:rPr>
            <w:i/>
            <w:iCs/>
            <w:highlight w:val="cyan"/>
            <w:lang w:bidi="hi-IN"/>
          </w:rPr>
          <w:t>U</w:t>
        </w:r>
        <w:r w:rsidRPr="00461972">
          <w:rPr>
            <w:highlight w:val="cyan"/>
            <w:lang w:bidi="hi-IN"/>
          </w:rPr>
          <w:t xml:space="preserve">. </w:t>
        </w:r>
        <w:r w:rsidRPr="00461972">
          <w:rPr>
            <w:highlight w:val="cyan"/>
          </w:rPr>
          <w:t>Back-mutations</w:t>
        </w:r>
        <w:proofErr w:type="gramEnd"/>
        <w:r w:rsidRPr="00461972">
          <w:rPr>
            <w:highlight w:val="cyan"/>
          </w:rPr>
          <w:t xml:space="preserve"> are neglected.</w:t>
        </w:r>
      </w:moveTo>
    </w:p>
    <w:moveToRangeEnd w:id="96"/>
    <w:p w:rsidR="00DD7F71" w:rsidRPr="00461972" w:rsidRDefault="00BC0709" w:rsidP="000D3F08">
      <w:pPr>
        <w:spacing w:line="480" w:lineRule="auto"/>
        <w:rPr>
          <w:highlight w:val="cyan"/>
          <w:lang w:bidi="hi-IN"/>
          <w:rPrChange w:id="98" w:author="lhadany" w:date="2013-12-23T11:16:00Z">
            <w:rPr>
              <w:highlight w:val="red"/>
              <w:lang w:bidi="hi-IN"/>
            </w:rPr>
          </w:rPrChange>
        </w:rPr>
      </w:pPr>
      <w:r w:rsidRPr="00461972">
        <w:rPr>
          <w:highlight w:val="cyan"/>
          <w:rPrChange w:id="99" w:author="lhadany" w:date="2013-12-23T11:16:00Z">
            <w:rPr>
              <w:highlight w:val="red"/>
            </w:rPr>
          </w:rPrChange>
        </w:rPr>
        <w:t>We use this framework to study the rate at which a population shifts from the local peak to the global one</w:t>
      </w:r>
      <w:r w:rsidR="00304F72" w:rsidRPr="00461972">
        <w:rPr>
          <w:highlight w:val="cyan"/>
          <w:rPrChange w:id="100" w:author="lhadany" w:date="2013-12-23T11:16:00Z">
            <w:rPr>
              <w:highlight w:val="red"/>
            </w:rPr>
          </w:rPrChange>
        </w:rPr>
        <w:t xml:space="preserve"> (</w:t>
      </w:r>
      <w:r w:rsidR="00AB4359" w:rsidRPr="00461972">
        <w:rPr>
          <w:highlight w:val="cyan"/>
          <w:rPrChange w:id="101" w:author="lhadany" w:date="2013-12-23T11:16:00Z">
            <w:rPr/>
          </w:rPrChange>
        </w:rPr>
        <w:fldChar w:fldCharType="begin"/>
      </w:r>
      <w:r w:rsidR="00AB4359" w:rsidRPr="00461972">
        <w:rPr>
          <w:highlight w:val="cyan"/>
          <w:rPrChange w:id="102" w:author="lhadany" w:date="2013-12-23T11:16:00Z">
            <w:rPr/>
          </w:rPrChange>
        </w:rPr>
        <w:instrText xml:space="preserve"> REF _Ref354316371 \h  \* MERGEFORMAT </w:instrText>
      </w:r>
      <w:r w:rsidR="00AB4359" w:rsidRPr="00461972">
        <w:rPr>
          <w:highlight w:val="cyan"/>
          <w:rPrChange w:id="103" w:author="lhadany" w:date="2013-12-23T11:16:00Z">
            <w:rPr>
              <w:highlight w:val="cyan"/>
            </w:rPr>
          </w:rPrChange>
        </w:rPr>
      </w:r>
      <w:r w:rsidR="00AB4359" w:rsidRPr="00461972">
        <w:rPr>
          <w:highlight w:val="cyan"/>
          <w:rPrChange w:id="104" w:author="lhadany" w:date="2013-12-23T11:16:00Z">
            <w:rPr/>
          </w:rPrChange>
        </w:rPr>
        <w:fldChar w:fldCharType="separate"/>
      </w:r>
      <w:r w:rsidR="00815DEF" w:rsidRPr="00461972">
        <w:rPr>
          <w:highlight w:val="cyan"/>
          <w:rPrChange w:id="105" w:author="lhadany" w:date="2013-12-23T11:16:00Z">
            <w:rPr>
              <w:highlight w:val="red"/>
            </w:rPr>
          </w:rPrChange>
        </w:rPr>
        <w:t>Figure 1</w:t>
      </w:r>
      <w:r w:rsidR="00AB4359" w:rsidRPr="00461972">
        <w:rPr>
          <w:highlight w:val="cyan"/>
          <w:rPrChange w:id="106" w:author="lhadany" w:date="2013-12-23T11:16:00Z">
            <w:rPr/>
          </w:rPrChange>
        </w:rPr>
        <w:fldChar w:fldCharType="end"/>
      </w:r>
      <w:r w:rsidR="00304F72" w:rsidRPr="00461972">
        <w:rPr>
          <w:highlight w:val="cyan"/>
          <w:lang w:bidi="hi-IN"/>
          <w:rPrChange w:id="107" w:author="lhadany" w:date="2013-12-23T11:16:00Z">
            <w:rPr>
              <w:highlight w:val="red"/>
              <w:lang w:bidi="hi-IN"/>
            </w:rPr>
          </w:rPrChange>
        </w:rPr>
        <w:t>)</w:t>
      </w:r>
      <w:r w:rsidR="00DD7F71" w:rsidRPr="00461972">
        <w:rPr>
          <w:highlight w:val="cyan"/>
          <w:lang w:bidi="hi-IN"/>
          <w:rPrChange w:id="108" w:author="lhadany" w:date="2013-12-23T11:16:00Z">
            <w:rPr>
              <w:highlight w:val="red"/>
              <w:lang w:bidi="hi-IN"/>
            </w:rPr>
          </w:rPrChange>
        </w:rPr>
        <w:t>.</w:t>
      </w:r>
      <w:r w:rsidR="009C438B" w:rsidRPr="00461972">
        <w:rPr>
          <w:highlight w:val="cyan"/>
          <w:lang w:bidi="hi-IN"/>
          <w:rPrChange w:id="109" w:author="lhadany" w:date="2013-12-23T11:16:00Z">
            <w:rPr>
              <w:highlight w:val="red"/>
              <w:lang w:bidi="hi-IN"/>
            </w:rPr>
          </w:rPrChange>
        </w:rPr>
        <w:t xml:space="preserve"> </w:t>
      </w:r>
    </w:p>
    <w:p w:rsidR="00BC0709" w:rsidDel="000D3F08" w:rsidRDefault="00BC0709" w:rsidP="00304F72">
      <w:pPr>
        <w:spacing w:line="480" w:lineRule="auto"/>
        <w:rPr>
          <w:lang w:bidi="hi-IN"/>
        </w:rPr>
      </w:pPr>
      <w:moveFromRangeStart w:id="110" w:author="lhadany" w:date="2013-12-23T11:37:00Z" w:name="move375561971"/>
      <w:moveFrom w:id="111" w:author="lhadany" w:date="2013-12-23T11:37:00Z">
        <w:r w:rsidRPr="00461972" w:rsidDel="000D3F08">
          <w:rPr>
            <w:highlight w:val="cyan"/>
            <w:lang w:bidi="hi-IN"/>
            <w:rPrChange w:id="112" w:author="lhadany" w:date="2013-12-23T11:16:00Z">
              <w:rPr>
                <w:highlight w:val="red"/>
                <w:lang w:bidi="hi-IN"/>
              </w:rPr>
            </w:rPrChange>
          </w:rPr>
          <w:t xml:space="preserve">We assume that mutations occur in the specific loci with probability </w:t>
        </w:r>
        <w:r w:rsidRPr="00461972" w:rsidDel="000D3F08">
          <w:rPr>
            <w:rFonts w:ascii="Times New Roman" w:hAnsi="Times New Roman"/>
            <w:i/>
            <w:iCs/>
            <w:highlight w:val="cyan"/>
            <w:rPrChange w:id="113" w:author="lhadany" w:date="2013-12-23T11:16:00Z">
              <w:rPr>
                <w:rFonts w:ascii="Times New Roman" w:hAnsi="Times New Roman"/>
                <w:i/>
                <w:iCs/>
                <w:highlight w:val="red"/>
              </w:rPr>
            </w:rPrChange>
          </w:rPr>
          <w:t>µ</w:t>
        </w:r>
        <w:r w:rsidRPr="00461972" w:rsidDel="000D3F08">
          <w:rPr>
            <w:highlight w:val="cyan"/>
            <w:lang w:bidi="hi-IN"/>
            <w:rPrChange w:id="114" w:author="lhadany" w:date="2013-12-23T11:16:00Z">
              <w:rPr>
                <w:highlight w:val="red"/>
                <w:lang w:bidi="hi-IN"/>
              </w:rPr>
            </w:rPrChange>
          </w:rPr>
          <w:t xml:space="preserve">. In the rest of the genome, the number of new mutations per genome per replication is Poisson distributed with an average </w:t>
        </w:r>
        <w:r w:rsidRPr="00461972" w:rsidDel="000D3F08">
          <w:rPr>
            <w:i/>
            <w:iCs/>
            <w:highlight w:val="cyan"/>
            <w:lang w:bidi="hi-IN"/>
            <w:rPrChange w:id="115" w:author="lhadany" w:date="2013-12-23T11:16:00Z">
              <w:rPr>
                <w:i/>
                <w:iCs/>
                <w:highlight w:val="red"/>
                <w:lang w:bidi="hi-IN"/>
              </w:rPr>
            </w:rPrChange>
          </w:rPr>
          <w:t>U</w:t>
        </w:r>
        <w:r w:rsidRPr="00461972" w:rsidDel="000D3F08">
          <w:rPr>
            <w:highlight w:val="cyan"/>
            <w:lang w:bidi="hi-IN"/>
            <w:rPrChange w:id="116" w:author="lhadany" w:date="2013-12-23T11:16:00Z">
              <w:rPr>
                <w:highlight w:val="red"/>
                <w:lang w:bidi="hi-IN"/>
              </w:rPr>
            </w:rPrChange>
          </w:rPr>
          <w:t>.</w:t>
        </w:r>
        <w:r w:rsidR="00304F72" w:rsidRPr="00461972" w:rsidDel="000D3F08">
          <w:rPr>
            <w:highlight w:val="cyan"/>
            <w:lang w:bidi="hi-IN"/>
            <w:rPrChange w:id="117" w:author="lhadany" w:date="2013-12-23T11:16:00Z">
              <w:rPr>
                <w:highlight w:val="red"/>
                <w:lang w:bidi="hi-IN"/>
              </w:rPr>
            </w:rPrChange>
          </w:rPr>
          <w:t xml:space="preserve"> </w:t>
        </w:r>
        <w:r w:rsidR="00304F72" w:rsidRPr="00461972" w:rsidDel="000D3F08">
          <w:rPr>
            <w:highlight w:val="cyan"/>
            <w:rPrChange w:id="118" w:author="lhadany" w:date="2013-12-23T11:16:00Z">
              <w:rPr>
                <w:highlight w:val="red"/>
              </w:rPr>
            </w:rPrChange>
          </w:rPr>
          <w:t>Back-mutations are neglected.</w:t>
        </w:r>
      </w:moveFrom>
    </w:p>
    <w:moveFromRangeEnd w:id="110"/>
    <w:p w:rsidR="001D4AFA" w:rsidRPr="0098051F" w:rsidRDefault="00401E4A" w:rsidP="00BC0709">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w:t>
      </w:r>
      <w:r w:rsidR="00083C4D" w:rsidRPr="0098051F">
        <w:rPr>
          <w:highlight w:val="yellow"/>
        </w:rPr>
        <w:lastRenderedPageBreak/>
        <w:t xml:space="preserve">change that changes the </w:t>
      </w:r>
      <w:r w:rsidR="005F2C16" w:rsidRPr="0098051F">
        <w:rPr>
          <w:highlight w:val="yellow"/>
        </w:rPr>
        <w:t xml:space="preserve">effect of </w:t>
      </w:r>
      <w:r w:rsidR="00BC0709">
        <w:rPr>
          <w:highlight w:val="yellow"/>
        </w:rPr>
        <w:t xml:space="preserve">the double mutant </w:t>
      </w:r>
      <w:r w:rsidR="00BC0709">
        <w:rPr>
          <w:i/>
          <w:iCs/>
          <w:highlight w:val="yellow"/>
        </w:rPr>
        <w:t xml:space="preserve">AB </w:t>
      </w:r>
      <w:r w:rsidR="00BC0709">
        <w:rPr>
          <w:highlight w:val="yellow"/>
        </w:rPr>
        <w:t xml:space="preserve">on </w:t>
      </w:r>
      <w:r w:rsidR="005F2C16" w:rsidRPr="0098051F">
        <w:rPr>
          <w:highlight w:val="yellow"/>
          <w:lang w:bidi="hi-IN"/>
        </w:rPr>
        <w:t>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19" w:name="_Ref374443384"/>
            <w:bookmarkStart w:id="120" w:name="_Ref374460264"/>
            <w:r w:rsidRPr="0098051F">
              <w:rPr>
                <w:highlight w:val="yellow"/>
              </w:rPr>
              <w:t>(</w:t>
            </w:r>
            <w:r w:rsidR="00AB4359" w:rsidRPr="0098051F">
              <w:rPr>
                <w:highlight w:val="yellow"/>
              </w:rPr>
              <w:fldChar w:fldCharType="begin"/>
            </w:r>
            <w:r w:rsidRPr="0098051F">
              <w:rPr>
                <w:highlight w:val="yellow"/>
              </w:rPr>
              <w:instrText xml:space="preserve"> SEQ Equation </w:instrText>
            </w:r>
            <w:r w:rsidR="00AB4359" w:rsidRPr="0098051F">
              <w:rPr>
                <w:highlight w:val="yellow"/>
              </w:rPr>
              <w:fldChar w:fldCharType="separate"/>
            </w:r>
            <w:r w:rsidR="00815DEF" w:rsidRPr="0098051F">
              <w:rPr>
                <w:noProof/>
                <w:highlight w:val="yellow"/>
              </w:rPr>
              <w:t>1</w:t>
            </w:r>
            <w:r w:rsidR="00AB4359" w:rsidRPr="0098051F">
              <w:rPr>
                <w:noProof/>
                <w:highlight w:val="yellow"/>
              </w:rPr>
              <w:fldChar w:fldCharType="end"/>
            </w:r>
            <w:bookmarkEnd w:id="119"/>
            <w:r w:rsidRPr="0098051F">
              <w:rPr>
                <w:highlight w:val="yellow"/>
              </w:rPr>
              <w:t>)</w:t>
            </w:r>
            <w:bookmarkEnd w:id="120"/>
          </w:p>
        </w:tc>
      </w:tr>
    </w:tbl>
    <w:p w:rsidR="00101FCD" w:rsidRDefault="00254610" w:rsidP="000D3F08">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0D3F08">
        <w:rPr>
          <w:highlight w:val="cyan"/>
          <w:lang w:bidi="hi-IN"/>
          <w:rPrChange w:id="121" w:author="lhadany" w:date="2013-12-23T11:40:00Z">
            <w:rPr>
              <w:highlight w:val="red"/>
              <w:lang w:bidi="hi-IN"/>
            </w:rPr>
          </w:rPrChange>
        </w:rPr>
        <w:t xml:space="preserve">We also study a different </w:t>
      </w:r>
      <w:r w:rsidR="005F2C16" w:rsidRPr="000D3F08">
        <w:rPr>
          <w:highlight w:val="cyan"/>
          <w:lang w:bidi="hi-IN"/>
          <w:rPrChange w:id="122" w:author="lhadany" w:date="2013-12-23T11:40:00Z">
            <w:rPr>
              <w:highlight w:val="red"/>
              <w:lang w:bidi="hi-IN"/>
            </w:rPr>
          </w:rPrChange>
        </w:rPr>
        <w:t>scenario</w:t>
      </w:r>
      <w:r w:rsidR="001975FE" w:rsidRPr="000D3F08">
        <w:rPr>
          <w:highlight w:val="cyan"/>
          <w:lang w:bidi="hi-IN"/>
          <w:rPrChange w:id="123" w:author="lhadany" w:date="2013-12-23T11:40:00Z">
            <w:rPr>
              <w:highlight w:val="red"/>
              <w:lang w:bidi="hi-IN"/>
            </w:rPr>
          </w:rPrChange>
        </w:rPr>
        <w:t xml:space="preserve"> in which the environmental change reduces the absolute fitness of the current population</w:t>
      </w:r>
      <w:r w:rsidR="00950641" w:rsidRPr="000D3F08">
        <w:rPr>
          <w:highlight w:val="cyan"/>
          <w:lang w:bidi="hi-IN"/>
          <w:rPrChange w:id="124" w:author="lhadany" w:date="2013-12-23T11:40:00Z">
            <w:rPr>
              <w:highlight w:val="red"/>
              <w:lang w:bidi="hi-IN"/>
            </w:rPr>
          </w:rPrChange>
        </w:rPr>
        <w:t xml:space="preserve"> </w:t>
      </w:r>
      <w:ins w:id="125" w:author="lhadany" w:date="2013-12-23T11:38:00Z">
        <w:r w:rsidR="000D3F08" w:rsidRPr="000D3F08">
          <w:rPr>
            <w:highlight w:val="cyan"/>
            <w:lang w:bidi="hi-IN"/>
            <w:rPrChange w:id="126" w:author="lhadany" w:date="2013-12-23T11:40:00Z">
              <w:rPr>
                <w:highlight w:val="red"/>
                <w:lang w:bidi="hi-IN"/>
              </w:rPr>
            </w:rPrChange>
          </w:rPr>
          <w:t xml:space="preserve">(so </w:t>
        </w:r>
      </w:ins>
      <w:ins w:id="127" w:author="lhadany" w:date="2013-12-23T11:41:00Z">
        <w:r w:rsidR="000D3F08">
          <w:rPr>
            <w:highlight w:val="cyan"/>
            <w:lang w:bidi="hi-IN"/>
          </w:rPr>
          <w:t xml:space="preserve">that </w:t>
        </w:r>
      </w:ins>
      <w:ins w:id="128" w:author="lhadany" w:date="2013-12-23T11:38:00Z">
        <w:r w:rsidR="000D3F08" w:rsidRPr="000D3F08">
          <w:rPr>
            <w:highlight w:val="cyan"/>
            <w:lang w:bidi="hi-IN"/>
            <w:rPrChange w:id="129" w:author="lhadany" w:date="2013-12-23T11:40:00Z">
              <w:rPr>
                <w:highlight w:val="red"/>
                <w:lang w:bidi="hi-IN"/>
              </w:rPr>
            </w:rPrChange>
          </w:rPr>
          <w:t xml:space="preserve">everybody carrying </w:t>
        </w:r>
      </w:ins>
      <w:ins w:id="130" w:author="lhadany" w:date="2013-12-23T11:40:00Z">
        <w:r w:rsidR="000D3F08">
          <w:rPr>
            <w:highlight w:val="cyan"/>
            <w:lang w:bidi="hi-IN"/>
          </w:rPr>
          <w:t>one or more deleterious alleles at any location is stressed)</w:t>
        </w:r>
      </w:ins>
      <w:ins w:id="131" w:author="lhadany" w:date="2013-12-23T11:38:00Z">
        <w:r w:rsidR="000D3F08" w:rsidRPr="000D3F08">
          <w:rPr>
            <w:highlight w:val="cyan"/>
            <w:lang w:bidi="hi-IN"/>
            <w:rPrChange w:id="132" w:author="lhadany" w:date="2013-12-23T11:40:00Z">
              <w:rPr>
                <w:highlight w:val="red"/>
                <w:lang w:bidi="hi-IN"/>
              </w:rPr>
            </w:rPrChange>
          </w:rPr>
          <w:t xml:space="preserve"> </w:t>
        </w:r>
      </w:ins>
      <w:r w:rsidR="00950641" w:rsidRPr="000D3F08">
        <w:rPr>
          <w:highlight w:val="cyan"/>
          <w:lang w:bidi="hi-IN"/>
          <w:rPrChange w:id="133" w:author="lhadany" w:date="2013-12-23T11:40:00Z">
            <w:rPr>
              <w:highlight w:val="red"/>
              <w:lang w:bidi="hi-IN"/>
            </w:rPr>
          </w:rPrChange>
        </w:rPr>
        <w:t xml:space="preserve">– see section </w:t>
      </w:r>
      <w:r w:rsidR="00AB4359" w:rsidRPr="000D3F08">
        <w:rPr>
          <w:highlight w:val="cyan"/>
          <w:rPrChange w:id="134" w:author="lhadany" w:date="2013-12-23T11:40:00Z">
            <w:rPr/>
          </w:rPrChange>
        </w:rPr>
        <w:fldChar w:fldCharType="begin"/>
      </w:r>
      <w:r w:rsidR="00AB4359" w:rsidRPr="000D3F08">
        <w:rPr>
          <w:highlight w:val="cyan"/>
          <w:rPrChange w:id="135" w:author="lhadany" w:date="2013-12-23T11:40:00Z">
            <w:rPr/>
          </w:rPrChange>
        </w:rPr>
        <w:instrText xml:space="preserve"> REF _Ref374010899 \r \h  \* MERGEFORMAT </w:instrText>
      </w:r>
      <w:r w:rsidR="00AB4359" w:rsidRPr="000D3F08">
        <w:rPr>
          <w:highlight w:val="cyan"/>
          <w:rPrChange w:id="136" w:author="lhadany" w:date="2013-12-23T11:40:00Z">
            <w:rPr>
              <w:highlight w:val="cyan"/>
            </w:rPr>
          </w:rPrChange>
        </w:rPr>
      </w:r>
      <w:r w:rsidR="00AB4359" w:rsidRPr="000D3F08">
        <w:rPr>
          <w:highlight w:val="cyan"/>
          <w:rPrChange w:id="137" w:author="lhadany" w:date="2013-12-23T11:40:00Z">
            <w:rPr/>
          </w:rPrChange>
        </w:rPr>
        <w:fldChar w:fldCharType="separate"/>
      </w:r>
      <w:r w:rsidR="00815DEF" w:rsidRPr="000D3F08">
        <w:rPr>
          <w:rFonts w:cs="Mangal" w:hint="cs"/>
          <w:highlight w:val="cyan"/>
          <w:cs/>
          <w:lang w:bidi="hi-IN"/>
          <w:rPrChange w:id="138" w:author="lhadany" w:date="2013-12-23T11:40:00Z">
            <w:rPr>
              <w:rFonts w:cs="Mangal" w:hint="cs"/>
              <w:highlight w:val="red"/>
              <w:cs/>
              <w:lang w:bidi="hi-IN"/>
            </w:rPr>
          </w:rPrChange>
        </w:rPr>
        <w:t>‎</w:t>
      </w:r>
      <w:r w:rsidR="00815DEF" w:rsidRPr="000D3F08">
        <w:rPr>
          <w:highlight w:val="cyan"/>
          <w:lang w:bidi="hi-IN"/>
          <w:rPrChange w:id="139" w:author="lhadany" w:date="2013-12-23T11:40:00Z">
            <w:rPr>
              <w:highlight w:val="red"/>
              <w:lang w:bidi="hi-IN"/>
            </w:rPr>
          </w:rPrChange>
        </w:rPr>
        <w:t>3.3</w:t>
      </w:r>
      <w:r w:rsidR="00AB4359" w:rsidRPr="000D3F08">
        <w:rPr>
          <w:highlight w:val="cyan"/>
          <w:rPrChange w:id="140" w:author="lhadany" w:date="2013-12-23T11:40:00Z">
            <w:rPr/>
          </w:rPrChange>
        </w:rPr>
        <w:fldChar w:fldCharType="end"/>
      </w:r>
      <w:r w:rsidR="00950641" w:rsidRPr="000D3F08">
        <w:rPr>
          <w:highlight w:val="cyan"/>
          <w:lang w:bidi="hi-IN"/>
          <w:rPrChange w:id="141" w:author="lhadany" w:date="2013-12-23T11:40:00Z">
            <w:rPr>
              <w:highlight w:val="red"/>
              <w:lang w:bidi="hi-IN"/>
            </w:rPr>
          </w:rPrChange>
        </w:rPr>
        <w:t>.</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8A73E2">
      <w:pPr>
        <w:spacing w:line="480" w:lineRule="auto"/>
      </w:pPr>
      <w:r>
        <w:t xml:space="preserve">We </w:t>
      </w:r>
      <w:r w:rsidR="002F4E2F">
        <w:t>analyze</w:t>
      </w:r>
      <w:r w:rsidR="00AC2BE1">
        <w:t>d</w:t>
      </w:r>
      <w:r w:rsidR="002F4E2F">
        <w:t xml:space="preserve"> this model with two methods</w:t>
      </w:r>
      <w:r>
        <w:t>. The first is analytic (</w:t>
      </w:r>
      <w:r w:rsidR="000A4D79">
        <w:fldChar w:fldCharType="begin"/>
      </w:r>
      <w:r w:rsidR="000A4D79">
        <w:instrText xml:space="preserve"> REF _Ref354316371 \h  \* MERGEFORMAT </w:instrText>
      </w:r>
      <w:r w:rsidR="000A4D79">
        <w:fldChar w:fldCharType="separate"/>
      </w:r>
      <w:r w:rsidR="00815DEF" w:rsidRPr="00815DEF">
        <w:t>Figure 1</w:t>
      </w:r>
      <w:r w:rsidR="000A4D7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8A73E2">
        <w:t xml:space="preserve">in </w:t>
      </w:r>
      <w:proofErr w:type="spellStart"/>
      <w:r w:rsidR="008A73E2">
        <w:t>inisially</w:t>
      </w:r>
      <w:proofErr w:type="spellEnd"/>
      <w:r w:rsidR="008A73E2">
        <w:t xml:space="preserve">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054D2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8A73E2">
      <w:pPr>
        <w:spacing w:line="480" w:lineRule="auto"/>
      </w:pPr>
      <w:r>
        <w:t xml:space="preserve">The second </w:t>
      </w:r>
      <w:r w:rsidR="00CA58CA">
        <w:t xml:space="preserve">method </w:t>
      </w:r>
      <w:r>
        <w:t>is a stochastic Wright-Fisher simulation with selection, mutation and drift (</w:t>
      </w:r>
      <w:r w:rsidR="000A4D79">
        <w:fldChar w:fldCharType="begin"/>
      </w:r>
      <w:r w:rsidR="000A4D79">
        <w:instrText xml:space="preserve"> REF</w:instrText>
      </w:r>
      <w:r w:rsidR="000A4D79">
        <w:instrText xml:space="preserve"> _Ref354316371 \h  \* MERGEFORMAT </w:instrText>
      </w:r>
      <w:r w:rsidR="000A4D79">
        <w:fldChar w:fldCharType="separate"/>
      </w:r>
      <w:r w:rsidR="00815DEF" w:rsidRPr="00815DEF">
        <w:t>Figure 1</w:t>
      </w:r>
      <w:r w:rsidR="000A4D7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w:t>
      </w:r>
      <w:r w:rsidR="008A73E2">
        <w:t>the</w:t>
      </w:r>
      <w:r w:rsidR="00A4786F">
        <w:t xml:space="preserve"> </w:t>
      </w:r>
      <w:r>
        <w:t>MSB.</w:t>
      </w:r>
      <w:r w:rsidR="001E56C5">
        <w:t xml:space="preserve"> </w:t>
      </w:r>
      <w:r w:rsidR="001968C9" w:rsidRPr="0098051F">
        <w:rPr>
          <w:highlight w:val="yellow"/>
        </w:rPr>
        <w:t>We also use this simulation model to study competitions between the different mutational strategies.</w:t>
      </w:r>
    </w:p>
    <w:p w:rsidR="002F4E2F" w:rsidRDefault="000A4D79" w:rsidP="00E9784D">
      <w:pPr>
        <w:spacing w:line="480" w:lineRule="auto"/>
      </w:pPr>
      <w:r>
        <w:lastRenderedPageBreak/>
        <w:fldChar w:fldCharType="begin"/>
      </w:r>
      <w:r>
        <w:instrText xml:space="preserve"> REF _Ref358791100 \h  \* MERGEFORMAT </w:instrText>
      </w:r>
      <w:r>
        <w:fldChar w:fldCharType="separate"/>
      </w:r>
      <w:r w:rsidR="00815DEF">
        <w:t>Table 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0A4D79">
        <w:fldChar w:fldCharType="begin"/>
      </w:r>
      <w:r w:rsidR="000A4D79">
        <w:instrText xml:space="preserve"> REF _Ref354316371 \h  \* MERGEFORMAT </w:instrText>
      </w:r>
      <w:r w:rsidR="000A4D79">
        <w:fldChar w:fldCharType="separate"/>
      </w:r>
      <w:r w:rsidR="00815DEF" w:rsidRPr="00815DEF">
        <w:t>Figure 1</w:t>
      </w:r>
      <w:r w:rsidR="000A4D7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0A4D79">
        <w:fldChar w:fldCharType="begin"/>
      </w:r>
      <w:r w:rsidR="000A4D79">
        <w:instrText xml:space="preserve"> REF _Ref358791100 \h  \* MERGEFORMAT </w:instrText>
      </w:r>
      <w:r w:rsidR="000A4D79">
        <w:fldChar w:fldCharType="separate"/>
      </w:r>
      <w:r w:rsidR="00815DEF">
        <w:t>Table 1</w:t>
      </w:r>
      <w:r w:rsidR="000A4D79">
        <w:fldChar w:fldCharType="end"/>
      </w:r>
      <w:r w:rsidR="00A95F28">
        <w:t>)</w:t>
      </w:r>
      <w:r w:rsidR="00F25234">
        <w:t>.</w:t>
      </w:r>
    </w:p>
    <w:p w:rsidR="002D7506" w:rsidRDefault="0002786D" w:rsidP="001975FE">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r w:rsidR="00BD0663" w:rsidRPr="001975FE">
        <w:rPr>
          <w:highlight w:val="red"/>
        </w:rPr>
        <w:t>wildtype</w:t>
      </w:r>
      <w:r w:rsidR="001975FE" w:rsidRPr="001975FE">
        <w:rPr>
          <w:highlight w:val="red"/>
        </w:rPr>
        <w:t xml:space="preserve"> or single mutant parent</w:t>
      </w:r>
      <w:r w:rsidR="00BD0663" w:rsidRPr="0098051F">
        <w:rPr>
          <w:highlight w:val="yellow"/>
        </w:rPr>
        <w:t xml:space="preserve">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1975FE">
        <w:rPr>
          <w:highlight w:val="red"/>
        </w:rPr>
        <w:t xml:space="preserve">The probability that </w:t>
      </w:r>
      <w:r w:rsidR="00BA2849" w:rsidRPr="001975FE">
        <w:rPr>
          <w:highlight w:val="red"/>
        </w:rPr>
        <w:t>such an offspring is also mutation-</w:t>
      </w:r>
      <w:r w:rsidR="00BD0663" w:rsidRPr="001975FE">
        <w:rPr>
          <w:highlight w:val="red"/>
        </w:rPr>
        <w:t>free</w:t>
      </w:r>
      <w:r w:rsidR="00332C18" w:rsidRPr="001975FE">
        <w:rPr>
          <w:highlight w:val="red"/>
        </w:rPr>
        <w:t xml:space="preserve"> at the rest of its genome</w:t>
      </w:r>
      <w:r w:rsidR="00BD0663" w:rsidRPr="001975FE">
        <w:rPr>
          <w:highlight w:val="red"/>
        </w:rPr>
        <w:t>,</w:t>
      </w:r>
      <w:r w:rsidR="00BD0663" w:rsidRPr="0098051F">
        <w:rPr>
          <w:highlight w:val="yellow"/>
        </w:rPr>
        <w:t xml:space="preserv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142" w:name="_Ref354134924"/>
            <w:r>
              <w:t>(</w:t>
            </w:r>
            <w:r w:rsidR="00AB4359">
              <w:fldChar w:fldCharType="begin"/>
            </w:r>
            <w:r w:rsidR="00C64915" w:rsidRPr="00EC7EBC">
              <w:instrText xml:space="preserve"> SEQ Equation </w:instrText>
            </w:r>
            <w:r w:rsidR="00AB4359">
              <w:fldChar w:fldCharType="separate"/>
            </w:r>
            <w:r w:rsidR="00815DEF">
              <w:rPr>
                <w:noProof/>
              </w:rPr>
              <w:t>2</w:t>
            </w:r>
            <w:r w:rsidR="00AB4359">
              <w:rPr>
                <w:noProof/>
              </w:rPr>
              <w:fldChar w:fldCharType="end"/>
            </w:r>
            <w:r>
              <w:t>)</w:t>
            </w:r>
            <w:bookmarkEnd w:id="142"/>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0A4D79"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143"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143"/>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0A4D79">
        <w:fldChar w:fldCharType="begin"/>
      </w:r>
      <w:r w:rsidR="000A4D79">
        <w:instrText xml:space="preserve"> REF _Ref354134924 \h  \* MERGEFORMAT </w:instrText>
      </w:r>
      <w:r w:rsidR="000A4D79">
        <w:fldChar w:fldCharType="separate"/>
      </w:r>
      <w:r w:rsidR="00815DEF">
        <w:t>(</w:t>
      </w:r>
      <w:r w:rsidR="00815DEF">
        <w:rPr>
          <w:noProof/>
        </w:rPr>
        <w:t>2)</w:t>
      </w:r>
      <w:r w:rsidR="000A4D79">
        <w:fldChar w:fldCharType="end"/>
      </w:r>
      <w:r>
        <w:t xml:space="preserve"> </w:t>
      </w:r>
      <w:proofErr w:type="gramStart"/>
      <w:r>
        <w:t>and</w:t>
      </w:r>
      <w:proofErr w:type="gramEnd"/>
      <w:r>
        <w:t xml:space="preserve"> </w:t>
      </w:r>
      <w:r w:rsidR="000A4D79">
        <w:fldChar w:fldCharType="begin"/>
      </w:r>
      <w:r w:rsidR="000A4D79">
        <w:instrText xml:space="preserve"> REF _Ref354134926 \h  \* MERGEFORMAT </w:instrText>
      </w:r>
      <w:r w:rsidR="000A4D79">
        <w:fldChar w:fldCharType="separate"/>
      </w:r>
      <w:r w:rsidR="00815DEF">
        <w:t>(</w:t>
      </w:r>
      <w:r w:rsidR="00815DEF">
        <w:rPr>
          <w:noProof/>
        </w:rPr>
        <w:t>3)</w:t>
      </w:r>
      <w:r w:rsidR="000A4D7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144" w:name="_Ref354319797"/>
      <w:r>
        <w:t xml:space="preserve">Fixation probability with stress-induced </w:t>
      </w:r>
      <w:bookmarkEnd w:id="144"/>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14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054D2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0A4D79">
        <w:fldChar w:fldCharType="begin"/>
      </w:r>
      <w:r w:rsidR="000A4D79">
        <w:instrText xml:space="preserve"> REF _Ref374010899 \r \h  \* MERGEFORMAT </w:instrText>
      </w:r>
      <w:r w:rsidR="000A4D79">
        <w:fldChar w:fldCharType="separate"/>
      </w:r>
      <w:r w:rsidR="00815DEF">
        <w:rPr>
          <w:rFonts w:hint="cs"/>
          <w:cs/>
          <w:lang w:bidi="hi-IN"/>
        </w:rPr>
        <w:t>‎</w:t>
      </w:r>
      <w:r w:rsidR="00815DEF">
        <w:rPr>
          <w:lang w:bidi="hi-IN"/>
        </w:rPr>
        <w:t>3.3</w:t>
      </w:r>
      <w:r w:rsidR="000A4D79">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145"/>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r w:rsidR="00332C18">
        <w:t xml:space="preserve">one or more </w:t>
      </w:r>
      <w:r>
        <w:t>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 xml:space="preserve">This </w:t>
      </w:r>
      <w:r w:rsidR="008967F9">
        <w:lastRenderedPageBreak/>
        <w:t>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Default="00A96D14" w:rsidP="00E9784D">
      <w:pPr>
        <w:pStyle w:val="Heading2"/>
        <w:spacing w:line="480" w:lineRule="auto"/>
      </w:pPr>
      <w:r>
        <w:t>Wright-Fisher simulations</w:t>
      </w:r>
    </w:p>
    <w:p w:rsidR="00A96D14" w:rsidRPr="00544F00" w:rsidRDefault="00A96D14" w:rsidP="00643FEC">
      <w:pPr>
        <w:spacing w:line="480" w:lineRule="auto"/>
        <w:rPr>
          <w:highlight w:val="red"/>
        </w:rPr>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544F00">
        <w:rPr>
          <w:highlight w:val="red"/>
        </w:rPr>
        <w:t>The simulation</w:t>
      </w:r>
      <w:r w:rsidR="006911A5" w:rsidRPr="00544F00">
        <w:rPr>
          <w:highlight w:val="red"/>
        </w:rPr>
        <w:t>s start</w:t>
      </w:r>
      <w:r w:rsidRPr="00544F00">
        <w:rPr>
          <w:highlight w:val="red"/>
        </w:rPr>
        <w:t xml:space="preserve"> with a mutation-free population (</w:t>
      </w:r>
      <w:r w:rsidR="007B5572" w:rsidRPr="00544F00">
        <w:rPr>
          <w:highlight w:val="red"/>
        </w:rPr>
        <w:t xml:space="preserve">all individuals start in the </w:t>
      </w:r>
      <w:r w:rsidRPr="00544F00">
        <w:rPr>
          <w:i/>
          <w:iCs/>
          <w:highlight w:val="red"/>
        </w:rPr>
        <w:t>ab/0</w:t>
      </w:r>
      <w:r w:rsidR="007B5572" w:rsidRPr="00544F00">
        <w:rPr>
          <w:highlight w:val="red"/>
        </w:rPr>
        <w:t xml:space="preserve"> class</w:t>
      </w:r>
      <w:r w:rsidRPr="00544F00">
        <w:rPr>
          <w:highlight w:val="red"/>
        </w:rPr>
        <w:t xml:space="preserve">) </w:t>
      </w:r>
      <w:r w:rsidR="007B5572" w:rsidRPr="00544F00">
        <w:rPr>
          <w:highlight w:val="red"/>
        </w:rPr>
        <w:t>that</w:t>
      </w:r>
      <w:r w:rsidRPr="00544F00">
        <w:rPr>
          <w:highlight w:val="red"/>
        </w:rPr>
        <w:t xml:space="preserve"> </w:t>
      </w:r>
      <w:r w:rsidR="00581307" w:rsidRPr="00544F00">
        <w:rPr>
          <w:highlight w:val="red"/>
        </w:rPr>
        <w:t xml:space="preserve">accumulates deleterious mutations </w:t>
      </w:r>
      <w:r w:rsidRPr="00544F00">
        <w:rPr>
          <w:highlight w:val="red"/>
        </w:rPr>
        <w:t>over the first 500 generations of the simulation</w:t>
      </w:r>
      <w:r w:rsidR="00544F00" w:rsidRPr="00544F00">
        <w:rPr>
          <w:highlight w:val="red"/>
        </w:rPr>
        <w:t>. W</w:t>
      </w:r>
      <w:r w:rsidRPr="00544F00">
        <w:rPr>
          <w:highlight w:val="red"/>
        </w:rPr>
        <w:t>ith</w:t>
      </w:r>
      <w:r w:rsidR="00544F00" w:rsidRPr="00544F00">
        <w:rPr>
          <w:highlight w:val="red"/>
        </w:rPr>
        <w:t xml:space="preserve"> </w:t>
      </w:r>
      <w:r w:rsidRPr="00544F00">
        <w:rPr>
          <w:i/>
          <w:iCs/>
          <w:highlight w:val="red"/>
        </w:rPr>
        <w:t>s</w:t>
      </w:r>
      <w:r w:rsidRPr="00544F00">
        <w:rPr>
          <w:highlight w:val="red"/>
        </w:rPr>
        <w:t>=0.</w:t>
      </w:r>
      <w:r w:rsidR="007B5572" w:rsidRPr="00544F00">
        <w:rPr>
          <w:highlight w:val="red"/>
        </w:rPr>
        <w:t>05</w:t>
      </w:r>
      <w:r w:rsidRPr="00544F00">
        <w:rPr>
          <w:highlight w:val="red"/>
        </w:rPr>
        <w:t xml:space="preserve">, 500 generations are enough to get the average number of deleterious mutations per individual to 99.3% of </w:t>
      </w:r>
      <w:r w:rsidR="00CA58CA" w:rsidRPr="00544F00">
        <w:rPr>
          <w:highlight w:val="red"/>
        </w:rPr>
        <w:t>its</w:t>
      </w:r>
      <w:r w:rsidRPr="00544F00">
        <w:rPr>
          <w:highlight w:val="red"/>
        </w:rPr>
        <w:t xml:space="preserve"> MSB value</w:t>
      </w:r>
      <w:r w:rsidR="00544F00" w:rsidRPr="00544F00">
        <w:rPr>
          <w:highlight w:val="red"/>
        </w:rPr>
        <w:t xml:space="preserve">, </w:t>
      </w:r>
      <w:r w:rsidR="00544F00" w:rsidRPr="00544F00">
        <w:rPr>
          <w:i/>
          <w:iCs/>
          <w:highlight w:val="red"/>
        </w:rPr>
        <w:t>U/s</w:t>
      </w:r>
      <w:r w:rsidRPr="00544F00">
        <w:rPr>
          <w:highlight w:val="red"/>
        </w:rPr>
        <w:t xml:space="preserve"> </w:t>
      </w:r>
      <w:r w:rsidR="00AB4359" w:rsidRPr="00544F00">
        <w:rPr>
          <w:highlight w:val="red"/>
        </w:rPr>
        <w:fldChar w:fldCharType="begin" w:fldLock="1"/>
      </w:r>
      <w:r w:rsidR="00054D21">
        <w:rPr>
          <w:highlight w:val="red"/>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544F00">
        <w:rPr>
          <w:highlight w:val="red"/>
        </w:rPr>
        <w:fldChar w:fldCharType="separate"/>
      </w:r>
      <w:r w:rsidR="00663378" w:rsidRPr="00544F00">
        <w:rPr>
          <w:noProof/>
          <w:highlight w:val="red"/>
        </w:rPr>
        <w:t>(Gordo and Dionisio 2005)</w:t>
      </w:r>
      <w:r w:rsidR="00AB4359" w:rsidRPr="00544F00">
        <w:rPr>
          <w:highlight w:val="red"/>
        </w:rPr>
        <w:fldChar w:fldCharType="end"/>
      </w:r>
      <w:r w:rsidRPr="00544F00">
        <w:rPr>
          <w:highlight w:val="red"/>
        </w:rPr>
        <w:t>.</w:t>
      </w:r>
    </w:p>
    <w:p w:rsidR="00A96D14" w:rsidRDefault="00A96D14" w:rsidP="00544F00">
      <w:pPr>
        <w:spacing w:line="480" w:lineRule="auto"/>
        <w:rPr>
          <w:lang w:bidi="hi-IN"/>
        </w:rPr>
      </w:pPr>
      <w:r w:rsidRPr="00544F00">
        <w:rPr>
          <w:highlight w:val="red"/>
        </w:rPr>
        <w:t xml:space="preserve">After </w:t>
      </w:r>
      <w:r w:rsidR="00544F00" w:rsidRPr="00544F00">
        <w:rPr>
          <w:highlight w:val="red"/>
        </w:rPr>
        <w:t>500 generations</w:t>
      </w:r>
      <w:r w:rsidRPr="00544F00">
        <w:rPr>
          <w:highlight w:val="red"/>
        </w:rPr>
        <w:t xml:space="preserve"> an environmental change occurs</w:t>
      </w:r>
      <w:r w:rsidRPr="00A96D14">
        <w:t xml:space="preserve">,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strategy. If this frequency is significantly lo</w:t>
      </w:r>
      <w:r w:rsidR="001975FE">
        <w:rPr>
          <w:highlight w:val="yellow"/>
          <w:lang w:bidi="hi-IN"/>
        </w:rPr>
        <w:t>wer or higher than 50%</w:t>
      </w:r>
      <w:r w:rsidR="00921CC9" w:rsidRPr="0098051F">
        <w:rPr>
          <w:highlight w:val="yellow"/>
          <w:lang w:bidi="hi-IN"/>
        </w:rPr>
        <w:t xml:space="preserve"> </w:t>
      </w:r>
      <w:r w:rsidR="00365A2D">
        <w:rPr>
          <w:highlight w:val="yellow"/>
          <w:lang w:bidi="hi-IN"/>
        </w:rPr>
        <w:t>we consider the</w:t>
      </w:r>
      <w:r w:rsidR="00921CC9" w:rsidRPr="0098051F">
        <w:rPr>
          <w:highlight w:val="yellow"/>
          <w:lang w:bidi="hi-IN"/>
        </w:rPr>
        <w:t xml:space="preserve"> invading strategy disfavored or favored by </w:t>
      </w:r>
      <w:r w:rsidR="00921CC9" w:rsidRPr="0098051F">
        <w:rPr>
          <w:highlight w:val="yellow"/>
          <w:lang w:bidi="hi-IN"/>
        </w:rPr>
        <w:lastRenderedPageBreak/>
        <w:t xml:space="preserve">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0A4D79"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146" w:name="_Ref374094382"/>
            <w:bookmarkStart w:id="147"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146"/>
            <w:r>
              <w:t>)</w:t>
            </w:r>
            <w:bookmarkEnd w:id="14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A4D79"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48" w:name="_Ref374094154"/>
            <w:bookmarkStart w:id="149" w:name="_Ref374458627"/>
            <w:r>
              <w:t>(</w:t>
            </w:r>
            <w:r w:rsidR="000A4D79">
              <w:fldChar w:fldCharType="begin"/>
            </w:r>
            <w:r w:rsidR="000A4D79">
              <w:instrText xml:space="preserve"> SEQ Equation </w:instrText>
            </w:r>
            <w:r w:rsidR="000A4D79">
              <w:fldChar w:fldCharType="separate"/>
            </w:r>
            <w:r w:rsidR="00815DEF">
              <w:rPr>
                <w:noProof/>
              </w:rPr>
              <w:t>7</w:t>
            </w:r>
            <w:r w:rsidR="000A4D79">
              <w:rPr>
                <w:noProof/>
              </w:rPr>
              <w:fldChar w:fldCharType="end"/>
            </w:r>
            <w:bookmarkEnd w:id="148"/>
            <w:r>
              <w:t>)</w:t>
            </w:r>
            <w:bookmarkEnd w:id="14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A4D79"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50" w:name="_Ref374094156"/>
            <w:bookmarkStart w:id="151"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50"/>
            <w:r>
              <w:t>)</w:t>
            </w:r>
            <w:bookmarkEnd w:id="151"/>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0A4D79">
        <w:fldChar w:fldCharType="begin"/>
      </w:r>
      <w:r w:rsidR="000A4D79">
        <w:instrText xml:space="preserve"> REF _Ref358791100 \h  \* MERGEFORMAT </w:instrText>
      </w:r>
      <w:r w:rsidR="000A4D79">
        <w:fldChar w:fldCharType="separate"/>
      </w:r>
      <w:r w:rsidR="00815DEF">
        <w:t>Table 1</w:t>
      </w:r>
      <w:r w:rsidR="000A4D79">
        <w:fldChar w:fldCharType="end"/>
      </w:r>
      <w:r>
        <w:rPr>
          <w:lang w:bidi="hi-IN"/>
        </w:rPr>
        <w:t xml:space="preserve"> for description of model parameters and </w:t>
      </w:r>
      <w:r w:rsidR="00AB4359">
        <w:rPr>
          <w:lang w:bidi="hi-IN"/>
        </w:rPr>
        <w:fldChar w:fldCharType="begin" w:fldLock="1"/>
      </w:r>
      <w:r w:rsidR="00054D2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 xml:space="preserve">q. </w:t>
      </w:r>
      <w:r w:rsidR="000A4D79">
        <w:fldChar w:fldCharType="begin"/>
      </w:r>
      <w:r w:rsidR="000A4D79">
        <w:instrText xml:space="preserve"> REF _Ref374094382 \h  \* MERGEFORMAT </w:instrText>
      </w:r>
      <w:r w:rsidR="000A4D79">
        <w:fldChar w:fldCharType="separate"/>
      </w:r>
      <w:r w:rsidR="00815DEF">
        <w:t>6</w:t>
      </w:r>
      <w:r w:rsidR="000A4D79">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0A4D79">
        <w:fldChar w:fldCharType="begin"/>
      </w:r>
      <w:r w:rsidR="000A4D79">
        <w:instrText xml:space="preserve"> REF _Ref360183592 \h  \* MERGEFORMAT </w:instrText>
      </w:r>
      <w:r w:rsidR="000A4D79">
        <w:fldChar w:fldCharType="separate"/>
      </w:r>
      <w:r w:rsidR="00815DEF" w:rsidRPr="00815DEF">
        <w:t>Figure 2</w:t>
      </w:r>
      <w:r w:rsidR="000A4D79">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A4D79">
        <w:fldChar w:fldCharType="begin"/>
      </w:r>
      <w:r w:rsidR="000A4D79">
        <w:instrText xml:space="preserve"> REF _Ref374094382 \h  \* MERGEFORMA</w:instrText>
      </w:r>
      <w:r w:rsidR="000A4D79">
        <w:instrText xml:space="preserve">T </w:instrText>
      </w:r>
      <w:r w:rsidR="000A4D79">
        <w:fldChar w:fldCharType="separate"/>
      </w:r>
      <w:r w:rsidR="00815DEF">
        <w:t>6</w:t>
      </w:r>
      <w:r w:rsidR="000A4D79">
        <w:fldChar w:fldCharType="end"/>
      </w:r>
      <w:r w:rsidR="00090AA3">
        <w:rPr>
          <w:rFonts w:eastAsiaTheme="minorEastAsia"/>
          <w:lang w:bidi="hi-IN"/>
        </w:rPr>
        <w:t>,</w:t>
      </w:r>
      <w:r w:rsidR="00090AA3" w:rsidRPr="00090AA3">
        <w:rPr>
          <w:rFonts w:eastAsiaTheme="minorEastAsia"/>
          <w:lang w:bidi="hi-IN"/>
        </w:rPr>
        <w:t xml:space="preserve"> </w:t>
      </w:r>
      <w:r w:rsidR="000A4D79">
        <w:fldChar w:fldCharType="begin"/>
      </w:r>
      <w:r w:rsidR="000A4D79">
        <w:instrText xml:space="preserve"> REF _Ref374094154 \h  \* MERGEFORMAT </w:instrText>
      </w:r>
      <w:r w:rsidR="000A4D79">
        <w:fldChar w:fldCharType="separate"/>
      </w:r>
      <w:r w:rsidR="00815DEF">
        <w:t>7</w:t>
      </w:r>
      <w:r w:rsidR="000A4D79">
        <w:fldChar w:fldCharType="end"/>
      </w:r>
      <w:r w:rsidR="00090AA3">
        <w:rPr>
          <w:rFonts w:eastAsiaTheme="minorEastAsia"/>
          <w:lang w:bidi="hi-IN"/>
        </w:rPr>
        <w:t xml:space="preserve">, and </w:t>
      </w:r>
      <w:r w:rsidR="000A4D79">
        <w:fldChar w:fldCharType="begin"/>
      </w:r>
      <w:r w:rsidR="000A4D79">
        <w:instrText xml:space="preserve"> REF _Ref374094156 \h  \* MERGEFORMAT </w:instrText>
      </w:r>
      <w:r w:rsidR="000A4D79">
        <w:fldChar w:fldCharType="separate"/>
      </w:r>
      <w:r w:rsidR="00815DEF">
        <w:t>8</w:t>
      </w:r>
      <w:r w:rsidR="000A4D79">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w:t>
      </w:r>
      <w:r w:rsidR="00320207">
        <w:lastRenderedPageBreak/>
        <w:t>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0A4D79">
        <w:fldChar w:fldCharType="begin"/>
      </w:r>
      <w:r w:rsidR="000A4D79">
        <w:instrText xml:space="preserve"> REF _Ref374010899 \r \h  \* MERGEFORMAT </w:instrText>
      </w:r>
      <w:r w:rsidR="000A4D79">
        <w:fldChar w:fldCharType="separate"/>
      </w:r>
      <w:r w:rsidR="00815DEF">
        <w:rPr>
          <w:rFonts w:hint="cs"/>
          <w:cs/>
        </w:rPr>
        <w:t>‎</w:t>
      </w:r>
      <w:r w:rsidR="00815DEF">
        <w:t>3.3</w:t>
      </w:r>
      <w:r w:rsidR="000A4D79">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0A4D79">
        <w:fldChar w:fldCharType="begin"/>
      </w:r>
      <w:r w:rsidR="000A4D79">
        <w:instrText xml:space="preserve"> REF _Ref358791100 \h  \* MERGEFORMAT </w:instrText>
      </w:r>
      <w:r w:rsidR="000A4D79">
        <w:fldChar w:fldCharType="separate"/>
      </w:r>
      <w:r w:rsidR="00815DEF">
        <w:t>Table 1</w:t>
      </w:r>
      <w:r w:rsidR="000A4D79">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A4D79">
        <w:fldChar w:fldCharType="begin"/>
      </w:r>
      <w:r w:rsidR="000A4D79">
        <w:instrText xml:space="preserve"> REF _Ref360183592 \h  \* MERGEFORMAT </w:instrText>
      </w:r>
      <w:r w:rsidR="000A4D79">
        <w:fldChar w:fldCharType="separate"/>
      </w:r>
      <w:r w:rsidR="00815DEF" w:rsidRPr="00815DEF">
        <w:t>Figure 2</w:t>
      </w:r>
      <w:r w:rsidR="000A4D79">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054D2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AB4359" w:rsidRPr="003757EA">
        <w:rPr>
          <w:lang w:bidi="hi-IN"/>
        </w:rPr>
        <w:fldChar w:fldCharType="begin" w:fldLock="1"/>
      </w:r>
      <w:r w:rsidR="00054D2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757EA">
        <w:rPr>
          <w:lang w:bidi="hi-IN"/>
        </w:rPr>
        <w:fldChar w:fldCharType="separate"/>
      </w:r>
      <w:r w:rsidR="00663378" w:rsidRPr="00663378">
        <w:rPr>
          <w:noProof/>
          <w:lang w:bidi="hi-IN"/>
        </w:rPr>
        <w:t>(Ram and Hadany 2012)</w:t>
      </w:r>
      <w:r w:rsidR="00AB435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r w:rsidR="00643FEC">
        <w:rPr>
          <w:lang w:bidi="hi-IN"/>
        </w:rPr>
        <w:t xml:space="preserve"> </w:t>
      </w:r>
      <w:r w:rsidR="00643FEC" w:rsidRPr="00DC713E">
        <w:rPr>
          <w:highlight w:val="red"/>
          <w:lang w:bidi="hi-IN"/>
        </w:rPr>
        <w:t xml:space="preserve">Our extended model allows beneficial mutations and for multiple mutations to occur in reproduction. In the </w:t>
      </w:r>
      <w:r w:rsidR="00643FEC" w:rsidRPr="00DC713E">
        <w:rPr>
          <w:i/>
          <w:iCs/>
          <w:highlight w:val="red"/>
          <w:lang w:bidi="hi-IN"/>
        </w:rPr>
        <w:t>supporting information</w:t>
      </w:r>
      <w:r w:rsidR="00643FEC" w:rsidRPr="00DC713E">
        <w:rPr>
          <w:highlight w:val="red"/>
          <w:lang w:bidi="hi-IN"/>
        </w:rPr>
        <w:t xml:space="preserve"> we demonstrate how to use this model to calculate the mean fitness of an asexual population</w:t>
      </w:r>
      <w:r w:rsidR="00DC713E" w:rsidRPr="00DC713E">
        <w:rPr>
          <w:highlight w:val="red"/>
          <w:lang w:bidi="hi-IN"/>
        </w:rPr>
        <w:t>.</w:t>
      </w:r>
    </w:p>
    <w:p w:rsidR="003E0693" w:rsidRPr="003E0693" w:rsidRDefault="003E0693" w:rsidP="00DC713E">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w:t>
      </w:r>
      <w:r w:rsidRPr="00434AEF">
        <w:rPr>
          <w:highlight w:val="yellow"/>
          <w:lang w:bidi="hi-IN"/>
        </w:rPr>
        <w:lastRenderedPageBreak/>
        <w:t>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AB435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434AEF">
        <w:rPr>
          <w:highlight w:val="yellow"/>
          <w:lang w:bidi="hi-IN"/>
        </w:rPr>
        <w:fldChar w:fldCharType="separate"/>
      </w:r>
      <w:r w:rsidR="005D511F" w:rsidRPr="00434AEF">
        <w:rPr>
          <w:noProof/>
          <w:highlight w:val="yellow"/>
          <w:lang w:bidi="hi-IN"/>
        </w:rPr>
        <w:t>(Ram and Hadany 2012)</w:t>
      </w:r>
      <w:r w:rsidR="00AB4359" w:rsidRPr="00434AEF">
        <w:rPr>
          <w:highlight w:val="yellow"/>
          <w:lang w:bidi="hi-IN"/>
        </w:rPr>
        <w:fldChar w:fldCharType="end"/>
      </w:r>
      <w:r w:rsidR="005D511F" w:rsidRPr="00434AEF">
        <w:rPr>
          <w:highlight w:val="yellow"/>
          <w:lang w:bidi="hi-IN"/>
        </w:rPr>
        <w:t xml:space="preserve">. </w:t>
      </w:r>
      <w:r w:rsidR="000A4D79">
        <w:fldChar w:fldCharType="begin"/>
      </w:r>
      <w:r w:rsidR="000A4D79">
        <w:instrText xml:space="preserve"> REF _Ref36397990</w:instrText>
      </w:r>
      <w:r w:rsidR="000A4D79">
        <w:instrText xml:space="preserve">3 \h  \* MERGEFORMAT </w:instrText>
      </w:r>
      <w:r w:rsidR="000A4D79">
        <w:fldChar w:fldCharType="separate"/>
      </w:r>
      <w:r w:rsidR="00815DEF" w:rsidRPr="00434AEF">
        <w:rPr>
          <w:highlight w:val="yellow"/>
          <w:lang w:bidi="hi-IN"/>
        </w:rPr>
        <w:t>Figure 3</w:t>
      </w:r>
      <w:r w:rsidR="000A4D79">
        <w:fldChar w:fldCharType="end"/>
      </w:r>
      <w:r w:rsidR="005D511F" w:rsidRPr="00434AEF">
        <w:rPr>
          <w:highlight w:val="yellow"/>
          <w:lang w:bidi="hi-IN"/>
        </w:rPr>
        <w:t xml:space="preserve"> shows this advantage of SIM over NM in terms of the differential </w:t>
      </w:r>
      <w:r w:rsidR="005D511F" w:rsidRPr="00DC713E">
        <w:rPr>
          <w:highlight w:val="red"/>
          <w:lang w:bidi="hi-IN"/>
        </w:rPr>
        <w:t>population mean fitness</w:t>
      </w:r>
      <w:r w:rsidR="00DC713E" w:rsidRPr="00DC713E">
        <w:rPr>
          <w:highlight w:val="red"/>
          <w:lang w:bidi="hi-IN"/>
        </w:rPr>
        <w:t xml:space="preserve"> (</w:t>
      </w:r>
      <m:oMath>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SIM</m:t>
            </m:r>
          </m:sub>
        </m:sSub>
        <m:r>
          <w:rPr>
            <w:rFonts w:ascii="Cambria Math" w:hAnsi="Cambria Math"/>
            <w:highlight w:val="red"/>
            <w:lang w:bidi="hi-IN"/>
          </w:rPr>
          <m:t>-</m:t>
        </m:r>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NM</m:t>
            </m:r>
          </m:sub>
        </m:sSub>
      </m:oMath>
      <w:r w:rsidR="00DC713E" w:rsidRPr="00DC713E">
        <w:rPr>
          <w:rFonts w:eastAsiaTheme="minorEastAsia"/>
          <w:highlight w:val="red"/>
          <w:lang w:bidi="hi-IN"/>
        </w:rPr>
        <w:t>)</w:t>
      </w:r>
      <w:r w:rsidR="005D511F" w:rsidRPr="00434AEF">
        <w:rPr>
          <w:highlight w:val="yellow"/>
          <w:lang w:bidi="hi-IN"/>
        </w:rPr>
        <w:t>.</w:t>
      </w:r>
    </w:p>
    <w:p w:rsidR="00AC687F" w:rsidRDefault="000A4D79"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r w:rsidR="00365A2D">
        <w:rPr>
          <w:highlight w:val="yellow"/>
          <w:lang w:bidi="hi-IN"/>
        </w:rPr>
        <w:t xml:space="preserve">an </w:t>
      </w:r>
      <w:r w:rsidR="0044354D" w:rsidRPr="00434AEF">
        <w:rPr>
          <w:highlight w:val="yellow"/>
          <w:lang w:bidi="hi-IN"/>
        </w:rPr>
        <w:t xml:space="preserve">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fldChar w:fldCharType="begin"/>
      </w:r>
      <w:r>
        <w:instrText xml:space="preserve"> REF _Ref3605</w:instrText>
      </w:r>
      <w:r>
        <w:instrText xml:space="preserve">26047 \h  \* MERGEFORMAT </w:instrText>
      </w:r>
      <w:r>
        <w:fldChar w:fldCharType="separate"/>
      </w:r>
      <w:r w:rsidR="00815DEF" w:rsidRPr="00434AEF">
        <w:t>6</w:t>
      </w:r>
      <w:r>
        <w:fldChar w:fldCharType="end"/>
      </w:r>
      <w:r w:rsidR="0044354D" w:rsidRPr="00434AEF">
        <w:rPr>
          <w:highlight w:val="yellow"/>
          <w:lang w:bidi="hi-IN"/>
        </w:rPr>
        <w:t xml:space="preserve">, </w:t>
      </w:r>
      <w:r>
        <w:fldChar w:fldCharType="begin"/>
      </w:r>
      <w:r>
        <w:instrText xml:space="preserve"> REF _Ref374458627 \h  \* MERGEFORMAT </w:instrText>
      </w:r>
      <w:r>
        <w:fldChar w:fldCharType="separate"/>
      </w:r>
      <w:r w:rsidR="00815DEF" w:rsidRPr="00434AEF">
        <w:t>7</w:t>
      </w:r>
      <w:r>
        <w:fldChar w:fldCharType="end"/>
      </w:r>
      <w:r w:rsidR="0044354D" w:rsidRPr="00434AEF">
        <w:rPr>
          <w:highlight w:val="yellow"/>
          <w:lang w:bidi="hi-IN"/>
        </w:rPr>
        <w:t xml:space="preserve">, and </w:t>
      </w:r>
      <w:r>
        <w:fldChar w:fldCharType="begin"/>
      </w:r>
      <w:r>
        <w:instrText xml:space="preserve"> REF _Ref360526048 \h  \* MERGEFORMAT </w:instrText>
      </w:r>
      <w:r>
        <w:fldChar w:fldCharType="separate"/>
      </w:r>
      <w:r w:rsidR="00815DEF" w:rsidRPr="00434AEF">
        <w:t>8</w:t>
      </w:r>
      <w: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fldChar w:fldCharType="begin"/>
      </w:r>
      <w:r>
        <w:instrText xml:space="preserve"> REF _Ref363979903 \h  \* MERGEFORMAT </w:instrText>
      </w:r>
      <w:r>
        <w:fldChar w:fldCharType="separate"/>
      </w:r>
      <w:r w:rsidR="00815DEF" w:rsidRPr="00815DEF">
        <w:t>Figure 3</w:t>
      </w:r>
      <w: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fldChar w:fldCharType="begin"/>
      </w:r>
      <w:r>
        <w:instrText xml:space="preserve"> REF _Ref360184105 \h  \* MERGEFORMAT </w:instrText>
      </w:r>
      <w:r>
        <w:fldChar w:fldCharType="separate"/>
      </w:r>
      <w:r w:rsidR="00815DEF" w:rsidRPr="00815DEF">
        <w:t>Figure 4</w:t>
      </w:r>
      <w: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DC713E" w:rsidRDefault="00DC713E" w:rsidP="00E9784D">
      <w:pPr>
        <w:pStyle w:val="Heading2"/>
        <w:spacing w:line="480" w:lineRule="auto"/>
        <w:rPr>
          <w:highlight w:val="red"/>
        </w:rPr>
      </w:pPr>
      <w:r w:rsidRPr="00DC713E">
        <w:rPr>
          <w:highlight w:val="red"/>
        </w:rPr>
        <w:lastRenderedPageBreak/>
        <w:t>Environmental stress</w:t>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or the non-resistant 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0A4D79">
        <w:fldChar w:fldCharType="begin"/>
      </w:r>
      <w:r w:rsidR="000A4D79">
        <w:instrText xml:space="preserve"> REF _Ref374443384 \h  \* MERGEFORMAT </w:instrText>
      </w:r>
      <w:r w:rsidR="000A4D79">
        <w:fldChar w:fldCharType="separate"/>
      </w:r>
      <w:r w:rsidR="00815DEF" w:rsidRPr="00434AEF">
        <w:rPr>
          <w:noProof/>
          <w:highlight w:val="yellow"/>
        </w:rPr>
        <w:t>(1</w:t>
      </w:r>
      <w:r w:rsidR="000A4D79">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8966"/>
        <w:gridCol w:w="996"/>
      </w:tblGrid>
      <w:tr w:rsidR="00FD7E05" w:rsidTr="004D568B">
        <w:tc>
          <w:tcPr>
            <w:tcW w:w="4500" w:type="pct"/>
            <w:tcBorders>
              <w:top w:val="nil"/>
              <w:left w:val="nil"/>
              <w:bottom w:val="nil"/>
              <w:right w:val="nil"/>
            </w:tcBorders>
          </w:tcPr>
          <w:p w:rsidR="00FD7E05" w:rsidRPr="00434AEF" w:rsidRDefault="000A4D79"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AB4359" w:rsidRPr="00434AEF">
              <w:rPr>
                <w:highlight w:val="yellow"/>
              </w:rPr>
              <w:fldChar w:fldCharType="begin"/>
            </w:r>
            <w:r w:rsidRPr="00434AEF">
              <w:rPr>
                <w:highlight w:val="yellow"/>
              </w:rPr>
              <w:instrText xml:space="preserve"> SEQ Equation </w:instrText>
            </w:r>
            <w:r w:rsidR="00AB4359" w:rsidRPr="00434AEF">
              <w:rPr>
                <w:highlight w:val="yellow"/>
              </w:rPr>
              <w:fldChar w:fldCharType="separate"/>
            </w:r>
            <w:r w:rsidR="00815DEF" w:rsidRPr="00434AEF">
              <w:rPr>
                <w:noProof/>
                <w:highlight w:val="yellow"/>
              </w:rPr>
              <w:t>9</w:t>
            </w:r>
            <w:r w:rsidR="00AB435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AB4359">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fldChar w:fldCharType="separate"/>
      </w:r>
      <w:r w:rsidR="00663378" w:rsidRPr="00663378">
        <w:rPr>
          <w:noProof/>
        </w:rPr>
        <w:t>(Cirz and Romesberg 2007; Obolski and Hadany 2012; Shor et al. 2013)</w:t>
      </w:r>
      <w:r w:rsidR="00AB435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0A4D79"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2"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152"/>
          </w:p>
        </w:tc>
      </w:tr>
    </w:tbl>
    <w:p w:rsidR="00290173" w:rsidRDefault="00290173" w:rsidP="000F12AB">
      <w:pPr>
        <w:spacing w:line="480" w:lineRule="auto"/>
      </w:pPr>
      <w:r>
        <w:lastRenderedPageBreak/>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0A4D7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3" w:name="_Ref361310097"/>
            <w:r>
              <w:t>(</w:t>
            </w:r>
            <w:r w:rsidR="00AB4359">
              <w:fldChar w:fldCharType="begin"/>
            </w:r>
            <w:r w:rsidR="00C64915" w:rsidRPr="0095303A">
              <w:instrText xml:space="preserve"> SEQ Equation </w:instrText>
            </w:r>
            <w:r w:rsidR="00AB4359">
              <w:fldChar w:fldCharType="separate"/>
            </w:r>
            <w:r w:rsidR="00815DEF">
              <w:rPr>
                <w:noProof/>
              </w:rPr>
              <w:t>11</w:t>
            </w:r>
            <w:r w:rsidR="00AB4359">
              <w:rPr>
                <w:noProof/>
              </w:rPr>
              <w:fldChar w:fldCharType="end"/>
            </w:r>
            <w:r>
              <w:t>)</w:t>
            </w:r>
            <w:bookmarkEnd w:id="153"/>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0A4D79">
        <w:fldChar w:fldCharType="begin"/>
      </w:r>
      <w:r w:rsidR="000A4D79">
        <w:instrText xml:space="preserve"> REF _Ref358791100 \h  \* MERGEFORMAT </w:instrText>
      </w:r>
      <w:r w:rsidR="000A4D79">
        <w:fldChar w:fldCharType="separate"/>
      </w:r>
      <w:r w:rsidR="00815DEF">
        <w:t>Table 1</w:t>
      </w:r>
      <w:r w:rsidR="000A4D79">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54" w:name="_Ref374377810"/>
      <w:r>
        <w:rPr>
          <w:highlight w:val="yellow"/>
        </w:rPr>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54"/>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AB4359">
        <w:rPr>
          <w:lang w:bidi="hi-IN"/>
        </w:rPr>
        <w:fldChar w:fldCharType="begin" w:fldLock="1"/>
      </w:r>
      <w:r w:rsidR="00054D2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AB4359">
        <w:fldChar w:fldCharType="begin"/>
      </w:r>
      <w:r w:rsidR="005842D2">
        <w:instrText xml:space="preserve"> REF _Ref374460264 \h </w:instrText>
      </w:r>
      <w:r w:rsidR="00AB4359">
        <w:fldChar w:fldCharType="separate"/>
      </w:r>
      <w:r w:rsidR="00815DEF">
        <w:t>(</w:t>
      </w:r>
      <w:r w:rsidR="00815DEF">
        <w:rPr>
          <w:noProof/>
        </w:rPr>
        <w:t>1</w:t>
      </w:r>
      <w:r w:rsidR="00815DEF">
        <w:t>)</w:t>
      </w:r>
      <w:r w:rsidR="00AB4359">
        <w:fldChar w:fldCharType="end"/>
      </w:r>
      <w:r w:rsidR="005842D2">
        <w:t>)</w:t>
      </w:r>
      <w:r>
        <w:t>. See Figure S3 for a visualization of these continuous relationships.</w:t>
      </w:r>
    </w:p>
    <w:p w:rsidR="003E2C84" w:rsidRDefault="000A4D79" w:rsidP="003E2C84">
      <w:pPr>
        <w:spacing w:line="480" w:lineRule="auto"/>
        <w:rPr>
          <w:lang w:bidi="hi-IN"/>
        </w:rPr>
      </w:pPr>
      <w:r>
        <w:fldChar w:fldCharType="begin"/>
      </w:r>
      <w:r>
        <w:instrText xml:space="preserve"> REF _Re</w:instrText>
      </w:r>
      <w:r>
        <w:instrText xml:space="preserv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w:lastRenderedPageBreak/>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AB4359">
              <w:fldChar w:fldCharType="begin"/>
            </w:r>
            <w:r w:rsidRPr="0095303A">
              <w:instrText xml:space="preserve"> SEQ Equation </w:instrText>
            </w:r>
            <w:r w:rsidR="00AB4359">
              <w:fldChar w:fldCharType="separate"/>
            </w:r>
            <w:r>
              <w:rPr>
                <w:noProof/>
              </w:rPr>
              <w:t>12</w:t>
            </w:r>
            <w:r w:rsidR="00AB435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0A4D79">
        <w:fldChar w:fldCharType="begin"/>
      </w:r>
      <w:r w:rsidR="000A4D79">
        <w:instrText xml:space="preserve"> REF _Ref360183592 \h  \* MERGEFORMAT </w:instrText>
      </w:r>
      <w:r w:rsidR="000A4D79">
        <w:fldChar w:fldCharType="separate"/>
      </w:r>
      <w:r w:rsidR="00815DEF" w:rsidRPr="00815DEF">
        <w:t>Figure 2</w:t>
      </w:r>
      <w:r w:rsidR="000A4D79">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0A4D79">
        <w:fldChar w:fldCharType="begin"/>
      </w:r>
      <w:r w:rsidR="000A4D79">
        <w:instrText xml:space="preserve"> REF _Ref374366687 \h  \* MERGEFORMAT </w:instrText>
      </w:r>
      <w:r w:rsidR="000A4D79">
        <w:fldChar w:fldCharType="separate"/>
      </w:r>
      <w:r w:rsidR="00815DEF" w:rsidRPr="00815DEF">
        <w:rPr>
          <w:lang w:bidi="hi-IN"/>
        </w:rPr>
        <w:t>Figure 5</w:t>
      </w:r>
      <w:r w:rsidR="000A4D79">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054D2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AB4359" w:rsidRPr="007F656F">
        <w:rPr>
          <w:lang w:bidi="hi-IN"/>
        </w:rPr>
        <w:fldChar w:fldCharType="begin" w:fldLock="1"/>
      </w:r>
      <w:r w:rsidR="00054D2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7F656F">
        <w:rPr>
          <w:lang w:bidi="hi-IN"/>
        </w:rPr>
        <w:fldChar w:fldCharType="separate"/>
      </w:r>
      <w:r w:rsidR="00663378" w:rsidRPr="00663378">
        <w:rPr>
          <w:noProof/>
          <w:lang w:bidi="hi-IN"/>
        </w:rPr>
        <w:t>(Torres-Barceló et al. 2013)</w:t>
      </w:r>
      <w:r w:rsidR="00AB435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AB4359" w:rsidRPr="00434AEF">
        <w:rPr>
          <w:highlight w:val="yellow"/>
          <w:lang w:bidi="hi-IN"/>
        </w:rPr>
        <w:fldChar w:fldCharType="begin" w:fldLock="1"/>
      </w:r>
      <w:r w:rsidR="00054D21">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434AEF">
        <w:rPr>
          <w:highlight w:val="yellow"/>
          <w:lang w:bidi="hi-IN"/>
        </w:rPr>
        <w:fldChar w:fldCharType="separate"/>
      </w:r>
      <w:r w:rsidRPr="00434AEF">
        <w:rPr>
          <w:noProof/>
          <w:highlight w:val="yellow"/>
          <w:lang w:bidi="hi-IN"/>
        </w:rPr>
        <w:t>(Dawson 1998)</w:t>
      </w:r>
      <w:r w:rsidR="00AB435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r w:rsidR="004D7ABB">
        <w:rPr>
          <w:highlight w:val="yellow"/>
          <w:lang w:bidi="hi-IN"/>
        </w:rPr>
        <w:t>s</w:t>
      </w:r>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AB4359" w:rsidRPr="00434AEF">
        <w:rPr>
          <w:highlight w:val="yellow"/>
          <w:lang w:bidi="hi-IN"/>
        </w:rPr>
        <w:fldChar w:fldCharType="begin" w:fldLock="1"/>
      </w:r>
      <w:r w:rsidR="00054D21">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AB4359" w:rsidRPr="00434AEF">
        <w:rPr>
          <w:highlight w:val="yellow"/>
          <w:lang w:bidi="hi-IN"/>
        </w:rPr>
        <w:fldChar w:fldCharType="separate"/>
      </w:r>
      <w:r w:rsidRPr="00434AEF">
        <w:rPr>
          <w:noProof/>
          <w:highlight w:val="yellow"/>
          <w:lang w:bidi="hi-IN"/>
        </w:rPr>
        <w:t>(Giraud et al. 2001; Loh et al. 2010; Gentile et al. 2011; Shee et al. 2011)</w:t>
      </w:r>
      <w:r w:rsidR="00AB435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AB4359" w:rsidRPr="00434AEF">
        <w:rPr>
          <w:highlight w:val="yellow"/>
          <w:lang w:bidi="hi-IN"/>
        </w:rPr>
        <w:fldChar w:fldCharType="begin" w:fldLock="1"/>
      </w:r>
      <w:r w:rsidR="00054D21">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434AEF">
        <w:rPr>
          <w:highlight w:val="yellow"/>
          <w:lang w:bidi="hi-IN"/>
        </w:rPr>
        <w:fldChar w:fldCharType="separate"/>
      </w:r>
      <w:r w:rsidR="00ED111F" w:rsidRPr="00434AEF">
        <w:rPr>
          <w:noProof/>
          <w:highlight w:val="yellow"/>
          <w:lang w:bidi="hi-IN"/>
        </w:rPr>
        <w:t>(Foster 2007; Al Mamun et al. 2012)</w:t>
      </w:r>
      <w:r w:rsidR="00AB435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r w:rsidR="00E06BFF" w:rsidRPr="00434AEF">
        <w:rPr>
          <w:highlight w:val="yellow"/>
          <w:lang w:bidi="hi-IN"/>
        </w:rPr>
        <w:t>i</w:t>
      </w:r>
      <w:r w:rsidR="00E06BFF">
        <w:rPr>
          <w:highlight w:val="yellow"/>
          <w:lang w:bidi="hi-IN"/>
        </w:rPr>
        <w:t>n</w:t>
      </w:r>
      <w:r w:rsidR="00E06BFF" w:rsidRPr="00434AEF">
        <w:rPr>
          <w:highlight w:val="yellow"/>
          <w:lang w:bidi="hi-IN"/>
        </w:rPr>
        <w:t xml:space="preserve"> </w:t>
      </w:r>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lastRenderedPageBreak/>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AB4359" w:rsidRPr="00434AEF">
        <w:rPr>
          <w:highlight w:val="yellow"/>
          <w:lang w:bidi="hi-IN"/>
        </w:rPr>
        <w:fldChar w:fldCharType="begin" w:fldLock="1"/>
      </w:r>
      <w:r w:rsidR="00054D21">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434AEF">
        <w:rPr>
          <w:highlight w:val="yellow"/>
          <w:lang w:bidi="hi-IN"/>
        </w:rPr>
        <w:fldChar w:fldCharType="separate"/>
      </w:r>
      <w:r w:rsidR="00134FEB" w:rsidRPr="00434AEF">
        <w:rPr>
          <w:noProof/>
          <w:highlight w:val="yellow"/>
          <w:lang w:bidi="hi-IN"/>
        </w:rPr>
        <w:t>(Agrawal 2002)</w:t>
      </w:r>
      <w:r w:rsidR="00AB4359" w:rsidRPr="00434AEF">
        <w:rPr>
          <w:highlight w:val="yellow"/>
          <w:lang w:bidi="hi-IN"/>
        </w:rPr>
        <w:fldChar w:fldCharType="end"/>
      </w:r>
      <w:r w:rsidR="00134FEB" w:rsidRPr="00434AEF">
        <w:rPr>
          <w:highlight w:val="yellow"/>
          <w:lang w:bidi="hi-IN"/>
        </w:rPr>
        <w:t xml:space="preserve">, direct competitions </w:t>
      </w:r>
      <w:r w:rsidR="00AB4359" w:rsidRPr="00434AEF">
        <w:rPr>
          <w:highlight w:val="yellow"/>
          <w:lang w:bidi="hi-IN"/>
        </w:rPr>
        <w:fldChar w:fldCharType="begin" w:fldLock="1"/>
      </w:r>
      <w:r w:rsidR="00054D21">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434AEF">
        <w:rPr>
          <w:highlight w:val="yellow"/>
          <w:lang w:bidi="hi-IN"/>
        </w:rPr>
        <w:fldChar w:fldCharType="separate"/>
      </w:r>
      <w:r w:rsidR="00134FEB" w:rsidRPr="00434AEF">
        <w:rPr>
          <w:noProof/>
          <w:highlight w:val="yellow"/>
          <w:lang w:bidi="hi-IN"/>
        </w:rPr>
        <w:t>(Tenaillon et al. 2000)</w:t>
      </w:r>
      <w:r w:rsidR="00AB435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DC713E">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AB435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434AEF">
        <w:rPr>
          <w:highlight w:val="yellow"/>
          <w:lang w:bidi="hi-IN"/>
        </w:rPr>
        <w:fldChar w:fldCharType="separate"/>
      </w:r>
      <w:r w:rsidR="00663378" w:rsidRPr="00434AEF">
        <w:rPr>
          <w:noProof/>
          <w:highlight w:val="yellow"/>
          <w:lang w:bidi="hi-IN"/>
        </w:rPr>
        <w:t>(Ram and Hadany 2012)</w:t>
      </w:r>
      <w:r w:rsidR="00AB435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0A4D79">
        <w:fldChar w:fldCharType="begin"/>
      </w:r>
      <w:r w:rsidR="000A4D79">
        <w:instrText xml:space="preserve"> REF _Ref374366687 \h  \* MERGEFORMAT </w:instrText>
      </w:r>
      <w:r w:rsidR="000A4D79">
        <w:fldChar w:fldCharType="separate"/>
      </w:r>
      <w:r w:rsidR="00815DEF" w:rsidRPr="00434AEF">
        <w:rPr>
          <w:highlight w:val="yellow"/>
          <w:lang w:bidi="hi-IN"/>
        </w:rPr>
        <w:t>Figure 5</w:t>
      </w:r>
      <w:r w:rsidR="000A4D79">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AB4359">
        <w:rPr>
          <w:lang w:bidi="hi-IN"/>
        </w:rPr>
        <w:fldChar w:fldCharType="begin" w:fldLock="1"/>
      </w:r>
      <w:r w:rsidR="00054D2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Pr>
          <w:lang w:bidi="hi-IN"/>
        </w:rPr>
        <w:fldChar w:fldCharType="separate"/>
      </w:r>
      <w:r w:rsidR="00663378" w:rsidRPr="00663378">
        <w:rPr>
          <w:noProof/>
          <w:lang w:bidi="hi-IN"/>
        </w:rPr>
        <w:t>(Wright 1931)</w:t>
      </w:r>
      <w:r w:rsidR="00AB435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w:t>
      </w:r>
      <w:ins w:id="155" w:author="lhadany" w:date="2013-12-23T19:15:00Z">
        <w:r w:rsidR="003F784C">
          <w:rPr>
            <w:lang w:bidi="hi-IN"/>
          </w:rPr>
          <w:t xml:space="preserve">, </w:t>
        </w:r>
        <w:commentRangeStart w:id="156"/>
        <w:r w:rsidR="003F784C">
          <w:rPr>
            <w:lang w:bidi="hi-IN"/>
          </w:rPr>
          <w:t xml:space="preserve">crossing a less fit </w:t>
        </w:r>
      </w:ins>
      <w:ins w:id="157" w:author="lhadany" w:date="2013-12-23T19:16:00Z">
        <w:r w:rsidR="003F784C">
          <w:rPr>
            <w:lang w:bidi="hi-IN"/>
          </w:rPr>
          <w:t>"</w:t>
        </w:r>
      </w:ins>
      <w:ins w:id="158" w:author="lhadany" w:date="2013-12-23T19:15:00Z">
        <w:r w:rsidR="003F784C">
          <w:rPr>
            <w:lang w:bidi="hi-IN"/>
          </w:rPr>
          <w:t>valley</w:t>
        </w:r>
      </w:ins>
      <w:commentRangeEnd w:id="156"/>
      <w:ins w:id="159" w:author="lhadany" w:date="2013-12-24T00:07:00Z">
        <w:r w:rsidR="00DE40C4">
          <w:rPr>
            <w:rStyle w:val="CommentReference"/>
          </w:rPr>
          <w:commentReference w:id="156"/>
        </w:r>
      </w:ins>
      <w:ins w:id="160" w:author="lhadany" w:date="2013-12-23T19:17:00Z">
        <w:r w:rsidR="003F784C">
          <w:rPr>
            <w:lang w:bidi="hi-IN"/>
          </w:rPr>
          <w:t>"</w:t>
        </w:r>
      </w:ins>
      <w:r w:rsidRPr="00B37F95">
        <w:rPr>
          <w:lang w:bidi="hi-IN"/>
        </w:rPr>
        <w:t>? Wright suggested the "shiftin</w:t>
      </w:r>
      <w:r>
        <w:rPr>
          <w:lang w:bidi="hi-IN"/>
        </w:rPr>
        <w:t xml:space="preserve">g-balance theory of evolution" </w:t>
      </w:r>
      <w:r w:rsidR="00AB4359">
        <w:rPr>
          <w:lang w:bidi="hi-IN"/>
        </w:rPr>
        <w:fldChar w:fldCharType="begin" w:fldLock="1"/>
      </w:r>
      <w:r w:rsidR="00054D2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AB4359">
        <w:rPr>
          <w:lang w:bidi="hi-IN"/>
        </w:rPr>
        <w:fldChar w:fldCharType="separate"/>
      </w:r>
      <w:r w:rsidR="00663378" w:rsidRPr="00663378">
        <w:rPr>
          <w:noProof/>
          <w:lang w:bidi="hi-IN"/>
        </w:rPr>
        <w:t>(Wright 1988)</w:t>
      </w:r>
      <w:r w:rsidR="00AB4359">
        <w:rPr>
          <w:lang w:bidi="hi-IN"/>
        </w:rPr>
        <w:fldChar w:fldCharType="end"/>
      </w:r>
      <w:r w:rsidRPr="00B37F95">
        <w:rPr>
          <w:lang w:bidi="hi-IN"/>
        </w:rPr>
        <w:t xml:space="preserve">. His solution is valid </w:t>
      </w:r>
      <w:r w:rsidR="00AB4359">
        <w:rPr>
          <w:lang w:bidi="hi-IN"/>
        </w:rPr>
        <w:fldChar w:fldCharType="begin" w:fldLock="1"/>
      </w:r>
      <w:r w:rsidR="00054D2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AB4359">
        <w:rPr>
          <w:lang w:bidi="hi-IN"/>
        </w:rPr>
        <w:fldChar w:fldCharType="begin" w:fldLock="1"/>
      </w:r>
      <w:r w:rsidR="00054D2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Pr>
          <w:lang w:bidi="hi-IN"/>
        </w:rPr>
        <w:fldChar w:fldCharType="separate"/>
      </w:r>
      <w:r w:rsidR="00663378" w:rsidRPr="00663378">
        <w:rPr>
          <w:noProof/>
          <w:lang w:bidi="hi-IN"/>
        </w:rPr>
        <w:t>(Moore and Tonsor 1994; Gavrilets 1996; Coyne et al. 2000; Whitlock and Phillips 2000)</w:t>
      </w:r>
      <w:r w:rsidR="00AB435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AB4359" w:rsidRPr="00434AEF">
        <w:rPr>
          <w:highlight w:val="yellow"/>
          <w:lang w:bidi="hi-IN"/>
        </w:rPr>
        <w:fldChar w:fldCharType="begin" w:fldLock="1"/>
      </w:r>
      <w:r w:rsidR="00054D21">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(Whitlock 1995)</w:t>
      </w:r>
      <w:r w:rsidR="00AB4359" w:rsidRPr="00434AEF">
        <w:rPr>
          <w:highlight w:val="yellow"/>
          <w:lang w:bidi="hi-IN"/>
        </w:rPr>
        <w:fldChar w:fldCharType="end"/>
      </w:r>
      <w:r w:rsidR="008A7A0A" w:rsidRPr="00434AEF">
        <w:rPr>
          <w:highlight w:val="yellow"/>
          <w:lang w:bidi="hi-IN"/>
        </w:rPr>
        <w:t xml:space="preserve">; environmental fluctuations </w:t>
      </w:r>
      <w:r w:rsidR="00AB4359" w:rsidRPr="00434AEF">
        <w:rPr>
          <w:highlight w:val="yellow"/>
          <w:lang w:bidi="hi-IN"/>
        </w:rPr>
        <w:lastRenderedPageBreak/>
        <w:fldChar w:fldCharType="begin" w:fldLock="1"/>
      </w:r>
      <w:r w:rsidR="00054D21">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(Whitlock 1997)</w:t>
      </w:r>
      <w:r w:rsidR="00AB4359" w:rsidRPr="00434AEF">
        <w:rPr>
          <w:highlight w:val="yellow"/>
          <w:lang w:bidi="hi-IN"/>
        </w:rPr>
        <w:fldChar w:fldCharType="end"/>
      </w:r>
      <w:r w:rsidR="008A7A0A" w:rsidRPr="00434AEF">
        <w:rPr>
          <w:highlight w:val="yellow"/>
          <w:lang w:bidi="hi-IN"/>
        </w:rPr>
        <w:t xml:space="preserve">; environmental heterogeneity </w:t>
      </w:r>
      <w:r w:rsidR="00AB4359" w:rsidRPr="00434AEF">
        <w:rPr>
          <w:highlight w:val="yellow"/>
          <w:lang w:bidi="hi-IN"/>
        </w:rPr>
        <w:fldChar w:fldCharType="begin" w:fldLock="1"/>
      </w:r>
      <w:r w:rsidR="00054D21">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(Hadany 2003)</w:t>
      </w:r>
      <w:r w:rsidR="00AB4359" w:rsidRPr="00434AEF">
        <w:rPr>
          <w:highlight w:val="yellow"/>
          <w:lang w:bidi="hi-IN"/>
        </w:rPr>
        <w:fldChar w:fldCharType="end"/>
      </w:r>
      <w:r w:rsidR="008A7A0A" w:rsidRPr="00434AEF">
        <w:rPr>
          <w:highlight w:val="yellow"/>
          <w:lang w:bidi="hi-IN"/>
        </w:rPr>
        <w:t xml:space="preserve">; fitness-associated recombination </w:t>
      </w:r>
      <w:r w:rsidR="00AB4359" w:rsidRPr="00434AEF">
        <w:rPr>
          <w:highlight w:val="yellow"/>
          <w:lang w:bidi="hi-IN"/>
        </w:rPr>
        <w:fldChar w:fldCharType="begin" w:fldLock="1"/>
      </w:r>
      <w:r w:rsidR="00054D21">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(Hadany and Beker 2003)</w:t>
      </w:r>
      <w:r w:rsidR="00AB4359" w:rsidRPr="00434AEF">
        <w:rPr>
          <w:highlight w:val="yellow"/>
          <w:lang w:bidi="hi-IN"/>
        </w:rPr>
        <w:fldChar w:fldCharType="end"/>
      </w:r>
      <w:r w:rsidR="008A7A0A" w:rsidRPr="00434AEF">
        <w:rPr>
          <w:highlight w:val="yellow"/>
          <w:lang w:bidi="hi-IN"/>
        </w:rPr>
        <w:t xml:space="preserve">; and intermediate recombination rates </w:t>
      </w:r>
      <w:r w:rsidR="00AB4359" w:rsidRPr="00434AEF">
        <w:rPr>
          <w:highlight w:val="yellow"/>
          <w:lang w:bidi="hi-IN"/>
        </w:rPr>
        <w:fldChar w:fldCharType="begin" w:fldLock="1"/>
      </w:r>
      <w:r w:rsidR="00054D21">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434AEF">
        <w:rPr>
          <w:highlight w:val="yellow"/>
          <w:lang w:bidi="hi-IN"/>
        </w:rPr>
        <w:fldChar w:fldCharType="separate"/>
      </w:r>
      <w:r w:rsidR="008A7A0A" w:rsidRPr="00434AEF">
        <w:rPr>
          <w:noProof/>
          <w:highlight w:val="yellow"/>
          <w:lang w:bidi="hi-IN"/>
        </w:rPr>
        <w:t>(Weissman et al. 2010)</w:t>
      </w:r>
      <w:r w:rsidR="00AB435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AB4359" w:rsidRPr="00434AEF">
        <w:rPr>
          <w:highlight w:val="yellow"/>
          <w:lang w:bidi="hi-IN"/>
        </w:rPr>
        <w:fldChar w:fldCharType="begin" w:fldLock="1"/>
      </w:r>
      <w:r w:rsidR="00054D21">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434AEF">
        <w:rPr>
          <w:highlight w:val="yellow"/>
          <w:lang w:bidi="hi-IN"/>
        </w:rPr>
        <w:fldChar w:fldCharType="separate"/>
      </w:r>
      <w:r w:rsidR="00914F9D" w:rsidRPr="00434AEF">
        <w:rPr>
          <w:noProof/>
          <w:highlight w:val="yellow"/>
          <w:lang w:bidi="hi-IN"/>
        </w:rPr>
        <w:t>(2005)</w:t>
      </w:r>
      <w:r w:rsidR="00AB4359"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w:t>
      </w:r>
      <w:r w:rsidR="001975FE">
        <w:rPr>
          <w:highlight w:val="yellow"/>
          <w:lang w:bidi="hi-IN"/>
        </w:rPr>
        <w:t>s</w:t>
      </w:r>
      <w:r w:rsidR="00914F9D" w:rsidRPr="00434AEF">
        <w:rPr>
          <w:highlight w:val="yellow"/>
          <w:lang w:bidi="hi-IN"/>
        </w:rPr>
        <w:t xml:space="preserve"> of </w:t>
      </w:r>
      <w:r w:rsidR="001975FE">
        <w:rPr>
          <w:highlight w:val="yellow"/>
          <w:lang w:bidi="hi-IN"/>
        </w:rPr>
        <w:t xml:space="preserve">stress and </w:t>
      </w:r>
      <w:r w:rsidR="00914F9D" w:rsidRPr="00434AEF">
        <w:rPr>
          <w:highlight w:val="yellow"/>
          <w:lang w:bidi="hi-IN"/>
        </w:rPr>
        <w:t>deleterious mutations.</w:t>
      </w:r>
      <w:r w:rsidR="00DF6C0E" w:rsidRPr="00434AEF">
        <w:rPr>
          <w:highlight w:val="yellow"/>
          <w:lang w:bidi="hi-IN"/>
        </w:rPr>
        <w:t xml:space="preserve"> Our results </w:t>
      </w:r>
      <w:r w:rsidR="00914F9D" w:rsidRPr="00434AEF">
        <w:rPr>
          <w:highlight w:val="yellow"/>
          <w:lang w:bidi="hi-IN"/>
        </w:rPr>
        <w:t>(</w:t>
      </w:r>
      <w:r w:rsidR="000A4D79">
        <w:fldChar w:fldCharType="begin"/>
      </w:r>
      <w:r w:rsidR="000A4D79">
        <w:instrText xml:space="preserve"> REF _Ref360183592 \h  \* MERGEFORMAT </w:instrText>
      </w:r>
      <w:r w:rsidR="000A4D79">
        <w:fldChar w:fldCharType="separate"/>
      </w:r>
      <w:r w:rsidR="00815DEF" w:rsidRPr="00434AEF">
        <w:rPr>
          <w:highlight w:val="yellow"/>
        </w:rPr>
        <w:t>Figure 2</w:t>
      </w:r>
      <w:r w:rsidR="000A4D79">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AB4359" w:rsidRPr="003757EA">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3757EA">
        <w:fldChar w:fldCharType="separate"/>
      </w:r>
      <w:r w:rsidR="00663378" w:rsidRPr="00663378">
        <w:rPr>
          <w:noProof/>
        </w:rPr>
        <w:t>(Cirz and Romesberg 2007)</w:t>
      </w:r>
      <w:r w:rsidR="00AB435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AB4359" w:rsidRPr="00434AEF">
        <w:rPr>
          <w:highlight w:val="yellow"/>
        </w:rPr>
        <w:fldChar w:fldCharType="begin" w:fldLock="1"/>
      </w:r>
      <w:r w:rsidR="00054D21">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434AEF">
        <w:rPr>
          <w:highlight w:val="yellow"/>
        </w:rPr>
        <w:fldChar w:fldCharType="separate"/>
      </w:r>
      <w:r w:rsidR="002D2649" w:rsidRPr="00434AEF">
        <w:rPr>
          <w:noProof/>
          <w:highlight w:val="yellow"/>
        </w:rPr>
        <w:t>(Schrag et al. 1997)</w:t>
      </w:r>
      <w:r w:rsidR="00AB435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054D2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lastRenderedPageBreak/>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54D21" w:rsidRPr="00054D21" w:rsidRDefault="00AB4359">
      <w:pPr>
        <w:pStyle w:val="NormalWeb"/>
        <w:divId w:val="20660126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54D21" w:rsidRPr="00054D21">
        <w:rPr>
          <w:rFonts w:ascii="Palatino Linotype" w:hAnsi="Palatino Linotype"/>
          <w:noProof/>
          <w:sz w:val="22"/>
        </w:rPr>
        <w:t>Agrawal, A. F. 2002. Genetic loads under fitness-dependent mutation rates. J. Evol. Biol. 15:1004–1010.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Berg, O. G. 1996. Selection intensity for codon bias and the effective population size of </w:t>
      </w:r>
      <w:r w:rsidRPr="00054D21">
        <w:rPr>
          <w:rFonts w:ascii="Palatino Linotype" w:hAnsi="Palatino Linotype"/>
          <w:i/>
          <w:iCs/>
          <w:noProof/>
          <w:sz w:val="22"/>
        </w:rPr>
        <w:t>Escherichia coli</w:t>
      </w:r>
      <w:r w:rsidRPr="00054D21">
        <w:rPr>
          <w:rFonts w:ascii="Palatino Linotype" w:hAnsi="Palatino Linotype"/>
          <w:noProof/>
          <w:sz w:val="22"/>
        </w:rPr>
        <w:t>. Genetics 142:1379–82.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Bjedov, I., O. Tenaillon, B. Gérard, V. Souza, E. Denamur, M. Radman, F. Taddei, and I. Matic. 2003. Stress-induced mutagenesis in bacteria. Science 300:1404–9.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Bristow, R. G., and R. P. Hill. 2008. Hypoxia and metabolism: Hypoxia, DNA repair and genetic instability. Nat. Rev. Cancer 8:180–92.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Cairns, J., J. Overbaugh, and S. Miller. 1988. The origin of mutants. Nature 335:142–5.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Cirz, R. T., and F. E. Romesberg. 2007. Controlling mutation: intervening in evolution as a therapeutic strategy. Crit. Rev. Biochem. Mol. Biol. 42:341–54.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Coyne, J. A., N. H. Barton, and M. Turelli. 2000. Is Wright’s shifting balance process important in evolution? Evolution 54:306–317.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Crow, J. F., W. R. Engels, and C. Denniston. 1990. Phase Three of Wright’s Shifting-Balance Theory. Evolution 44:233.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Dawson, K. J. 1998. Evolutionarily stable mutation rates. J. Theor. Biol. 194:143–57.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 Visser, J. A. G. M. 2002. The fate of microbial mutators. Microbiology 148:1247–52.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Debora, B. N., L. E. Vidales, R. Ramírez, M. Ramírez, E. A. Robleto, R. E. Yasbin, and M. Pedraza-Reyes. 2010. Mismatch Repair Modulation of MutY Activity Drives </w:t>
      </w:r>
      <w:r w:rsidRPr="00054D21">
        <w:rPr>
          <w:rFonts w:ascii="Palatino Linotype" w:hAnsi="Palatino Linotype"/>
          <w:i/>
          <w:iCs/>
          <w:noProof/>
          <w:sz w:val="22"/>
        </w:rPr>
        <w:t>Bacillus subtilis</w:t>
      </w:r>
      <w:r w:rsidRPr="00054D21">
        <w:rPr>
          <w:rFonts w:ascii="Palatino Linotype" w:hAnsi="Palatino Linotype"/>
          <w:noProof/>
          <w:sz w:val="22"/>
        </w:rPr>
        <w:t xml:space="preserve"> Stationary-Phase Mutagenesis. J. Bacteriol. 193:236–45.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Denamur, E., and I. Matic. 2006. Evolution of mutation rates in bacteria. Mol. Microbiol. 60:820–7.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Drake, J. W., B. Charlesworth, D. Charlesworth, and J. F. Crow. 1998. Rates of spontaneous mutation. Genetics 148:1667–86.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Fisher, R. A. 1930. The Genetical Theory of Natural Selection. Clarendon Press, Oxford.</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Foster, P. L. 2007. Stress-induced mutagenesis in bacteria. Crit. Rev. Biochem. Mol. Biol. 42:373–97.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Funchain, P., A. Yeung, J. L. Stewart, R. Lin, M. M. Slupska, and J. H. Miller. 2000. The consequences of growth of a mutator strain of </w:t>
      </w:r>
      <w:r w:rsidRPr="00054D21">
        <w:rPr>
          <w:rFonts w:ascii="Palatino Linotype" w:hAnsi="Palatino Linotype"/>
          <w:i/>
          <w:iCs/>
          <w:noProof/>
          <w:sz w:val="22"/>
        </w:rPr>
        <w:t>Escherichia coli</w:t>
      </w:r>
      <w:r w:rsidRPr="00054D21">
        <w:rPr>
          <w:rFonts w:ascii="Palatino Linotype" w:hAnsi="Palatino Linotype"/>
          <w:noProof/>
          <w:sz w:val="22"/>
        </w:rPr>
        <w:t xml:space="preserve"> as measured by loss of function among multiple gene targets and loss of fitness. Genetics 154:959–70.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Galhardo, R. S., P. J. Hastings, and S. M. Rosenberg. 2007. Mutation as a stress response and the regulation of evolvability. Crit. Rev. Biochem. Mol. Biol. 42:399–435.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Gavrilets, S. 1996. On phase three of the shifting-balance theory. Evolution 50:1034–1041.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Gentile, C. F., S.-C. Yu, S. A. Serrano, P. J. Gerrish, and P. D. Sniegowski. 2011. Competition between high- and higher-mutating strains of </w:t>
      </w:r>
      <w:r w:rsidRPr="00054D21">
        <w:rPr>
          <w:rFonts w:ascii="Palatino Linotype" w:hAnsi="Palatino Linotype"/>
          <w:i/>
          <w:iCs/>
          <w:noProof/>
          <w:sz w:val="22"/>
        </w:rPr>
        <w:t>Escherichia coli</w:t>
      </w:r>
      <w:r w:rsidRPr="00054D21">
        <w:rPr>
          <w:rFonts w:ascii="Palatino Linotype" w:hAnsi="Palatino Linotype"/>
          <w:noProof/>
          <w:sz w:val="22"/>
        </w:rPr>
        <w:t>. Biol. Lett. 7:422–4.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Goho, S., and G. Bell. 2000. Mild environmental stress elicits mutations affecting fitness in Chlamydomonas. Proc. R. Soc. B Biol. Sci. 267:123–9.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and F. Dionisio. 2005. Nonequilibrium model for estimating parameters of deleterious mutations. Phys. Rev. E 71:18–21.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L. Perfeito, and A. Sousa. 2011. Fitness effects of mutations in bacteria. J. Mol. Microbiol. Biotechnol. 21:20–35.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2003. Adaptive peak shifts in a heterogenous environment. Theor. Popul. Biol. 63:41–51.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and T. Beker. 2003. Fitness-associated recombination on rugged adaptive landscapes. J. Evol. Biol. 16:862–870.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Haigh, J. 1978. The accumulation of deleterious genes in a population - Muller’s Ratchet. Theor. Popul. Biol. 14:251–267.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Hall, L. M. C., and S. K. Henderson-Begg. 2006. Hypermutable bacteria isolated from humans--a critical analysis. Microbiology 152:2505–14.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Hartfield, M., and S. P. Otto. 2011. Recombination and hitchhiking of deleterious alleles. Evolution 65:2421–34.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Heidenreich, E. 2007. Adaptive mutation in </w:t>
      </w:r>
      <w:r w:rsidRPr="00054D21">
        <w:rPr>
          <w:rFonts w:ascii="Palatino Linotype" w:hAnsi="Palatino Linotype"/>
          <w:i/>
          <w:iCs/>
          <w:noProof/>
          <w:sz w:val="22"/>
        </w:rPr>
        <w:t>Saccharomyces cerevisiae</w:t>
      </w:r>
      <w:r w:rsidRPr="00054D21">
        <w:rPr>
          <w:rFonts w:ascii="Palatino Linotype" w:hAnsi="Palatino Linotype"/>
          <w:noProof/>
          <w:sz w:val="22"/>
        </w:rPr>
        <w:t>. Crit. Rev. Biochem. Mol. Biol. 42:285–311.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Henderson-Begg, S. K., D. M. Livermore, and L. M. C. Hall. 2006. Effect of subinhibitory concentrations of antibiotics on mutation frequency in </w:t>
      </w:r>
      <w:r w:rsidRPr="00054D21">
        <w:rPr>
          <w:rFonts w:ascii="Palatino Linotype" w:hAnsi="Palatino Linotype"/>
          <w:i/>
          <w:iCs/>
          <w:noProof/>
          <w:sz w:val="22"/>
        </w:rPr>
        <w:t>Streptococcus pneumoniae</w:t>
      </w:r>
      <w:r w:rsidRPr="00054D21">
        <w:rPr>
          <w:rFonts w:ascii="Palatino Linotype" w:hAnsi="Palatino Linotype"/>
          <w:noProof/>
          <w:sz w:val="22"/>
        </w:rPr>
        <w:t>. J. Antimicrob. Chemother. 57:849–54.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Kang, J. M., N. M. Iovine, and M. J. Blaser. 2006. A paradigm for direct stress-induced mutation in prokaryotes. FASEB J. 20:2476–85.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Kessler, D. A., and H. Levine. 1998. Mutator Dynamics on a Smooth Evolutionary Landscape. Phys. Rev. Lett. 80:2012–2015.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Kibota, T. T., and M. Lynch. 1996. Estimate of the genomic mutation rate deleterious to overall fitness in </w:t>
      </w:r>
      <w:r w:rsidRPr="00054D21">
        <w:rPr>
          <w:rFonts w:ascii="Palatino Linotype" w:hAnsi="Palatino Linotype"/>
          <w:i/>
          <w:iCs/>
          <w:noProof/>
          <w:sz w:val="22"/>
        </w:rPr>
        <w:t>E. coli</w:t>
      </w:r>
      <w:r w:rsidRPr="00054D21">
        <w:rPr>
          <w:rFonts w:ascii="Palatino Linotype" w:hAnsi="Palatino Linotype"/>
          <w:noProof/>
          <w:sz w:val="22"/>
        </w:rPr>
        <w:t>. Nature 381:694–6.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Kimura, M. 1967. On the evolutionary adjustment of spontaneous mutation rates. Genet. Res. 9:23–34.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Kivisaar, M. 2010. Mechanisms of stationary-phase mutagenesis in bacteria: mutational processes in pseudomonads. FEMS Microbiol. Lett. 312:1–14.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Leigh, E. G. J. 1970. Natural Selection and Mutability. Am. Nat. 104:301–305.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Liberman, U., and M. W. Feldman. 1986. Modifiers of mutation rate: a general reduction principle. Theor. Popul. Biol. 30:125–42.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Loh, E., J. J. Salk, and L. A. Loeb. 2010. Optimization of DNA polymerase mutation rates during bacterial evolution. Proc. Natl. Acad. Sci. 107:1154–9.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Matsuba, C., D. G. Ostrow, M. P. Salomon, A. Tolani, and C. F. Baer. 2012. Temperature, stress and spontaneous mutation in </w:t>
      </w:r>
      <w:r w:rsidRPr="00054D21">
        <w:rPr>
          <w:rFonts w:ascii="Palatino Linotype" w:hAnsi="Palatino Linotype"/>
          <w:i/>
          <w:iCs/>
          <w:noProof/>
          <w:sz w:val="22"/>
        </w:rPr>
        <w:t>Caenorhabditis briggsae</w:t>
      </w:r>
      <w:r w:rsidRPr="00054D21">
        <w:rPr>
          <w:rFonts w:ascii="Palatino Linotype" w:hAnsi="Palatino Linotype"/>
          <w:noProof/>
          <w:sz w:val="22"/>
        </w:rPr>
        <w:t xml:space="preserve"> and </w:t>
      </w:r>
      <w:r w:rsidRPr="00054D21">
        <w:rPr>
          <w:rFonts w:ascii="Palatino Linotype" w:hAnsi="Palatino Linotype"/>
          <w:i/>
          <w:iCs/>
          <w:noProof/>
          <w:sz w:val="22"/>
        </w:rPr>
        <w:t>Caenorhabditis elegans</w:t>
      </w:r>
      <w:r w:rsidRPr="00054D21">
        <w:rPr>
          <w:rFonts w:ascii="Palatino Linotype" w:hAnsi="Palatino Linotype"/>
          <w:noProof/>
          <w:sz w:val="22"/>
        </w:rPr>
        <w:t>. Biol. Lett. 8–12.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Montanari, S., A. Oliver, P. Salerno, A. Mena, G. Bertoni, B. Tümmler, L. Cariani, M. Conese, G. Döring, and A. Bragonzi. 2007. Biological cost of hypermutation in </w:t>
      </w:r>
      <w:r w:rsidRPr="00054D21">
        <w:rPr>
          <w:rFonts w:ascii="Palatino Linotype" w:hAnsi="Palatino Linotype"/>
          <w:i/>
          <w:iCs/>
          <w:noProof/>
          <w:sz w:val="22"/>
        </w:rPr>
        <w:t>Pseudomonas aeruginosa</w:t>
      </w:r>
      <w:r w:rsidRPr="00054D21">
        <w:rPr>
          <w:rFonts w:ascii="Palatino Linotype" w:hAnsi="Palatino Linotype"/>
          <w:noProof/>
          <w:sz w:val="22"/>
        </w:rPr>
        <w:t xml:space="preserve"> strains from patients with cystic fibrosis. Microbiology 153:1445–54.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Moore, F. B.-G., and S. J. Tonsor. 1994. A Simulation of Wright’s Shifting-Balance Process: Migration and the Three Phases. Evolution 48:69.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Obolski, U., and L. Hadany. 2012. Implications of stress-induced genetic variation for minimizing multidrug resistance in bacteria. BMC Med. 10:1–30.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Peck, S. L., S. P. Ellner, and F. Gould. 2000. Varying migration and deme size and the feasibility of the shifting balance. Evolution 54:324–7.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Ponder, R. G., N. C. Fonville, and S. M. Rosenberg. 2005. A switch from high-fidelity to error-prone DNA double-strand break repair underlies stress-induced mutation. Mol. Cell 19:791–804.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Pupo, G. M., and B. J. Richardson. 1995. Biochemical genetics of a natural population of </w:t>
      </w:r>
      <w:r w:rsidRPr="00054D21">
        <w:rPr>
          <w:rFonts w:ascii="Palatino Linotype" w:hAnsi="Palatino Linotype"/>
          <w:i/>
          <w:iCs/>
          <w:noProof/>
          <w:sz w:val="22"/>
        </w:rPr>
        <w:t>Escherichia coli</w:t>
      </w:r>
      <w:r w:rsidRPr="00054D21">
        <w:rPr>
          <w:rFonts w:ascii="Palatino Linotype" w:hAnsi="Palatino Linotype"/>
          <w:noProof/>
          <w:sz w:val="22"/>
        </w:rPr>
        <w:t>: seasonal changes in alleles and haplotypes. Microbiology 141:1037–44.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Ram, Y., and L. Hadany. 2012. The evolution of stress-induced hypermutation in asexual populations. Evolution 66:2315–28.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Rodriguez, G. P., N. V Romanova, G. Bao, N. C. Rouf, Y. W. Kow, and G. F. Crouse. 2012. Mismatch repair-dependent mutagenesis in nondividing cells. Proc. Natl. Acad. Sci. 109:6153–8.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Rosenberg, S. M., C. Shee, R. L. Frisch, and P. J. Hastings. 2012. Stress-induced mutation via DNA breaks in </w:t>
      </w:r>
      <w:r w:rsidRPr="00054D21">
        <w:rPr>
          <w:rFonts w:ascii="Palatino Linotype" w:hAnsi="Palatino Linotype"/>
          <w:i/>
          <w:iCs/>
          <w:noProof/>
          <w:sz w:val="22"/>
        </w:rPr>
        <w:t>Escherichia coli</w:t>
      </w:r>
      <w:r w:rsidRPr="00054D21">
        <w:rPr>
          <w:rFonts w:ascii="Palatino Linotype" w:hAnsi="Palatino Linotype"/>
          <w:noProof/>
          <w:sz w:val="22"/>
        </w:rPr>
        <w:t>: A molecular mechanism with implications for evolution and medicine. BioEssays 1–8.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Schrag, S. J., V. Perrot, and B. R. Levin. 1997. Adaptation to the fitness costs of antibiotic resistance in </w:t>
      </w:r>
      <w:r w:rsidRPr="00054D21">
        <w:rPr>
          <w:rFonts w:ascii="Palatino Linotype" w:hAnsi="Palatino Linotype"/>
          <w:i/>
          <w:iCs/>
          <w:noProof/>
          <w:sz w:val="22"/>
        </w:rPr>
        <w:t>Escherichia coli</w:t>
      </w:r>
      <w:r w:rsidRPr="00054D21">
        <w:rPr>
          <w:rFonts w:ascii="Palatino Linotype" w:hAnsi="Palatino Linotype"/>
          <w:noProof/>
          <w:sz w:val="22"/>
        </w:rPr>
        <w:t>. Proc. Biol. Sci. 264:1287–91.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Sharp, N. P., and A. F. Agrawal. 2012. Evidence for elevated mutation rates in low-quality genotypes. Proc. Natl. Acad. Sci. 109:6142–6.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Shaw, F. H., and C. F. Baer. 2011. Fitness-dependent mutation rates in finite populations. J. Evol. Biol. 24:1677–84.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Shee, C., J. L. Gibson, M. C. Darrow, C. Gonzalez, and S. M. Rosenberg. 2011. Impact of a stress-inducible switch to mutagenic repair of DNA breaks on mutation in </w:t>
      </w:r>
      <w:r w:rsidRPr="00054D21">
        <w:rPr>
          <w:rFonts w:ascii="Palatino Linotype" w:hAnsi="Palatino Linotype"/>
          <w:i/>
          <w:iCs/>
          <w:noProof/>
          <w:sz w:val="22"/>
        </w:rPr>
        <w:t>Escherichia coli</w:t>
      </w:r>
      <w:r w:rsidRPr="00054D21">
        <w:rPr>
          <w:rFonts w:ascii="Palatino Linotype" w:hAnsi="Palatino Linotype"/>
          <w:noProof/>
          <w:sz w:val="22"/>
        </w:rPr>
        <w:t>. Proc. Natl. Acad. Sci. 108:13659–13664.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Shor, E., C. a. Fox, and J. R. Broach. 2013. The yeast environmental stress response regulates mutagenesis induced by proteotoxic stress. PLoS Genet. 9:e1003680.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T. Johnson, and A. Shaver. 2000. The evolution of mutation rates: separating causes from consequences. BioEssays 22:1057–66.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and R. E. Lenski. 1997. Evolution of high mutation rates in experimental populations of E. coli. Nature 387:703–5.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Taddei, F., M. Radman, J. Maynard Smith, B. Toupance, P.-H. Gouyon, and B. Godelle. 1997. Role of mutator alleles in adaptive evolution. Nature 387:700–2.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Tenaillon, O., E. Denamur, and I. Matic. 2004. Evolutionary significance of stress-induced mutagenesis in bacteria. Trends Microbiol. 12:264–70.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H. Le Nagard, B. Godelle, and F. Taddei. 2000. Mutators and sex in bacteria: conflict between adaptive strategies. Proc. Natl. Acad. Sci. 97:10465–70.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Wade, M. J., and C. J. Goodnight. 1991. Wright’s shifting balance theory: an experimental study. Science 253:1015–8.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Weinreich, D. M., and L. Chao. 2005. Rapid evolutionary escape by large populations from local fitness peaks is likely in nature. Evolution 59:1175–82.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Weissman, D. B., M. W. Feldman, and D. S. Fisher. 2010. The rate of fitness-valley crossing in sexual populations. Genetics 186:1389–410.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1997. Founder effects and peak shifts without genetic drift: adaptive peak shifts occur easily when environments fluctuate slightly. Evolution 51:1044.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1995. Variance-induced peak shifts. Evolution 49:252.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and P. C. Phillips. 2000. The exquisite corpse: a shifting view of the shifting balance. Trends Ecol. Evol. 15:347–348.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Wright, S. 1931. Evolution in Mendelian Populations. Genetics 16:97–159.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Wright, S. 1988. Surfaces of selective value revisited. Am. Nat. 131:115–123. </w:t>
      </w:r>
    </w:p>
    <w:p w:rsidR="00096116" w:rsidRPr="005853AD" w:rsidRDefault="00AB4359" w:rsidP="00054D21">
      <w:pPr>
        <w:pStyle w:val="NormalWeb"/>
        <w:divId w:val="176838672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61" w:name="_Ref360530640"/>
      <w:bookmarkStart w:id="162" w:name="_Ref363980873"/>
      <w:r>
        <w:lastRenderedPageBreak/>
        <w:t xml:space="preserve">Appendix </w:t>
      </w:r>
      <w:bookmarkEnd w:id="161"/>
      <w:r w:rsidR="000F7D03">
        <w:t>1</w:t>
      </w:r>
      <w:bookmarkEnd w:id="162"/>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1975FE">
      <w:pPr>
        <w:spacing w:line="480" w:lineRule="auto"/>
        <w:rPr>
          <w:highlight w:val="yellow"/>
        </w:rPr>
      </w:pPr>
      <w:r w:rsidRPr="00434AEF">
        <w:rPr>
          <w:highlight w:val="yellow"/>
        </w:rPr>
        <w:t>Taking the derivative w</w:t>
      </w:r>
      <w:r w:rsidR="001975FE">
        <w:rPr>
          <w:highlight w:val="yellow"/>
        </w:rPr>
        <w:t xml:space="preserve">ith </w:t>
      </w:r>
      <w:r w:rsidRPr="00434AEF">
        <w:rPr>
          <w:highlight w:val="yellow"/>
        </w:rPr>
        <w:t>r</w:t>
      </w:r>
      <w:r w:rsidR="001975FE">
        <w:rPr>
          <w:highlight w:val="yellow"/>
        </w:rPr>
        <w:t xml:space="preserve">espect </w:t>
      </w:r>
      <w:r w:rsidRPr="00434AEF">
        <w:rPr>
          <w:highlight w:val="yellow"/>
        </w:rPr>
        <w:t>t</w:t>
      </w:r>
      <w:r w:rsidR="001975FE">
        <w:t>o</w:t>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0A4D79"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054D21">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w:t>
      </w:r>
      <w:r w:rsidR="00054D21">
        <w:rPr>
          <w:highlight w:val="yellow"/>
        </w:rPr>
        <w:t>under</w:t>
      </w:r>
      <w:r w:rsidR="00560C54" w:rsidRPr="00434AEF">
        <w:rPr>
          <w:highlight w:val="yellow"/>
        </w:rPr>
        <w:t xml:space="preserve">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0A4D79"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0A4D79"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0A4D79"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163" w:name="_Ref360530760"/>
      <w:bookmarkStart w:id="164" w:name="_Ref363980888"/>
      <w:r>
        <w:t>Appendix</w:t>
      </w:r>
      <w:bookmarkEnd w:id="163"/>
      <w:r w:rsidR="000F7D03">
        <w:t xml:space="preserve"> 2</w:t>
      </w:r>
      <w:bookmarkEnd w:id="164"/>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165"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66" w:name="_Ref363980903"/>
      <w:r>
        <w:lastRenderedPageBreak/>
        <w:t xml:space="preserve">Appendix </w:t>
      </w:r>
      <w:bookmarkEnd w:id="165"/>
      <w:r w:rsidR="000F7D03">
        <w:t>3</w:t>
      </w:r>
      <w:bookmarkEnd w:id="166"/>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054D2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A4D7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0A4D7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A4D7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A4D7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0A4D79"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6A14EB">
      <w:pPr>
        <w:pStyle w:val="FigureLegend"/>
        <w:spacing w:line="480" w:lineRule="auto"/>
        <w:rPr>
          <w:lang w:bidi="hi-IN"/>
        </w:rPr>
      </w:pPr>
      <w:bookmarkStart w:id="167" w:name="_Ref354316371"/>
      <w:r w:rsidRPr="000D56CE">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1</w:t>
      </w:r>
      <w:r w:rsidR="00AB4359">
        <w:rPr>
          <w:b/>
          <w:bCs/>
        </w:rPr>
        <w:fldChar w:fldCharType="end"/>
      </w:r>
      <w:bookmarkEnd w:id="167"/>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168" w:name="_Ref360183592"/>
      <w:r w:rsidRPr="00C11B88">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2</w:t>
      </w:r>
      <w:r w:rsidR="00AB4359">
        <w:rPr>
          <w:b/>
          <w:bCs/>
        </w:rPr>
        <w:fldChar w:fldCharType="end"/>
      </w:r>
      <w:bookmarkEnd w:id="168"/>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0A4D79">
        <w:fldChar w:fldCharType="begin"/>
      </w:r>
      <w:r w:rsidR="000A4D79">
        <w:instrText xml:space="preserve"> REF _Ref374010899 \r \h  \* MERGEFORMAT </w:instrText>
      </w:r>
      <w:r w:rsidR="000A4D79">
        <w:fldChar w:fldCharType="separate"/>
      </w:r>
      <w:r w:rsidR="00815DEF">
        <w:rPr>
          <w:rFonts w:hint="cs"/>
          <w:cs/>
        </w:rPr>
        <w:t>‎</w:t>
      </w:r>
      <w:r w:rsidR="00815DEF">
        <w:t>3.3</w:t>
      </w:r>
      <w:r w:rsidR="000A4D79">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rsidR="000A4D79">
        <w:fldChar w:fldCharType="begin"/>
      </w:r>
      <w:r w:rsidR="000A4D79">
        <w:instrText xml:space="preserve"> REF _Ref358791100 \h  \* MERGEFORMAT </w:instrText>
      </w:r>
      <w:r w:rsidR="000A4D79">
        <w:fldChar w:fldCharType="separate"/>
      </w:r>
      <w:r w:rsidR="00815DEF">
        <w:t>Table 1</w:t>
      </w:r>
      <w:r w:rsidR="000A4D79">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AB4359">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Pr>
          <w:highlight w:val="yellow"/>
        </w:rPr>
        <w:fldChar w:fldCharType="separate"/>
      </w:r>
      <w:r w:rsidR="00C63224" w:rsidRPr="00C63224">
        <w:rPr>
          <w:noProof/>
          <w:highlight w:val="yellow"/>
        </w:rPr>
        <w:t>(Agrawal 2002)</w:t>
      </w:r>
      <w:r w:rsidR="00AB435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0A4D79">
        <w:fldChar w:fldCharType="begin"/>
      </w:r>
      <w:r w:rsidR="000A4D79">
        <w:instrText xml:space="preserve"> REF _Ref374377810 \r \h  \* MERGEFORMAT </w:instrText>
      </w:r>
      <w:r w:rsidR="000A4D79">
        <w:fldChar w:fldCharType="separate"/>
      </w:r>
      <w:r w:rsidR="00815DEF" w:rsidRPr="00434AEF">
        <w:rPr>
          <w:rFonts w:hint="cs"/>
          <w:highlight w:val="yellow"/>
          <w:cs/>
        </w:rPr>
        <w:t>‎</w:t>
      </w:r>
      <w:r w:rsidR="00815DEF" w:rsidRPr="00434AEF">
        <w:rPr>
          <w:highlight w:val="yellow"/>
        </w:rPr>
        <w:t>3.4</w:t>
      </w:r>
      <w:r w:rsidR="000A4D79">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169"/>
      <w:commentRangeStart w:id="170"/>
      <w:commentRangeStart w:id="171"/>
      <w:r w:rsidR="00C63224">
        <w:rPr>
          <w:highlight w:val="yellow"/>
        </w:rPr>
        <w:t>with the same color</w:t>
      </w:r>
      <w:commentRangeEnd w:id="169"/>
      <w:r w:rsidR="002B1EC3">
        <w:rPr>
          <w:rStyle w:val="CommentReference"/>
        </w:rPr>
        <w:commentReference w:id="169"/>
      </w:r>
      <w:commentRangeEnd w:id="170"/>
      <w:r w:rsidR="001975FE">
        <w:rPr>
          <w:rStyle w:val="CommentReference"/>
        </w:rPr>
        <w:commentReference w:id="170"/>
      </w:r>
      <w:r w:rsidR="00C63224">
        <w:rPr>
          <w:highlight w:val="yellow"/>
        </w:rPr>
        <w:t>,</w:t>
      </w:r>
      <w:commentRangeEnd w:id="171"/>
      <w:r w:rsidR="00681DB1">
        <w:rPr>
          <w:rStyle w:val="CommentReference"/>
        </w:rPr>
        <w:commentReference w:id="171"/>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0A4D79">
        <w:fldChar w:fldCharType="begin"/>
      </w:r>
      <w:r w:rsidR="000A4D79">
        <w:instrText xml:space="preserve"> REF _Ref374094156 </w:instrText>
      </w:r>
      <w:r w:rsidR="000A4D79">
        <w:instrText xml:space="preserve">\h  \* MERGEFORMAT </w:instrText>
      </w:r>
      <w:r w:rsidR="000A4D79">
        <w:fldChar w:fldCharType="separate"/>
      </w:r>
      <w:r w:rsidR="00815DEF" w:rsidRPr="00434AEF">
        <w:t>8</w:t>
      </w:r>
      <w:r w:rsidR="000A4D79">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172" w:name="_Ref363979903"/>
      <w:r w:rsidRPr="003C4248">
        <w:rPr>
          <w:b/>
          <w:bCs/>
          <w:sz w:val="16"/>
          <w:szCs w:val="16"/>
        </w:rPr>
        <w:t xml:space="preserve">Figure </w:t>
      </w:r>
      <w:r w:rsidR="00AB4359" w:rsidRPr="003C4248">
        <w:rPr>
          <w:b/>
          <w:bCs/>
          <w:sz w:val="16"/>
          <w:szCs w:val="16"/>
        </w:rPr>
        <w:fldChar w:fldCharType="begin"/>
      </w:r>
      <w:r w:rsidRPr="003C4248">
        <w:rPr>
          <w:b/>
          <w:bCs/>
          <w:sz w:val="16"/>
          <w:szCs w:val="16"/>
        </w:rPr>
        <w:instrText xml:space="preserve"> SEQ Figure \* ARABIC </w:instrText>
      </w:r>
      <w:r w:rsidR="00AB4359" w:rsidRPr="003C4248">
        <w:rPr>
          <w:b/>
          <w:bCs/>
          <w:sz w:val="16"/>
          <w:szCs w:val="16"/>
        </w:rPr>
        <w:fldChar w:fldCharType="separate"/>
      </w:r>
      <w:r w:rsidR="00815DEF">
        <w:rPr>
          <w:b/>
          <w:bCs/>
          <w:noProof/>
          <w:sz w:val="16"/>
          <w:szCs w:val="16"/>
        </w:rPr>
        <w:t>3</w:t>
      </w:r>
      <w:r w:rsidR="00AB4359" w:rsidRPr="003C4248">
        <w:rPr>
          <w:b/>
          <w:bCs/>
          <w:sz w:val="16"/>
          <w:szCs w:val="16"/>
        </w:rPr>
        <w:fldChar w:fldCharType="end"/>
      </w:r>
      <w:bookmarkEnd w:id="172"/>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1975FE">
      <w:pPr>
        <w:pStyle w:val="FigureLegend"/>
        <w:spacing w:line="480" w:lineRule="auto"/>
        <w:rPr>
          <w:rFonts w:eastAsiaTheme="minorEastAsia"/>
          <w:lang w:bidi="hi-IN"/>
        </w:rPr>
      </w:pPr>
      <w:bookmarkStart w:id="173" w:name="_Ref360184105"/>
      <w:r w:rsidRPr="009040D1">
        <w:rPr>
          <w:b/>
          <w:bCs/>
        </w:rPr>
        <w:t xml:space="preserve">Figure </w:t>
      </w:r>
      <w:r w:rsidR="00AB4359">
        <w:rPr>
          <w:b/>
          <w:bCs/>
        </w:rPr>
        <w:fldChar w:fldCharType="begin"/>
      </w:r>
      <w:r>
        <w:rPr>
          <w:b/>
          <w:bCs/>
        </w:rPr>
        <w:instrText xml:space="preserve"> SEQ Figure \* ARABIC </w:instrText>
      </w:r>
      <w:r w:rsidR="00AB4359">
        <w:rPr>
          <w:b/>
          <w:bCs/>
        </w:rPr>
        <w:fldChar w:fldCharType="separate"/>
      </w:r>
      <w:r w:rsidR="00815DEF">
        <w:rPr>
          <w:b/>
          <w:bCs/>
          <w:noProof/>
        </w:rPr>
        <w:t>4</w:t>
      </w:r>
      <w:r w:rsidR="00AB4359">
        <w:rPr>
          <w:b/>
          <w:bCs/>
        </w:rPr>
        <w:fldChar w:fldCharType="end"/>
      </w:r>
      <w:bookmarkEnd w:id="17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r w:rsidR="00CE280E">
        <w:rPr>
          <w:noProof/>
          <w:highlight w:val="yellow"/>
        </w:rPr>
        <w:t>d</w:t>
      </w:r>
      <w:r w:rsidR="00AF57D2" w:rsidRPr="00434AEF">
        <w:rPr>
          <w:noProof/>
          <w:highlight w:val="yellow"/>
        </w:rPr>
        <w:t xml:space="preserve"> by the population mean fitness at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1975FE">
        <w:rPr>
          <w:rFonts w:eastAsiaTheme="minorEastAsia"/>
          <w:noProof/>
          <w:highlight w:val="yellow"/>
        </w:rPr>
        <w:t xml:space="preserve"> </w:t>
      </w:r>
      <w:r w:rsidR="001975FE" w:rsidRPr="001975FE">
        <w:rPr>
          <w:rFonts w:eastAsiaTheme="minorEastAsia"/>
          <w:noProof/>
          <w:highlight w:val="red"/>
        </w:rPr>
        <w:t>(see SI)</w:t>
      </w:r>
      <w:r w:rsidR="00AF57D2" w:rsidRPr="00434AEF">
        <w:rPr>
          <w:rFonts w:eastAsiaTheme="minorEastAsia"/>
          <w:noProof/>
          <w:highlight w:val="yellow"/>
        </w:rPr>
        <w:t xml:space="preserve"> </w:t>
      </w:r>
      <w:r w:rsidR="00AB4359">
        <w:fldChar w:fldCharType="begin"/>
      </w:r>
      <w:r w:rsidR="00FC4FE4">
        <w:instrText xml:space="preserve"> REF _Ref363979903 \h  \* MERGEFORMAT </w:instrText>
      </w:r>
      <w:r w:rsidR="00AB4359">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0A4D79">
        <w:fldChar w:fldCharType="begin"/>
      </w:r>
      <w:r w:rsidR="000A4D79">
        <w:instrText xml:space="preserve"> REF _Ref374094382 \h  \* MERGEFORMAT </w:instrText>
      </w:r>
      <w:r w:rsidR="000A4D79">
        <w:fldChar w:fldCharType="separate"/>
      </w:r>
      <w:r w:rsidR="00C87AF4" w:rsidRPr="00434AEF">
        <w:t>6</w:t>
      </w:r>
      <w:r w:rsidR="000A4D79">
        <w:fldChar w:fldCharType="end"/>
      </w:r>
      <w:r w:rsidR="00C87AF4" w:rsidRPr="00434AEF">
        <w:rPr>
          <w:rFonts w:eastAsiaTheme="minorEastAsia"/>
          <w:noProof/>
          <w:highlight w:val="yellow"/>
        </w:rPr>
        <w:t>-</w:t>
      </w:r>
      <w:r w:rsidR="000A4D79">
        <w:fldChar w:fldCharType="begin"/>
      </w:r>
      <w:r w:rsidR="000A4D79">
        <w:instrText xml:space="preserve"> REF _Ref374094156 \h  \* MERGEFORMAT </w:instrText>
      </w:r>
      <w:r w:rsidR="000A4D79">
        <w:fldChar w:fldCharType="separate"/>
      </w:r>
      <w:r w:rsidR="00C87AF4" w:rsidRPr="00434AEF">
        <w:t>8</w:t>
      </w:r>
      <w:r w:rsidR="000A4D79">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AB4359">
        <w:rPr>
          <w:lang w:bidi="hi-IN"/>
        </w:rPr>
        <w:fldChar w:fldCharType="begin"/>
      </w:r>
      <w:r w:rsidR="00C87AF4">
        <w:rPr>
          <w:lang w:bidi="hi-IN"/>
        </w:rPr>
        <w:instrText xml:space="preserve"> REF _Ref374010899 \r \h </w:instrText>
      </w:r>
      <w:r w:rsidR="00AB4359">
        <w:rPr>
          <w:lang w:bidi="hi-IN"/>
        </w:rPr>
      </w:r>
      <w:r w:rsidR="00AB4359">
        <w:rPr>
          <w:lang w:bidi="hi-IN"/>
        </w:rPr>
        <w:fldChar w:fldCharType="separate"/>
      </w:r>
      <w:r w:rsidR="00C87AF4">
        <w:rPr>
          <w:rFonts w:hint="cs"/>
          <w:cs/>
          <w:lang w:bidi="hi-IN"/>
        </w:rPr>
        <w:t>‎</w:t>
      </w:r>
      <w:r w:rsidR="00C87AF4">
        <w:rPr>
          <w:lang w:bidi="hi-IN"/>
        </w:rPr>
        <w:t>3.3</w:t>
      </w:r>
      <w:r w:rsidR="00AB435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0A4D79">
        <w:fldChar w:fldCharType="begin"/>
      </w:r>
      <w:r w:rsidR="000A4D79">
        <w:instrText xml:space="preserve"> REF _Ref358791100 \h  \* MERGEFORMAT </w:instrText>
      </w:r>
      <w:r w:rsidR="000A4D79">
        <w:fldChar w:fldCharType="separate"/>
      </w:r>
      <w:r w:rsidR="00815DEF" w:rsidRPr="00C87AF4">
        <w:t>Table 1</w:t>
      </w:r>
      <w:r w:rsidR="000A4D79">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9073F8">
      <w:pPr>
        <w:pStyle w:val="Caption"/>
        <w:spacing w:line="480" w:lineRule="auto"/>
        <w:jc w:val="center"/>
        <w:rPr>
          <w:rFonts w:eastAsiaTheme="minorHAnsi"/>
          <w:b w:val="0"/>
          <w:bCs w:val="0"/>
          <w:smallCaps w:val="0"/>
          <w:noProof/>
          <w:color w:val="auto"/>
          <w:spacing w:val="0"/>
          <w:sz w:val="16"/>
          <w:szCs w:val="16"/>
          <w:lang w:bidi="he-IL"/>
        </w:rPr>
      </w:pPr>
      <w:bookmarkStart w:id="174" w:name="_Ref374366687"/>
      <w:r w:rsidRPr="00434AEF">
        <w:rPr>
          <w:rFonts w:eastAsiaTheme="minorHAnsi"/>
          <w:smallCaps w:val="0"/>
          <w:color w:val="auto"/>
          <w:spacing w:val="0"/>
          <w:sz w:val="16"/>
          <w:szCs w:val="16"/>
          <w:highlight w:val="yellow"/>
          <w:lang w:bidi="he-IL"/>
        </w:rPr>
        <w:t xml:space="preserve">Figure </w:t>
      </w:r>
      <w:r w:rsidR="00AB435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AB435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AB4359" w:rsidRPr="00434AEF">
        <w:rPr>
          <w:rFonts w:eastAsiaTheme="minorHAnsi"/>
          <w:smallCaps w:val="0"/>
          <w:color w:val="auto"/>
          <w:spacing w:val="0"/>
          <w:sz w:val="16"/>
          <w:szCs w:val="16"/>
          <w:highlight w:val="yellow"/>
          <w:lang w:bidi="he-IL"/>
        </w:rPr>
        <w:fldChar w:fldCharType="end"/>
      </w:r>
      <w:bookmarkEnd w:id="174"/>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w:t>
      </w:r>
      <w:r w:rsidR="001975FE" w:rsidRPr="001975FE">
        <w:rPr>
          <w:rFonts w:eastAsiaTheme="minorHAnsi"/>
          <w:b w:val="0"/>
          <w:bCs w:val="0"/>
          <w:smallCaps w:val="0"/>
          <w:noProof/>
          <w:color w:val="auto"/>
          <w:spacing w:val="0"/>
          <w:sz w:val="16"/>
          <w:szCs w:val="16"/>
          <w:highlight w:val="red"/>
          <w:lang w:bidi="he-IL"/>
        </w:rPr>
        <w:t xml:space="preserve"> Initial frequencies are always 0.5.</w:t>
      </w:r>
      <w:r w:rsidR="00651080" w:rsidRPr="001975FE">
        <w:rPr>
          <w:rFonts w:eastAsiaTheme="minorHAnsi"/>
          <w:b w:val="0"/>
          <w:bCs w:val="0"/>
          <w:smallCaps w:val="0"/>
          <w:noProof/>
          <w:color w:val="auto"/>
          <w:spacing w:val="0"/>
          <w:sz w:val="16"/>
          <w:szCs w:val="16"/>
          <w:highlight w:val="red"/>
          <w:lang w:bidi="he-IL"/>
        </w:rPr>
        <w:t xml:space="preserve"> </w:t>
      </w:r>
      <w:r w:rsidR="00651080" w:rsidRPr="00434AEF">
        <w:rPr>
          <w:rFonts w:eastAsiaTheme="minorHAnsi"/>
          <w:b w:val="0"/>
          <w:bCs w:val="0"/>
          <w:smallCaps w:val="0"/>
          <w:noProof/>
          <w:color w:val="auto"/>
          <w:spacing w:val="0"/>
          <w:sz w:val="16"/>
          <w:szCs w:val="16"/>
          <w:highlight w:val="yellow"/>
          <w:lang w:bidi="he-IL"/>
        </w:rPr>
        <w:t>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9073F8" w:rsidRPr="009073F8">
        <w:rPr>
          <w:rFonts w:eastAsiaTheme="minorHAnsi"/>
          <w:b w:val="0"/>
          <w:bCs w:val="0"/>
          <w:smallCaps w:val="0"/>
          <w:noProof/>
          <w:color w:val="auto"/>
          <w:spacing w:val="0"/>
          <w:sz w:val="16"/>
          <w:szCs w:val="16"/>
          <w:highlight w:val="red"/>
          <w:lang w:bidi="he-IL"/>
        </w:rPr>
        <w:t xml:space="preserve">Trading places between resident and invader had not effect on the results (not shown). </w:t>
      </w:r>
      <w:r w:rsidR="007E2D9A" w:rsidRPr="009073F8">
        <w:rPr>
          <w:rFonts w:eastAsiaTheme="minorHAnsi"/>
          <w:b w:val="0"/>
          <w:bCs w:val="0"/>
          <w:smallCaps w:val="0"/>
          <w:noProof/>
          <w:color w:val="auto"/>
          <w:spacing w:val="0"/>
          <w:sz w:val="16"/>
          <w:szCs w:val="16"/>
          <w:highlight w:val="red"/>
          <w:lang w:bidi="he-IL"/>
        </w:rPr>
        <w:t xml:space="preserve"> </w:t>
      </w:r>
      <w:r w:rsidR="007E2D9A" w:rsidRPr="00434AEF">
        <w:rPr>
          <w:rFonts w:eastAsiaTheme="minorHAnsi"/>
          <w:b w:val="0"/>
          <w:bCs w:val="0"/>
          <w:smallCaps w:val="0"/>
          <w:noProof/>
          <w:color w:val="auto"/>
          <w:spacing w:val="0"/>
          <w:sz w:val="16"/>
          <w:szCs w:val="16"/>
          <w:highlight w:val="yellow"/>
          <w:lang w:bidi="he-IL"/>
        </w:rPr>
        <w:t xml:space="preserve">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175"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175"/>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54D2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hadany" w:date="2013-12-24T01:00:00Z" w:initials="lh">
    <w:p w:rsidR="00B2494E" w:rsidRDefault="00B2494E" w:rsidP="00B2494E">
      <w:pPr>
        <w:pStyle w:val="CommentText"/>
      </w:pPr>
      <w:r>
        <w:rPr>
          <w:rStyle w:val="CommentReference"/>
        </w:rPr>
        <w:annotationRef/>
      </w:r>
      <w:proofErr w:type="gramStart"/>
      <w:r>
        <w:t>this</w:t>
      </w:r>
      <w:proofErr w:type="gramEnd"/>
      <w:r>
        <w:t xml:space="preserve"> is the first time that the problem is mentioned. At least citation to Wright, possibly elaborate a bit.</w:t>
      </w:r>
    </w:p>
  </w:comment>
  <w:comment w:id="67" w:author="lhadany" w:date="2013-12-24T01:00:00Z" w:initials="lh">
    <w:p w:rsidR="000D3F08" w:rsidRDefault="000D3F08">
      <w:pPr>
        <w:pStyle w:val="CommentText"/>
      </w:pPr>
      <w:r>
        <w:rPr>
          <w:rStyle w:val="CommentReference"/>
        </w:rPr>
        <w:annotationRef/>
      </w:r>
      <w:proofErr w:type="gramStart"/>
      <w:r>
        <w:t>this</w:t>
      </w:r>
      <w:proofErr w:type="gramEnd"/>
      <w:r>
        <w:t xml:space="preserve"> doesn't read well (to me), and should come right after the description of ab </w:t>
      </w:r>
    </w:p>
  </w:comment>
  <w:comment w:id="156" w:author="lhadany" w:date="2013-12-24T01:00:00Z" w:initials="lh">
    <w:p w:rsidR="00DE40C4" w:rsidRDefault="00DE40C4">
      <w:pPr>
        <w:pStyle w:val="CommentText"/>
      </w:pPr>
      <w:r>
        <w:rPr>
          <w:rStyle w:val="CommentReference"/>
        </w:rPr>
        <w:annotationRef/>
      </w:r>
      <w:proofErr w:type="gramStart"/>
      <w:r>
        <w:t>otherwise</w:t>
      </w:r>
      <w:proofErr w:type="gramEnd"/>
      <w:r>
        <w:t xml:space="preserve"> it is not clear at line 349</w:t>
      </w:r>
    </w:p>
  </w:comment>
  <w:comment w:id="169" w:author="lhadany" w:date="2013-12-24T01:00:00Z" w:initials="lh">
    <w:p w:rsidR="00461972" w:rsidRDefault="00461972">
      <w:pPr>
        <w:pStyle w:val="CommentText"/>
      </w:pPr>
      <w:r>
        <w:rPr>
          <w:rStyle w:val="CommentReference"/>
        </w:rPr>
        <w:annotationRef/>
      </w:r>
      <w:proofErr w:type="gramStart"/>
      <w:r>
        <w:t>arrange</w:t>
      </w:r>
      <w:proofErr w:type="gramEnd"/>
      <w:r>
        <w:t xml:space="preserve"> a print version with markers on the dashed lines?</w:t>
      </w:r>
    </w:p>
  </w:comment>
  <w:comment w:id="170" w:author="Yoav Ram" w:date="2013-12-24T01:00:00Z" w:initials="YR">
    <w:p w:rsidR="00461972" w:rsidRDefault="00461972">
      <w:pPr>
        <w:pStyle w:val="CommentText"/>
      </w:pPr>
      <w:r>
        <w:rPr>
          <w:rStyle w:val="CommentReference"/>
        </w:rPr>
        <w:annotationRef/>
      </w:r>
      <w:r>
        <w:t>We're not allowed to give two version on the figures…</w:t>
      </w:r>
    </w:p>
  </w:comment>
  <w:comment w:id="171" w:author="Yoav Ram" w:date="2013-12-24T01:00:00Z" w:initials="YR">
    <w:p w:rsidR="00461972" w:rsidRDefault="00461972">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D79" w:rsidRDefault="000A4D79" w:rsidP="009A122D">
      <w:pPr>
        <w:spacing w:after="0" w:line="240" w:lineRule="auto"/>
      </w:pPr>
      <w:r>
        <w:separator/>
      </w:r>
    </w:p>
  </w:endnote>
  <w:endnote w:type="continuationSeparator" w:id="0">
    <w:p w:rsidR="000A4D79" w:rsidRDefault="000A4D79"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B22EB6B-3969-448F-9460-D0BE3DF9856A}"/>
    <w:embedBold r:id="rId2" w:fontKey="{EC79ADD2-1141-4488-BE4B-63DFC0EB7DD9}"/>
    <w:embedItalic r:id="rId3" w:fontKey="{EA0A1C41-67FB-4C6F-B9D0-9DA082F3EE05}"/>
    <w:embedBoldItalic r:id="rId4" w:fontKey="{1EFB3620-1BC0-459C-BCB5-0CFC7CE96477}"/>
  </w:font>
  <w:font w:name="Tahoma">
    <w:panose1 w:val="020B0604030504040204"/>
    <w:charset w:val="00"/>
    <w:family w:val="swiss"/>
    <w:pitch w:val="variable"/>
    <w:sig w:usb0="E1002EFF" w:usb1="C000605B" w:usb2="00000029" w:usb3="00000000" w:csb0="000101FF" w:csb1="00000000"/>
    <w:embedRegular r:id="rId5" w:fontKey="{4F19326A-E38D-4F54-B60E-266ED9C916A9}"/>
  </w:font>
  <w:font w:name="cmr10">
    <w:charset w:val="00"/>
    <w:family w:val="swiss"/>
    <w:pitch w:val="variable"/>
    <w:sig w:usb0="00000003" w:usb1="00000000" w:usb2="00000000" w:usb3="00000000" w:csb0="00000001" w:csb1="00000000"/>
    <w:embedRegular r:id="rId6" w:fontKey="{CB87AC86-FC0C-4211-BA3D-3A0172186145}"/>
  </w:font>
  <w:font w:name="Cambria Math">
    <w:panose1 w:val="02040503050406030204"/>
    <w:charset w:val="00"/>
    <w:family w:val="roman"/>
    <w:pitch w:val="variable"/>
    <w:sig w:usb0="E00002FF" w:usb1="420024FF" w:usb2="00000000" w:usb3="00000000" w:csb0="0000019F" w:csb1="00000000"/>
    <w:embedItalic r:id="rId7" w:fontKey="{696CE14E-A7DD-4461-8C63-44291309DC6E}"/>
  </w:font>
  <w:font w:name="Mangal">
    <w:panose1 w:val="02040503050203030202"/>
    <w:charset w:val="00"/>
    <w:family w:val="roman"/>
    <w:pitch w:val="variable"/>
    <w:sig w:usb0="00008003" w:usb1="00000000" w:usb2="00000000" w:usb3="00000000" w:csb0="00000001" w:csb1="00000000"/>
    <w:embedRegular r:id="rId8" w:fontKey="{03588645-5DEB-4739-B08B-2DB29EC8B49F}"/>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61972" w:rsidRDefault="000A4D79">
        <w:pPr>
          <w:pStyle w:val="Footer"/>
          <w:jc w:val="center"/>
        </w:pPr>
        <w:r>
          <w:fldChar w:fldCharType="begin"/>
        </w:r>
        <w:r>
          <w:instrText xml:space="preserve"> PAGE   \* MERGEFORMAT </w:instrText>
        </w:r>
        <w:r>
          <w:fldChar w:fldCharType="separate"/>
        </w:r>
        <w:r w:rsidR="00F22861">
          <w:rPr>
            <w:noProof/>
          </w:rPr>
          <w:t>30</w:t>
        </w:r>
        <w:r>
          <w:rPr>
            <w:noProof/>
          </w:rPr>
          <w:fldChar w:fldCharType="end"/>
        </w:r>
      </w:p>
    </w:sdtContent>
  </w:sdt>
  <w:p w:rsidR="00461972" w:rsidRDefault="004619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D79" w:rsidRDefault="000A4D79" w:rsidP="009A122D">
      <w:pPr>
        <w:spacing w:after="0" w:line="240" w:lineRule="auto"/>
      </w:pPr>
      <w:r>
        <w:separator/>
      </w:r>
    </w:p>
  </w:footnote>
  <w:footnote w:type="continuationSeparator" w:id="0">
    <w:p w:rsidR="000A4D79" w:rsidRDefault="000A4D79"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3658B"/>
    <w:rsid w:val="00042973"/>
    <w:rsid w:val="00042C46"/>
    <w:rsid w:val="00044F35"/>
    <w:rsid w:val="000526D6"/>
    <w:rsid w:val="000545AB"/>
    <w:rsid w:val="00054D21"/>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4D79"/>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2C51"/>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4F72"/>
    <w:rsid w:val="00305197"/>
    <w:rsid w:val="00305556"/>
    <w:rsid w:val="0031333D"/>
    <w:rsid w:val="00313F54"/>
    <w:rsid w:val="00314176"/>
    <w:rsid w:val="00314988"/>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14EB"/>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3E2"/>
    <w:rsid w:val="008A7A0A"/>
    <w:rsid w:val="008B7326"/>
    <w:rsid w:val="008E3DFA"/>
    <w:rsid w:val="008E7880"/>
    <w:rsid w:val="008F3D01"/>
    <w:rsid w:val="008F5983"/>
    <w:rsid w:val="009040D1"/>
    <w:rsid w:val="009073F8"/>
    <w:rsid w:val="00913F8C"/>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0709"/>
    <w:rsid w:val="00BC26DA"/>
    <w:rsid w:val="00BC359F"/>
    <w:rsid w:val="00BC43DA"/>
    <w:rsid w:val="00BC5CD5"/>
    <w:rsid w:val="00BD0663"/>
    <w:rsid w:val="00BD7A9A"/>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2E9"/>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73437-5381-43AF-A9D0-04830ACA7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45071</Words>
  <Characters>225355</Characters>
  <Application>Microsoft Office Word</Application>
  <DocSecurity>0</DocSecurity>
  <Lines>1877</Lines>
  <Paragraphs>539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2</cp:revision>
  <dcterms:created xsi:type="dcterms:W3CDTF">2013-12-24T07:01:00Z</dcterms:created>
  <dcterms:modified xsi:type="dcterms:W3CDTF">2013-12-24T07:01:00Z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