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bookmarkStart w:id="0" w:name="_GoBack"/>
      <w:bookmarkEnd w:id="0"/>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r w:rsidRPr="0038310A">
        <w:rPr>
          <w:sz w:val="28"/>
          <w:szCs w:val="22"/>
        </w:rPr>
        <w:t>Yoav Ram and Lilach Hadany</w:t>
      </w:r>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EA522D" w:rsidRDefault="00EA522D">
      <w:pPr>
        <w:spacing w:line="480" w:lineRule="auto"/>
        <w:ind w:firstLine="284"/>
        <w:rPr>
          <w:ins w:id="1" w:author="Yoav Ram" w:date="2014-07-15T10:11:00Z"/>
          <w:b/>
          <w:bCs/>
          <w:lang w:bidi="hi-IN"/>
        </w:rPr>
        <w:pPrChange w:id="2" w:author="Yoav Ram" w:date="2014-07-15T10:11:00Z">
          <w:pPr>
            <w:spacing w:line="480" w:lineRule="auto"/>
          </w:pPr>
        </w:pPrChange>
      </w:pPr>
      <w:ins w:id="3" w:author="Yoav Ram" w:date="2014-07-15T10:11:00Z">
        <w:r w:rsidRPr="00EA522D">
          <w:rPr>
            <w:b/>
            <w:bCs/>
            <w:lang w:bidi="hi-IN"/>
            <w:rPrChange w:id="4" w:author="Yoav Ram" w:date="2014-07-15T10:11:00Z">
              <w:rPr>
                <w:lang w:bidi="hi-IN"/>
              </w:rPr>
            </w:rPrChange>
          </w:rPr>
          <w:t>Last changed:</w:t>
        </w:r>
      </w:ins>
      <w:del w:id="5" w:author="Yoav Ram" w:date="2014-07-15T10:11:00Z">
        <w:r w:rsidRPr="00EA522D">
          <w:rPr>
            <w:b/>
            <w:bCs/>
            <w:lang w:bidi="hi-IN"/>
            <w:rPrChange w:id="6" w:author="Yoav Ram" w:date="2014-07-15T10:11:00Z">
              <w:rPr>
                <w:lang w:bidi="hi-IN"/>
              </w:rPr>
            </w:rPrChange>
          </w:rPr>
          <w:br w:type="page"/>
        </w:r>
      </w:del>
      <w:ins w:id="7" w:author="Yoav Ram" w:date="2014-07-15T10:11:00Z">
        <w:r w:rsidR="001446C8">
          <w:rPr>
            <w:b/>
            <w:bCs/>
            <w:lang w:bidi="hi-IN"/>
          </w:rPr>
          <w:lastRenderedPageBreak/>
          <w:t xml:space="preserve"> </w:t>
        </w:r>
      </w:ins>
      <w:ins w:id="8" w:author="Yoav Ram" w:date="2014-07-15T10:12:00Z">
        <w:r w:rsidRPr="00EA522D">
          <w:rPr>
            <w:lang w:bidi="hi-IN"/>
            <w:rPrChange w:id="9" w:author="Yoav Ram" w:date="2014-07-15T10:12:00Z">
              <w:rPr>
                <w:b/>
                <w:bCs/>
                <w:lang w:bidi="hi-IN"/>
              </w:rPr>
            </w:rPrChange>
          </w:rPr>
          <w:fldChar w:fldCharType="begin"/>
        </w:r>
        <w:r w:rsidRPr="00EA522D">
          <w:rPr>
            <w:lang w:bidi="hi-IN"/>
            <w:rPrChange w:id="10" w:author="Yoav Ram" w:date="2014-07-15T10:12:00Z">
              <w:rPr>
                <w:b/>
                <w:bCs/>
                <w:lang w:bidi="hi-IN"/>
              </w:rPr>
            </w:rPrChange>
          </w:rPr>
          <w:instrText xml:space="preserve"> DATE \@ "MMMM d, yyyy" </w:instrText>
        </w:r>
      </w:ins>
      <w:r w:rsidRPr="00EA522D">
        <w:rPr>
          <w:lang w:bidi="hi-IN"/>
          <w:rPrChange w:id="11" w:author="Yoav Ram" w:date="2014-07-15T10:12:00Z">
            <w:rPr>
              <w:b/>
              <w:bCs/>
              <w:lang w:bidi="hi-IN"/>
            </w:rPr>
          </w:rPrChange>
        </w:rPr>
        <w:fldChar w:fldCharType="separate"/>
      </w:r>
      <w:ins w:id="12" w:author="Yoav Ram" w:date="2014-07-16T17:32:00Z">
        <w:r w:rsidR="00377541">
          <w:rPr>
            <w:noProof/>
            <w:lang w:bidi="hi-IN"/>
          </w:rPr>
          <w:t>July 16, 2014</w:t>
        </w:r>
      </w:ins>
      <w:ins w:id="13" w:author="Yoav Ram" w:date="2014-07-15T10:12:00Z">
        <w:r w:rsidRPr="00EA522D">
          <w:rPr>
            <w:lang w:bidi="hi-IN"/>
            <w:rPrChange w:id="14" w:author="Yoav Ram" w:date="2014-07-15T10:12:00Z">
              <w:rPr>
                <w:b/>
                <w:bCs/>
                <w:lang w:bidi="hi-IN"/>
              </w:rPr>
            </w:rPrChange>
          </w:rPr>
          <w:fldChar w:fldCharType="end"/>
        </w:r>
      </w:ins>
    </w:p>
    <w:p w:rsidR="001446C8" w:rsidRDefault="001446C8">
      <w:pPr>
        <w:spacing w:after="200" w:line="276" w:lineRule="auto"/>
        <w:rPr>
          <w:ins w:id="15" w:author="Yoav Ram" w:date="2014-07-15T10:11:00Z"/>
          <w:b/>
          <w:bCs/>
          <w:lang w:bidi="hi-IN"/>
        </w:rPr>
      </w:pPr>
      <w:ins w:id="16" w:author="Yoav Ram" w:date="2014-07-15T10:11:00Z">
        <w:r>
          <w:rPr>
            <w:b/>
            <w:bCs/>
            <w:lang w:bidi="hi-IN"/>
          </w:rPr>
          <w:br w:type="page"/>
        </w:r>
      </w:ins>
    </w:p>
    <w:p w:rsidR="00EA522D" w:rsidRPr="00EA522D" w:rsidRDefault="00EA522D">
      <w:pPr>
        <w:spacing w:line="480" w:lineRule="auto"/>
        <w:ind w:firstLine="284"/>
        <w:rPr>
          <w:del w:id="17" w:author="Yoav Ram" w:date="2014-07-15T10:11:00Z"/>
          <w:b/>
          <w:bCs/>
          <w:lang w:bidi="hi-IN"/>
          <w:rPrChange w:id="18" w:author="Yoav Ram" w:date="2014-07-15T10:11:00Z">
            <w:rPr>
              <w:del w:id="19" w:author="Yoav Ram" w:date="2014-07-15T10:11:00Z"/>
              <w:lang w:bidi="hi-IN"/>
            </w:rPr>
          </w:rPrChange>
        </w:rPr>
        <w:pPrChange w:id="20" w:author="Yoav Ram" w:date="2014-07-15T10:11:00Z">
          <w:pPr>
            <w:spacing w:line="480" w:lineRule="auto"/>
          </w:pPr>
        </w:pPrChange>
      </w:pPr>
    </w:p>
    <w:p w:rsidR="003757EA" w:rsidRDefault="002C7209" w:rsidP="008D0078">
      <w:pPr>
        <w:pStyle w:val="Heading1"/>
        <w:keepLines w:val="0"/>
        <w:numPr>
          <w:ilvl w:val="0"/>
          <w:numId w:val="0"/>
        </w:numPr>
        <w:tabs>
          <w:tab w:val="left" w:pos="482"/>
        </w:tabs>
        <w:spacing w:after="180" w:line="480" w:lineRule="auto"/>
        <w:jc w:val="both"/>
      </w:pPr>
      <w:r>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ins w:id="21" w:author="Yoav Ram" w:date="2014-07-15T10:20:00Z">
        <w:r w:rsidR="00F90DBC">
          <w:t>,</w:t>
        </w:r>
      </w:ins>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2A5AC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2A5ACF">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2A5ACF">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2A5AC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2A5ACF">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2A5AC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2A5AC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2A5AC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2A5AC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2A5AC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2A5AC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ins w:id="22" w:author="Yoav Ram" w:date="2014-07-14T17:44:00Z">
        <w:r w:rsidR="009E1389">
          <w:rPr>
            <w:noProof/>
          </w:rPr>
          <w:t xml:space="preserve"> but see </w:t>
        </w:r>
      </w:ins>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2A5AC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2A5AC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2A5ACF">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2A5AC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2A5AC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2A5AC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2A5AC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2A5AC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2A5AC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2A5AC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"From Duplicate 1 ( A switch from high-fidelity to error-prone DNA double-strand break repair underlies stress-induced mutation. - Ponder, Rebecca G.; Fonville, Natalie C; Rosenberg, Susan M. )\n\n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\n\nFrom Duplicate 2 ( A switch from high-fidelity to error-prone DNA double-strand break repair underlies stress-induced mutation. - Ponder, Rebecca G.; Fonville, Natalie C; Rosenberg, Susan M. )\n\n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\n\n",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2A5AC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EA522D">
        <w:fldChar w:fldCharType="begin" w:fldLock="1"/>
      </w:r>
      <w:r w:rsidR="002A5AC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3F04B0"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EA522D" w:rsidRPr="00FB3C6B">
        <w:fldChar w:fldCharType="begin" w:fldLock="1"/>
      </w:r>
      <w:r w:rsidR="002A5AC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2A5AC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2A5AC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del w:id="23" w:author="Yoav Ram" w:date="2014-07-15T10:24:00Z">
        <w:r w:rsidR="00800DD3" w:rsidDel="00F90DBC">
          <w:delText>articles</w:delText>
        </w:r>
        <w:r w:rsidR="00800DD3" w:rsidRPr="00FB3C6B" w:rsidDel="00F90DBC">
          <w:delText xml:space="preserve"> </w:delText>
        </w:r>
      </w:del>
      <w:ins w:id="24" w:author="Yoav Ram" w:date="2014-07-15T10:24:00Z">
        <w:r w:rsidR="00F90DBC">
          <w:t>models</w:t>
        </w:r>
        <w:r w:rsidR="00F90DBC" w:rsidRPr="00FB3C6B">
          <w:t xml:space="preserve"> </w:t>
        </w:r>
      </w:ins>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EA522D" w:rsidRPr="003F04B0">
        <w:fldChar w:fldCharType="begin" w:fldLock="1"/>
      </w:r>
      <w:r w:rsidR="002A5AC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F04B0">
        <w:fldChar w:fldCharType="separate"/>
      </w:r>
      <w:r w:rsidR="00635E26" w:rsidRPr="00635E26">
        <w:rPr>
          <w:noProof/>
        </w:rPr>
        <w:t>[37]</w:t>
      </w:r>
      <w:r w:rsidR="00EA522D"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EA522D" w:rsidRPr="003F04B0">
        <w:fldChar w:fldCharType="begin" w:fldLock="1"/>
      </w:r>
      <w:r w:rsidR="002A5ACF">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EA522D" w:rsidRPr="003F04B0">
        <w:fldChar w:fldCharType="separate"/>
      </w:r>
      <w:r w:rsidR="00635E26" w:rsidRPr="00635E26">
        <w:rPr>
          <w:noProof/>
        </w:rPr>
        <w:t>[38,39]</w:t>
      </w:r>
      <w:r w:rsidR="00EA522D"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25" w:name="_Ref361735010"/>
      <w:r>
        <w:rPr>
          <w:lang w:bidi="hi-IN"/>
        </w:rPr>
        <w:t>Model</w:t>
      </w:r>
      <w:bookmarkEnd w:id="25"/>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DF299B" w:rsidP="008D0078">
      <w:pPr>
        <w:pStyle w:val="FigureLegend"/>
        <w:spacing w:line="480" w:lineRule="auto"/>
        <w:rPr>
          <w:b/>
          <w:bCs/>
          <w:sz w:val="20"/>
          <w:szCs w:val="20"/>
        </w:rPr>
      </w:pPr>
      <w:bookmarkStart w:id="26" w:name="_Ref354316371"/>
      <w:del w:id="27" w:author="Yoav Ram" w:date="2014-07-13T14:28:00Z">
        <w:r>
          <w:rPr>
            <w:b/>
            <w:bCs/>
            <w:noProof/>
            <w:sz w:val="20"/>
            <w:szCs w:val="20"/>
            <w:rPrChange w:id="28">
              <w:rPr>
                <w:noProof/>
              </w:rPr>
            </w:rPrChange>
          </w:rPr>
          <w:lastRenderedPageBreak/>
          <w:drawing>
            <wp:inline distT="0" distB="0" distL="0" distR="0">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del>
      <w:ins w:id="29" w:author="Yoav Ram" w:date="2014-07-13T14:28:00Z">
        <w:r>
          <w:rPr>
            <w:b/>
            <w:bCs/>
            <w:noProof/>
            <w:sz w:val="20"/>
            <w:szCs w:val="20"/>
            <w:rPrChange w:id="30">
              <w:rPr>
                <w:noProof/>
              </w:rPr>
            </w:rPrChange>
          </w:rPr>
          <w:drawing>
            <wp:inline distT="0" distB="0" distL="0" distR="0">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ins>
    </w:p>
    <w:p w:rsidR="00CD3F78" w:rsidRDefault="00CD3F78" w:rsidP="005E3B94">
      <w:pPr>
        <w:pStyle w:val="FigureLegend"/>
        <w:spacing w:line="480" w:lineRule="auto"/>
        <w:jc w:val="left"/>
        <w:rPr>
          <w:sz w:val="20"/>
          <w:szCs w:val="20"/>
        </w:rPr>
      </w:pPr>
      <w:r w:rsidRPr="00733307">
        <w:rPr>
          <w:b/>
          <w:bCs/>
          <w:sz w:val="20"/>
          <w:szCs w:val="20"/>
        </w:rPr>
        <w:t xml:space="preserve">Figure </w:t>
      </w:r>
      <w:r w:rsidR="00EA522D" w:rsidRPr="00733307">
        <w:rPr>
          <w:b/>
          <w:bCs/>
          <w:sz w:val="20"/>
          <w:szCs w:val="20"/>
        </w:rPr>
        <w:fldChar w:fldCharType="begin"/>
      </w:r>
      <w:r w:rsidRPr="00733307">
        <w:rPr>
          <w:b/>
          <w:bCs/>
          <w:sz w:val="20"/>
          <w:szCs w:val="20"/>
        </w:rPr>
        <w:instrText xml:space="preserve"> SEQ Figure \* ARABIC </w:instrText>
      </w:r>
      <w:r w:rsidR="00EA522D" w:rsidRPr="00733307">
        <w:rPr>
          <w:b/>
          <w:bCs/>
          <w:sz w:val="20"/>
          <w:szCs w:val="20"/>
        </w:rPr>
        <w:fldChar w:fldCharType="separate"/>
      </w:r>
      <w:r w:rsidR="00C47BD2">
        <w:rPr>
          <w:b/>
          <w:bCs/>
          <w:noProof/>
          <w:sz w:val="20"/>
          <w:szCs w:val="20"/>
        </w:rPr>
        <w:t>1</w:t>
      </w:r>
      <w:r w:rsidR="00EA522D" w:rsidRPr="00733307">
        <w:rPr>
          <w:b/>
          <w:bCs/>
          <w:sz w:val="20"/>
          <w:szCs w:val="20"/>
        </w:rPr>
        <w:fldChar w:fldCharType="end"/>
      </w:r>
      <w:bookmarkEnd w:id="26"/>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r>
        <w:rPr>
          <w:i/>
          <w:iCs/>
          <w:sz w:val="20"/>
          <w:szCs w:val="20"/>
        </w:rPr>
        <w:t>aB</w:t>
      </w:r>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ins w:id="31" w:author="Yoav Ram" w:date="2014-07-13T14:21:00Z">
        <w:r w:rsidR="002D7AB0">
          <w:rPr>
            <w:sz w:val="20"/>
            <w:szCs w:val="20"/>
          </w:rPr>
          <w:t xml:space="preserve"> (genotypes are </w:t>
        </w:r>
      </w:ins>
      <w:ins w:id="32" w:author="Yoav Ram" w:date="2014-07-13T14:20:00Z">
        <w:r w:rsidR="002D7AB0">
          <w:rPr>
            <w:sz w:val="20"/>
            <w:szCs w:val="20"/>
          </w:rPr>
          <w:t>jittered t</w:t>
        </w:r>
      </w:ins>
      <w:ins w:id="33" w:author="Yoav Ram" w:date="2014-07-13T14:21:00Z">
        <w:r w:rsidR="002D7AB0">
          <w:rPr>
            <w:sz w:val="20"/>
            <w:szCs w:val="20"/>
          </w:rPr>
          <w:t>o increase separation)</w:t>
        </w:r>
      </w:ins>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hypermutate</w:t>
      </w:r>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w:t>
      </w:r>
      <w:r w:rsidRPr="00733307">
        <w:rPr>
          <w:sz w:val="20"/>
          <w:szCs w:val="20"/>
        </w:rPr>
        <w:lastRenderedPageBreak/>
        <w:t xml:space="preserve">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del w:id="34" w:author="Yoav Ram" w:date="2014-07-15T10:36:00Z">
        <w:r w:rsidR="00616194" w:rsidRPr="00331E7E" w:rsidDel="00167352">
          <w:delText xml:space="preserve">of </w:delText>
        </w:r>
      </w:del>
      <w:ins w:id="35" w:author="Yoav Ram" w:date="2014-07-15T10:36:00Z">
        <w:r w:rsidR="00167352">
          <w:t>to</w:t>
        </w:r>
        <w:r w:rsidR="00167352" w:rsidRPr="00331E7E">
          <w:t xml:space="preserve"> </w:t>
        </w:r>
      </w:ins>
      <w:r w:rsidR="00616194" w:rsidRPr="00331E7E">
        <w:t xml:space="preserve">their </w:t>
      </w:r>
      <w:del w:id="36" w:author="Yoav Ram" w:date="2014-07-15T10:36:00Z">
        <w:r w:rsidR="00616194" w:rsidRPr="00331E7E" w:rsidDel="00167352">
          <w:delText>minor</w:delText>
        </w:r>
      </w:del>
      <w:ins w:id="37" w:author="Yoav Ram" w:date="2014-07-15T10:36:00Z">
        <w:r w:rsidR="00167352" w:rsidRPr="00331E7E">
          <w:t>insignificant</w:t>
        </w:r>
      </w:ins>
      <w:r w:rsidR="00616194" w:rsidRPr="00331E7E">
        <w:t xml:space="preserve"> </w:t>
      </w:r>
      <w:del w:id="38" w:author="Yoav Ram" w:date="2014-07-15T10:36:00Z">
        <w:r w:rsidR="00616194" w:rsidRPr="00331E7E" w:rsidDel="00167352">
          <w:delText xml:space="preserve">short </w:delText>
        </w:r>
      </w:del>
      <w:ins w:id="39" w:author="Yoav Ram" w:date="2014-07-15T10:36:00Z">
        <w:r w:rsidR="00167352" w:rsidRPr="00331E7E">
          <w:t>short</w:t>
        </w:r>
        <w:r w:rsidR="00167352">
          <w:t>-</w:t>
        </w:r>
      </w:ins>
      <w:r w:rsidR="00616194" w:rsidRPr="00331E7E">
        <w:t>term effects</w:t>
      </w:r>
      <w:r w:rsidR="005316EE" w:rsidRPr="00331E7E">
        <w:t>.</w:t>
      </w:r>
    </w:p>
    <w:p w:rsidR="00EA522D" w:rsidRDefault="005316EE">
      <w:pPr>
        <w:spacing w:line="480" w:lineRule="auto"/>
        <w:rPr>
          <w:ins w:id="40" w:author="Yoav Ram" w:date="2014-07-14T12:03:00Z"/>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del w:id="41" w:author="Yoav Ram" w:date="2014-07-14T12:02:00Z">
        <w:r w:rsidRPr="00020A87" w:rsidDel="00200EB9">
          <w:delText>)</w:delText>
        </w:r>
        <w:r w:rsidRPr="00BA2B02" w:rsidDel="00200EB9">
          <w:rPr>
            <w:lang w:bidi="hi-IN"/>
          </w:rPr>
          <w:delText xml:space="preserve">. </w:delText>
        </w:r>
      </w:del>
      <w:ins w:id="42" w:author="Yoav Ram" w:date="2014-07-14T12:02:00Z">
        <w:r w:rsidR="00200EB9" w:rsidRPr="00020A87">
          <w:t>)</w:t>
        </w:r>
      </w:ins>
      <w:ins w:id="43" w:author="Yoav Ram" w:date="2014-07-15T14:15:00Z">
        <w:r w:rsidR="00584435">
          <w:rPr>
            <w:lang w:bidi="hi-IN"/>
          </w:rPr>
          <w:t xml:space="preserve">. </w:t>
        </w:r>
        <w:r w:rsidR="00EA522D" w:rsidRPr="00EA522D">
          <w:rPr>
            <w:highlight w:val="yellow"/>
            <w:lang w:bidi="hi-IN"/>
            <w:rPrChange w:id="44" w:author="Yoav Ram" w:date="2014-07-15T14:23:00Z">
              <w:rPr>
                <w:lang w:bidi="hi-IN"/>
              </w:rPr>
            </w:rPrChange>
          </w:rPr>
          <w:t>E</w:t>
        </w:r>
      </w:ins>
      <w:ins w:id="45" w:author="Yoav Ram" w:date="2014-07-15T14:11:00Z">
        <w:r w:rsidR="00EA0567">
          <w:rPr>
            <w:highlight w:val="yellow"/>
            <w:lang w:bidi="hi-IN"/>
          </w:rPr>
          <w:t>vidence shows that numerous stress responses induce mutagenesis in bacteria</w:t>
        </w:r>
      </w:ins>
      <w:ins w:id="46" w:author="Yoav Ram" w:date="2014-07-15T14:15:00Z">
        <w:r w:rsidR="00584435">
          <w:rPr>
            <w:highlight w:val="yellow"/>
            <w:lang w:bidi="hi-IN"/>
          </w:rPr>
          <w:t xml:space="preserve"> </w:t>
        </w:r>
        <w:r w:rsidR="00EA522D">
          <w:rPr>
            <w:highlight w:val="yellow"/>
            <w:lang w:bidi="hi-IN"/>
          </w:rPr>
          <w:fldChar w:fldCharType="begin" w:fldLock="1"/>
        </w:r>
      </w:ins>
      <w:r w:rsidR="002A5ACF">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Pr>
          <w:highlight w:val="yellow"/>
          <w:lang w:bidi="hi-IN"/>
        </w:rPr>
        <w:fldChar w:fldCharType="separate"/>
      </w:r>
      <w:r w:rsidR="00584435" w:rsidRPr="00584435">
        <w:rPr>
          <w:noProof/>
          <w:highlight w:val="yellow"/>
          <w:lang w:bidi="hi-IN"/>
        </w:rPr>
        <w:t>[16,32]</w:t>
      </w:r>
      <w:ins w:id="47" w:author="Yoav Ram" w:date="2014-07-15T14:15:00Z">
        <w:r w:rsidR="00EA522D">
          <w:rPr>
            <w:highlight w:val="yellow"/>
            <w:lang w:bidi="hi-IN"/>
          </w:rPr>
          <w:fldChar w:fldCharType="end"/>
        </w:r>
      </w:ins>
      <w:ins w:id="48" w:author="Yoav Ram" w:date="2014-07-15T14:23:00Z">
        <w:r w:rsidR="00584435">
          <w:rPr>
            <w:highlight w:val="yellow"/>
            <w:lang w:bidi="hi-IN"/>
          </w:rPr>
          <w:t>.</w:t>
        </w:r>
      </w:ins>
      <w:ins w:id="49" w:author="Yoav Ram" w:date="2014-07-15T14:15:00Z">
        <w:r w:rsidR="00584435">
          <w:rPr>
            <w:highlight w:val="yellow"/>
            <w:lang w:bidi="hi-IN"/>
          </w:rPr>
          <w:t xml:space="preserve"> </w:t>
        </w:r>
      </w:ins>
      <w:ins w:id="50" w:author="Yoav Ram" w:date="2014-07-15T14:23:00Z">
        <w:r w:rsidR="00584435">
          <w:rPr>
            <w:highlight w:val="yellow"/>
            <w:lang w:bidi="hi-IN"/>
          </w:rPr>
          <w:t>T</w:t>
        </w:r>
      </w:ins>
      <w:ins w:id="51" w:author="Yoav Ram" w:date="2014-07-15T14:15:00Z">
        <w:r w:rsidR="00584435">
          <w:rPr>
            <w:highlight w:val="yellow"/>
            <w:lang w:bidi="hi-IN"/>
          </w:rPr>
          <w:t xml:space="preserve">hese responses can be activated due to </w:t>
        </w:r>
      </w:ins>
      <w:ins w:id="52" w:author="Yoav Ram" w:date="2014-07-15T14:16:00Z">
        <w:r w:rsidR="00584435">
          <w:rPr>
            <w:highlight w:val="yellow"/>
            <w:lang w:bidi="hi-IN"/>
          </w:rPr>
          <w:t xml:space="preserve">deteriorating </w:t>
        </w:r>
      </w:ins>
      <w:ins w:id="53" w:author="Yoav Ram" w:date="2014-07-15T14:15:00Z">
        <w:r w:rsidR="00584435">
          <w:rPr>
            <w:highlight w:val="yellow"/>
            <w:lang w:bidi="hi-IN"/>
          </w:rPr>
          <w:t>environme</w:t>
        </w:r>
      </w:ins>
      <w:ins w:id="54" w:author="Yoav Ram" w:date="2014-07-15T14:16:00Z">
        <w:r w:rsidR="00584435">
          <w:rPr>
            <w:highlight w:val="yellow"/>
            <w:lang w:bidi="hi-IN"/>
          </w:rPr>
          <w:t>ntal conditions (see section 3.5) or due to mutation</w:t>
        </w:r>
      </w:ins>
      <w:ins w:id="55" w:author="Yoav Ram" w:date="2014-07-15T14:24:00Z">
        <w:r w:rsidR="00584435">
          <w:rPr>
            <w:highlight w:val="yellow"/>
            <w:lang w:bidi="hi-IN"/>
          </w:rPr>
          <w:t>s that impair important cell functions</w:t>
        </w:r>
      </w:ins>
      <w:ins w:id="56" w:author="Yoav Ram" w:date="2014-07-15T14:20:00Z">
        <w:r w:rsidR="00584435">
          <w:rPr>
            <w:highlight w:val="yellow"/>
            <w:lang w:bidi="hi-IN"/>
          </w:rPr>
          <w:t>, thereby</w:t>
        </w:r>
      </w:ins>
      <w:ins w:id="57" w:author="Yoav Ram" w:date="2014-07-15T14:30:00Z">
        <w:r w:rsidR="00AB673F">
          <w:rPr>
            <w:highlight w:val="yellow"/>
            <w:lang w:bidi="hi-IN"/>
          </w:rPr>
          <w:t xml:space="preserve"> reducing fitness and </w:t>
        </w:r>
      </w:ins>
      <w:ins w:id="58" w:author="Yoav Ram" w:date="2014-07-15T14:20:00Z">
        <w:r w:rsidR="00584435">
          <w:rPr>
            <w:highlight w:val="yellow"/>
            <w:lang w:bidi="hi-IN"/>
          </w:rPr>
          <w:t>inducing a stress response. For example,</w:t>
        </w:r>
      </w:ins>
      <w:ins w:id="59" w:author="Yoav Ram" w:date="2014-07-15T14:34:00Z">
        <w:r w:rsidR="00F10DC1">
          <w:rPr>
            <w:highlight w:val="yellow"/>
            <w:lang w:bidi="hi-IN"/>
          </w:rPr>
          <w:t xml:space="preserve"> </w:t>
        </w:r>
      </w:ins>
      <w:ins w:id="60" w:author="Yoav Ram" w:date="2014-07-15T14:35:00Z">
        <w:r w:rsidR="0061395B">
          <w:rPr>
            <w:highlight w:val="yellow"/>
            <w:lang w:bidi="hi-IN"/>
          </w:rPr>
          <w:t xml:space="preserve">a frameshift mutation in the </w:t>
        </w:r>
        <w:r w:rsidR="00EA522D" w:rsidRPr="00EA522D">
          <w:rPr>
            <w:i/>
            <w:iCs/>
            <w:highlight w:val="yellow"/>
            <w:lang w:bidi="hi-IN"/>
            <w:rPrChange w:id="61" w:author="Yoav Ram" w:date="2014-07-15T14:40:00Z">
              <w:rPr>
                <w:highlight w:val="yellow"/>
                <w:lang w:bidi="hi-IN"/>
              </w:rPr>
            </w:rPrChange>
          </w:rPr>
          <w:t>lac</w:t>
        </w:r>
        <w:r w:rsidR="0061395B">
          <w:rPr>
            <w:highlight w:val="yellow"/>
            <w:lang w:bidi="hi-IN"/>
          </w:rPr>
          <w:t xml:space="preserve"> </w:t>
        </w:r>
      </w:ins>
      <w:ins w:id="62" w:author="Yoav Ram" w:date="2014-07-15T14:40:00Z">
        <w:r w:rsidR="0061395B">
          <w:rPr>
            <w:highlight w:val="yellow"/>
            <w:lang w:bidi="hi-IN"/>
          </w:rPr>
          <w:t>gene</w:t>
        </w:r>
      </w:ins>
      <w:ins w:id="63" w:author="Yoav Ram" w:date="2014-07-15T14:35:00Z">
        <w:r w:rsidR="0061395B">
          <w:rPr>
            <w:highlight w:val="yellow"/>
            <w:lang w:bidi="hi-IN"/>
          </w:rPr>
          <w:t xml:space="preserve"> ca</w:t>
        </w:r>
        <w:r w:rsidR="00090D3E">
          <w:rPr>
            <w:highlight w:val="yellow"/>
            <w:lang w:bidi="hi-IN"/>
          </w:rPr>
          <w:t>use</w:t>
        </w:r>
      </w:ins>
      <w:ins w:id="64" w:author="Yoav Ram" w:date="2014-07-15T14:45:00Z">
        <w:r w:rsidR="00090D3E">
          <w:rPr>
            <w:highlight w:val="yellow"/>
            <w:lang w:bidi="hi-IN"/>
          </w:rPr>
          <w:t>s</w:t>
        </w:r>
      </w:ins>
      <w:ins w:id="65" w:author="Yoav Ram" w:date="2014-07-15T14:35:00Z">
        <w:r w:rsidR="0061395B">
          <w:rPr>
            <w:highlight w:val="yellow"/>
            <w:lang w:bidi="hi-IN"/>
          </w:rPr>
          <w:t xml:space="preserve"> cells to starve on lactose, </w:t>
        </w:r>
      </w:ins>
      <w:ins w:id="66" w:author="Yoav Ram" w:date="2014-07-15T14:41:00Z">
        <w:r w:rsidR="007C1036">
          <w:rPr>
            <w:highlight w:val="yellow"/>
            <w:lang w:bidi="hi-IN"/>
          </w:rPr>
          <w:t>thus</w:t>
        </w:r>
      </w:ins>
      <w:ins w:id="67" w:author="Yoav Ram" w:date="2014-07-15T14:35:00Z">
        <w:r w:rsidR="0061395B">
          <w:rPr>
            <w:highlight w:val="yellow"/>
            <w:lang w:bidi="hi-IN"/>
          </w:rPr>
          <w:t xml:space="preserve"> inducing mutagenesis</w:t>
        </w:r>
      </w:ins>
      <w:ins w:id="68" w:author="Yoav Ram" w:date="2014-07-15T14:41:00Z">
        <w:r w:rsidR="007C1036">
          <w:rPr>
            <w:highlight w:val="yellow"/>
            <w:lang w:bidi="hi-IN"/>
          </w:rPr>
          <w:t xml:space="preserve"> via a stress response</w:t>
        </w:r>
      </w:ins>
      <w:ins w:id="69" w:author="Yoav Ram" w:date="2014-07-15T14:42:00Z">
        <w:r w:rsidR="007C1036">
          <w:rPr>
            <w:highlight w:val="yellow"/>
            <w:lang w:bidi="hi-IN"/>
          </w:rPr>
          <w:t xml:space="preserve"> </w:t>
        </w:r>
      </w:ins>
      <w:ins w:id="70" w:author="Yoav Ram" w:date="2014-07-15T14:41:00Z">
        <w:r w:rsidR="00EA522D">
          <w:rPr>
            <w:highlight w:val="yellow"/>
            <w:lang w:bidi="hi-IN"/>
          </w:rPr>
          <w:fldChar w:fldCharType="begin" w:fldLock="1"/>
        </w:r>
      </w:ins>
      <w:r w:rsidR="002A5ACF">
        <w:rPr>
          <w:highlight w:val="yellow"/>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"mendeley" : { "previouslyFormattedCitation" : "[40]" }, "properties" : { "noteIndex" : 0 }, "schema" : "https://github.com/citation-style-language/schema/raw/master/csl-citation.json" }</w:instrText>
      </w:r>
      <w:r w:rsidR="00EA522D">
        <w:rPr>
          <w:highlight w:val="yellow"/>
          <w:lang w:bidi="hi-IN"/>
        </w:rPr>
        <w:fldChar w:fldCharType="separate"/>
      </w:r>
      <w:r w:rsidR="0061395B" w:rsidRPr="0061395B">
        <w:rPr>
          <w:noProof/>
          <w:highlight w:val="yellow"/>
          <w:lang w:bidi="hi-IN"/>
        </w:rPr>
        <w:t>[40]</w:t>
      </w:r>
      <w:ins w:id="71" w:author="Yoav Ram" w:date="2014-07-15T14:41:00Z">
        <w:r w:rsidR="00EA522D">
          <w:rPr>
            <w:highlight w:val="yellow"/>
            <w:lang w:bidi="hi-IN"/>
          </w:rPr>
          <w:fldChar w:fldCharType="end"/>
        </w:r>
      </w:ins>
      <w:ins w:id="72" w:author="Yoav Ram" w:date="2014-07-15T14:23:00Z">
        <w:r w:rsidR="00EA522D" w:rsidRPr="00EA522D">
          <w:rPr>
            <w:highlight w:val="yellow"/>
            <w:lang w:bidi="hi-IN"/>
            <w:rPrChange w:id="73" w:author="Yoav Ram" w:date="2014-07-15T14:23:00Z">
              <w:rPr>
                <w:lang w:bidi="hi-IN"/>
              </w:rPr>
            </w:rPrChange>
          </w:rPr>
          <w:t>.</w:t>
        </w:r>
      </w:ins>
    </w:p>
    <w:p w:rsidR="005316EE" w:rsidRPr="00BA2B02" w:rsidRDefault="0035669E">
      <w:pPr>
        <w:spacing w:line="480" w:lineRule="auto"/>
        <w:rPr>
          <w:lang w:bidi="hi-IN"/>
        </w:rPr>
      </w:pPr>
      <w:r>
        <w:rPr>
          <w:lang w:bidi="hi-IN"/>
        </w:rPr>
        <w:lastRenderedPageBreak/>
        <w:t>The</w:t>
      </w:r>
      <w:r w:rsidR="005316EE" w:rsidRPr="00BA2B02">
        <w:rPr>
          <w:lang w:bidi="hi-IN"/>
        </w:rPr>
        <w:t xml:space="preserve"> main analysis assumes that </w:t>
      </w:r>
      <w:r>
        <w:rPr>
          <w:lang w:bidi="hi-IN"/>
        </w:rPr>
        <w:t xml:space="preserve">the effect of </w:t>
      </w:r>
      <w:r w:rsidR="005316EE" w:rsidRPr="00BA2B02">
        <w:rPr>
          <w:lang w:bidi="hi-IN"/>
        </w:rPr>
        <w:t xml:space="preserve">SIM </w:t>
      </w:r>
      <w:r>
        <w:rPr>
          <w:lang w:bidi="hi-IN"/>
        </w:rPr>
        <w:t xml:space="preserve">on </w:t>
      </w:r>
      <w:r w:rsidR="005316EE" w:rsidRPr="00BA2B02">
        <w:rPr>
          <w:lang w:bidi="hi-IN"/>
        </w:rPr>
        <w:t xml:space="preserve">the mutation rate of an individual with fitness </w:t>
      </w:r>
      <w:r w:rsidR="005316EE"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74" w:name="_Ref374443384"/>
            <w:bookmarkStart w:id="75"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74"/>
            <w:r w:rsidRPr="00BA2B02">
              <w:t>)</w:t>
            </w:r>
            <w:bookmarkEnd w:id="75"/>
          </w:p>
        </w:tc>
      </w:tr>
    </w:tbl>
    <w:p w:rsidR="005316EE" w:rsidRPr="00DF5A14" w:rsidRDefault="005316EE" w:rsidP="00DF5A1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ins w:id="76" w:author="Yoav Ram" w:date="2014-07-14T11:04:00Z">
        <w:r w:rsidR="006E7AB4">
          <w:rPr>
            <w:lang w:bidi="hi-IN"/>
          </w:rPr>
          <w:t xml:space="preserve"> </w:t>
        </w:r>
        <w:r w:rsidR="00EA522D" w:rsidRPr="00EA522D">
          <w:rPr>
            <w:highlight w:val="yellow"/>
            <w:lang w:bidi="hi-IN"/>
            <w:rPrChange w:id="77" w:author="Yoav Ram" w:date="2014-07-14T11:41:00Z">
              <w:rPr>
                <w:lang w:bidi="hi-IN"/>
              </w:rPr>
            </w:rPrChange>
          </w:rPr>
          <w:t>Th</w:t>
        </w:r>
      </w:ins>
      <w:ins w:id="78" w:author="Yoav Ram" w:date="2014-07-14T11:31:00Z">
        <w:r w:rsidR="00EA522D" w:rsidRPr="00EA522D">
          <w:rPr>
            <w:highlight w:val="yellow"/>
            <w:lang w:bidi="hi-IN"/>
            <w:rPrChange w:id="79" w:author="Yoav Ram" w:date="2014-07-14T11:41:00Z">
              <w:rPr>
                <w:lang w:bidi="hi-IN"/>
              </w:rPr>
            </w:rPrChange>
          </w:rPr>
          <w:t>e</w:t>
        </w:r>
      </w:ins>
      <w:ins w:id="80" w:author="Yoav Ram" w:date="2014-07-14T11:04:00Z">
        <w:r w:rsidR="00EA522D" w:rsidRPr="00EA522D">
          <w:rPr>
            <w:highlight w:val="yellow"/>
            <w:lang w:bidi="hi-IN"/>
            <w:rPrChange w:id="81" w:author="Yoav Ram" w:date="2014-07-14T11:41:00Z">
              <w:rPr>
                <w:lang w:bidi="hi-IN"/>
              </w:rPr>
            </w:rPrChange>
          </w:rPr>
          <w:t xml:space="preserve"> threshold relationship</w:t>
        </w:r>
      </w:ins>
      <w:ins w:id="82" w:author="Yoav Ram" w:date="2014-07-14T11:31:00Z">
        <w:r w:rsidR="00EA522D" w:rsidRPr="00EA522D">
          <w:rPr>
            <w:highlight w:val="yellow"/>
            <w:lang w:bidi="hi-IN"/>
            <w:rPrChange w:id="83" w:author="Yoav Ram" w:date="2014-07-14T11:41:00Z">
              <w:rPr>
                <w:lang w:bidi="hi-IN"/>
              </w:rPr>
            </w:rPrChange>
          </w:rPr>
          <w:t xml:space="preserve"> </w:t>
        </w:r>
      </w:ins>
      <w:ins w:id="84" w:author="Yoav Ram" w:date="2014-07-14T11:04:00Z">
        <w:r w:rsidR="00EA522D" w:rsidRPr="00EA522D">
          <w:rPr>
            <w:highlight w:val="yellow"/>
            <w:lang w:bidi="hi-IN"/>
            <w:rPrChange w:id="85" w:author="Yoav Ram" w:date="2014-07-14T11:41:00Z">
              <w:rPr>
                <w:lang w:bidi="hi-IN"/>
              </w:rPr>
            </w:rPrChange>
          </w:rPr>
          <w:t>between fitness and the mutation rate</w:t>
        </w:r>
      </w:ins>
      <w:ins w:id="86" w:author="Yoav Ram" w:date="2014-07-15T14:10:00Z">
        <w:r w:rsidR="00EA0567">
          <w:rPr>
            <w:highlight w:val="yellow"/>
            <w:lang w:bidi="hi-IN"/>
          </w:rPr>
          <w:t xml:space="preserve"> in</w:t>
        </w:r>
      </w:ins>
      <w:ins w:id="87" w:author="Yoav Ram" w:date="2014-07-14T11:04:00Z">
        <w:r w:rsidR="00EA522D" w:rsidRPr="00EA522D">
          <w:rPr>
            <w:highlight w:val="yellow"/>
            <w:lang w:bidi="hi-IN"/>
            <w:rPrChange w:id="88" w:author="Yoav Ram" w:date="2014-07-14T11:41:00Z">
              <w:rPr>
                <w:lang w:bidi="hi-IN"/>
              </w:rPr>
            </w:rPrChange>
          </w:rPr>
          <w:t xml:space="preserve"> </w:t>
        </w:r>
      </w:ins>
      <w:ins w:id="89" w:author="Yoav Ram" w:date="2014-07-14T11:31:00Z">
        <w:r w:rsidR="00EA522D" w:rsidRPr="00EA522D">
          <w:rPr>
            <w:highlight w:val="yellow"/>
            <w:lang w:bidi="hi-IN"/>
            <w:rPrChange w:id="90" w:author="Yoav Ram" w:date="2014-07-14T11:41:00Z">
              <w:rPr>
                <w:lang w:bidi="hi-IN"/>
              </w:rPr>
            </w:rPrChange>
          </w:rPr>
          <w:t xml:space="preserve">eq. </w:t>
        </w:r>
        <w:r w:rsidR="00EA522D" w:rsidRPr="00EA522D">
          <w:rPr>
            <w:highlight w:val="yellow"/>
            <w:lang w:bidi="hi-IN"/>
            <w:rPrChange w:id="91" w:author="Yoav Ram" w:date="2014-07-14T11:41:00Z">
              <w:rPr>
                <w:lang w:bidi="hi-IN"/>
              </w:rPr>
            </w:rPrChange>
          </w:rPr>
          <w:fldChar w:fldCharType="begin"/>
        </w:r>
        <w:r w:rsidR="00EA522D" w:rsidRPr="00EA522D">
          <w:rPr>
            <w:highlight w:val="yellow"/>
            <w:lang w:bidi="hi-IN"/>
            <w:rPrChange w:id="92" w:author="Yoav Ram" w:date="2014-07-14T11:41:00Z">
              <w:rPr>
                <w:lang w:bidi="hi-IN"/>
              </w:rPr>
            </w:rPrChange>
          </w:rPr>
          <w:instrText xml:space="preserve"> REF _Ref374443384 \h </w:instrText>
        </w:r>
      </w:ins>
      <w:r w:rsidR="001B7896">
        <w:rPr>
          <w:highlight w:val="yellow"/>
          <w:lang w:bidi="hi-IN"/>
        </w:rPr>
        <w:instrText xml:space="preserve"> \* MERGEFORMAT </w:instrText>
      </w:r>
      <w:r w:rsidR="00EA522D" w:rsidRPr="00EA522D">
        <w:rPr>
          <w:highlight w:val="yellow"/>
          <w:lang w:bidi="hi-IN"/>
          <w:rPrChange w:id="93" w:author="Yoav Ram" w:date="2014-07-14T11:41:00Z">
            <w:rPr>
              <w:highlight w:val="yellow"/>
              <w:lang w:bidi="hi-IN"/>
            </w:rPr>
          </w:rPrChange>
        </w:rPr>
      </w:r>
      <w:ins w:id="94" w:author="Yoav Ram" w:date="2014-07-14T11:31:00Z">
        <w:r w:rsidR="00EA522D" w:rsidRPr="00EA522D">
          <w:rPr>
            <w:highlight w:val="yellow"/>
            <w:lang w:bidi="hi-IN"/>
            <w:rPrChange w:id="95" w:author="Yoav Ram" w:date="2014-07-14T11:41:00Z">
              <w:rPr>
                <w:lang w:bidi="hi-IN"/>
              </w:rPr>
            </w:rPrChange>
          </w:rPr>
          <w:fldChar w:fldCharType="separate"/>
        </w:r>
        <w:r w:rsidR="00EA522D" w:rsidRPr="00EA522D">
          <w:rPr>
            <w:noProof/>
            <w:highlight w:val="yellow"/>
            <w:rPrChange w:id="96" w:author="Yoav Ram" w:date="2014-07-14T11:41:00Z">
              <w:rPr>
                <w:noProof/>
              </w:rPr>
            </w:rPrChange>
          </w:rPr>
          <w:t>1</w:t>
        </w:r>
        <w:r w:rsidR="00EA522D" w:rsidRPr="00EA522D">
          <w:rPr>
            <w:highlight w:val="yellow"/>
            <w:lang w:bidi="hi-IN"/>
            <w:rPrChange w:id="97" w:author="Yoav Ram" w:date="2014-07-14T11:41:00Z">
              <w:rPr>
                <w:lang w:bidi="hi-IN"/>
              </w:rPr>
            </w:rPrChange>
          </w:rPr>
          <w:fldChar w:fldCharType="end"/>
        </w:r>
      </w:ins>
      <w:ins w:id="98" w:author="Yoav Ram" w:date="2014-07-14T11:32:00Z">
        <w:r w:rsidR="00EA522D" w:rsidRPr="00EA522D">
          <w:rPr>
            <w:highlight w:val="yellow"/>
            <w:lang w:bidi="hi-IN"/>
            <w:rPrChange w:id="99" w:author="Yoav Ram" w:date="2014-07-14T11:41:00Z">
              <w:rPr>
                <w:lang w:bidi="hi-IN"/>
              </w:rPr>
            </w:rPrChange>
          </w:rPr>
          <w:t xml:space="preserve"> </w:t>
        </w:r>
      </w:ins>
      <w:ins w:id="100" w:author="Yoav Ram" w:date="2014-07-14T11:04:00Z">
        <w:r w:rsidR="00EA522D" w:rsidRPr="00EA522D">
          <w:rPr>
            <w:highlight w:val="yellow"/>
            <w:lang w:bidi="hi-IN"/>
            <w:rPrChange w:id="101" w:author="Yoav Ram" w:date="2014-07-14T11:41:00Z">
              <w:rPr>
                <w:lang w:bidi="hi-IN"/>
              </w:rPr>
            </w:rPrChange>
          </w:rPr>
          <w:t>is relaxed in Appendix E in which we explore</w:t>
        </w:r>
      </w:ins>
      <w:ins w:id="102" w:author="Yoav Ram" w:date="2014-07-14T11:32:00Z">
        <w:r w:rsidR="00EA522D" w:rsidRPr="00EA522D">
          <w:rPr>
            <w:highlight w:val="yellow"/>
            <w:lang w:bidi="hi-IN"/>
            <w:rPrChange w:id="103" w:author="Yoav Ram" w:date="2014-07-14T11:41:00Z">
              <w:rPr>
                <w:lang w:bidi="hi-IN"/>
              </w:rPr>
            </w:rPrChange>
          </w:rPr>
          <w:t xml:space="preserve"> continuous relationships between fitness and the mutation rate.</w:t>
        </w:r>
        <w:r w:rsidR="002A0B22">
          <w:rPr>
            <w:lang w:bidi="hi-IN"/>
          </w:rPr>
          <w:t xml:space="preserve"> </w:t>
        </w:r>
      </w:ins>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2A5AC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"[41]"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2A5ACF">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"[42]" }, "properties" : { "noteIndex" : 0 }, "schema" : "https://github.com/citation-style-language/schema/raw/master/csl-citation.json" }</w:instrText>
      </w:r>
      <w:r w:rsidR="00EA522D">
        <w:fldChar w:fldCharType="separate"/>
      </w:r>
      <w:r w:rsidR="0061395B" w:rsidRPr="0061395B">
        <w:rPr>
          <w:noProof/>
        </w:rPr>
        <w:t>[42]</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EA522D" w:rsidRPr="00020A87">
        <w:fldChar w:fldCharType="begin" w:fldLock="1"/>
      </w:r>
      <w:r w:rsidR="002A5AC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sidRPr="00020A87">
        <w:fldChar w:fldCharType="separate"/>
      </w:r>
      <w:r w:rsidR="0061395B" w:rsidRPr="0061395B">
        <w:rPr>
          <w:noProof/>
        </w:rPr>
        <w:t>[43]</w:t>
      </w:r>
      <w:r w:rsidR="00EA522D" w:rsidRPr="00020A87">
        <w:fldChar w:fldCharType="end"/>
      </w:r>
      <w:r w:rsidRPr="00020A87">
        <w:t>.</w:t>
      </w:r>
    </w:p>
    <w:p w:rsidR="005316EE" w:rsidRPr="00020A87" w:rsidRDefault="005316EE" w:rsidP="008D0078">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D87B7A"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D87B7A">
        <w:fldChar w:fldCharType="begin"/>
      </w:r>
      <w:r w:rsidR="00D87B7A">
        <w:instrText xml:space="preserve"> REF _Ref3</w:instrText>
      </w:r>
      <w:r w:rsidR="00D87B7A">
        <w:instrText xml:space="preserve">58791100 \h  \* MERGEFORMAT </w:instrText>
      </w:r>
      <w:r w:rsidR="00D87B7A">
        <w:fldChar w:fldCharType="separate"/>
      </w:r>
      <w:r w:rsidR="00C47BD2">
        <w:t>Table 1</w:t>
      </w:r>
      <w:r w:rsidR="00D87B7A">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104" w:name="_Ref378231031"/>
            <w:bookmarkStart w:id="105"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104"/>
            <w:r w:rsidRPr="00BA2B02">
              <w:t>)</w:t>
            </w:r>
            <w:bookmarkEnd w:id="105"/>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87B7A"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106"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106"/>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107" w:name="_Ref354319797"/>
      <w:r>
        <w:t xml:space="preserve">Fixation probability </w:t>
      </w:r>
      <w:bookmarkEnd w:id="107"/>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EA522D">
        <w:fldChar w:fldCharType="begin" w:fldLock="1"/>
      </w:r>
      <w:r w:rsidR="002A5AC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"[44]" }, "properties" : { "noteIndex" : 0 }, "schema" : "https://github.com/citation-style-language/schema/raw/master/csl-citation.json" }</w:instrText>
      </w:r>
      <w:r w:rsidR="00EA522D">
        <w:fldChar w:fldCharType="separate"/>
      </w:r>
      <w:r w:rsidR="0061395B" w:rsidRPr="0061395B">
        <w:rPr>
          <w:noProof/>
        </w:rPr>
        <w:t>[44]</w:t>
      </w:r>
      <w:r w:rsidR="00EA522D">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108"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108"/>
            <w:r>
              <w:t>)</w:t>
            </w:r>
          </w:p>
        </w:tc>
      </w:tr>
    </w:tbl>
    <w:p w:rsidR="005316EE" w:rsidRDefault="005316EE" w:rsidP="008D0078">
      <w:pPr>
        <w:spacing w:line="480" w:lineRule="auto"/>
        <w:rPr>
          <w:lang w:bidi="hi-IN"/>
        </w:rPr>
      </w:pPr>
      <w:bookmarkStart w:id="109"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2A5AC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"[45,46]" }, "properties" : { "noteIndex" : 0 }, "schema" : "https://github.com/citation-style-language/schema/raw/master/csl-citation.json" }</w:instrText>
      </w:r>
      <w:r w:rsidR="00EA522D">
        <w:rPr>
          <w:lang w:bidi="hi-IN"/>
        </w:rPr>
        <w:fldChar w:fldCharType="separate"/>
      </w:r>
      <w:r w:rsidR="0061395B" w:rsidRPr="0061395B">
        <w:rPr>
          <w:noProof/>
          <w:lang w:bidi="hi-IN"/>
        </w:rPr>
        <w:t>[45,46]</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109"/>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 </w:t>
      </w:r>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m:t>
              </m:r>
              <m:r>
                <w:rPr>
                  <w:rFonts w:ascii="Cambria Math" w:hAnsi="Cambria Math"/>
                  <w:lang w:bidi="hi-IN"/>
                </w:rPr>
                <m:t>ρ</m:t>
              </m:r>
            </m:oMath>
            <w:r>
              <w:rPr>
                <w:rFonts w:eastAsiaTheme="minorEastAsia"/>
                <w:lang w:bidi="hi-IN"/>
              </w:rPr>
              <w:t>.</w:t>
            </w:r>
          </w:p>
        </w:tc>
        <w:tc>
          <w:tcPr>
            <w:tcW w:w="500" w:type="pct"/>
            <w:vAlign w:val="center"/>
          </w:tcPr>
          <w:p w:rsidR="005316EE" w:rsidRDefault="005316EE" w:rsidP="008D0078">
            <w:pPr>
              <w:spacing w:line="480" w:lineRule="auto"/>
            </w:pPr>
            <w:bookmarkStart w:id="110"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110"/>
            <w:r>
              <w:t>)</w:t>
            </w:r>
          </w:p>
        </w:tc>
      </w:tr>
    </w:tbl>
    <w:p w:rsidR="005316EE" w:rsidRDefault="005316EE" w:rsidP="008D0078">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87B7A"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87B7A"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87B7A"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11"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11"/>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D87B7A">
        <w:fldChar w:fldCharType="begin"/>
      </w:r>
      <w:r w:rsidR="00D87B7A">
        <w:instrText xml:space="preserve"> REF _Ref358791100 \h  \* MERGEFORMAT </w:instrText>
      </w:r>
      <w:r w:rsidR="00D87B7A">
        <w:fldChar w:fldCharType="separate"/>
      </w:r>
      <w:r w:rsidR="00C47BD2">
        <w:t>Table 1</w:t>
      </w:r>
      <w:r w:rsidR="00D87B7A">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EA522D">
        <w:rPr>
          <w:lang w:bidi="hi-IN"/>
        </w:rPr>
        <w:fldChar w:fldCharType="begin" w:fldLock="1"/>
      </w:r>
      <w:r w:rsidR="002A5AC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"[47]" }, "properties" : { "noteIndex" : 0 }, "schema" : "https://github.com/citation-style-language/schema/raw/master/csl-citation.json" }</w:instrText>
      </w:r>
      <w:r w:rsidR="00EA522D">
        <w:rPr>
          <w:lang w:bidi="hi-IN"/>
        </w:rPr>
        <w:fldChar w:fldCharType="separate"/>
      </w:r>
      <w:r w:rsidR="0061395B" w:rsidRPr="0061395B">
        <w:rPr>
          <w:noProof/>
          <w:lang w:bidi="hi-IN"/>
        </w:rPr>
        <w:t>[47]</w:t>
      </w:r>
      <w:r w:rsidR="00EA522D">
        <w:rPr>
          <w:lang w:bidi="hi-IN"/>
        </w:rPr>
        <w:fldChar w:fldCharType="end"/>
      </w:r>
      <w:r>
        <w:rPr>
          <w:lang w:bidi="hi-IN"/>
        </w:rPr>
        <w:t xml:space="preserve"> for a result similar to eq. 6.</w:t>
      </w:r>
    </w:p>
    <w:p w:rsidR="0084602B" w:rsidRDefault="00323C45" w:rsidP="008D0078">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EA522D" w:rsidRDefault="00DD0EC1">
      <w:pPr>
        <w:spacing w:line="480" w:lineRule="auto"/>
        <w:rPr>
          <w:ins w:id="112" w:author="Yoav Ram" w:date="2014-07-14T11:37:00Z"/>
          <w:lang w:bidi="hi-IN"/>
        </w:rPr>
        <w:pPrChange w:id="113" w:author="Yoav Ram" w:date="2014-07-14T11:39:00Z">
          <w:pPr>
            <w:spacing w:after="200" w:line="276" w:lineRule="auto"/>
          </w:pPr>
        </w:pPrChange>
      </w:pPr>
      <w:r>
        <w:rPr>
          <w:rFonts w:eastAsiaTheme="minorEastAsia"/>
          <w:lang w:bidi="hi-IN"/>
        </w:rPr>
        <w:t>Figure 2</w:t>
      </w:r>
      <w:ins w:id="114" w:author="Yoav Ram" w:date="2014-07-14T11:33:00Z">
        <w:r w:rsidR="002A0B22">
          <w:rPr>
            <w:rFonts w:eastAsiaTheme="minorEastAsia"/>
            <w:lang w:bidi="hi-IN"/>
          </w:rPr>
          <w:t>A</w:t>
        </w:r>
      </w:ins>
      <w:r w:rsidR="005316EE">
        <w:rPr>
          <w:rFonts w:eastAsiaTheme="minorEastAsia"/>
          <w:lang w:bidi="hi-IN"/>
        </w:rPr>
        <w:t xml:space="preserve"> compares the analytic approximations with simulation</w:t>
      </w:r>
      <w:del w:id="115" w:author="Yoav Ram" w:date="2014-07-13T14:18:00Z">
        <w:r w:rsidR="005316EE" w:rsidDel="002D7AB0">
          <w:rPr>
            <w:rFonts w:eastAsiaTheme="minorEastAsia"/>
            <w:lang w:bidi="hi-IN"/>
          </w:rPr>
          <w:delText>s</w:delText>
        </w:r>
      </w:del>
      <w:r w:rsidR="005316EE">
        <w:rPr>
          <w:rFonts w:eastAsiaTheme="minorEastAsia"/>
          <w:lang w:bidi="hi-IN"/>
        </w:rPr>
        <w:t xml:space="preserve">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D87B7A">
        <w:fldChar w:fldCharType="begin"/>
      </w:r>
      <w:r w:rsidR="00D87B7A">
        <w:instrText xml:space="preserve"> REF _Ref358791100 \h  \* MERGEFORMAT </w:instrText>
      </w:r>
      <w:r w:rsidR="00D87B7A">
        <w:fldChar w:fldCharType="separate"/>
      </w:r>
      <w:r w:rsidR="00C47BD2">
        <w:t>Table 1</w:t>
      </w:r>
      <w:r w:rsidR="00D87B7A">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2A5ACF">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"[48]" }, "properties" : { "noteIndex" : 0 }, "schema" : "https://github.com/citation-style-language/schema/raw/master/csl-citation.json" }</w:instrText>
      </w:r>
      <w:r w:rsidR="00EA522D">
        <w:fldChar w:fldCharType="separate"/>
      </w:r>
      <w:r w:rsidR="0061395B" w:rsidRPr="0061395B">
        <w:rPr>
          <w:noProof/>
        </w:rPr>
        <w:t>[48]</w:t>
      </w:r>
      <w:r w:rsidR="00EA522D">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ins w:id="116" w:author="Yoav Ram" w:date="2014-07-14T11:37:00Z">
        <w:r w:rsidR="002A0B22">
          <w:rPr>
            <w:lang w:bidi="hi-IN"/>
          </w:rPr>
          <w:br w:type="page"/>
        </w:r>
      </w:ins>
    </w:p>
    <w:p w:rsidR="002A0B22" w:rsidRDefault="00DF299B" w:rsidP="002A0B22">
      <w:pPr>
        <w:pStyle w:val="FigureLegend"/>
        <w:spacing w:line="480" w:lineRule="auto"/>
        <w:rPr>
          <w:ins w:id="117" w:author="Yoav Ram" w:date="2014-07-14T11:37:00Z"/>
          <w:b/>
          <w:bCs/>
          <w:sz w:val="20"/>
          <w:szCs w:val="20"/>
        </w:rPr>
      </w:pPr>
      <w:ins w:id="118" w:author="Yoav Ram" w:date="2014-07-14T11:37:00Z">
        <w:r>
          <w:rPr>
            <w:b/>
            <w:bCs/>
            <w:noProof/>
            <w:sz w:val="20"/>
            <w:szCs w:val="20"/>
            <w:rPrChange w:id="119">
              <w:rPr>
                <w:noProof/>
              </w:rPr>
            </w:rPrChange>
          </w:rPr>
          <w:drawing>
            <wp:inline distT="0" distB="0" distL="0" distR="0">
              <wp:extent cx="276786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869" cy="3600000"/>
                      </a:xfrm>
                      <a:prstGeom prst="rect">
                        <a:avLst/>
                      </a:prstGeom>
                      <a:noFill/>
                      <a:ln>
                        <a:noFill/>
                      </a:ln>
                    </pic:spPr>
                  </pic:pic>
                </a:graphicData>
              </a:graphic>
            </wp:inline>
          </w:drawing>
        </w:r>
      </w:ins>
    </w:p>
    <w:p w:rsidR="002A0B22" w:rsidRPr="00733307" w:rsidRDefault="002A0B22" w:rsidP="002A0B22">
      <w:pPr>
        <w:pStyle w:val="FigureLegend"/>
        <w:spacing w:line="480" w:lineRule="auto"/>
        <w:jc w:val="left"/>
        <w:rPr>
          <w:ins w:id="120" w:author="Yoav Ram" w:date="2014-07-14T11:37:00Z"/>
          <w:sz w:val="20"/>
          <w:szCs w:val="20"/>
        </w:rPr>
      </w:pPr>
      <w:ins w:id="121" w:author="Yoav Ram" w:date="2014-07-14T11:37:00Z">
        <w:r w:rsidRPr="00733307">
          <w:rPr>
            <w:b/>
            <w:bCs/>
            <w:sz w:val="20"/>
            <w:szCs w:val="20"/>
          </w:rPr>
          <w:t xml:space="preserve">Figure </w:t>
        </w:r>
        <w:r w:rsidR="00EA522D" w:rsidRPr="00733307">
          <w:rPr>
            <w:b/>
            <w:bCs/>
            <w:sz w:val="20"/>
            <w:szCs w:val="20"/>
          </w:rPr>
          <w:fldChar w:fldCharType="begin"/>
        </w:r>
        <w:r w:rsidRPr="00733307">
          <w:rPr>
            <w:b/>
            <w:bCs/>
            <w:sz w:val="20"/>
            <w:szCs w:val="20"/>
          </w:rPr>
          <w:instrText xml:space="preserve"> SEQ Figure \* ARABIC </w:instrText>
        </w:r>
        <w:r w:rsidR="00EA522D" w:rsidRPr="00733307">
          <w:rPr>
            <w:b/>
            <w:bCs/>
            <w:sz w:val="20"/>
            <w:szCs w:val="20"/>
          </w:rPr>
          <w:fldChar w:fldCharType="separate"/>
        </w:r>
        <w:r w:rsidRPr="00733307">
          <w:rPr>
            <w:b/>
            <w:bCs/>
            <w:noProof/>
            <w:sz w:val="20"/>
            <w:szCs w:val="20"/>
          </w:rPr>
          <w:t>2</w:t>
        </w:r>
        <w:r w:rsidR="00EA522D" w:rsidRPr="00733307">
          <w:rPr>
            <w:b/>
            <w:bCs/>
            <w:sz w:val="20"/>
            <w:szCs w:val="20"/>
          </w:rPr>
          <w:fldChar w:fldCharType="end"/>
        </w:r>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sidRPr="00733307">
          <w:rPr>
            <w:b/>
            <w:bCs/>
            <w:sz w:val="20"/>
            <w:szCs w:val="20"/>
          </w:rPr>
          <w:t>(A)</w:t>
        </w:r>
        <w:r w:rsidRPr="00733307">
          <w:rPr>
            <w:sz w:val="20"/>
            <w:szCs w:val="20"/>
          </w:rPr>
          <w:t xml:space="preserv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 xml:space="preserve">(SIMe; </w:t>
        </w:r>
        <w:r w:rsidRPr="00733307">
          <w:rPr>
            <w:sz w:val="20"/>
            <w:szCs w:val="20"/>
          </w:rPr>
          <w:t>see section</w:t>
        </w:r>
        <w:r>
          <w:rPr>
            <w:sz w:val="20"/>
            <w:szCs w:val="20"/>
          </w:rPr>
          <w:t xml:space="preserve"> 3.5)</w:t>
        </w:r>
        <w:r w:rsidRPr="00733307">
          <w:rPr>
            <w:sz w:val="20"/>
            <w:szCs w:val="20"/>
          </w:rPr>
          <w:t xml:space="preserve">. Lines are analytic approximations; markers are the means of stochastic simulation results; error bars represent 95% confidence interval of the mean (at least 1,000 replicates per point; computed with bootstrap with 1,000 samples per point). Parameters (see </w:t>
        </w:r>
        <w:r w:rsidR="00EA522D" w:rsidRPr="00733307">
          <w:rPr>
            <w:sz w:val="20"/>
            <w:szCs w:val="20"/>
          </w:rPr>
          <w:fldChar w:fldCharType="begin"/>
        </w:r>
        <w:r w:rsidRPr="00733307">
          <w:rPr>
            <w:sz w:val="20"/>
            <w:szCs w:val="20"/>
          </w:rPr>
          <w:instrText xml:space="preserve"> REF _Ref358791100 \h  \* MERGEFORMAT </w:instrText>
        </w:r>
      </w:ins>
      <w:r w:rsidR="00EA522D" w:rsidRPr="00733307">
        <w:rPr>
          <w:sz w:val="20"/>
          <w:szCs w:val="20"/>
        </w:rPr>
      </w:r>
      <w:ins w:id="122" w:author="Yoav Ram" w:date="2014-07-14T11:37:00Z">
        <w:r w:rsidR="00EA522D" w:rsidRPr="00733307">
          <w:rPr>
            <w:sz w:val="20"/>
            <w:szCs w:val="20"/>
          </w:rPr>
          <w:fldChar w:fldCharType="separate"/>
        </w:r>
        <w:r w:rsidRPr="00733307">
          <w:rPr>
            <w:sz w:val="20"/>
            <w:szCs w:val="20"/>
          </w:rPr>
          <w:t>Table 1</w:t>
        </w:r>
        <w:r w:rsidR="00EA522D"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EA522D" w:rsidRPr="00EA522D">
          <w:rPr>
            <w:b/>
            <w:bCs/>
            <w:sz w:val="20"/>
            <w:szCs w:val="20"/>
            <w:highlight w:val="yellow"/>
            <w:rPrChange w:id="123" w:author="Yoav Ram" w:date="2014-07-14T11:40:00Z">
              <w:rPr>
                <w:b/>
                <w:bCs/>
                <w:sz w:val="20"/>
                <w:szCs w:val="20"/>
              </w:rPr>
            </w:rPrChange>
          </w:rPr>
          <w:t>(B)</w:t>
        </w:r>
        <w:r w:rsidR="00EA522D" w:rsidRPr="00EA522D">
          <w:rPr>
            <w:sz w:val="20"/>
            <w:szCs w:val="20"/>
            <w:highlight w:val="yellow"/>
            <w:rPrChange w:id="124" w:author="Yoav Ram" w:date="2014-07-14T11:40:00Z">
              <w:rPr>
                <w:sz w:val="20"/>
                <w:szCs w:val="20"/>
              </w:rPr>
            </w:rPrChange>
          </w:rPr>
          <w:t xml:space="preserve"> Markers are the results of adaptation with SIM with different continuous relationships between fitness and mutation rate, defined by a curvature parameter </w:t>
        </w:r>
        <w:r w:rsidR="00EA522D" w:rsidRPr="00EA522D">
          <w:rPr>
            <w:i/>
            <w:iCs/>
            <w:sz w:val="20"/>
            <w:szCs w:val="20"/>
            <w:highlight w:val="yellow"/>
            <w:rPrChange w:id="125" w:author="Yoav Ram" w:date="2014-07-14T11:40:00Z">
              <w:rPr>
                <w:i/>
                <w:iCs/>
                <w:sz w:val="20"/>
                <w:szCs w:val="20"/>
              </w:rPr>
            </w:rPrChange>
          </w:rPr>
          <w:t>k</w:t>
        </w:r>
        <w:r w:rsidR="00EA522D" w:rsidRPr="00EA522D">
          <w:rPr>
            <w:sz w:val="20"/>
            <w:szCs w:val="20"/>
            <w:highlight w:val="yellow"/>
            <w:rPrChange w:id="126" w:author="Yoav Ram" w:date="2014-07-14T11:40:00Z">
              <w:rPr>
                <w:sz w:val="20"/>
                <w:szCs w:val="20"/>
              </w:rPr>
            </w:rPrChange>
          </w:rPr>
          <w:t xml:space="preserve"> and mutation rate fold increase </w:t>
        </w:r>
        <w:r w:rsidR="00EA522D" w:rsidRPr="00EA522D">
          <w:rPr>
            <w:rFonts w:ascii="Times New Roman" w:hAnsi="Times New Roman" w:cs="Times New Roman"/>
            <w:i/>
            <w:iCs/>
            <w:sz w:val="20"/>
            <w:szCs w:val="20"/>
            <w:highlight w:val="yellow"/>
            <w:rPrChange w:id="127" w:author="Yoav Ram" w:date="2014-07-14T11:40:00Z">
              <w:rPr>
                <w:rFonts w:ascii="Times New Roman" w:hAnsi="Times New Roman" w:cs="Times New Roman"/>
                <w:i/>
                <w:iCs/>
                <w:sz w:val="20"/>
                <w:szCs w:val="20"/>
              </w:rPr>
            </w:rPrChange>
          </w:rPr>
          <w:t>τ</w:t>
        </w:r>
        <w:r w:rsidR="00EA522D" w:rsidRPr="00EA522D">
          <w:rPr>
            <w:sz w:val="20"/>
            <w:szCs w:val="20"/>
            <w:highlight w:val="yellow"/>
            <w:rPrChange w:id="128" w:author="Yoav Ram" w:date="2014-07-14T11:40:00Z">
              <w:rPr>
                <w:sz w:val="20"/>
                <w:szCs w:val="20"/>
              </w:rPr>
            </w:rPrChange>
          </w:rPr>
          <w:t>=10 (see Online Appendix E and Figure E1)</w:t>
        </w:r>
        <w:r w:rsidR="00EA522D" w:rsidRPr="00EA522D">
          <w:rPr>
            <w:b/>
            <w:bCs/>
            <w:sz w:val="20"/>
            <w:szCs w:val="20"/>
            <w:highlight w:val="yellow"/>
            <w:rPrChange w:id="129" w:author="Yoav Ram" w:date="2014-07-14T11:40:00Z">
              <w:rPr>
                <w:b/>
                <w:bCs/>
                <w:sz w:val="20"/>
                <w:szCs w:val="20"/>
              </w:rPr>
            </w:rPrChange>
          </w:rPr>
          <w:t xml:space="preserve">. </w:t>
        </w:r>
        <w:r w:rsidR="00EA522D" w:rsidRPr="00EA522D">
          <w:rPr>
            <w:sz w:val="20"/>
            <w:szCs w:val="20"/>
            <w:highlight w:val="yellow"/>
            <w:rPrChange w:id="130" w:author="Yoav Ram" w:date="2014-07-14T11:40:00Z">
              <w:rPr>
                <w:sz w:val="20"/>
                <w:szCs w:val="20"/>
              </w:rPr>
            </w:rPrChange>
          </w:rPr>
          <w:t xml:space="preserve">Each dashed line is an analytic approximation of the continuous SIM next to it, using a SIM strategy with a threshold relationship and with </w:t>
        </w:r>
        <w:r w:rsidR="00EA522D" w:rsidRPr="00EA522D">
          <w:rPr>
            <w:rFonts w:cs="Times New Roman"/>
            <w:i/>
            <w:iCs/>
            <w:sz w:val="20"/>
            <w:szCs w:val="20"/>
            <w:highlight w:val="yellow"/>
            <w:rPrChange w:id="131" w:author="Yoav Ram" w:date="2014-07-14T11:40:00Z">
              <w:rPr>
                <w:rFonts w:cs="Times New Roman"/>
                <w:i/>
                <w:iCs/>
                <w:sz w:val="20"/>
                <w:szCs w:val="20"/>
              </w:rPr>
            </w:rPrChange>
          </w:rPr>
          <w:t>τ</w:t>
        </w:r>
        <w:r w:rsidR="00EA522D" w:rsidRPr="00EA522D">
          <w:rPr>
            <w:sz w:val="20"/>
            <w:szCs w:val="20"/>
            <w:highlight w:val="yellow"/>
            <w:rPrChange w:id="132" w:author="Yoav Ram" w:date="2014-07-14T11:40:00Z">
              <w:rPr>
                <w:sz w:val="20"/>
                <w:szCs w:val="20"/>
              </w:rPr>
            </w:rPrChange>
          </w:rPr>
          <w:t>=</w:t>
        </w:r>
        <w:r w:rsidR="00EA522D" w:rsidRPr="00EA522D">
          <w:rPr>
            <w:sz w:val="20"/>
            <w:szCs w:val="20"/>
            <w:highlight w:val="yellow"/>
            <w:lang w:bidi="hi-IN"/>
            <w:rPrChange w:id="133" w:author="Yoav Ram" w:date="2014-07-14T11:40:00Z">
              <w:rPr>
                <w:sz w:val="20"/>
                <w:szCs w:val="20"/>
                <w:lang w:bidi="hi-IN"/>
              </w:rPr>
            </w:rPrChange>
          </w:rPr>
          <w:t>4.61, 1.45, and 1.05, top to bottom.</w:t>
        </w:r>
        <w:r w:rsidR="00EA522D" w:rsidRPr="00EA522D">
          <w:rPr>
            <w:sz w:val="20"/>
            <w:szCs w:val="20"/>
            <w:highlight w:val="yellow"/>
            <w:rPrChange w:id="134" w:author="Yoav Ram" w:date="2014-07-14T11:40:00Z">
              <w:rPr>
                <w:sz w:val="20"/>
                <w:szCs w:val="20"/>
              </w:rPr>
            </w:rPrChange>
          </w:rPr>
          <w:t xml:space="preserve"> Online version in</w:t>
        </w:r>
        <w:r w:rsidR="00EA522D" w:rsidRPr="00EA522D">
          <w:rPr>
            <w:sz w:val="20"/>
            <w:szCs w:val="20"/>
            <w:highlight w:val="yellow"/>
            <w:lang w:val="en-GB"/>
            <w:rPrChange w:id="135" w:author="Yoav Ram" w:date="2014-07-14T11:40:00Z">
              <w:rPr>
                <w:sz w:val="20"/>
                <w:szCs w:val="20"/>
                <w:lang w:val="en-GB"/>
              </w:rPr>
            </w:rPrChange>
          </w:rPr>
          <w:t xml:space="preserve"> colour</w:t>
        </w:r>
        <w:r w:rsidR="00EA522D" w:rsidRPr="00EA522D">
          <w:rPr>
            <w:sz w:val="20"/>
            <w:szCs w:val="20"/>
            <w:highlight w:val="yellow"/>
            <w:rPrChange w:id="136" w:author="Yoav Ram" w:date="2014-07-14T11:40:00Z">
              <w:rPr>
                <w:sz w:val="20"/>
                <w:szCs w:val="20"/>
              </w:rPr>
            </w:rPrChange>
          </w:rPr>
          <w:t>.</w:t>
        </w:r>
      </w:ins>
    </w:p>
    <w:p w:rsidR="00CD3F78" w:rsidDel="002A0B22" w:rsidRDefault="00CD3F78" w:rsidP="002D7AB0">
      <w:pPr>
        <w:spacing w:line="480" w:lineRule="auto"/>
        <w:rPr>
          <w:del w:id="137" w:author="Yoav Ram" w:date="2014-07-14T11:37:00Z"/>
          <w:lang w:bidi="hi-IN"/>
        </w:rPr>
      </w:pPr>
    </w:p>
    <w:p w:rsidR="002A0B22" w:rsidRPr="00457ACF" w:rsidRDefault="00EA522D" w:rsidP="00DF5A14">
      <w:pPr>
        <w:spacing w:line="480" w:lineRule="auto"/>
        <w:rPr>
          <w:ins w:id="138" w:author="Yoav Ram" w:date="2014-07-14T11:35:00Z"/>
          <w:rFonts w:ascii="Palatino Linotype" w:hAnsi="Palatino Linotype"/>
          <w:lang w:bidi="hi-IN"/>
        </w:rPr>
      </w:pPr>
      <w:ins w:id="139" w:author="Yoav Ram" w:date="2014-07-14T11:33:00Z">
        <w:r w:rsidRPr="00EA522D">
          <w:rPr>
            <w:highlight w:val="yellow"/>
            <w:lang w:bidi="hi-IN"/>
            <w:rPrChange w:id="140" w:author="Yoav Ram" w:date="2014-07-14T11:40:00Z">
              <w:rPr>
                <w:lang w:bidi="hi-IN"/>
              </w:rPr>
            </w:rPrChange>
          </w:rPr>
          <w:t>The adaptation rate of SIM with continuous relationship</w:t>
        </w:r>
      </w:ins>
      <w:ins w:id="141" w:author="Yoav Ram" w:date="2014-07-14T11:37:00Z">
        <w:r w:rsidRPr="00EA522D">
          <w:rPr>
            <w:highlight w:val="yellow"/>
            <w:lang w:bidi="hi-IN"/>
            <w:rPrChange w:id="142" w:author="Yoav Ram" w:date="2014-07-14T11:40:00Z">
              <w:rPr>
                <w:lang w:bidi="hi-IN"/>
              </w:rPr>
            </w:rPrChange>
          </w:rPr>
          <w:t>s</w:t>
        </w:r>
      </w:ins>
      <w:ins w:id="143" w:author="Yoav Ram" w:date="2014-07-14T11:33:00Z">
        <w:r w:rsidRPr="00EA522D">
          <w:rPr>
            <w:highlight w:val="yellow"/>
            <w:lang w:bidi="hi-IN"/>
            <w:rPrChange w:id="144" w:author="Yoav Ram" w:date="2014-07-14T11:40:00Z">
              <w:rPr>
                <w:lang w:bidi="hi-IN"/>
              </w:rPr>
            </w:rPrChange>
          </w:rPr>
          <w:t xml:space="preserve"> between fitness and mutation rate (Online Appendix E) </w:t>
        </w:r>
      </w:ins>
      <w:ins w:id="145" w:author="Yoav Ram" w:date="2014-07-14T11:37:00Z">
        <w:r w:rsidRPr="00EA522D">
          <w:rPr>
            <w:highlight w:val="yellow"/>
            <w:lang w:bidi="hi-IN"/>
            <w:rPrChange w:id="146" w:author="Yoav Ram" w:date="2014-07-14T11:40:00Z">
              <w:rPr>
                <w:lang w:bidi="hi-IN"/>
              </w:rPr>
            </w:rPrChange>
          </w:rPr>
          <w:t xml:space="preserve">is </w:t>
        </w:r>
      </w:ins>
      <w:ins w:id="147" w:author="Yoav Ram" w:date="2014-07-14T11:38:00Z">
        <w:r w:rsidRPr="00EA522D">
          <w:rPr>
            <w:highlight w:val="yellow"/>
            <w:lang w:bidi="hi-IN"/>
            <w:rPrChange w:id="148" w:author="Yoav Ram" w:date="2014-07-14T11:40:00Z">
              <w:rPr>
                <w:lang w:bidi="hi-IN"/>
              </w:rPr>
            </w:rPrChange>
          </w:rPr>
          <w:t xml:space="preserve">similar to that of </w:t>
        </w:r>
      </w:ins>
      <w:ins w:id="149" w:author="Yoav Ram" w:date="2014-07-14T11:34:00Z">
        <w:r w:rsidRPr="00EA522D">
          <w:rPr>
            <w:highlight w:val="yellow"/>
            <w:lang w:bidi="hi-IN"/>
            <w:rPrChange w:id="150" w:author="Yoav Ram" w:date="2014-07-14T11:40:00Z">
              <w:rPr>
                <w:lang w:bidi="hi-IN"/>
              </w:rPr>
            </w:rPrChange>
          </w:rPr>
          <w:t>SIM with threshold relationship</w:t>
        </w:r>
      </w:ins>
      <w:ins w:id="151" w:author="Yoav Ram" w:date="2014-07-14T11:38:00Z">
        <w:r w:rsidRPr="00EA522D">
          <w:rPr>
            <w:highlight w:val="yellow"/>
            <w:lang w:bidi="hi-IN"/>
            <w:rPrChange w:id="152" w:author="Yoav Ram" w:date="2014-07-14T11:40:00Z">
              <w:rPr>
                <w:lang w:bidi="hi-IN"/>
              </w:rPr>
            </w:rPrChange>
          </w:rPr>
          <w:t>s</w:t>
        </w:r>
      </w:ins>
      <w:ins w:id="153" w:author="Yoav Ram" w:date="2014-07-14T11:34:00Z">
        <w:r w:rsidRPr="00EA522D">
          <w:rPr>
            <w:highlight w:val="yellow"/>
            <w:lang w:bidi="hi-IN"/>
            <w:rPrChange w:id="154" w:author="Yoav Ram" w:date="2014-07-14T11:40:00Z">
              <w:rPr>
                <w:lang w:bidi="hi-IN"/>
              </w:rPr>
            </w:rPrChange>
          </w:rPr>
          <w:t xml:space="preserve"> (Figure 2B). </w:t>
        </w:r>
      </w:ins>
      <w:ins w:id="155" w:author="Yoav Ram" w:date="2014-07-14T11:36:00Z">
        <w:r w:rsidRPr="00EA522D">
          <w:rPr>
            <w:rFonts w:ascii="Palatino Linotype" w:hAnsi="Palatino Linotype"/>
            <w:highlight w:val="yellow"/>
            <w:lang w:bidi="hi-IN"/>
            <w:rPrChange w:id="156" w:author="Yoav Ram" w:date="2014-07-14T11:40:00Z">
              <w:rPr>
                <w:rFonts w:ascii="Palatino Linotype" w:hAnsi="Palatino Linotype"/>
                <w:lang w:bidi="hi-IN"/>
              </w:rPr>
            </w:rPrChange>
          </w:rPr>
          <w:t xml:space="preserve">This </w:t>
        </w:r>
      </w:ins>
      <w:ins w:id="157" w:author="Yoav Ram" w:date="2014-07-14T11:39:00Z">
        <w:r w:rsidRPr="00EA522D">
          <w:rPr>
            <w:rFonts w:ascii="Palatino Linotype" w:hAnsi="Palatino Linotype"/>
            <w:highlight w:val="yellow"/>
            <w:lang w:bidi="hi-IN"/>
            <w:rPrChange w:id="158" w:author="Yoav Ram" w:date="2014-07-14T11:40:00Z">
              <w:rPr>
                <w:rFonts w:ascii="Palatino Linotype" w:hAnsi="Palatino Linotype"/>
                <w:lang w:bidi="hi-IN"/>
              </w:rPr>
            </w:rPrChange>
          </w:rPr>
          <w:t xml:space="preserve">is because </w:t>
        </w:r>
      </w:ins>
      <w:ins w:id="159" w:author="Yoav Ram" w:date="2014-07-14T11:35:00Z">
        <w:r w:rsidRPr="00EA522D">
          <w:rPr>
            <w:rFonts w:ascii="Palatino Linotype" w:hAnsi="Palatino Linotype"/>
            <w:highlight w:val="yellow"/>
            <w:lang w:bidi="hi-IN"/>
            <w:rPrChange w:id="160" w:author="Yoav Ram" w:date="2014-07-14T11:40:00Z">
              <w:rPr>
                <w:rFonts w:ascii="Palatino Linotype" w:hAnsi="Palatino Linotype"/>
                <w:lang w:bidi="hi-IN"/>
              </w:rPr>
            </w:rPrChange>
          </w:rPr>
          <w:t>the main factor determining the adaptation rate is the mutation rate increase of the wildtype and the single mutants (</w:t>
        </w:r>
        <w:r w:rsidRPr="00EA522D">
          <w:rPr>
            <w:rFonts w:ascii="Palatino Linotype" w:hAnsi="Palatino Linotype"/>
            <w:i/>
            <w:iCs/>
            <w:highlight w:val="yellow"/>
            <w:lang w:bidi="hi-IN"/>
            <w:rPrChange w:id="161" w:author="Yoav Ram" w:date="2014-07-14T11:40:00Z">
              <w:rPr>
                <w:rFonts w:ascii="Palatino Linotype" w:hAnsi="Palatino Linotype"/>
                <w:i/>
                <w:iCs/>
                <w:lang w:bidi="hi-IN"/>
              </w:rPr>
            </w:rPrChange>
          </w:rPr>
          <w:t>ab</w:t>
        </w:r>
        <w:r w:rsidRPr="00EA522D">
          <w:rPr>
            <w:rFonts w:ascii="Palatino Linotype" w:hAnsi="Palatino Linotype"/>
            <w:highlight w:val="yellow"/>
            <w:lang w:bidi="hi-IN"/>
            <w:rPrChange w:id="162" w:author="Yoav Ram" w:date="2014-07-14T11:40:00Z">
              <w:rPr>
                <w:rFonts w:ascii="Palatino Linotype" w:hAnsi="Palatino Linotype"/>
                <w:lang w:bidi="hi-IN"/>
              </w:rPr>
            </w:rPrChange>
          </w:rPr>
          <w:t xml:space="preserve">, </w:t>
        </w:r>
        <w:r w:rsidRPr="00EA522D">
          <w:rPr>
            <w:rFonts w:ascii="Palatino Linotype" w:hAnsi="Palatino Linotype"/>
            <w:i/>
            <w:iCs/>
            <w:highlight w:val="yellow"/>
            <w:lang w:bidi="hi-IN"/>
            <w:rPrChange w:id="163" w:author="Yoav Ram" w:date="2014-07-14T11:40:00Z">
              <w:rPr>
                <w:rFonts w:ascii="Palatino Linotype" w:hAnsi="Palatino Linotype"/>
                <w:i/>
                <w:iCs/>
                <w:lang w:bidi="hi-IN"/>
              </w:rPr>
            </w:rPrChange>
          </w:rPr>
          <w:t>aB</w:t>
        </w:r>
        <w:r w:rsidRPr="00EA522D">
          <w:rPr>
            <w:rFonts w:ascii="Palatino Linotype" w:hAnsi="Palatino Linotype"/>
            <w:highlight w:val="yellow"/>
            <w:lang w:bidi="hi-IN"/>
            <w:rPrChange w:id="164" w:author="Yoav Ram" w:date="2014-07-14T11:40:00Z">
              <w:rPr>
                <w:rFonts w:ascii="Palatino Linotype" w:hAnsi="Palatino Linotype"/>
                <w:lang w:bidi="hi-IN"/>
              </w:rPr>
            </w:rPrChange>
          </w:rPr>
          <w:t xml:space="preserve">, and </w:t>
        </w:r>
        <w:r w:rsidRPr="00EA522D">
          <w:rPr>
            <w:rFonts w:ascii="Palatino Linotype" w:hAnsi="Palatino Linotype"/>
            <w:i/>
            <w:iCs/>
            <w:highlight w:val="yellow"/>
            <w:lang w:bidi="hi-IN"/>
            <w:rPrChange w:id="165" w:author="Yoav Ram" w:date="2014-07-14T11:40:00Z">
              <w:rPr>
                <w:rFonts w:ascii="Palatino Linotype" w:hAnsi="Palatino Linotype"/>
                <w:i/>
                <w:iCs/>
                <w:lang w:bidi="hi-IN"/>
              </w:rPr>
            </w:rPrChange>
          </w:rPr>
          <w:t>Ab</w:t>
        </w:r>
        <w:r w:rsidRPr="00EA522D">
          <w:rPr>
            <w:rFonts w:ascii="Palatino Linotype" w:hAnsi="Palatino Linotype"/>
            <w:highlight w:val="yellow"/>
            <w:lang w:bidi="hi-IN"/>
            <w:rPrChange w:id="166" w:author="Yoav Ram" w:date="2014-07-14T11:40:00Z">
              <w:rPr>
                <w:rFonts w:ascii="Palatino Linotype" w:hAnsi="Palatino Linotype"/>
                <w:lang w:bidi="hi-IN"/>
              </w:rPr>
            </w:rPrChange>
          </w:rPr>
          <w:t>)</w:t>
        </w:r>
      </w:ins>
      <w:ins w:id="167" w:author="Yoav Ram" w:date="2014-07-14T11:36:00Z">
        <w:r w:rsidRPr="00EA522D">
          <w:rPr>
            <w:rFonts w:ascii="Palatino Linotype" w:hAnsi="Palatino Linotype"/>
            <w:highlight w:val="yellow"/>
            <w:lang w:bidi="hi-IN"/>
            <w:rPrChange w:id="168" w:author="Yoav Ram" w:date="2014-07-14T11:40:00Z">
              <w:rPr>
                <w:rFonts w:ascii="Palatino Linotype" w:hAnsi="Palatino Linotype"/>
                <w:lang w:bidi="hi-IN"/>
              </w:rPr>
            </w:rPrChange>
          </w:rPr>
          <w:t xml:space="preserve">, </w:t>
        </w:r>
      </w:ins>
      <w:ins w:id="169" w:author="Yoav Ram" w:date="2014-07-15T14:46:00Z">
        <w:r w:rsidR="00753966">
          <w:rPr>
            <w:rFonts w:ascii="Palatino Linotype" w:hAnsi="Palatino Linotype"/>
            <w:highlight w:val="yellow"/>
            <w:lang w:bidi="hi-IN"/>
          </w:rPr>
          <w:t>as</w:t>
        </w:r>
      </w:ins>
      <w:ins w:id="170" w:author="Yoav Ram" w:date="2014-07-14T11:35:00Z">
        <w:r w:rsidRPr="00EA522D">
          <w:rPr>
            <w:rFonts w:ascii="Palatino Linotype" w:hAnsi="Palatino Linotype"/>
            <w:highlight w:val="yellow"/>
            <w:lang w:bidi="hi-IN"/>
            <w:rPrChange w:id="171" w:author="Yoav Ram" w:date="2014-07-14T11:40:00Z">
              <w:rPr>
                <w:rFonts w:ascii="Palatino Linotype" w:hAnsi="Palatino Linotype"/>
                <w:lang w:bidi="hi-IN"/>
              </w:rPr>
            </w:rPrChange>
          </w:rPr>
          <w:t xml:space="preserve"> individuals with more than a single mutation do not have a significant contribution to adaptation.</w:t>
        </w:r>
      </w:ins>
    </w:p>
    <w:p w:rsidR="00DF5A14" w:rsidRDefault="00DF5A14" w:rsidP="00DF5A14">
      <w:pPr>
        <w:spacing w:after="200" w:line="480" w:lineRule="auto"/>
        <w:rPr>
          <w:rFonts w:eastAsiaTheme="minorEastAsia"/>
          <w:lang w:bidi="hi-IN"/>
        </w:rPr>
      </w:pPr>
      <w:moveToRangeStart w:id="172" w:author="Yoav Ram" w:date="2014-07-14T11:40:00Z" w:name="move393101332"/>
      <w:moveTo w:id="173" w:author="Yoav Ram" w:date="2014-07-14T11:40:00Z">
        <w:r w:rsidRPr="00E74930">
          <w:rPr>
            <w:lang w:bidi="hi-IN"/>
          </w:rPr>
          <w:t xml:space="preserve">What happens when mutation is </w:t>
        </w:r>
        <w:r>
          <w:rPr>
            <w:lang w:bidi="hi-IN"/>
          </w:rPr>
          <w:t>as strong as</w:t>
        </w:r>
        <w:r w:rsidRPr="00E74930">
          <w:rPr>
            <w:lang w:bidi="hi-IN"/>
          </w:rPr>
          <w:t xml:space="preserve"> selection?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r w:rsidRPr="00E74930">
          <w:rPr>
            <w:rFonts w:eastAsiaTheme="minorEastAsia" w:cs="Times New Roman"/>
            <w:i/>
            <w:iCs/>
            <w:lang w:bidi="hi-IN"/>
          </w:rPr>
          <w:t>τ</w:t>
        </w:r>
        <w:r w:rsidRPr="00E74930">
          <w:rPr>
            <w:rFonts w:eastAsiaTheme="minorEastAsia"/>
            <w:i/>
            <w:iCs/>
            <w:lang w:bidi="hi-IN"/>
          </w:rPr>
          <w:t>U/s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moveTo>
    </w:p>
    <w:p w:rsidR="00DF5A14" w:rsidRDefault="00DF5A14" w:rsidP="00DF5A14">
      <w:pPr>
        <w:spacing w:line="480" w:lineRule="auto"/>
      </w:pPr>
      <w:moveTo w:id="174" w:author="Yoav Ram" w:date="2014-07-14T11:40:00Z">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moveTo>
    </w:p>
    <w:moveToRangeEnd w:id="172"/>
    <w:p w:rsidR="00CD3F78" w:rsidDel="002A0B22" w:rsidRDefault="00CD3F78" w:rsidP="00DF5A14">
      <w:pPr>
        <w:spacing w:after="200" w:line="480" w:lineRule="auto"/>
        <w:rPr>
          <w:del w:id="175" w:author="Yoav Ram" w:date="2014-07-14T11:37:00Z"/>
          <w:lang w:bidi="hi-IN"/>
        </w:rPr>
      </w:pPr>
      <w:del w:id="176" w:author="Yoav Ram" w:date="2014-07-14T11:37:00Z">
        <w:r w:rsidDel="002A0B22">
          <w:rPr>
            <w:lang w:bidi="hi-IN"/>
          </w:rPr>
          <w:br w:type="page"/>
        </w:r>
      </w:del>
    </w:p>
    <w:p w:rsidR="00CD3F78" w:rsidDel="002A0B22" w:rsidRDefault="00DF299B" w:rsidP="00DF5A14">
      <w:pPr>
        <w:pStyle w:val="FigureLegend"/>
        <w:spacing w:line="480" w:lineRule="auto"/>
        <w:rPr>
          <w:del w:id="177" w:author="Yoav Ram" w:date="2014-07-14T11:36:00Z"/>
          <w:b/>
          <w:bCs/>
          <w:sz w:val="20"/>
          <w:szCs w:val="20"/>
        </w:rPr>
      </w:pPr>
      <w:del w:id="178" w:author="Yoav Ram" w:date="2014-07-14T11:20:00Z">
        <w:r>
          <w:rPr>
            <w:b/>
            <w:bCs/>
            <w:noProof/>
            <w:sz w:val="20"/>
            <w:szCs w:val="20"/>
            <w:rPrChange w:id="179">
              <w:rPr>
                <w:noProof/>
              </w:rPr>
            </w:rPrChange>
          </w:rPr>
          <w:drawing>
            <wp:inline distT="0" distB="0" distL="0" distR="0">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del>
    </w:p>
    <w:p w:rsidR="00CD3F78" w:rsidDel="00D157D4" w:rsidRDefault="00CD3F78" w:rsidP="00DF5A14">
      <w:pPr>
        <w:pStyle w:val="FigureLegend"/>
        <w:spacing w:line="480" w:lineRule="auto"/>
        <w:jc w:val="left"/>
        <w:rPr>
          <w:del w:id="180" w:author="Yoav Ram" w:date="2014-07-14T11:28:00Z"/>
          <w:sz w:val="20"/>
          <w:szCs w:val="20"/>
        </w:rPr>
      </w:pPr>
      <w:bookmarkStart w:id="181" w:name="_Ref383682047"/>
      <w:del w:id="182" w:author="Yoav Ram" w:date="2014-07-14T11:28:00Z">
        <w:r w:rsidRPr="00733307" w:rsidDel="00D157D4">
          <w:rPr>
            <w:b/>
            <w:bCs/>
            <w:sz w:val="20"/>
            <w:szCs w:val="20"/>
          </w:rPr>
          <w:delText xml:space="preserve">Figure </w:delText>
        </w:r>
        <w:r w:rsidR="00EA522D" w:rsidRPr="00733307" w:rsidDel="00D157D4">
          <w:rPr>
            <w:b/>
            <w:bCs/>
            <w:sz w:val="20"/>
            <w:szCs w:val="20"/>
          </w:rPr>
          <w:fldChar w:fldCharType="begin"/>
        </w:r>
        <w:r w:rsidRPr="00D157D4" w:rsidDel="00D157D4">
          <w:rPr>
            <w:b/>
            <w:bCs/>
            <w:sz w:val="20"/>
            <w:szCs w:val="20"/>
          </w:rPr>
          <w:delInstrText xml:space="preserve"> SEQ Figure \* ARABIC </w:delInstrText>
        </w:r>
        <w:r w:rsidR="00EA522D" w:rsidRPr="00733307" w:rsidDel="00D157D4">
          <w:rPr>
            <w:b/>
            <w:bCs/>
            <w:sz w:val="20"/>
            <w:szCs w:val="20"/>
          </w:rPr>
          <w:fldChar w:fldCharType="separate"/>
        </w:r>
        <w:r w:rsidR="00C47BD2" w:rsidRPr="00DF5A14" w:rsidDel="00D157D4">
          <w:rPr>
            <w:b/>
            <w:bCs/>
            <w:noProof/>
            <w:sz w:val="20"/>
            <w:szCs w:val="20"/>
          </w:rPr>
          <w:delText>2</w:delText>
        </w:r>
        <w:r w:rsidR="00EA522D" w:rsidRPr="00733307" w:rsidDel="00D157D4">
          <w:rPr>
            <w:b/>
            <w:bCs/>
            <w:sz w:val="20"/>
            <w:szCs w:val="20"/>
          </w:rPr>
          <w:fldChar w:fldCharType="end"/>
        </w:r>
        <w:bookmarkEnd w:id="181"/>
        <w:r w:rsidRPr="00733307" w:rsidDel="00D157D4">
          <w:rPr>
            <w:b/>
            <w:bCs/>
            <w:sz w:val="20"/>
            <w:szCs w:val="20"/>
          </w:rPr>
          <w:delText xml:space="preserve"> – Complex adaptation with different mutational strategies.</w:delText>
        </w:r>
        <w:r w:rsidRPr="00733307" w:rsidDel="00D157D4">
          <w:rPr>
            <w:sz w:val="20"/>
            <w:szCs w:val="20"/>
          </w:rPr>
          <w:delText xml:space="preserve"> The figure shows the adaptation rate </w:delText>
        </w:r>
        <w:r w:rsidRPr="00733307" w:rsidDel="00D157D4">
          <w:rPr>
            <w:i/>
            <w:iCs/>
            <w:sz w:val="20"/>
            <w:szCs w:val="20"/>
          </w:rPr>
          <w:delText>ν</w:delText>
        </w:r>
        <w:r w:rsidRPr="00733307" w:rsidDel="00D157D4">
          <w:rPr>
            <w:sz w:val="20"/>
            <w:szCs w:val="20"/>
          </w:rPr>
          <w:delText xml:space="preserve"> as a function of the mutation rate increase </w:delText>
        </w:r>
        <w:r w:rsidRPr="00733307" w:rsidDel="00D157D4">
          <w:rPr>
            <w:i/>
            <w:iCs/>
            <w:sz w:val="20"/>
            <w:szCs w:val="20"/>
          </w:rPr>
          <w:delText>τ</w:delText>
        </w:r>
        <w:r w:rsidRPr="00733307" w:rsidDel="00D157D4">
          <w:rPr>
            <w:sz w:val="20"/>
            <w:szCs w:val="20"/>
          </w:rPr>
          <w:delText xml:space="preserve"> (both in log scale). </w:delText>
        </w:r>
        <w:r w:rsidDel="00D157D4">
          <w:rPr>
            <w:sz w:val="20"/>
            <w:szCs w:val="20"/>
          </w:rPr>
          <w:delText>A b</w:delText>
        </w:r>
        <w:r w:rsidRPr="00733307" w:rsidDel="00D157D4">
          <w:rPr>
            <w:sz w:val="20"/>
            <w:szCs w:val="20"/>
          </w:rPr>
          <w:delText>lack</w:delText>
        </w:r>
        <w:r w:rsidDel="00D157D4">
          <w:rPr>
            <w:sz w:val="20"/>
            <w:szCs w:val="20"/>
          </w:rPr>
          <w:delText xml:space="preserve"> </w:delText>
        </w:r>
        <w:r w:rsidRPr="00733307" w:rsidDel="00D157D4">
          <w:rPr>
            <w:sz w:val="20"/>
            <w:szCs w:val="20"/>
          </w:rPr>
          <w:delText>circle</w:delText>
        </w:r>
        <w:r w:rsidDel="00D157D4">
          <w:rPr>
            <w:sz w:val="20"/>
            <w:szCs w:val="20"/>
          </w:rPr>
          <w:delText xml:space="preserve"> is normal mutagenesis (</w:delText>
        </w:r>
        <w:r w:rsidRPr="00733307" w:rsidDel="00D157D4">
          <w:rPr>
            <w:sz w:val="20"/>
            <w:szCs w:val="20"/>
          </w:rPr>
          <w:delText>NM</w:delText>
        </w:r>
        <w:r w:rsidDel="00D157D4">
          <w:rPr>
            <w:i/>
            <w:iCs/>
            <w:sz w:val="20"/>
            <w:szCs w:val="20"/>
          </w:rPr>
          <w:delText xml:space="preserve">; </w:delText>
        </w:r>
        <w:r w:rsidRPr="00733307" w:rsidDel="00D157D4">
          <w:rPr>
            <w:i/>
            <w:iCs/>
            <w:sz w:val="20"/>
            <w:szCs w:val="20"/>
          </w:rPr>
          <w:delText>τ</w:delText>
        </w:r>
        <w:r w:rsidRPr="00733307" w:rsidDel="00D157D4">
          <w:rPr>
            <w:sz w:val="20"/>
            <w:szCs w:val="20"/>
          </w:rPr>
          <w:delText>=1</w:delText>
        </w:r>
        <w:r w:rsidDel="00D157D4">
          <w:rPr>
            <w:sz w:val="20"/>
            <w:szCs w:val="20"/>
          </w:rPr>
          <w:delText>)</w:delText>
        </w:r>
        <w:r w:rsidRPr="00733307" w:rsidDel="00D157D4">
          <w:rPr>
            <w:sz w:val="20"/>
            <w:szCs w:val="20"/>
          </w:rPr>
          <w:delText xml:space="preserve">; solid </w:delText>
        </w:r>
        <w:r w:rsidDel="00D157D4">
          <w:rPr>
            <w:sz w:val="20"/>
            <w:szCs w:val="20"/>
          </w:rPr>
          <w:delText xml:space="preserve">line with </w:delText>
        </w:r>
        <w:r w:rsidRPr="00733307" w:rsidDel="00D157D4">
          <w:rPr>
            <w:sz w:val="20"/>
            <w:szCs w:val="20"/>
          </w:rPr>
          <w:delText>circles</w:delText>
        </w:r>
        <w:r w:rsidDel="00D157D4">
          <w:rPr>
            <w:sz w:val="20"/>
            <w:szCs w:val="20"/>
          </w:rPr>
          <w:delText xml:space="preserve"> is constitutive mutagenesis (</w:delText>
        </w:r>
        <w:r w:rsidRPr="00733307" w:rsidDel="00D157D4">
          <w:rPr>
            <w:sz w:val="20"/>
            <w:szCs w:val="20"/>
          </w:rPr>
          <w:delText>CM</w:delText>
        </w:r>
        <w:r w:rsidDel="00D157D4">
          <w:rPr>
            <w:sz w:val="20"/>
            <w:szCs w:val="20"/>
          </w:rPr>
          <w:delText>)</w:delText>
        </w:r>
        <w:r w:rsidRPr="00733307" w:rsidDel="00D157D4">
          <w:rPr>
            <w:sz w:val="20"/>
            <w:szCs w:val="20"/>
          </w:rPr>
          <w:delText xml:space="preserve">; solid </w:delText>
        </w:r>
        <w:r w:rsidDel="00D157D4">
          <w:rPr>
            <w:sz w:val="20"/>
            <w:szCs w:val="20"/>
          </w:rPr>
          <w:delText>line</w:delText>
        </w:r>
        <w:r w:rsidRPr="00733307" w:rsidDel="00D157D4">
          <w:rPr>
            <w:sz w:val="20"/>
            <w:szCs w:val="20"/>
          </w:rPr>
          <w:delText xml:space="preserve"> </w:delText>
        </w:r>
        <w:r w:rsidDel="00D157D4">
          <w:rPr>
            <w:sz w:val="20"/>
            <w:szCs w:val="20"/>
          </w:rPr>
          <w:delText xml:space="preserve">with </w:delText>
        </w:r>
        <w:r w:rsidRPr="00733307" w:rsidDel="00D157D4">
          <w:rPr>
            <w:sz w:val="20"/>
            <w:szCs w:val="20"/>
          </w:rPr>
          <w:delText>squares</w:delText>
        </w:r>
        <w:r w:rsidDel="00D157D4">
          <w:rPr>
            <w:sz w:val="20"/>
            <w:szCs w:val="20"/>
          </w:rPr>
          <w:delText xml:space="preserve"> is stress-induced mutagenesis (</w:delText>
        </w:r>
        <w:r w:rsidRPr="00733307" w:rsidDel="00D157D4">
          <w:rPr>
            <w:sz w:val="20"/>
            <w:szCs w:val="20"/>
          </w:rPr>
          <w:delText>SIM</w:delText>
        </w:r>
        <w:r w:rsidDel="00D157D4">
          <w:rPr>
            <w:sz w:val="20"/>
            <w:szCs w:val="20"/>
          </w:rPr>
          <w:delText>)</w:delText>
        </w:r>
        <w:r w:rsidRPr="00733307" w:rsidDel="00D157D4">
          <w:rPr>
            <w:sz w:val="20"/>
            <w:szCs w:val="20"/>
          </w:rPr>
          <w:delText xml:space="preserve">; dashed lines </w:delText>
        </w:r>
        <w:r w:rsidDel="00D157D4">
          <w:rPr>
            <w:sz w:val="20"/>
            <w:szCs w:val="20"/>
          </w:rPr>
          <w:delText>with triangles</w:delText>
        </w:r>
        <w:r w:rsidRPr="00733307" w:rsidDel="00D157D4">
          <w:rPr>
            <w:sz w:val="20"/>
            <w:szCs w:val="20"/>
          </w:rPr>
          <w:delText xml:space="preserve"> </w:delText>
        </w:r>
        <w:r w:rsidDel="00D157D4">
          <w:rPr>
            <w:sz w:val="20"/>
            <w:szCs w:val="20"/>
          </w:rPr>
          <w:delText xml:space="preserve">is </w:delText>
        </w:r>
        <w:r w:rsidRPr="00733307" w:rsidDel="00D157D4">
          <w:rPr>
            <w:sz w:val="20"/>
            <w:szCs w:val="20"/>
          </w:rPr>
          <w:delText xml:space="preserve">stress-induced mutagenesis with environmental stress </w:delText>
        </w:r>
        <w:r w:rsidDel="00D157D4">
          <w:rPr>
            <w:sz w:val="20"/>
            <w:szCs w:val="20"/>
          </w:rPr>
          <w:delText xml:space="preserve">(SIMe; </w:delText>
        </w:r>
        <w:r w:rsidRPr="00733307" w:rsidDel="00D157D4">
          <w:rPr>
            <w:sz w:val="20"/>
            <w:szCs w:val="20"/>
          </w:rPr>
          <w:delText>see section</w:delText>
        </w:r>
        <w:r w:rsidDel="00D157D4">
          <w:rPr>
            <w:sz w:val="20"/>
            <w:szCs w:val="20"/>
          </w:rPr>
          <w:delText xml:space="preserve"> 3.5)</w:delText>
        </w:r>
        <w:r w:rsidRPr="00733307" w:rsidDel="00D157D4">
          <w:rPr>
            <w:sz w:val="20"/>
            <w:szCs w:val="20"/>
          </w:rPr>
          <w:delText>. Lines are analytic approximations</w:delText>
        </w:r>
        <w:r w:rsidDel="00D157D4">
          <w:rPr>
            <w:sz w:val="20"/>
            <w:szCs w:val="20"/>
          </w:rPr>
          <w:delText>. M</w:delText>
        </w:r>
        <w:r w:rsidRPr="00733307" w:rsidDel="00D157D4">
          <w:rPr>
            <w:sz w:val="20"/>
            <w:szCs w:val="20"/>
          </w:rPr>
          <w:delText>arkers are the means of stochastic simulation results</w:delText>
        </w:r>
        <w:r w:rsidDel="00D157D4">
          <w:rPr>
            <w:sz w:val="20"/>
            <w:szCs w:val="20"/>
          </w:rPr>
          <w:delText>. E</w:delText>
        </w:r>
        <w:r w:rsidRPr="00733307" w:rsidDel="00D157D4">
          <w:rPr>
            <w:sz w:val="20"/>
            <w:szCs w:val="20"/>
          </w:rPr>
          <w:delText xml:space="preserve">rror bars represent 95% confidence interval of the mean (at least 1,000 </w:delText>
        </w:r>
        <w:r w:rsidDel="00D157D4">
          <w:rPr>
            <w:sz w:val="20"/>
            <w:szCs w:val="20"/>
          </w:rPr>
          <w:delText>simulations</w:delText>
        </w:r>
        <w:r w:rsidRPr="00733307" w:rsidDel="00D157D4">
          <w:rPr>
            <w:sz w:val="20"/>
            <w:szCs w:val="20"/>
          </w:rPr>
          <w:delText xml:space="preserve"> per point; computed with bootstrap with 1,000 samples per point). Parameters (see </w:delText>
        </w:r>
        <w:r w:rsidR="00EA522D" w:rsidDel="00D157D4">
          <w:fldChar w:fldCharType="begin"/>
        </w:r>
        <w:r w:rsidR="00631789" w:rsidDel="00D157D4">
          <w:delInstrText xml:space="preserve"> REF _Ref358791100 \h  \* MERGEFORMAT </w:delInstrText>
        </w:r>
        <w:r w:rsidR="00EA522D" w:rsidDel="00D157D4">
          <w:fldChar w:fldCharType="separate"/>
        </w:r>
        <w:r w:rsidR="00C47BD2" w:rsidRPr="00C47BD2" w:rsidDel="00D157D4">
          <w:rPr>
            <w:sz w:val="20"/>
            <w:szCs w:val="20"/>
          </w:rPr>
          <w:delText>Table 1</w:delText>
        </w:r>
        <w:r w:rsidR="00EA522D" w:rsidDel="00D157D4">
          <w:fldChar w:fldCharType="end"/>
        </w:r>
        <w:r w:rsidRPr="00733307" w:rsidDel="00D157D4">
          <w:rPr>
            <w:sz w:val="20"/>
            <w:szCs w:val="20"/>
          </w:rPr>
          <w:delText xml:space="preserve">): </w:delText>
        </w:r>
        <w:r w:rsidRPr="00733307" w:rsidDel="00D157D4">
          <w:rPr>
            <w:i/>
            <w:iCs/>
            <w:sz w:val="20"/>
            <w:szCs w:val="20"/>
          </w:rPr>
          <w:delText>U</w:delText>
        </w:r>
        <w:r w:rsidRPr="00733307" w:rsidDel="00D157D4">
          <w:rPr>
            <w:sz w:val="20"/>
            <w:szCs w:val="20"/>
          </w:rPr>
          <w:delText xml:space="preserve">=0.0004, </w:delText>
        </w:r>
        <w:r w:rsidRPr="00733307" w:rsidDel="00D157D4">
          <w:rPr>
            <w:i/>
            <w:iCs/>
            <w:sz w:val="20"/>
            <w:szCs w:val="20"/>
          </w:rPr>
          <w:delText>s</w:delText>
        </w:r>
        <w:r w:rsidRPr="00733307" w:rsidDel="00D157D4">
          <w:rPr>
            <w:sz w:val="20"/>
            <w:szCs w:val="20"/>
          </w:rPr>
          <w:delText xml:space="preserve">=0.05, </w:delText>
        </w:r>
        <w:r w:rsidRPr="00733307" w:rsidDel="00D157D4">
          <w:rPr>
            <w:rFonts w:ascii="Times New Roman" w:hAnsi="Times New Roman" w:cs="Times New Roman"/>
            <w:i/>
            <w:iCs/>
            <w:sz w:val="20"/>
            <w:szCs w:val="20"/>
          </w:rPr>
          <w:delText>β</w:delText>
        </w:r>
        <w:r w:rsidRPr="00733307" w:rsidDel="00D157D4">
          <w:rPr>
            <w:sz w:val="20"/>
            <w:szCs w:val="20"/>
          </w:rPr>
          <w:delText xml:space="preserve">=0.0002, </w:delText>
        </w:r>
        <w:r w:rsidRPr="00733307" w:rsidDel="00D157D4">
          <w:rPr>
            <w:i/>
            <w:iCs/>
            <w:sz w:val="20"/>
            <w:szCs w:val="20"/>
          </w:rPr>
          <w:delText>H</w:delText>
        </w:r>
        <w:r w:rsidRPr="00733307" w:rsidDel="00D157D4">
          <w:rPr>
            <w:sz w:val="20"/>
            <w:szCs w:val="20"/>
          </w:rPr>
          <w:delText xml:space="preserve">=2, </w:delText>
        </w:r>
        <w:r w:rsidRPr="00733307" w:rsidDel="00D157D4">
          <w:rPr>
            <w:i/>
            <w:iCs/>
            <w:sz w:val="20"/>
            <w:szCs w:val="20"/>
          </w:rPr>
          <w:delText>N</w:delText>
        </w:r>
        <w:r w:rsidRPr="00733307" w:rsidDel="00D157D4">
          <w:rPr>
            <w:sz w:val="20"/>
            <w:szCs w:val="20"/>
          </w:rPr>
          <w:delText>=</w:delText>
        </w:r>
      </w:del>
      <w:del w:id="183" w:author="Yoav Ram" w:date="2014-07-14T11:21:00Z">
        <w:r w:rsidRPr="00733307" w:rsidDel="006E7AB4">
          <w:rPr>
            <w:sz w:val="20"/>
            <w:szCs w:val="20"/>
          </w:rPr>
          <w:delText>10</w:delText>
        </w:r>
        <w:r w:rsidRPr="00733307" w:rsidDel="006E7AB4">
          <w:rPr>
            <w:sz w:val="20"/>
            <w:szCs w:val="20"/>
            <w:vertAlign w:val="superscript"/>
          </w:rPr>
          <w:delText>6</w:delText>
        </w:r>
        <w:r w:rsidR="00825E9D" w:rsidDel="006E7AB4">
          <w:rPr>
            <w:sz w:val="20"/>
            <w:szCs w:val="20"/>
          </w:rPr>
          <w:delText xml:space="preserve"> </w:delText>
        </w:r>
        <w:r w:rsidR="00825E9D" w:rsidRPr="00825E9D" w:rsidDel="006E7AB4">
          <w:rPr>
            <w:sz w:val="20"/>
            <w:szCs w:val="20"/>
          </w:rPr>
          <w:delText>(O</w:delText>
        </w:r>
      </w:del>
      <w:del w:id="184" w:author="Yoav Ram" w:date="2014-07-14T11:28:00Z">
        <w:r w:rsidR="00825E9D" w:rsidRPr="00825E9D" w:rsidDel="00D157D4">
          <w:rPr>
            <w:sz w:val="20"/>
            <w:szCs w:val="20"/>
          </w:rPr>
          <w:delText>nline version in</w:delText>
        </w:r>
        <w:r w:rsidR="00EA522D" w:rsidRPr="00EA522D">
          <w:rPr>
            <w:sz w:val="20"/>
            <w:szCs w:val="20"/>
            <w:lang w:val="en-GB"/>
            <w:rPrChange w:id="185" w:author="Yoav Ram" w:date="2014-07-14T11:21:00Z">
              <w:rPr>
                <w:sz w:val="20"/>
                <w:szCs w:val="20"/>
              </w:rPr>
            </w:rPrChange>
          </w:rPr>
          <w:delText xml:space="preserve"> colour</w:delText>
        </w:r>
      </w:del>
      <w:del w:id="186" w:author="Yoav Ram" w:date="2014-07-14T11:21:00Z">
        <w:r w:rsidR="00825E9D" w:rsidRPr="00825E9D" w:rsidDel="006E7AB4">
          <w:rPr>
            <w:sz w:val="20"/>
            <w:szCs w:val="20"/>
          </w:rPr>
          <w:delText>.)</w:delText>
        </w:r>
      </w:del>
    </w:p>
    <w:p w:rsidR="00CD3F78" w:rsidDel="002A0B22" w:rsidRDefault="00CD3F78" w:rsidP="008D0078">
      <w:pPr>
        <w:spacing w:after="200" w:line="480" w:lineRule="auto"/>
        <w:rPr>
          <w:del w:id="187" w:author="Yoav Ram" w:date="2014-07-14T11:36:00Z"/>
          <w:sz w:val="20"/>
          <w:szCs w:val="20"/>
        </w:rPr>
      </w:pPr>
      <w:del w:id="188" w:author="Yoav Ram" w:date="2014-07-14T11:36:00Z">
        <w:r w:rsidDel="002A0B22">
          <w:rPr>
            <w:sz w:val="20"/>
            <w:szCs w:val="20"/>
          </w:rPr>
          <w:br w:type="page"/>
        </w:r>
      </w:del>
    </w:p>
    <w:p w:rsidR="00EA522D" w:rsidRDefault="005316EE">
      <w:pPr>
        <w:spacing w:after="200" w:line="480" w:lineRule="auto"/>
        <w:rPr>
          <w:rFonts w:eastAsiaTheme="minorEastAsia"/>
          <w:lang w:bidi="hi-IN"/>
        </w:rPr>
        <w:pPrChange w:id="189" w:author="Yoav Ram" w:date="2014-07-14T11:36:00Z">
          <w:pPr>
            <w:spacing w:line="480" w:lineRule="auto"/>
          </w:pPr>
        </w:pPrChange>
      </w:pPr>
      <w:moveFromRangeStart w:id="190" w:author="Yoav Ram" w:date="2014-07-14T11:40:00Z" w:name="move393101332"/>
      <w:moveFrom w:id="191" w:author="Yoav Ram" w:date="2014-07-14T11:40:00Z">
        <w:r w:rsidRPr="00E74930" w:rsidDel="00DF5A14">
          <w:rPr>
            <w:lang w:bidi="hi-IN"/>
          </w:rPr>
          <w:t xml:space="preserve">What happens when mutation is </w:t>
        </w:r>
        <w:r w:rsidR="00DD7A57" w:rsidDel="00DF5A14">
          <w:rPr>
            <w:lang w:bidi="hi-IN"/>
          </w:rPr>
          <w:t>as strong as</w:t>
        </w:r>
        <w:r w:rsidRPr="00E74930" w:rsidDel="00DF5A14">
          <w:rPr>
            <w:lang w:bidi="hi-IN"/>
          </w:rPr>
          <w:t xml:space="preserve"> selection? </w:t>
        </w:r>
        <w:r w:rsidR="00396506" w:rsidDel="00DF5A14">
          <w:t>Figure 3</w:t>
        </w:r>
        <w:r w:rsidRPr="00E74930" w:rsidDel="00DF5A14">
          <w:rPr>
            <w:lang w:bidi="hi-IN"/>
          </w:rPr>
          <w:t>A shows results for</w:t>
        </w:r>
        <w:r w:rsidR="00E74930" w:rsidRPr="00E74930" w:rsidDel="00DF5A14">
          <w:rPr>
            <w:lang w:bidi="hi-IN"/>
          </w:rPr>
          <w:t xml:space="preserve"> </w:t>
        </w:r>
        <w:r w:rsidR="00E74930" w:rsidRPr="00E74930" w:rsidDel="00DF5A14">
          <w:rPr>
            <w:i/>
            <w:iCs/>
            <w:lang w:bidi="hi-IN"/>
          </w:rPr>
          <w:t>s</w:t>
        </w:r>
        <w:r w:rsidR="00E74930" w:rsidRPr="00E74930" w:rsidDel="00DF5A14">
          <w:rPr>
            <w:lang w:bidi="hi-IN"/>
          </w:rPr>
          <w:t>=10</w:t>
        </w:r>
        <w:r w:rsidR="00E74930" w:rsidRPr="00E74930" w:rsidDel="00DF5A14">
          <w:rPr>
            <w:i/>
            <w:iCs/>
            <w:lang w:bidi="hi-IN"/>
          </w:rPr>
          <w:t>U</w:t>
        </w:r>
        <w:r w:rsidRPr="00E74930" w:rsidDel="00DF5A14">
          <w:rPr>
            <w:rFonts w:eastAsiaTheme="minorEastAsia"/>
            <w:lang w:bidi="hi-IN"/>
          </w:rPr>
          <w:t xml:space="preserve">. </w:t>
        </w:r>
        <w:r w:rsidR="00DD7A57" w:rsidDel="00DF5A14">
          <w:rPr>
            <w:rFonts w:eastAsiaTheme="minorEastAsia"/>
            <w:lang w:bidi="hi-IN"/>
          </w:rPr>
          <w:t>When</w:t>
        </w:r>
        <w:r w:rsidRPr="00E74930" w:rsidDel="00DF5A14">
          <w:rPr>
            <w:rFonts w:eastAsiaTheme="minorEastAsia"/>
            <w:lang w:bidi="hi-IN"/>
          </w:rPr>
          <w:t xml:space="preserve"> the average number of deleterious alleles per individual </w:t>
        </w:r>
        <w:r w:rsidR="00E74930" w:rsidRPr="00E74930" w:rsidDel="00DF5A14">
          <w:rPr>
            <w:rFonts w:eastAsiaTheme="minorEastAsia" w:cs="Times New Roman"/>
            <w:i/>
            <w:iCs/>
            <w:lang w:bidi="hi-IN"/>
          </w:rPr>
          <w:t>τ</w:t>
        </w:r>
        <w:r w:rsidR="00E74930" w:rsidRPr="00E74930" w:rsidDel="00DF5A14">
          <w:rPr>
            <w:rFonts w:eastAsiaTheme="minorEastAsia"/>
            <w:i/>
            <w:iCs/>
            <w:lang w:bidi="hi-IN"/>
          </w:rPr>
          <w:t>U/s</w:t>
        </w:r>
        <w:r w:rsidR="00E74930" w:rsidRPr="00E74930" w:rsidDel="00DF5A14">
          <w:rPr>
            <w:rFonts w:eastAsiaTheme="minorEastAsia"/>
            <w:lang w:bidi="hi-IN"/>
          </w:rPr>
          <w:t xml:space="preserve"> </w:t>
        </w:r>
        <w:r w:rsidR="00DD7A57" w:rsidDel="00DF5A14">
          <w:rPr>
            <w:rFonts w:eastAsiaTheme="minorEastAsia"/>
            <w:lang w:bidi="hi-IN"/>
          </w:rPr>
          <w:t>is over one</w:t>
        </w:r>
        <w:r w:rsidRPr="00E74930" w:rsidDel="00DF5A14">
          <w:rPr>
            <w:rFonts w:eastAsiaTheme="minorEastAsia"/>
            <w:lang w:bidi="hi-IN"/>
          </w:rPr>
          <w:t xml:space="preserve">, adaptation </w:t>
        </w:r>
        <w:r w:rsidR="00DD7A57" w:rsidDel="00DF5A14">
          <w:rPr>
            <w:rFonts w:eastAsiaTheme="minorEastAsia"/>
            <w:lang w:bidi="hi-IN"/>
          </w:rPr>
          <w:t xml:space="preserve">with CM </w:t>
        </w:r>
        <w:r w:rsidRPr="00E74930" w:rsidDel="00DF5A14">
          <w:rPr>
            <w:rFonts w:eastAsiaTheme="minorEastAsia"/>
            <w:lang w:bidi="hi-IN"/>
          </w:rPr>
          <w:t xml:space="preserve">is likely to occur on a deleterious background. </w:t>
        </w:r>
        <w:r w:rsidR="00BA3BDB" w:rsidDel="00DF5A14">
          <w:rPr>
            <w:rFonts w:eastAsiaTheme="minorEastAsia"/>
            <w:lang w:bidi="hi-IN"/>
          </w:rPr>
          <w:t>Because our approximation neglects adaptation on deleterious backgrounds</w:t>
        </w:r>
        <w:r w:rsidR="00DD7A57" w:rsidDel="00DF5A14">
          <w:rPr>
            <w:rFonts w:eastAsiaTheme="minorEastAsia"/>
            <w:lang w:bidi="hi-IN"/>
          </w:rPr>
          <w:t xml:space="preserve">, </w:t>
        </w:r>
        <w:r w:rsidR="00BA3BDB" w:rsidDel="00DF5A14">
          <w:rPr>
            <w:rFonts w:eastAsiaTheme="minorEastAsia"/>
            <w:lang w:bidi="hi-IN"/>
          </w:rPr>
          <w:t xml:space="preserve">it </w:t>
        </w:r>
        <w:r w:rsidR="00DD7A57" w:rsidDel="00DF5A14">
          <w:rPr>
            <w:rFonts w:eastAsiaTheme="minorEastAsia"/>
            <w:lang w:bidi="hi-IN"/>
          </w:rPr>
          <w:t>underestimates the adaptation rate</w:t>
        </w:r>
        <w:r w:rsidR="00BA3BDB" w:rsidDel="00DF5A14">
          <w:rPr>
            <w:rFonts w:eastAsiaTheme="minorEastAsia"/>
            <w:lang w:bidi="hi-IN"/>
          </w:rPr>
          <w:t xml:space="preserve"> </w:t>
        </w:r>
        <w:r w:rsidR="00BA3BDB" w:rsidDel="00DF5A14">
          <w:t>(</w:t>
        </w:r>
        <w:r w:rsidR="00396506" w:rsidDel="00DF5A14">
          <w:t>Figure 3</w:t>
        </w:r>
        <w:r w:rsidR="00BA3BDB" w:rsidDel="00DF5A14">
          <w:rPr>
            <w:lang w:bidi="hi-IN"/>
          </w:rPr>
          <w:t>A)</w:t>
        </w:r>
        <w:r w:rsidR="00DD7A57" w:rsidDel="00DF5A14">
          <w:rPr>
            <w:rFonts w:eastAsiaTheme="minorEastAsia"/>
            <w:lang w:bidi="hi-IN"/>
          </w:rPr>
          <w:t>.</w:t>
        </w:r>
        <w:r w:rsidDel="00DF5A14">
          <w:rPr>
            <w:rFonts w:eastAsiaTheme="minorEastAsia"/>
            <w:lang w:bidi="hi-IN"/>
          </w:rPr>
          <w:t xml:space="preserve"> Note that although the adaptation rate continues to increase with</w:t>
        </w:r>
        <w:r w:rsidRPr="009A3DF4" w:rsidDel="00DF5A14">
          <w:rPr>
            <w:rFonts w:ascii="Times New Roman" w:eastAsiaTheme="minorEastAsia" w:hAnsi="Times New Roman" w:cs="Times New Roman"/>
            <w:lang w:bidi="hi-IN"/>
          </w:rPr>
          <w:t xml:space="preserve"> </w:t>
        </w:r>
        <w:r w:rsidRPr="00E74930" w:rsidDel="00DF5A14">
          <w:rPr>
            <w:rFonts w:eastAsiaTheme="minorEastAsia" w:cs="Times New Roman"/>
            <w:i/>
            <w:iCs/>
            <w:lang w:bidi="hi-IN"/>
          </w:rPr>
          <w:t>τ</w:t>
        </w:r>
        <w:r w:rsidDel="00DF5A14">
          <w:rPr>
            <w:rFonts w:eastAsiaTheme="minorEastAsia"/>
            <w:lang w:bidi="hi-IN"/>
          </w:rPr>
          <w:t>, the population carries more deleterious alleles after adaptation, resulting in a lower population mean fitness (</w:t>
        </w:r>
        <w:r w:rsidR="00396506" w:rsidDel="00DF5A14">
          <w:t>Figure 3</w:t>
        </w:r>
        <w:r w:rsidDel="00DF5A14">
          <w:rPr>
            <w:rFonts w:eastAsiaTheme="minorEastAsia"/>
            <w:lang w:bidi="hi-IN"/>
          </w:rPr>
          <w:t>B)</w:t>
        </w:r>
        <w:r w:rsidR="00BF0B48" w:rsidDel="00DF5A14">
          <w:rPr>
            <w:rFonts w:eastAsiaTheme="minorEastAsia"/>
            <w:lang w:bidi="hi-IN"/>
          </w:rPr>
          <w:t xml:space="preserve"> and eventually a lower fixation probability and </w:t>
        </w:r>
        <w:r w:rsidR="00396506" w:rsidDel="00DF5A14">
          <w:rPr>
            <w:rFonts w:eastAsiaTheme="minorEastAsia"/>
            <w:lang w:bidi="hi-IN"/>
          </w:rPr>
          <w:t>adaptation</w:t>
        </w:r>
        <w:r w:rsidR="00BF0B48" w:rsidDel="00DF5A14">
          <w:rPr>
            <w:rFonts w:eastAsiaTheme="minorEastAsia"/>
            <w:lang w:bidi="hi-IN"/>
          </w:rPr>
          <w:t xml:space="preserve"> rate (</w:t>
        </w:r>
        <w:r w:rsidR="00396506" w:rsidDel="00DF5A14">
          <w:t>Figure 3</w:t>
        </w:r>
        <w:r w:rsidR="00BF0B48" w:rsidDel="00DF5A14">
          <w:rPr>
            <w:rFonts w:eastAsiaTheme="minorEastAsia"/>
            <w:lang w:bidi="hi-IN"/>
          </w:rPr>
          <w:t xml:space="preserve">A) </w:t>
        </w:r>
        <w:r w:rsidDel="00DF5A14">
          <w:rPr>
            <w:rFonts w:eastAsiaTheme="minorEastAsia"/>
            <w:lang w:bidi="hi-IN"/>
          </w:rPr>
          <w:t xml:space="preserve">. </w:t>
        </w:r>
      </w:moveFrom>
    </w:p>
    <w:p w:rsidR="0080478F" w:rsidDel="00DF5A14" w:rsidRDefault="005316EE" w:rsidP="008D0078">
      <w:pPr>
        <w:spacing w:line="480" w:lineRule="auto"/>
      </w:pPr>
      <w:moveFrom w:id="192" w:author="Yoav Ram" w:date="2014-07-14T11:40:00Z">
        <w:r w:rsidDel="00DF5A14">
          <w:rPr>
            <w:rFonts w:eastAsiaTheme="minorEastAsia"/>
            <w:lang w:bidi="hi-IN"/>
          </w:rPr>
          <w:t xml:space="preserve">With SIM, the </w:t>
        </w:r>
        <w:r w:rsidDel="00DF5A14">
          <w:rPr>
            <w:lang w:bidi="hi-IN"/>
          </w:rPr>
          <w:t xml:space="preserve">average number of deleterious alleles per individual </w:t>
        </w:r>
        <w:r w:rsidR="00BE1EF9" w:rsidRPr="00BE1EF9" w:rsidDel="00DF5A14">
          <w:rPr>
            <w:i/>
            <w:iCs/>
            <w:lang w:bidi="hi-IN"/>
          </w:rPr>
          <w:t>U/s</w:t>
        </w:r>
        <w:r w:rsidR="00BE1EF9" w:rsidDel="00DF5A14">
          <w:rPr>
            <w:lang w:bidi="hi-IN"/>
          </w:rPr>
          <w:t xml:space="preserve"> </w:t>
        </w:r>
        <w:r w:rsidDel="00DF5A14">
          <w:rPr>
            <w:lang w:bidi="hi-IN"/>
          </w:rPr>
          <w:t xml:space="preserve">does not </w:t>
        </w:r>
        <w:r w:rsidRPr="00BE1EF9" w:rsidDel="00DF5A14">
          <w:rPr>
            <w:lang w:bidi="hi-IN"/>
          </w:rPr>
          <w:t xml:space="preserve">increase with </w:t>
        </w:r>
        <w:r w:rsidRPr="00BE1EF9" w:rsidDel="00DF5A14">
          <w:rPr>
            <w:rFonts w:cs="Times New Roman"/>
            <w:i/>
            <w:iCs/>
            <w:lang w:bidi="hi-IN"/>
          </w:rPr>
          <w:t>τ</w:t>
        </w:r>
        <w:r w:rsidRPr="00BE1EF9" w:rsidDel="00DF5A14">
          <w:rPr>
            <w:lang w:bidi="hi-IN"/>
          </w:rPr>
          <w:t>, bec</w:t>
        </w:r>
        <w:r w:rsidDel="00DF5A14">
          <w:rPr>
            <w:lang w:bidi="hi-IN"/>
          </w:rPr>
          <w:t>ause mutation-free individuals (</w:t>
        </w:r>
        <w:r w:rsidDel="00DF5A14">
          <w:rPr>
            <w:i/>
            <w:iCs/>
            <w:lang w:bidi="hi-IN"/>
          </w:rPr>
          <w:t>ab/0</w:t>
        </w:r>
        <w:r w:rsidDel="00DF5A14">
          <w:rPr>
            <w:lang w:bidi="hi-IN"/>
          </w:rPr>
          <w:t xml:space="preserve">) do not hypermutate. </w:t>
        </w:r>
        <w:r w:rsidDel="00DF5A14">
          <w:t xml:space="preserve">As in the case of weak mutation, when </w:t>
        </w:r>
        <w:r w:rsidR="00BE1EF9" w:rsidRPr="00BE1EF9" w:rsidDel="00DF5A14">
          <w:rPr>
            <w:rFonts w:cs="Times New Roman"/>
            <w:i/>
            <w:iCs/>
            <w:lang w:bidi="hi-IN"/>
          </w:rPr>
          <w:t>τ</w:t>
        </w:r>
        <w:r w:rsidDel="00DF5A14">
          <w:rPr>
            <w:rFonts w:eastAsiaTheme="minorEastAsia"/>
            <w:lang w:bidi="hi-IN"/>
          </w:rPr>
          <w:t>&gt;10</w:t>
        </w:r>
        <w:r w:rsidDel="00DF5A14">
          <w:t xml:space="preserve"> the double mutant can app</w:t>
        </w:r>
        <w:r w:rsidR="00BE1EF9" w:rsidDel="00DF5A14">
          <w:t>ear on a deleterious background, resulting in hitch-hiking and</w:t>
        </w:r>
        <w:r w:rsidDel="00DF5A14">
          <w:t xml:space="preserve"> </w:t>
        </w:r>
        <w:r w:rsidR="00BE1EF9" w:rsidDel="00DF5A14">
          <w:t xml:space="preserve">a </w:t>
        </w:r>
        <w:r w:rsidDel="00DF5A14">
          <w:t>lower fixation probability,</w:t>
        </w:r>
        <w:r w:rsidR="00BE1EF9" w:rsidDel="00DF5A14">
          <w:t xml:space="preserve"> and</w:t>
        </w:r>
        <w:r w:rsidDel="00DF5A14">
          <w:t xml:space="preserve"> causing our approximation to overestimate the adaptation rate (</w:t>
        </w:r>
        <w:r w:rsidR="00396506" w:rsidDel="00DF5A14">
          <w:t>Figure 3</w:t>
        </w:r>
        <w:r w:rsidR="00D45CB2" w:rsidDel="00DF5A14">
          <w:rPr>
            <w:lang w:bidi="hi-IN"/>
          </w:rPr>
          <w:t>A</w:t>
        </w:r>
        <w:r w:rsidDel="00DF5A14">
          <w:rPr>
            <w:lang w:bidi="hi-IN"/>
          </w:rPr>
          <w:t>).</w:t>
        </w:r>
      </w:moveFrom>
    </w:p>
    <w:moveFromRangeEnd w:id="190"/>
    <w:p w:rsidR="0080478F" w:rsidRDefault="0080478F" w:rsidP="008D0078">
      <w:pPr>
        <w:spacing w:after="200" w:line="480" w:lineRule="auto"/>
      </w:pPr>
      <w:r>
        <w:br w:type="page"/>
      </w:r>
    </w:p>
    <w:p w:rsidR="0080478F" w:rsidRDefault="00DF299B" w:rsidP="008D0078">
      <w:pPr>
        <w:keepNext/>
        <w:spacing w:line="480" w:lineRule="auto"/>
        <w:jc w:val="center"/>
      </w:pPr>
      <w:del w:id="193" w:author="Yoav Ram" w:date="2014-07-13T15:36:00Z">
        <w:r>
          <w:rPr>
            <w:b/>
            <w:bCs/>
            <w:noProof/>
            <w:sz w:val="20"/>
            <w:szCs w:val="20"/>
            <w:rPrChange w:id="194">
              <w:rPr>
                <w:noProof/>
              </w:rPr>
            </w:rPrChange>
          </w:rPr>
          <w:drawing>
            <wp:inline distT="0" distB="0" distL="0" distR="0">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del>
      <w:ins w:id="195" w:author="Yoav Ram" w:date="2014-07-13T15:36:00Z">
        <w:r>
          <w:rPr>
            <w:noProof/>
          </w:rPr>
          <w:drawing>
            <wp:inline distT="0" distB="0" distL="0" distR="0">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ins>
    </w:p>
    <w:p w:rsidR="0080478F" w:rsidRPr="00886250" w:rsidRDefault="0080478F">
      <w:pPr>
        <w:spacing w:line="480" w:lineRule="auto"/>
        <w:rPr>
          <w:noProof/>
          <w:sz w:val="20"/>
          <w:szCs w:val="20"/>
        </w:rPr>
      </w:pPr>
      <w:bookmarkStart w:id="196" w:name="_Ref383675982"/>
      <w:r w:rsidRPr="00BA3BDB">
        <w:rPr>
          <w:b/>
          <w:bCs/>
          <w:sz w:val="20"/>
          <w:szCs w:val="20"/>
        </w:rPr>
        <w:t xml:space="preserve">Figure </w:t>
      </w:r>
      <w:r w:rsidR="00EA522D" w:rsidRPr="00BA3BDB">
        <w:rPr>
          <w:b/>
          <w:bCs/>
          <w:sz w:val="20"/>
          <w:szCs w:val="20"/>
        </w:rPr>
        <w:fldChar w:fldCharType="begin"/>
      </w:r>
      <w:r w:rsidRPr="00BA3BDB">
        <w:rPr>
          <w:b/>
          <w:bCs/>
          <w:sz w:val="20"/>
          <w:szCs w:val="20"/>
        </w:rPr>
        <w:instrText xml:space="preserve"> SEQ Figure \* ARABIC </w:instrText>
      </w:r>
      <w:r w:rsidR="00EA522D" w:rsidRPr="00BA3BDB">
        <w:rPr>
          <w:b/>
          <w:bCs/>
          <w:sz w:val="20"/>
          <w:szCs w:val="20"/>
        </w:rPr>
        <w:fldChar w:fldCharType="separate"/>
      </w:r>
      <w:r w:rsidR="00C47BD2">
        <w:rPr>
          <w:b/>
          <w:bCs/>
          <w:noProof/>
          <w:sz w:val="20"/>
          <w:szCs w:val="20"/>
        </w:rPr>
        <w:t>3</w:t>
      </w:r>
      <w:r w:rsidR="00EA522D" w:rsidRPr="00BA3BDB">
        <w:rPr>
          <w:b/>
          <w:bCs/>
          <w:sz w:val="20"/>
          <w:szCs w:val="20"/>
        </w:rPr>
        <w:fldChar w:fldCharType="end"/>
      </w:r>
      <w:bookmarkEnd w:id="196"/>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D87B7A">
        <w:fldChar w:fldCharType="begin"/>
      </w:r>
      <w:r w:rsidR="00D87B7A">
        <w:instrText xml:space="preserve"> REF _Ref358791100 \h  \* MERGEFORMAT </w:instrText>
      </w:r>
      <w:r w:rsidR="00D87B7A">
        <w:fldChar w:fldCharType="separate"/>
      </w:r>
      <w:r w:rsidR="00C47BD2" w:rsidRPr="00C47BD2">
        <w:rPr>
          <w:sz w:val="20"/>
          <w:szCs w:val="20"/>
        </w:rPr>
        <w:t>Table 1</w:t>
      </w:r>
      <w:r w:rsidR="00D87B7A">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ins w:id="197" w:author="Yoav Ram" w:date="2014-07-14T11:40:00Z">
        <w:r w:rsidR="00DF5A14">
          <w:rPr>
            <w:sz w:val="20"/>
            <w:szCs w:val="20"/>
          </w:rPr>
          <w:t>.</w:t>
        </w:r>
      </w:ins>
      <w:del w:id="198" w:author="Yoav Ram" w:date="2014-07-14T11:40:00Z">
        <w:r w:rsidR="00825E9D" w:rsidDel="00DF5A14">
          <w:rPr>
            <w:sz w:val="20"/>
            <w:szCs w:val="20"/>
          </w:rPr>
          <w:delText xml:space="preserve"> </w:delText>
        </w:r>
        <w:r w:rsidR="00825E9D" w:rsidRPr="00825E9D" w:rsidDel="00DF5A14">
          <w:rPr>
            <w:sz w:val="20"/>
            <w:szCs w:val="20"/>
          </w:rPr>
          <w:delText>(</w:delText>
        </w:r>
      </w:del>
      <w:ins w:id="199" w:author="Yoav Ram" w:date="2014-07-14T11:40:00Z">
        <w:r w:rsidR="00DF5A14">
          <w:rPr>
            <w:sz w:val="20"/>
            <w:szCs w:val="20"/>
          </w:rPr>
          <w:t xml:space="preserve"> </w:t>
        </w:r>
      </w:ins>
      <w:r w:rsidR="00825E9D" w:rsidRPr="00825E9D">
        <w:rPr>
          <w:sz w:val="20"/>
          <w:szCs w:val="20"/>
        </w:rPr>
        <w:t>Online version in</w:t>
      </w:r>
      <w:r w:rsidR="00EA522D" w:rsidRPr="00EA522D">
        <w:rPr>
          <w:sz w:val="20"/>
          <w:szCs w:val="20"/>
          <w:lang w:val="en-GB"/>
          <w:rPrChange w:id="200" w:author="Yoav Ram" w:date="2014-07-14T11:40:00Z">
            <w:rPr>
              <w:sz w:val="20"/>
              <w:szCs w:val="20"/>
            </w:rPr>
          </w:rPrChange>
        </w:rPr>
        <w:t xml:space="preserve"> colour</w:t>
      </w:r>
      <w:del w:id="201" w:author="Yoav Ram" w:date="2014-07-14T11:40:00Z">
        <w:r w:rsidR="00825E9D" w:rsidRPr="00825E9D" w:rsidDel="00DF5A14">
          <w:rPr>
            <w:sz w:val="20"/>
            <w:szCs w:val="20"/>
          </w:rPr>
          <w:delText>.)</w:delText>
        </w:r>
      </w:del>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EA522D">
        <w:rPr>
          <w:lang w:bidi="hi-IN"/>
          <w:rPrChange w:id="202" w:author="Yoav Ram" w:date="2014-07-15T10:13:00Z">
            <w:rPr>
              <w:i/>
              <w:iCs/>
              <w:lang w:bidi="hi-IN"/>
            </w:rPr>
          </w:rPrChange>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w:t>
      </w:r>
      <w:del w:id="203" w:author="Yoav Ram" w:date="2014-07-15T10:13:00Z">
        <w:r w:rsidR="00616194" w:rsidRPr="00331E7E" w:rsidDel="001446C8">
          <w:rPr>
            <w:lang w:bidi="hi-IN"/>
          </w:rPr>
          <w:delText>-</w:delText>
        </w:r>
      </w:del>
      <w:r w:rsidR="00616194" w:rsidRPr="00331E7E">
        <w:rPr>
          <w:lang w:bidi="hi-IN"/>
        </w:rPr>
        <w:t xml:space="preserve">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2A5ACF">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"[49]" }, "properties" : { "noteIndex" : 0 }, "schema" : "https://github.com/citation-style-language/schema/raw/master/csl-citation.json" }</w:instrText>
      </w:r>
      <w:r w:rsidR="00EA522D">
        <w:rPr>
          <w:lang w:bidi="hi-IN"/>
        </w:rPr>
        <w:fldChar w:fldCharType="separate"/>
      </w:r>
      <w:r w:rsidR="0061395B" w:rsidRPr="0061395B">
        <w:rPr>
          <w:noProof/>
          <w:lang w:bidi="hi-IN"/>
        </w:rPr>
        <w:t>[49]</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drawing>
          <wp:inline distT="0" distB="0" distL="0" distR="0">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204" w:name="_Ref360184105"/>
      <w:r w:rsidRPr="00733307">
        <w:rPr>
          <w:b/>
          <w:bCs/>
          <w:sz w:val="20"/>
          <w:szCs w:val="20"/>
        </w:rPr>
        <w:t xml:space="preserve">Figure </w:t>
      </w:r>
      <w:r w:rsidR="00EA522D" w:rsidRPr="00733307">
        <w:rPr>
          <w:b/>
          <w:bCs/>
          <w:sz w:val="20"/>
          <w:szCs w:val="20"/>
        </w:rPr>
        <w:fldChar w:fldCharType="begin"/>
      </w:r>
      <w:r w:rsidRPr="00733307">
        <w:rPr>
          <w:b/>
          <w:bCs/>
          <w:sz w:val="20"/>
          <w:szCs w:val="20"/>
        </w:rPr>
        <w:instrText xml:space="preserve"> SEQ Figure \* ARABIC </w:instrText>
      </w:r>
      <w:r w:rsidR="00EA522D" w:rsidRPr="00733307">
        <w:rPr>
          <w:b/>
          <w:bCs/>
          <w:sz w:val="20"/>
          <w:szCs w:val="20"/>
        </w:rPr>
        <w:fldChar w:fldCharType="separate"/>
      </w:r>
      <w:r w:rsidR="00C47BD2">
        <w:rPr>
          <w:b/>
          <w:bCs/>
          <w:noProof/>
          <w:sz w:val="20"/>
          <w:szCs w:val="20"/>
        </w:rPr>
        <w:t>4</w:t>
      </w:r>
      <w:r w:rsidR="00EA522D" w:rsidRPr="00733307">
        <w:rPr>
          <w:b/>
          <w:bCs/>
          <w:sz w:val="20"/>
          <w:szCs w:val="20"/>
        </w:rPr>
        <w:fldChar w:fldCharType="end"/>
      </w:r>
      <w:bookmarkEnd w:id="20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(eqs.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Stress-induced mutagenesis (SIM)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D87B7A">
        <w:fldChar w:fldCharType="begin"/>
      </w:r>
      <w:r w:rsidR="00D87B7A">
        <w:instrText xml:space="preserve"> REF _Ref358791100 \h  \* MERGEFORMAT </w:instrText>
      </w:r>
      <w:r w:rsidR="00D87B7A">
        <w:fldChar w:fldCharType="separate"/>
      </w:r>
      <w:r w:rsidR="00C47BD2" w:rsidRPr="00C47BD2">
        <w:rPr>
          <w:sz w:val="20"/>
          <w:szCs w:val="20"/>
        </w:rPr>
        <w:t>Table 1</w:t>
      </w:r>
      <w:r w:rsidR="00D87B7A">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(Online version in colour.)</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8D0078">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87B7A"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2A5AC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"[34,50,51]" }, "properties" : { "noteIndex" : 0 }, "schema" : "https://github.com/citation-style-language/schema/raw/master/csl-citation.json" }</w:instrText>
      </w:r>
      <w:r w:rsidR="00EA522D" w:rsidRPr="00BA2B02">
        <w:fldChar w:fldCharType="separate"/>
      </w:r>
      <w:r w:rsidR="0061395B" w:rsidRPr="0061395B">
        <w:rPr>
          <w:noProof/>
        </w:rPr>
        <w:t>[34,50,51]</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2A5ACF">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"[52]" }, "properties" : { "noteIndex" : 0 }, "schema" : "https://github.com/citation-style-language/schema/raw/master/csl-citation.json" }</w:instrText>
      </w:r>
      <w:r w:rsidR="00EA522D">
        <w:fldChar w:fldCharType="separate"/>
      </w:r>
      <w:r w:rsidR="0061395B" w:rsidRPr="0061395B">
        <w:rPr>
          <w:noProof/>
        </w:rPr>
        <w:t>[52]</w:t>
      </w:r>
      <w:r w:rsidR="00EA522D">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2A5AC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Pr>
          <w:lang w:bidi="hi-IN"/>
        </w:rPr>
        <w:fldChar w:fldCharType="separate"/>
      </w:r>
      <w:r w:rsidR="0061395B" w:rsidRPr="0061395B">
        <w:rPr>
          <w:noProof/>
          <w:lang w:bidi="hi-IN"/>
        </w:rPr>
        <w:t>[43]</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87B7A"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205"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205"/>
          </w:p>
        </w:tc>
      </w:tr>
    </w:tbl>
    <w:p w:rsidR="005316EE" w:rsidRPr="008F3447" w:rsidRDefault="00A7180F" w:rsidP="008D0078">
      <w:pPr>
        <w:spacing w:line="480" w:lineRule="auto"/>
      </w:pPr>
      <w:r>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D87B7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206"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206"/>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2A5AC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ins w:id="207" w:author="Yoav Ram" w:date="2014-07-14T10:49:00Z">
        <w:r w:rsidR="006B0338">
          <w:rPr>
            <w:lang w:bidi="hi-IN"/>
          </w:rPr>
          <w:t xml:space="preserve"> </w:t>
        </w:r>
      </w:ins>
    </w:p>
    <w:p w:rsidR="00A67023" w:rsidRDefault="00C023C7" w:rsidP="008D0078">
      <w:pPr>
        <w:spacing w:line="480" w:lineRule="auto"/>
        <w:rPr>
          <w:ins w:id="208" w:author="Yoav Ram" w:date="2014-07-14T11:58:00Z"/>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2A5AC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"[53]"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[53]</w:t>
      </w:r>
      <w:r w:rsidR="00EA522D" w:rsidRPr="00BA2B02">
        <w:rPr>
          <w:lang w:bidi="hi-IN"/>
        </w:rPr>
        <w:fldChar w:fldCharType="end"/>
      </w:r>
      <w:r w:rsidR="00CE78D0" w:rsidRPr="00BA2B02">
        <w:rPr>
          <w:lang w:bidi="hi-IN"/>
        </w:rPr>
        <w:t>.</w:t>
      </w:r>
    </w:p>
    <w:p w:rsidR="00EA522D" w:rsidRDefault="00EA522D" w:rsidP="00DF299B">
      <w:pPr>
        <w:spacing w:line="480" w:lineRule="auto"/>
        <w:rPr>
          <w:del w:id="209" w:author="Yoav Ram" w:date="2014-07-14T10:56:00Z"/>
          <w:lang w:bidi="hi-IN"/>
        </w:rPr>
      </w:pPr>
      <w:ins w:id="210" w:author="Yoav Ram" w:date="2014-07-14T10:56:00Z">
        <w:del w:id="211" w:author="lhadany" w:date="2014-07-16T15:42:00Z">
          <w:r w:rsidRPr="00EA522D" w:rsidDel="00DF299B">
            <w:rPr>
              <w:highlight w:val="yellow"/>
              <w:lang w:bidi="hi-IN"/>
              <w:rPrChange w:id="212" w:author="Yoav Ram" w:date="2014-07-14T11:42:00Z">
                <w:rPr>
                  <w:lang w:bidi="hi-IN"/>
                </w:rPr>
              </w:rPrChange>
            </w:rPr>
            <w:delText>Although o</w:delText>
          </w:r>
        </w:del>
      </w:ins>
      <w:ins w:id="213" w:author="lhadany" w:date="2014-07-16T15:42:00Z">
        <w:r w:rsidR="00DF299B">
          <w:rPr>
            <w:highlight w:val="yellow"/>
            <w:lang w:bidi="hi-IN"/>
          </w:rPr>
          <w:t>O</w:t>
        </w:r>
      </w:ins>
      <w:ins w:id="214" w:author="Yoav Ram" w:date="2014-07-14T10:56:00Z">
        <w:r w:rsidRPr="00EA522D">
          <w:rPr>
            <w:highlight w:val="yellow"/>
            <w:lang w:bidi="hi-IN"/>
            <w:rPrChange w:id="215" w:author="Yoav Ram" w:date="2014-07-14T11:42:00Z">
              <w:rPr>
                <w:lang w:bidi="hi-IN"/>
              </w:rPr>
            </w:rPrChange>
          </w:rPr>
          <w:t>ur model focuses on rugged landscapes</w:t>
        </w:r>
      </w:ins>
      <w:ins w:id="216" w:author="lhadany" w:date="2014-07-16T15:42:00Z">
        <w:r w:rsidR="00DF299B">
          <w:rPr>
            <w:highlight w:val="yellow"/>
            <w:lang w:bidi="hi-IN"/>
          </w:rPr>
          <w:t>, where</w:t>
        </w:r>
      </w:ins>
      <w:ins w:id="217" w:author="Yoav Ram" w:date="2014-07-14T10:56:00Z">
        <w:r w:rsidRPr="00EA522D">
          <w:rPr>
            <w:highlight w:val="yellow"/>
            <w:lang w:bidi="hi-IN"/>
            <w:rPrChange w:id="218" w:author="Yoav Ram" w:date="2014-07-14T11:42:00Z">
              <w:rPr>
                <w:lang w:bidi="hi-IN"/>
              </w:rPr>
            </w:rPrChange>
          </w:rPr>
          <w:t xml:space="preserve"> </w:t>
        </w:r>
        <w:del w:id="219" w:author="lhadany" w:date="2014-07-16T15:42:00Z">
          <w:r w:rsidRPr="00EA522D" w:rsidDel="00DF299B">
            <w:rPr>
              <w:highlight w:val="yellow"/>
              <w:lang w:bidi="hi-IN"/>
              <w:rPrChange w:id="220" w:author="Yoav Ram" w:date="2014-07-14T11:42:00Z">
                <w:rPr>
                  <w:lang w:bidi="hi-IN"/>
                </w:rPr>
              </w:rPrChange>
            </w:rPr>
            <w:delText xml:space="preserve">in which </w:delText>
          </w:r>
        </w:del>
      </w:ins>
      <w:ins w:id="221" w:author="lhadany" w:date="2014-07-16T15:46:00Z">
        <w:r w:rsidR="00DF299B">
          <w:rPr>
            <w:highlight w:val="yellow"/>
            <w:lang w:bidi="hi-IN"/>
          </w:rPr>
          <w:t xml:space="preserve">the </w:t>
        </w:r>
      </w:ins>
      <w:ins w:id="222" w:author="Yoav Ram" w:date="2014-07-14T10:56:00Z">
        <w:r w:rsidRPr="00EA522D">
          <w:rPr>
            <w:highlight w:val="yellow"/>
            <w:lang w:bidi="hi-IN"/>
            <w:rPrChange w:id="223" w:author="Yoav Ram" w:date="2014-07-14T11:42:00Z">
              <w:rPr>
                <w:lang w:bidi="hi-IN"/>
              </w:rPr>
            </w:rPrChange>
          </w:rPr>
          <w:t>single mutants have lower fitness</w:t>
        </w:r>
        <w:r w:rsidRPr="00EA522D">
          <w:rPr>
            <w:highlight w:val="yellow"/>
            <w:lang w:bidi="hi-IN"/>
            <w:rPrChange w:id="224" w:author="Yoav Ram" w:date="2014-07-15T14:48:00Z">
              <w:rPr>
                <w:lang w:bidi="hi-IN"/>
              </w:rPr>
            </w:rPrChange>
          </w:rPr>
          <w:t xml:space="preserve"> (</w:t>
        </w:r>
      </w:ins>
      <w:ins w:id="225" w:author="Yoav Ram" w:date="2014-07-15T14:48:00Z">
        <w:r w:rsidR="00753966">
          <w:rPr>
            <w:highlight w:val="yellow"/>
            <w:lang w:bidi="hi-IN"/>
          </w:rPr>
          <w:t>0&lt;</w:t>
        </w:r>
      </w:ins>
      <w:ins w:id="226" w:author="Yoav Ram" w:date="2014-07-14T10:56:00Z">
        <w:r w:rsidRPr="00EA522D">
          <w:rPr>
            <w:highlight w:val="yellow"/>
            <w:lang w:bidi="hi-IN"/>
            <w:rPrChange w:id="227" w:author="Yoav Ram" w:date="2014-07-15T14:48:00Z">
              <w:rPr>
                <w:i/>
                <w:iCs/>
                <w:lang w:bidi="hi-IN"/>
              </w:rPr>
            </w:rPrChange>
          </w:rPr>
          <w:t>s)</w:t>
        </w:r>
      </w:ins>
      <w:ins w:id="228" w:author="lhadany" w:date="2014-07-16T15:42:00Z">
        <w:r w:rsidR="00DF299B">
          <w:rPr>
            <w:highlight w:val="yellow"/>
            <w:lang w:bidi="hi-IN"/>
          </w:rPr>
          <w:t xml:space="preserve"> than either</w:t>
        </w:r>
      </w:ins>
      <w:ins w:id="229" w:author="lhadany" w:date="2014-07-16T15:46:00Z">
        <w:r w:rsidR="00DF299B">
          <w:rPr>
            <w:highlight w:val="yellow"/>
            <w:lang w:bidi="hi-IN"/>
          </w:rPr>
          <w:t xml:space="preserve"> wildtype or double mutants. </w:t>
        </w:r>
      </w:ins>
      <w:ins w:id="230" w:author="Yoav Ram" w:date="2014-07-14T10:56:00Z">
        <w:del w:id="231" w:author="lhadany" w:date="2014-07-16T15:47:00Z">
          <w:r w:rsidRPr="00EA522D" w:rsidDel="00DF299B">
            <w:rPr>
              <w:highlight w:val="yellow"/>
              <w:lang w:bidi="hi-IN"/>
              <w:rPrChange w:id="232" w:author="Yoav Ram" w:date="2014-07-15T14:48:00Z">
                <w:rPr>
                  <w:i/>
                  <w:iCs/>
                  <w:lang w:bidi="hi-IN"/>
                </w:rPr>
              </w:rPrChange>
            </w:rPr>
            <w:delText xml:space="preserve">, </w:delText>
          </w:r>
          <w:r w:rsidRPr="00EA522D" w:rsidDel="00DF299B">
            <w:rPr>
              <w:highlight w:val="yellow"/>
              <w:lang w:bidi="hi-IN"/>
              <w:rPrChange w:id="233" w:author="Yoav Ram" w:date="2014-07-14T11:42:00Z">
                <w:rPr>
                  <w:lang w:bidi="hi-IN"/>
                </w:rPr>
              </w:rPrChange>
            </w:rPr>
            <w:delText>o</w:delText>
          </w:r>
        </w:del>
      </w:ins>
      <w:ins w:id="234" w:author="lhadany" w:date="2014-07-16T15:47:00Z">
        <w:r w:rsidR="00DF299B">
          <w:rPr>
            <w:highlight w:val="yellow"/>
            <w:lang w:bidi="hi-IN"/>
          </w:rPr>
          <w:t>O</w:t>
        </w:r>
      </w:ins>
      <w:ins w:id="235" w:author="Yoav Ram" w:date="2014-07-14T10:56:00Z">
        <w:r w:rsidRPr="00EA522D">
          <w:rPr>
            <w:highlight w:val="yellow"/>
            <w:lang w:bidi="hi-IN"/>
            <w:rPrChange w:id="236" w:author="Yoav Ram" w:date="2014-07-14T11:42:00Z">
              <w:rPr>
                <w:lang w:bidi="hi-IN"/>
              </w:rPr>
            </w:rPrChange>
          </w:rPr>
          <w:t>ne can also consider cases in which single mutants have intermediate fitnes</w:t>
        </w:r>
        <w:r w:rsidRPr="00EA522D">
          <w:rPr>
            <w:highlight w:val="yellow"/>
            <w:lang w:bidi="hi-IN"/>
            <w:rPrChange w:id="237" w:author="Yoav Ram" w:date="2014-07-15T14:48:00Z">
              <w:rPr>
                <w:lang w:bidi="hi-IN"/>
              </w:rPr>
            </w:rPrChange>
          </w:rPr>
          <w:t>s (</w:t>
        </w:r>
      </w:ins>
      <w:ins w:id="238" w:author="Yoav Ram" w:date="2014-07-15T14:47:00Z">
        <w:r w:rsidR="00753966">
          <w:rPr>
            <w:i/>
            <w:iCs/>
            <w:highlight w:val="yellow"/>
            <w:lang w:bidi="hi-IN"/>
          </w:rPr>
          <w:t>sH</w:t>
        </w:r>
        <w:r w:rsidR="00753966">
          <w:rPr>
            <w:highlight w:val="yellow"/>
            <w:lang w:bidi="hi-IN"/>
          </w:rPr>
          <w:t>&lt;</w:t>
        </w:r>
      </w:ins>
      <w:ins w:id="239" w:author="Yoav Ram" w:date="2014-07-14T10:56:00Z">
        <w:r w:rsidRPr="00EA522D">
          <w:rPr>
            <w:i/>
            <w:iCs/>
            <w:highlight w:val="yellow"/>
            <w:lang w:bidi="hi-IN"/>
            <w:rPrChange w:id="240" w:author="Yoav Ram" w:date="2014-07-15T14:48:00Z">
              <w:rPr>
                <w:i/>
                <w:iCs/>
                <w:lang w:bidi="hi-IN"/>
              </w:rPr>
            </w:rPrChange>
          </w:rPr>
          <w:t>s</w:t>
        </w:r>
      </w:ins>
      <w:ins w:id="241" w:author="Yoav Ram" w:date="2014-07-15T14:47:00Z">
        <w:r w:rsidRPr="00EA522D">
          <w:rPr>
            <w:highlight w:val="yellow"/>
            <w:lang w:bidi="hi-IN"/>
            <w:rPrChange w:id="242" w:author="Yoav Ram" w:date="2014-07-15T14:48:00Z">
              <w:rPr>
                <w:i/>
                <w:iCs/>
                <w:highlight w:val="yellow"/>
                <w:lang w:bidi="hi-IN"/>
              </w:rPr>
            </w:rPrChange>
          </w:rPr>
          <w:t>&lt;0</w:t>
        </w:r>
      </w:ins>
      <w:ins w:id="243" w:author="Yoav Ram" w:date="2014-07-14T10:56:00Z">
        <w:r w:rsidRPr="00EA522D">
          <w:rPr>
            <w:highlight w:val="yellow"/>
            <w:lang w:bidi="hi-IN"/>
            <w:rPrChange w:id="244" w:author="Yoav Ram" w:date="2014-07-15T14:48:00Z">
              <w:rPr>
                <w:lang w:bidi="hi-IN"/>
              </w:rPr>
            </w:rPrChange>
          </w:rPr>
          <w:t xml:space="preserve">) </w:t>
        </w:r>
        <w:r w:rsidRPr="00EA522D">
          <w:rPr>
            <w:highlight w:val="yellow"/>
            <w:lang w:bidi="hi-IN"/>
            <w:rPrChange w:id="245" w:author="Yoav Ram" w:date="2014-07-14T11:42:00Z">
              <w:rPr>
                <w:lang w:bidi="hi-IN"/>
              </w:rPr>
            </w:rPrChange>
          </w:rPr>
          <w:fldChar w:fldCharType="begin" w:fldLock="1"/>
        </w:r>
      </w:ins>
      <w:r w:rsidR="002A5ACF">
        <w:rPr>
          <w:highlight w:val="yellow"/>
          <w:lang w:bidi="hi-IN"/>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"[54]" }, "properties" : { "noteIndex" : 0 }, "schema" : "https://github.com/citation-style-language/schema/raw/master/csl-citation.json" }</w:instrText>
      </w:r>
      <w:ins w:id="246" w:author="Yoav Ram" w:date="2014-07-14T10:56:00Z">
        <w:r w:rsidRPr="00EA522D">
          <w:rPr>
            <w:highlight w:val="yellow"/>
            <w:lang w:bidi="hi-IN"/>
            <w:rPrChange w:id="247" w:author="Yoav Ram" w:date="2014-07-14T11:42:00Z">
              <w:rPr>
                <w:lang w:bidi="hi-IN"/>
              </w:rPr>
            </w:rPrChange>
          </w:rPr>
          <w:fldChar w:fldCharType="separate"/>
        </w:r>
      </w:ins>
      <w:r w:rsidR="0061395B" w:rsidRPr="0061395B">
        <w:rPr>
          <w:noProof/>
          <w:highlight w:val="yellow"/>
          <w:lang w:bidi="hi-IN"/>
        </w:rPr>
        <w:t>[54]</w:t>
      </w:r>
      <w:ins w:id="248" w:author="Yoav Ram" w:date="2014-07-14T10:56:00Z">
        <w:r w:rsidRPr="00EA522D">
          <w:rPr>
            <w:highlight w:val="yellow"/>
            <w:lang w:bidi="hi-IN"/>
            <w:rPrChange w:id="249" w:author="Yoav Ram" w:date="2014-07-14T11:42:00Z">
              <w:rPr>
                <w:lang w:bidi="hi-IN"/>
              </w:rPr>
            </w:rPrChange>
          </w:rPr>
          <w:fldChar w:fldCharType="end"/>
        </w:r>
        <w:r w:rsidRPr="00EA522D">
          <w:rPr>
            <w:highlight w:val="yellow"/>
            <w:lang w:bidi="hi-IN"/>
            <w:rPrChange w:id="250" w:author="Yoav Ram" w:date="2014-07-14T11:42:00Z">
              <w:rPr>
                <w:lang w:bidi="hi-IN"/>
              </w:rPr>
            </w:rPrChange>
          </w:rPr>
          <w:t>. We previously show</w:t>
        </w:r>
        <w:del w:id="251" w:author="lhadany" w:date="2014-07-16T15:41:00Z">
          <w:r w:rsidRPr="00EA522D" w:rsidDel="00DF299B">
            <w:rPr>
              <w:highlight w:val="yellow"/>
              <w:lang w:bidi="hi-IN"/>
              <w:rPrChange w:id="252" w:author="Yoav Ram" w:date="2014-07-14T11:42:00Z">
                <w:rPr>
                  <w:lang w:bidi="hi-IN"/>
                </w:rPr>
              </w:rPrChange>
            </w:rPr>
            <w:delText>n</w:delText>
          </w:r>
        </w:del>
      </w:ins>
      <w:ins w:id="253" w:author="lhadany" w:date="2014-07-16T15:41:00Z">
        <w:r w:rsidR="00DF299B">
          <w:rPr>
            <w:highlight w:val="yellow"/>
            <w:lang w:bidi="hi-IN"/>
          </w:rPr>
          <w:t>ed</w:t>
        </w:r>
      </w:ins>
      <w:ins w:id="254" w:author="Yoav Ram" w:date="2014-07-14T10:56:00Z">
        <w:r w:rsidRPr="00EA522D">
          <w:rPr>
            <w:highlight w:val="yellow"/>
            <w:lang w:bidi="hi-IN"/>
            <w:rPrChange w:id="255" w:author="Yoav Ram" w:date="2014-07-14T11:42:00Z">
              <w:rPr>
                <w:lang w:bidi="hi-IN"/>
              </w:rPr>
            </w:rPrChange>
          </w:rPr>
          <w:t xml:space="preserve"> that SIM is favored by selection in these cases </w:t>
        </w:r>
        <w:r w:rsidRPr="00EA522D">
          <w:rPr>
            <w:highlight w:val="yellow"/>
            <w:lang w:bidi="hi-IN"/>
            <w:rPrChange w:id="256" w:author="Yoav Ram" w:date="2014-07-14T11:42:00Z">
              <w:rPr>
                <w:lang w:bidi="hi-IN"/>
              </w:rPr>
            </w:rPrChange>
          </w:rPr>
          <w:fldChar w:fldCharType="begin" w:fldLock="1"/>
        </w:r>
      </w:ins>
      <w:r w:rsidR="002A5AC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ins w:id="257" w:author="Yoav Ram" w:date="2014-07-14T10:56:00Z">
        <w:r w:rsidRPr="00EA522D">
          <w:rPr>
            <w:highlight w:val="yellow"/>
            <w:lang w:bidi="hi-IN"/>
            <w:rPrChange w:id="258" w:author="Yoav Ram" w:date="2014-07-14T11:42:00Z">
              <w:rPr>
                <w:lang w:bidi="hi-IN"/>
              </w:rPr>
            </w:rPrChange>
          </w:rPr>
          <w:fldChar w:fldCharType="separate"/>
        </w:r>
        <w:r w:rsidRPr="00EA522D">
          <w:rPr>
            <w:noProof/>
            <w:highlight w:val="yellow"/>
            <w:lang w:bidi="hi-IN"/>
            <w:rPrChange w:id="259" w:author="Yoav Ram" w:date="2014-07-14T11:42:00Z">
              <w:rPr>
                <w:noProof/>
                <w:lang w:bidi="hi-IN"/>
              </w:rPr>
            </w:rPrChange>
          </w:rPr>
          <w:t>[37]</w:t>
        </w:r>
        <w:r w:rsidRPr="00EA522D">
          <w:rPr>
            <w:highlight w:val="yellow"/>
            <w:lang w:bidi="hi-IN"/>
            <w:rPrChange w:id="260" w:author="Yoav Ram" w:date="2014-07-14T11:42:00Z">
              <w:rPr>
                <w:lang w:bidi="hi-IN"/>
              </w:rPr>
            </w:rPrChange>
          </w:rPr>
          <w:fldChar w:fldCharType="end"/>
        </w:r>
        <w:r w:rsidRPr="00EA522D">
          <w:rPr>
            <w:highlight w:val="yellow"/>
            <w:lang w:bidi="hi-IN"/>
            <w:rPrChange w:id="261" w:author="Yoav Ram" w:date="2014-07-14T11:42:00Z">
              <w:rPr>
                <w:lang w:bidi="hi-IN"/>
              </w:rPr>
            </w:rPrChange>
          </w:rPr>
          <w:t>; however, further work is required to analyze the effect of SIM on adaptation rate</w:t>
        </w:r>
      </w:ins>
      <w:ins w:id="262" w:author="Yoav Ram" w:date="2014-07-15T14:48:00Z">
        <w:r w:rsidR="008A0C64">
          <w:rPr>
            <w:highlight w:val="yellow"/>
            <w:lang w:bidi="hi-IN"/>
          </w:rPr>
          <w:t xml:space="preserve"> in</w:t>
        </w:r>
      </w:ins>
      <w:ins w:id="263" w:author="Yoav Ram" w:date="2014-07-14T10:56:00Z">
        <w:r w:rsidRPr="00EA522D">
          <w:rPr>
            <w:highlight w:val="yellow"/>
            <w:lang w:bidi="hi-IN"/>
            <w:rPrChange w:id="264" w:author="Yoav Ram" w:date="2014-07-14T11:42:00Z">
              <w:rPr>
                <w:lang w:bidi="hi-IN"/>
              </w:rPr>
            </w:rPrChange>
          </w:rPr>
          <w:t xml:space="preserve"> such scenarios.</w:t>
        </w:r>
      </w:ins>
      <w:ins w:id="265" w:author="Yoav Ram" w:date="2014-07-14T11:01:00Z">
        <w:r w:rsidR="003131D8" w:rsidRPr="00BA2B02" w:rsidDel="00B10A9D">
          <w:rPr>
            <w:lang w:bidi="hi-IN"/>
          </w:rPr>
          <w:t xml:space="preserve"> </w:t>
        </w:r>
      </w:ins>
    </w:p>
    <w:p w:rsidR="003131D8" w:rsidRPr="00BA2B02" w:rsidRDefault="003131D8" w:rsidP="0059042F">
      <w:pPr>
        <w:spacing w:line="480" w:lineRule="auto"/>
        <w:rPr>
          <w:ins w:id="266" w:author="Yoav Ram" w:date="2014-07-14T11:01:00Z"/>
          <w:lang w:bidi="hi-IN"/>
        </w:rPr>
      </w:pPr>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EA522D" w:rsidRPr="00BA2B02">
        <w:rPr>
          <w:lang w:bidi="hi-IN"/>
        </w:rPr>
        <w:fldChar w:fldCharType="begin" w:fldLock="1"/>
      </w:r>
      <w:r w:rsidR="002A5AC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"[55]"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[55]</w:t>
      </w:r>
      <w:r w:rsidR="00EA522D"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2A5AC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"[56\u201359]"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[56–59]</w:t>
      </w:r>
      <w:r w:rsidR="00EA522D"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2A5AC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2A5ACF">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2A5ACF">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"[60]"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[60]</w:t>
      </w:r>
      <w:r w:rsidR="00EA522D" w:rsidRPr="00BA2B02">
        <w:rPr>
          <w:lang w:bidi="hi-IN"/>
        </w:rPr>
        <w:fldChar w:fldCharType="end"/>
      </w:r>
      <w:r w:rsidR="00134FEB" w:rsidRPr="00BA2B02">
        <w:rPr>
          <w:lang w:bidi="hi-IN"/>
        </w:rPr>
        <w:t>, and adaptation rate (due to the Fisher-Muller effect).</w:t>
      </w:r>
    </w:p>
    <w:p w:rsidR="0007409B" w:rsidRDefault="00514DED" w:rsidP="008D0078">
      <w:pPr>
        <w:spacing w:line="480" w:lineRule="auto"/>
        <w:rPr>
          <w:ins w:id="267" w:author="Yoav Ram" w:date="2014-07-14T16:30:00Z"/>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24999" w:rsidRPr="00AB7394" w:rsidRDefault="00BF7DE4" w:rsidP="00043E52">
      <w:pPr>
        <w:spacing w:line="480" w:lineRule="auto"/>
        <w:rPr>
          <w:ins w:id="268" w:author="Yoav Ram" w:date="2014-07-14T16:32:00Z"/>
          <w:rPrChange w:id="269" w:author="Yoav Ram" w:date="2014-07-14T17:29:00Z">
            <w:rPr>
              <w:ins w:id="270" w:author="Yoav Ram" w:date="2014-07-14T16:32:00Z"/>
              <w:rFonts w:ascii="Helvetica" w:hAnsi="Helvetica" w:cs="Helvetica"/>
              <w:color w:val="333333"/>
              <w:sz w:val="20"/>
              <w:szCs w:val="20"/>
              <w:shd w:val="clear" w:color="auto" w:fill="FFFFFF"/>
            </w:rPr>
          </w:rPrChange>
        </w:rPr>
      </w:pPr>
      <w:ins w:id="271" w:author="Yoav Ram" w:date="2014-07-14T17:19:00Z">
        <w:r>
          <w:rPr>
            <w:highlight w:val="yellow"/>
            <w:lang w:bidi="hi-IN"/>
          </w:rPr>
          <w:t xml:space="preserve">Several authors have suggested that the mutation rate must </w:t>
        </w:r>
      </w:ins>
      <w:ins w:id="272" w:author="Yoav Ram" w:date="2014-07-14T16:31:00Z">
        <w:r w:rsidR="00EA522D" w:rsidRPr="00EA522D">
          <w:rPr>
            <w:highlight w:val="yellow"/>
            <w:lang w:bidi="hi-IN"/>
            <w:rPrChange w:id="273" w:author="Yoav Ram" w:date="2014-07-14T16:43:00Z">
              <w:rPr>
                <w:lang w:bidi="hi-IN"/>
              </w:rPr>
            </w:rPrChange>
          </w:rPr>
          <w:t>balance</w:t>
        </w:r>
      </w:ins>
      <w:ins w:id="274" w:author="Yoav Ram" w:date="2014-07-14T16:30:00Z">
        <w:r w:rsidR="00EA522D" w:rsidRPr="00EA522D">
          <w:rPr>
            <w:highlight w:val="yellow"/>
            <w:lang w:bidi="hi-IN"/>
            <w:rPrChange w:id="275" w:author="Yoav Ram" w:date="2014-07-14T16:43:00Z">
              <w:rPr>
                <w:lang w:bidi="hi-IN"/>
              </w:rPr>
            </w:rPrChange>
          </w:rPr>
          <w:t xml:space="preserve"> between </w:t>
        </w:r>
        <w:r w:rsidR="00EA522D" w:rsidRPr="00EA522D">
          <w:rPr>
            <w:i/>
            <w:iCs/>
            <w:highlight w:val="yellow"/>
            <w:lang w:bidi="hi-IN"/>
            <w:rPrChange w:id="276" w:author="Yoav Ram" w:date="2014-07-14T16:43:00Z">
              <w:rPr>
                <w:i/>
                <w:iCs/>
                <w:lang w:bidi="hi-IN"/>
              </w:rPr>
            </w:rPrChange>
          </w:rPr>
          <w:t xml:space="preserve">adaptability </w:t>
        </w:r>
        <w:r w:rsidR="00EA522D" w:rsidRPr="00EA522D">
          <w:rPr>
            <w:highlight w:val="yellow"/>
            <w:rPrChange w:id="277" w:author="Yoav Ram" w:date="2014-07-14T16:43:00Z">
              <w:rPr/>
            </w:rPrChange>
          </w:rPr>
          <w:t xml:space="preserve">and </w:t>
        </w:r>
        <w:r w:rsidR="00EA522D" w:rsidRPr="00EA522D">
          <w:rPr>
            <w:i/>
            <w:iCs/>
            <w:highlight w:val="yellow"/>
            <w:rPrChange w:id="278" w:author="Yoav Ram" w:date="2014-07-14T16:43:00Z">
              <w:rPr>
                <w:i/>
                <w:iCs/>
              </w:rPr>
            </w:rPrChange>
          </w:rPr>
          <w:t>adaptedness</w:t>
        </w:r>
      </w:ins>
      <w:ins w:id="279" w:author="Yoav Ram" w:date="2014-07-14T16:36:00Z">
        <w:r w:rsidR="00EA522D" w:rsidRPr="00EA522D">
          <w:rPr>
            <w:highlight w:val="yellow"/>
            <w:rPrChange w:id="280" w:author="Yoav Ram" w:date="2014-07-14T16:43:00Z">
              <w:rPr/>
            </w:rPrChange>
          </w:rPr>
          <w:t>:</w:t>
        </w:r>
      </w:ins>
      <w:ins w:id="281" w:author="Yoav Ram" w:date="2014-07-14T17:36:00Z">
        <w:r w:rsidR="00EB4D3E">
          <w:rPr>
            <w:highlight w:val="yellow"/>
          </w:rPr>
          <w:t xml:space="preserve"> Kimura </w:t>
        </w:r>
      </w:ins>
      <w:ins w:id="282" w:author="Yoav Ram" w:date="2014-07-14T17:37:00Z">
        <w:r w:rsidR="00EB4D3E">
          <w:rPr>
            <w:highlight w:val="yellow"/>
          </w:rPr>
          <w:t xml:space="preserve">found a </w:t>
        </w:r>
      </w:ins>
      <w:ins w:id="283" w:author="Yoav Ram" w:date="2014-07-14T17:36:00Z">
        <w:r w:rsidR="00EB4D3E">
          <w:rPr>
            <w:highlight w:val="yellow"/>
          </w:rPr>
          <w:t xml:space="preserve">mutation rate that balances between mutational and </w:t>
        </w:r>
      </w:ins>
      <w:ins w:id="284" w:author="Yoav Ram" w:date="2014-07-14T17:37:00Z">
        <w:r w:rsidR="00EB4D3E">
          <w:rPr>
            <w:highlight w:val="yellow"/>
          </w:rPr>
          <w:t>substitutional</w:t>
        </w:r>
      </w:ins>
      <w:ins w:id="285" w:author="Yoav Ram" w:date="2014-07-14T17:36:00Z">
        <w:r w:rsidR="00EB4D3E">
          <w:rPr>
            <w:highlight w:val="yellow"/>
          </w:rPr>
          <w:t xml:space="preserve"> load </w:t>
        </w:r>
        <w:r w:rsidR="00EA522D">
          <w:rPr>
            <w:highlight w:val="yellow"/>
          </w:rPr>
          <w:fldChar w:fldCharType="begin" w:fldLock="1"/>
        </w:r>
      </w:ins>
      <w:r w:rsidR="002A5ACF">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Pr>
          <w:highlight w:val="yellow"/>
        </w:rPr>
        <w:fldChar w:fldCharType="separate"/>
      </w:r>
      <w:r w:rsidR="00F90DBC" w:rsidRPr="00F90DBC">
        <w:rPr>
          <w:noProof/>
          <w:highlight w:val="yellow"/>
        </w:rPr>
        <w:t>[6]</w:t>
      </w:r>
      <w:ins w:id="286" w:author="Yoav Ram" w:date="2014-07-14T17:36:00Z">
        <w:r w:rsidR="00EA522D">
          <w:rPr>
            <w:highlight w:val="yellow"/>
          </w:rPr>
          <w:fldChar w:fldCharType="end"/>
        </w:r>
        <w:r w:rsidR="00EB4D3E">
          <w:rPr>
            <w:highlight w:val="yellow"/>
          </w:rPr>
          <w:t>;</w:t>
        </w:r>
      </w:ins>
      <w:ins w:id="287" w:author="Yoav Ram" w:date="2014-07-14T16:36:00Z">
        <w:r w:rsidR="00EA522D" w:rsidRPr="00EA522D">
          <w:rPr>
            <w:highlight w:val="yellow"/>
            <w:rPrChange w:id="288" w:author="Yoav Ram" w:date="2014-07-14T16:43:00Z">
              <w:rPr/>
            </w:rPrChange>
          </w:rPr>
          <w:t xml:space="preserve"> </w:t>
        </w:r>
      </w:ins>
      <w:ins w:id="289" w:author="Yoav Ram" w:date="2014-07-14T17:19:00Z">
        <w:r>
          <w:rPr>
            <w:highlight w:val="yellow"/>
          </w:rPr>
          <w:t xml:space="preserve">Johnson </w:t>
        </w:r>
      </w:ins>
      <w:ins w:id="290" w:author="Yoav Ram" w:date="2014-07-14T17:23:00Z">
        <w:r>
          <w:rPr>
            <w:highlight w:val="yellow"/>
          </w:rPr>
          <w:t xml:space="preserve">and </w:t>
        </w:r>
      </w:ins>
      <w:ins w:id="291" w:author="Yoav Ram" w:date="2014-07-14T17:19:00Z">
        <w:r>
          <w:rPr>
            <w:highlight w:val="yellow"/>
          </w:rPr>
          <w:t xml:space="preserve">Barton </w:t>
        </w:r>
      </w:ins>
      <w:ins w:id="292" w:author="Yoav Ram" w:date="2014-07-14T17:20:00Z">
        <w:r>
          <w:rPr>
            <w:highlight w:val="yellow"/>
          </w:rPr>
          <w:t xml:space="preserve">found </w:t>
        </w:r>
      </w:ins>
      <w:ins w:id="293" w:author="Yoav Ram" w:date="2014-07-14T16:36:00Z">
        <w:r w:rsidR="00EA522D" w:rsidRPr="00EA522D">
          <w:rPr>
            <w:highlight w:val="yellow"/>
            <w:rPrChange w:id="294" w:author="Yoav Ram" w:date="2014-07-14T16:43:00Z">
              <w:rPr/>
            </w:rPrChange>
          </w:rPr>
          <w:t>a</w:t>
        </w:r>
      </w:ins>
      <w:ins w:id="295" w:author="Yoav Ram" w:date="2014-07-14T16:37:00Z">
        <w:r w:rsidR="00EA522D" w:rsidRPr="00EA522D">
          <w:rPr>
            <w:highlight w:val="yellow"/>
            <w:rPrChange w:id="296" w:author="Yoav Ram" w:date="2014-07-14T16:43:00Z">
              <w:rPr/>
            </w:rPrChange>
          </w:rPr>
          <w:t>n</w:t>
        </w:r>
      </w:ins>
      <w:ins w:id="297" w:author="Yoav Ram" w:date="2014-07-14T16:36:00Z">
        <w:r w:rsidR="00EA522D" w:rsidRPr="00EA522D">
          <w:rPr>
            <w:highlight w:val="yellow"/>
            <w:rPrChange w:id="298" w:author="Yoav Ram" w:date="2014-07-14T16:43:00Z">
              <w:rPr/>
            </w:rPrChange>
          </w:rPr>
          <w:t xml:space="preserve"> optimal mutation rate </w:t>
        </w:r>
      </w:ins>
      <w:ins w:id="299" w:author="Yoav Ram" w:date="2014-07-14T16:37:00Z">
        <w:r w:rsidR="00EA522D" w:rsidRPr="00EA522D">
          <w:rPr>
            <w:highlight w:val="yellow"/>
            <w:rPrChange w:id="300" w:author="Yoav Ram" w:date="2014-07-14T16:43:00Z">
              <w:rPr/>
            </w:rPrChange>
          </w:rPr>
          <w:t xml:space="preserve">that balances </w:t>
        </w:r>
      </w:ins>
      <w:ins w:id="301" w:author="Yoav Ram" w:date="2014-07-14T17:25:00Z">
        <w:r w:rsidR="00AB7394">
          <w:rPr>
            <w:highlight w:val="yellow"/>
          </w:rPr>
          <w:t>the</w:t>
        </w:r>
      </w:ins>
      <w:ins w:id="302" w:author="Yoav Ram" w:date="2014-07-14T16:37:00Z">
        <w:r w:rsidR="00EA522D" w:rsidRPr="00EA522D">
          <w:rPr>
            <w:highlight w:val="yellow"/>
            <w:rPrChange w:id="303" w:author="Yoav Ram" w:date="2014-07-14T16:43:00Z">
              <w:rPr/>
            </w:rPrChange>
          </w:rPr>
          <w:t xml:space="preserve"> generation of beneficial and deleterious mutations</w:t>
        </w:r>
      </w:ins>
      <w:ins w:id="304" w:author="Yoav Ram" w:date="2014-07-14T16:39:00Z">
        <w:r w:rsidR="00EA522D" w:rsidRPr="00EA522D">
          <w:rPr>
            <w:highlight w:val="yellow"/>
            <w:rPrChange w:id="305" w:author="Yoav Ram" w:date="2014-07-14T16:43:00Z">
              <w:rPr/>
            </w:rPrChange>
          </w:rPr>
          <w:t xml:space="preserve"> during adaptation</w:t>
        </w:r>
      </w:ins>
      <w:ins w:id="306" w:author="Yoav Ram" w:date="2014-07-14T16:37:00Z">
        <w:r w:rsidR="00EA522D" w:rsidRPr="00EA522D">
          <w:rPr>
            <w:highlight w:val="yellow"/>
            <w:rPrChange w:id="307" w:author="Yoav Ram" w:date="2014-07-14T16:43:00Z">
              <w:rPr/>
            </w:rPrChange>
          </w:rPr>
          <w:t xml:space="preserve"> </w:t>
        </w:r>
        <w:r w:rsidR="00EA522D" w:rsidRPr="00EA522D">
          <w:rPr>
            <w:highlight w:val="yellow"/>
            <w:rPrChange w:id="308" w:author="Yoav Ram" w:date="2014-07-14T16:43:00Z">
              <w:rPr/>
            </w:rPrChange>
          </w:rPr>
          <w:fldChar w:fldCharType="begin" w:fldLock="1"/>
        </w:r>
      </w:ins>
      <w:r w:rsidR="002A5ACF">
        <w:rPr>
          <w:highlight w:val="yellow"/>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"[61]" }, "properties" : { "noteIndex" : 0 }, "schema" : "https://github.com/citation-style-language/schema/raw/master/csl-citation.json" }</w:instrText>
      </w:r>
      <w:r w:rsidR="00EA522D" w:rsidRPr="00EA522D">
        <w:rPr>
          <w:highlight w:val="yellow"/>
          <w:rPrChange w:id="309" w:author="Yoav Ram" w:date="2014-07-14T16:43:00Z">
            <w:rPr/>
          </w:rPrChange>
        </w:rPr>
        <w:fldChar w:fldCharType="separate"/>
      </w:r>
      <w:r w:rsidR="0061395B" w:rsidRPr="0061395B">
        <w:rPr>
          <w:noProof/>
          <w:highlight w:val="yellow"/>
        </w:rPr>
        <w:t>[61]</w:t>
      </w:r>
      <w:ins w:id="310" w:author="Yoav Ram" w:date="2014-07-14T16:37:00Z">
        <w:r w:rsidR="00EA522D" w:rsidRPr="00EA522D">
          <w:rPr>
            <w:highlight w:val="yellow"/>
            <w:rPrChange w:id="311" w:author="Yoav Ram" w:date="2014-07-14T16:43:00Z">
              <w:rPr/>
            </w:rPrChange>
          </w:rPr>
          <w:fldChar w:fldCharType="end"/>
        </w:r>
      </w:ins>
      <w:ins w:id="312" w:author="Yoav Ram" w:date="2014-07-14T17:20:00Z">
        <w:r>
          <w:rPr>
            <w:highlight w:val="yellow"/>
          </w:rPr>
          <w:t>; Leigh found an optimal mutation rate that balances</w:t>
        </w:r>
      </w:ins>
      <w:ins w:id="313" w:author="Yoav Ram" w:date="2014-07-14T16:38:00Z">
        <w:r w:rsidR="00EA522D" w:rsidRPr="00EA522D">
          <w:rPr>
            <w:highlight w:val="yellow"/>
            <w:rPrChange w:id="314" w:author="Yoav Ram" w:date="2014-07-14T16:43:00Z">
              <w:rPr/>
            </w:rPrChange>
          </w:rPr>
          <w:t xml:space="preserve"> </w:t>
        </w:r>
      </w:ins>
      <w:ins w:id="315" w:author="Yoav Ram" w:date="2014-07-14T17:24:00Z">
        <w:r>
          <w:rPr>
            <w:highlight w:val="yellow"/>
          </w:rPr>
          <w:t xml:space="preserve">the </w:t>
        </w:r>
      </w:ins>
      <w:ins w:id="316" w:author="Yoav Ram" w:date="2014-07-14T16:37:00Z">
        <w:r w:rsidR="00EA522D" w:rsidRPr="00EA522D">
          <w:rPr>
            <w:highlight w:val="yellow"/>
            <w:rPrChange w:id="317" w:author="Yoav Ram" w:date="2014-07-14T16:43:00Z">
              <w:rPr/>
            </w:rPrChange>
          </w:rPr>
          <w:t xml:space="preserve">generation of deleterious mutations and </w:t>
        </w:r>
      </w:ins>
      <w:ins w:id="318" w:author="Yoav Ram" w:date="2014-07-14T16:38:00Z">
        <w:r w:rsidR="00EA522D" w:rsidRPr="00EA522D">
          <w:rPr>
            <w:highlight w:val="yellow"/>
            <w:rPrChange w:id="319" w:author="Yoav Ram" w:date="2014-07-14T16:43:00Z">
              <w:rPr/>
            </w:rPrChange>
          </w:rPr>
          <w:t>maintenance</w:t>
        </w:r>
      </w:ins>
      <w:ins w:id="320" w:author="Yoav Ram" w:date="2014-07-14T16:37:00Z">
        <w:r w:rsidR="00EA522D" w:rsidRPr="00EA522D">
          <w:rPr>
            <w:highlight w:val="yellow"/>
            <w:rPrChange w:id="321" w:author="Yoav Ram" w:date="2014-07-14T16:43:00Z">
              <w:rPr/>
            </w:rPrChange>
          </w:rPr>
          <w:t xml:space="preserve"> </w:t>
        </w:r>
      </w:ins>
      <w:ins w:id="322" w:author="Yoav Ram" w:date="2014-07-14T16:38:00Z">
        <w:r w:rsidR="00EA522D" w:rsidRPr="00EA522D">
          <w:rPr>
            <w:highlight w:val="yellow"/>
            <w:rPrChange w:id="323" w:author="Yoav Ram" w:date="2014-07-14T16:43:00Z">
              <w:rPr/>
            </w:rPrChange>
          </w:rPr>
          <w:t xml:space="preserve">of standing variation in a </w:t>
        </w:r>
      </w:ins>
      <w:ins w:id="324" w:author="Yoav Ram" w:date="2014-07-15T10:16:00Z">
        <w:r w:rsidR="001446C8">
          <w:rPr>
            <w:highlight w:val="yellow"/>
          </w:rPr>
          <w:t>fluctuating</w:t>
        </w:r>
      </w:ins>
      <w:ins w:id="325" w:author="Yoav Ram" w:date="2014-07-14T16:38:00Z">
        <w:r w:rsidR="00EA522D" w:rsidRPr="00EA522D">
          <w:rPr>
            <w:highlight w:val="yellow"/>
            <w:rPrChange w:id="326" w:author="Yoav Ram" w:date="2014-07-14T16:43:00Z">
              <w:rPr/>
            </w:rPrChange>
          </w:rPr>
          <w:t xml:space="preserve"> environment </w:t>
        </w:r>
        <w:r w:rsidR="00EA522D" w:rsidRPr="00EA522D">
          <w:rPr>
            <w:highlight w:val="yellow"/>
            <w:rPrChange w:id="327" w:author="Yoav Ram" w:date="2014-07-14T16:43:00Z">
              <w:rPr/>
            </w:rPrChange>
          </w:rPr>
          <w:fldChar w:fldCharType="begin" w:fldLock="1"/>
        </w:r>
      </w:ins>
      <w:r w:rsidR="002A5ACF">
        <w:rPr>
          <w:highlight w:val="yellow"/>
        </w:rPr>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"[62]" }, "properties" : { "noteIndex" : 0 }, "schema" : "https://github.com/citation-style-language/schema/raw/master/csl-citation.json" }</w:instrText>
      </w:r>
      <w:r w:rsidR="00EA522D" w:rsidRPr="00EA522D">
        <w:rPr>
          <w:highlight w:val="yellow"/>
          <w:rPrChange w:id="328" w:author="Yoav Ram" w:date="2014-07-14T16:43:00Z">
            <w:rPr/>
          </w:rPrChange>
        </w:rPr>
        <w:fldChar w:fldCharType="separate"/>
      </w:r>
      <w:r w:rsidR="0061395B" w:rsidRPr="0061395B">
        <w:rPr>
          <w:noProof/>
          <w:highlight w:val="yellow"/>
        </w:rPr>
        <w:t>[62]</w:t>
      </w:r>
      <w:ins w:id="329" w:author="Yoav Ram" w:date="2014-07-14T16:38:00Z">
        <w:r w:rsidR="00EA522D" w:rsidRPr="00EA522D">
          <w:rPr>
            <w:highlight w:val="yellow"/>
            <w:rPrChange w:id="330" w:author="Yoav Ram" w:date="2014-07-14T16:43:00Z">
              <w:rPr/>
            </w:rPrChange>
          </w:rPr>
          <w:fldChar w:fldCharType="end"/>
        </w:r>
      </w:ins>
      <w:ins w:id="331" w:author="Yoav Ram" w:date="2014-07-14T17:20:00Z">
        <w:r>
          <w:rPr>
            <w:highlight w:val="yellow"/>
          </w:rPr>
          <w:t>; Komarova and</w:t>
        </w:r>
      </w:ins>
      <w:ins w:id="332" w:author="Yoav Ram" w:date="2014-07-14T17:21:00Z">
        <w:r>
          <w:rPr>
            <w:highlight w:val="yellow"/>
          </w:rPr>
          <w:t xml:space="preserve"> Wodartz found an optimal</w:t>
        </w:r>
      </w:ins>
      <w:ins w:id="333" w:author="Yoav Ram" w:date="2014-07-14T16:39:00Z">
        <w:r w:rsidR="00EA522D" w:rsidRPr="00EA522D">
          <w:rPr>
            <w:highlight w:val="yellow"/>
            <w:rPrChange w:id="334" w:author="Yoav Ram" w:date="2014-07-14T16:43:00Z">
              <w:rPr/>
            </w:rPrChange>
          </w:rPr>
          <w:t xml:space="preserve"> rate of chromosome loss </w:t>
        </w:r>
      </w:ins>
      <w:ins w:id="335" w:author="Yoav Ram" w:date="2014-07-14T16:40:00Z">
        <w:r w:rsidR="00EA522D" w:rsidRPr="00EA522D">
          <w:rPr>
            <w:highlight w:val="yellow"/>
            <w:rPrChange w:id="336" w:author="Yoav Ram" w:date="2014-07-14T16:43:00Z">
              <w:rPr/>
            </w:rPrChange>
          </w:rPr>
          <w:t xml:space="preserve">that balances </w:t>
        </w:r>
      </w:ins>
      <w:ins w:id="337" w:author="Yoav Ram" w:date="2014-07-14T17:25:00Z">
        <w:r w:rsidR="00AB7394">
          <w:rPr>
            <w:highlight w:val="yellow"/>
          </w:rPr>
          <w:t xml:space="preserve">the </w:t>
        </w:r>
      </w:ins>
      <w:ins w:id="338" w:author="Yoav Ram" w:date="2014-07-14T17:27:00Z">
        <w:r w:rsidR="00AB7394">
          <w:rPr>
            <w:highlight w:val="yellow"/>
          </w:rPr>
          <w:t xml:space="preserve">unmasking of recessive alleles </w:t>
        </w:r>
      </w:ins>
      <w:ins w:id="339" w:author="Yoav Ram" w:date="2014-07-14T17:25:00Z">
        <w:r w:rsidR="00AB7394">
          <w:rPr>
            <w:highlight w:val="yellow"/>
          </w:rPr>
          <w:t xml:space="preserve">and genetic load </w:t>
        </w:r>
      </w:ins>
      <w:ins w:id="340" w:author="Yoav Ram" w:date="2014-07-14T16:41:00Z">
        <w:r w:rsidR="00EA522D" w:rsidRPr="00EA522D">
          <w:rPr>
            <w:highlight w:val="yellow"/>
            <w:rPrChange w:id="341" w:author="Yoav Ram" w:date="2014-07-14T16:43:00Z">
              <w:rPr/>
            </w:rPrChange>
          </w:rPr>
          <w:t>during carcinogenesis</w:t>
        </w:r>
      </w:ins>
      <w:ins w:id="342" w:author="Yoav Ram" w:date="2014-07-14T16:43:00Z">
        <w:r w:rsidR="00EA522D" w:rsidRPr="00EA522D">
          <w:rPr>
            <w:highlight w:val="yellow"/>
            <w:rPrChange w:id="343" w:author="Yoav Ram" w:date="2014-07-14T16:43:00Z">
              <w:rPr/>
            </w:rPrChange>
          </w:rPr>
          <w:t xml:space="preserve"> </w:t>
        </w:r>
        <w:r w:rsidR="00EA522D" w:rsidRPr="00EA522D">
          <w:rPr>
            <w:highlight w:val="yellow"/>
            <w:rPrChange w:id="344" w:author="Yoav Ram" w:date="2014-07-14T16:43:00Z">
              <w:rPr/>
            </w:rPrChange>
          </w:rPr>
          <w:fldChar w:fldCharType="begin" w:fldLock="1"/>
        </w:r>
      </w:ins>
      <w:r w:rsidR="002A5ACF">
        <w:rPr>
          <w:highlight w:val="yellow"/>
        </w:rPr>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      ", "page" : "7017-21", "title" : "The optimal rate of chromosome loss for the inactivation of tumor suppressor genes in cancer.", "type" : "article-journal", "volume" : "101" }, "uris" : [ "http://www.mendeley.com/documents/?uuid=81558f0e-524b-49f3-8487-d96d88e496ad" ] } ], "mendeley" : { "previouslyFormattedCitation" : "[63]" }, "properties" : { "noteIndex" : 0 }, "schema" : "https://github.com/citation-style-language/schema/raw/master/csl-citation.json" }</w:instrText>
      </w:r>
      <w:r w:rsidR="00EA522D" w:rsidRPr="00EA522D">
        <w:rPr>
          <w:highlight w:val="yellow"/>
          <w:rPrChange w:id="345" w:author="Yoav Ram" w:date="2014-07-14T16:43:00Z">
            <w:rPr/>
          </w:rPrChange>
        </w:rPr>
        <w:fldChar w:fldCharType="separate"/>
      </w:r>
      <w:r w:rsidR="0061395B" w:rsidRPr="0061395B">
        <w:rPr>
          <w:noProof/>
          <w:highlight w:val="yellow"/>
        </w:rPr>
        <w:t>[63]</w:t>
      </w:r>
      <w:ins w:id="346" w:author="Yoav Ram" w:date="2014-07-14T16:43:00Z">
        <w:r w:rsidR="00EA522D" w:rsidRPr="00EA522D">
          <w:rPr>
            <w:highlight w:val="yellow"/>
            <w:rPrChange w:id="347" w:author="Yoav Ram" w:date="2014-07-14T16:43:00Z">
              <w:rPr/>
            </w:rPrChange>
          </w:rPr>
          <w:fldChar w:fldCharType="end"/>
        </w:r>
      </w:ins>
      <w:ins w:id="348" w:author="Yoav Ram" w:date="2014-07-14T17:21:00Z">
        <w:r>
          <w:rPr>
            <w:highlight w:val="yellow"/>
          </w:rPr>
          <w:t>; Komarova et al.</w:t>
        </w:r>
      </w:ins>
      <w:ins w:id="349" w:author="Yoav Ram" w:date="2014-07-14T17:22:00Z">
        <w:r>
          <w:rPr>
            <w:highlight w:val="yellow"/>
          </w:rPr>
          <w:t xml:space="preserve"> and Agur et al.</w:t>
        </w:r>
      </w:ins>
      <w:ins w:id="350" w:author="Yoav Ram" w:date="2014-07-14T17:21:00Z">
        <w:r>
          <w:rPr>
            <w:highlight w:val="yellow"/>
          </w:rPr>
          <w:t xml:space="preserve"> found</w:t>
        </w:r>
      </w:ins>
      <w:ins w:id="351" w:author="Yoav Ram" w:date="2014-07-14T16:41:00Z">
        <w:r w:rsidR="00EA522D" w:rsidRPr="00EA522D">
          <w:rPr>
            <w:highlight w:val="yellow"/>
            <w:rPrChange w:id="352" w:author="Yoav Ram" w:date="2014-07-14T16:43:00Z">
              <w:rPr/>
            </w:rPrChange>
          </w:rPr>
          <w:t xml:space="preserve"> a time-dependent </w:t>
        </w:r>
      </w:ins>
      <w:ins w:id="353" w:author="Yoav Ram" w:date="2014-07-14T17:21:00Z">
        <w:r>
          <w:rPr>
            <w:highlight w:val="yellow"/>
          </w:rPr>
          <w:t xml:space="preserve">mutation rate </w:t>
        </w:r>
      </w:ins>
      <w:ins w:id="354" w:author="Yoav Ram" w:date="2014-07-14T16:41:00Z">
        <w:r w:rsidR="00EA522D" w:rsidRPr="00EA522D">
          <w:rPr>
            <w:highlight w:val="yellow"/>
            <w:rPrChange w:id="355" w:author="Yoav Ram" w:date="2014-07-14T16:43:00Z">
              <w:rPr/>
            </w:rPrChange>
          </w:rPr>
          <w:t>strategy</w:t>
        </w:r>
      </w:ins>
      <w:ins w:id="356" w:author="Yoav Ram" w:date="2014-07-14T16:42:00Z">
        <w:r w:rsidR="00EA522D" w:rsidRPr="00EA522D">
          <w:rPr>
            <w:highlight w:val="yellow"/>
            <w:rPrChange w:id="357" w:author="Yoav Ram" w:date="2014-07-14T16:43:00Z">
              <w:rPr/>
            </w:rPrChange>
          </w:rPr>
          <w:t xml:space="preserve"> </w:t>
        </w:r>
      </w:ins>
      <w:ins w:id="358" w:author="Yoav Ram" w:date="2014-07-14T17:21:00Z">
        <w:r w:rsidRPr="00BF7DE4">
          <w:rPr>
            <w:highlight w:val="yellow"/>
          </w:rPr>
          <w:t xml:space="preserve">that optimizes </w:t>
        </w:r>
      </w:ins>
      <w:ins w:id="359" w:author="Yoav Ram" w:date="2014-07-14T16:42:00Z">
        <w:r w:rsidR="00EA522D" w:rsidRPr="00EA522D">
          <w:rPr>
            <w:highlight w:val="yellow"/>
            <w:rPrChange w:id="360" w:author="Yoav Ram" w:date="2014-07-14T17:23:00Z">
              <w:rPr/>
            </w:rPrChange>
          </w:rPr>
          <w:t>carcinogenesis</w:t>
        </w:r>
      </w:ins>
      <w:ins w:id="361" w:author="Yoav Ram" w:date="2014-07-14T16:43:00Z">
        <w:r w:rsidR="00EA522D" w:rsidRPr="00EA522D">
          <w:rPr>
            <w:highlight w:val="yellow"/>
            <w:rPrChange w:id="362" w:author="Yoav Ram" w:date="2014-07-14T17:23:00Z">
              <w:rPr/>
            </w:rPrChange>
          </w:rPr>
          <w:t xml:space="preserve"> </w:t>
        </w:r>
        <w:r w:rsidR="00EA522D" w:rsidRPr="00EA522D">
          <w:rPr>
            <w:highlight w:val="yellow"/>
            <w:rPrChange w:id="363" w:author="Yoav Ram" w:date="2014-07-14T17:23:00Z">
              <w:rPr/>
            </w:rPrChange>
          </w:rPr>
          <w:fldChar w:fldCharType="begin" w:fldLock="1"/>
        </w:r>
      </w:ins>
      <w:r w:rsidR="002A5ACF">
        <w:rPr>
          <w:highlight w:val="yellow"/>
        </w:rPr>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"[64]" }, "properties" : { "noteIndex" : 0 }, "schema" : "https://github.com/citation-style-language/schema/raw/master/csl-citation.json" }</w:instrText>
      </w:r>
      <w:r w:rsidR="00EA522D" w:rsidRPr="00EA522D">
        <w:rPr>
          <w:highlight w:val="yellow"/>
          <w:rPrChange w:id="364" w:author="Yoav Ram" w:date="2014-07-14T17:23:00Z">
            <w:rPr/>
          </w:rPrChange>
        </w:rPr>
        <w:fldChar w:fldCharType="separate"/>
      </w:r>
      <w:r w:rsidR="0061395B" w:rsidRPr="0061395B">
        <w:rPr>
          <w:noProof/>
          <w:highlight w:val="yellow"/>
        </w:rPr>
        <w:t>[64]</w:t>
      </w:r>
      <w:ins w:id="365" w:author="Yoav Ram" w:date="2014-07-14T16:43:00Z">
        <w:r w:rsidR="00EA522D" w:rsidRPr="00EA522D">
          <w:rPr>
            <w:highlight w:val="yellow"/>
            <w:rPrChange w:id="366" w:author="Yoav Ram" w:date="2014-07-14T17:23:00Z">
              <w:rPr/>
            </w:rPrChange>
          </w:rPr>
          <w:fldChar w:fldCharType="end"/>
        </w:r>
      </w:ins>
      <w:ins w:id="367" w:author="Yoav Ram" w:date="2014-07-14T17:22:00Z">
        <w:r w:rsidRPr="00BF7DE4">
          <w:rPr>
            <w:highlight w:val="yellow"/>
          </w:rPr>
          <w:t xml:space="preserve"> an</w:t>
        </w:r>
        <w:r w:rsidRPr="00AB7394">
          <w:rPr>
            <w:highlight w:val="yellow"/>
          </w:rPr>
          <w:t xml:space="preserve">d adaptive immune response </w:t>
        </w:r>
      </w:ins>
      <w:ins w:id="368" w:author="Yoav Ram" w:date="2014-07-14T16:43:00Z">
        <w:r w:rsidR="00EA522D" w:rsidRPr="00EA522D">
          <w:rPr>
            <w:highlight w:val="yellow"/>
            <w:rPrChange w:id="369" w:author="Yoav Ram" w:date="2014-07-14T17:33:00Z">
              <w:rPr/>
            </w:rPrChange>
          </w:rPr>
          <w:fldChar w:fldCharType="begin" w:fldLock="1"/>
        </w:r>
      </w:ins>
      <w:r w:rsidR="002A5ACF">
        <w:rPr>
          <w:highlight w:val="yellow"/>
        </w:rPr>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"[65]" }, "properties" : { "noteIndex" : 0 }, "schema" : "https://github.com/citation-style-language/schema/raw/master/csl-citation.json" }</w:instrText>
      </w:r>
      <w:r w:rsidR="00EA522D" w:rsidRPr="00EA522D">
        <w:rPr>
          <w:highlight w:val="yellow"/>
          <w:rPrChange w:id="370" w:author="Yoav Ram" w:date="2014-07-14T17:33:00Z">
            <w:rPr/>
          </w:rPrChange>
        </w:rPr>
        <w:fldChar w:fldCharType="separate"/>
      </w:r>
      <w:r w:rsidR="0061395B" w:rsidRPr="0061395B">
        <w:rPr>
          <w:noProof/>
          <w:highlight w:val="yellow"/>
        </w:rPr>
        <w:t>[65]</w:t>
      </w:r>
      <w:ins w:id="371" w:author="Yoav Ram" w:date="2014-07-14T16:43:00Z">
        <w:r w:rsidR="00EA522D" w:rsidRPr="00EA522D">
          <w:rPr>
            <w:highlight w:val="yellow"/>
            <w:rPrChange w:id="372" w:author="Yoav Ram" w:date="2014-07-14T17:33:00Z">
              <w:rPr/>
            </w:rPrChange>
          </w:rPr>
          <w:fldChar w:fldCharType="end"/>
        </w:r>
      </w:ins>
      <w:ins w:id="373" w:author="Yoav Ram" w:date="2014-07-14T17:22:00Z">
        <w:r w:rsidR="00EA522D" w:rsidRPr="00EA522D">
          <w:rPr>
            <w:highlight w:val="yellow"/>
            <w:rPrChange w:id="374" w:author="Yoav Ram" w:date="2014-07-14T17:33:00Z">
              <w:rPr>
                <w:highlight w:val="red"/>
              </w:rPr>
            </w:rPrChange>
          </w:rPr>
          <w:t>, respectively</w:t>
        </w:r>
      </w:ins>
      <w:ins w:id="375" w:author="Yoav Ram" w:date="2014-07-14T16:43:00Z">
        <w:r w:rsidR="00EA522D" w:rsidRPr="00EA522D">
          <w:rPr>
            <w:highlight w:val="yellow"/>
            <w:rPrChange w:id="376" w:author="Yoav Ram" w:date="2014-07-14T17:33:00Z">
              <w:rPr/>
            </w:rPrChange>
          </w:rPr>
          <w:t>.</w:t>
        </w:r>
      </w:ins>
      <w:ins w:id="377" w:author="Yoav Ram" w:date="2014-07-14T16:44:00Z">
        <w:r w:rsidR="00EA522D" w:rsidRPr="00EA522D">
          <w:rPr>
            <w:highlight w:val="yellow"/>
            <w:rPrChange w:id="378" w:author="Yoav Ram" w:date="2014-07-14T17:33:00Z">
              <w:rPr/>
            </w:rPrChange>
          </w:rPr>
          <w:t xml:space="preserve"> </w:t>
        </w:r>
      </w:ins>
      <w:ins w:id="379" w:author="Yoav Ram" w:date="2014-07-15T10:17:00Z">
        <w:r w:rsidR="001446C8">
          <w:rPr>
            <w:highlight w:val="yellow"/>
          </w:rPr>
          <w:t>In contrast,</w:t>
        </w:r>
      </w:ins>
      <w:ins w:id="380" w:author="Yoav Ram" w:date="2014-07-15T14:49:00Z">
        <w:r w:rsidR="008A0C64">
          <w:rPr>
            <w:highlight w:val="yellow"/>
          </w:rPr>
          <w:t xml:space="preserve"> we find that</w:t>
        </w:r>
      </w:ins>
      <w:ins w:id="381" w:author="Yoav Ram" w:date="2014-07-15T10:17:00Z">
        <w:r w:rsidR="001446C8">
          <w:rPr>
            <w:highlight w:val="yellow"/>
          </w:rPr>
          <w:t xml:space="preserve"> </w:t>
        </w:r>
      </w:ins>
      <w:ins w:id="382" w:author="Yoav Ram" w:date="2014-07-15T10:18:00Z">
        <w:r w:rsidR="001446C8">
          <w:rPr>
            <w:highlight w:val="yellow"/>
          </w:rPr>
          <w:t>SIM breaks</w:t>
        </w:r>
      </w:ins>
      <w:ins w:id="383" w:author="Yoav Ram" w:date="2014-07-15T10:17:00Z">
        <w:r w:rsidR="001446C8">
          <w:rPr>
            <w:highlight w:val="yellow"/>
          </w:rPr>
          <w:t>,</w:t>
        </w:r>
      </w:ins>
      <w:ins w:id="384" w:author="Yoav Ram" w:date="2014-07-15T10:18:00Z">
        <w:r w:rsidR="001446C8">
          <w:rPr>
            <w:highlight w:val="yellow"/>
          </w:rPr>
          <w:t xml:space="preserve"> rather than </w:t>
        </w:r>
      </w:ins>
      <w:ins w:id="385" w:author="Yoav Ram" w:date="2014-07-15T10:19:00Z">
        <w:r w:rsidR="001446C8">
          <w:rPr>
            <w:highlight w:val="yellow"/>
          </w:rPr>
          <w:t xml:space="preserve">balances, the trade-off between </w:t>
        </w:r>
        <w:r w:rsidR="001446C8">
          <w:rPr>
            <w:i/>
            <w:iCs/>
            <w:highlight w:val="yellow"/>
          </w:rPr>
          <w:t>adaptability</w:t>
        </w:r>
        <w:r w:rsidR="001446C8">
          <w:rPr>
            <w:highlight w:val="yellow"/>
          </w:rPr>
          <w:t xml:space="preserve"> and </w:t>
        </w:r>
        <w:r w:rsidR="001446C8">
          <w:rPr>
            <w:i/>
            <w:iCs/>
            <w:highlight w:val="yellow"/>
          </w:rPr>
          <w:t>adaptedness</w:t>
        </w:r>
        <w:r w:rsidR="001446C8">
          <w:rPr>
            <w:highlight w:val="yellow"/>
          </w:rPr>
          <w:t xml:space="preserve">: it </w:t>
        </w:r>
      </w:ins>
      <w:ins w:id="386" w:author="Yoav Ram" w:date="2014-07-14T17:29:00Z">
        <w:r w:rsidR="00EA522D" w:rsidRPr="00EA522D">
          <w:rPr>
            <w:highlight w:val="yellow"/>
            <w:rPrChange w:id="387" w:author="Yoav Ram" w:date="2014-07-14T17:33:00Z">
              <w:rPr/>
            </w:rPrChange>
          </w:rPr>
          <w:t>allow</w:t>
        </w:r>
      </w:ins>
      <w:ins w:id="388" w:author="Yoav Ram" w:date="2014-07-14T17:31:00Z">
        <w:r w:rsidR="00EA522D" w:rsidRPr="00EA522D">
          <w:rPr>
            <w:highlight w:val="yellow"/>
            <w:rPrChange w:id="389" w:author="Yoav Ram" w:date="2014-07-14T17:33:00Z">
              <w:rPr/>
            </w:rPrChange>
          </w:rPr>
          <w:t>s</w:t>
        </w:r>
      </w:ins>
      <w:ins w:id="390" w:author="Yoav Ram" w:date="2014-07-14T17:29:00Z">
        <w:r w:rsidR="00EA522D" w:rsidRPr="00EA522D">
          <w:rPr>
            <w:highlight w:val="yellow"/>
            <w:rPrChange w:id="391" w:author="Yoav Ram" w:date="2014-07-14T17:33:00Z">
              <w:rPr/>
            </w:rPrChange>
          </w:rPr>
          <w:t xml:space="preserve"> individuals to switch between </w:t>
        </w:r>
      </w:ins>
      <w:ins w:id="392" w:author="Yoav Ram" w:date="2014-07-14T17:31:00Z">
        <w:r w:rsidR="00EA522D" w:rsidRPr="00EA522D">
          <w:rPr>
            <w:highlight w:val="yellow"/>
            <w:rPrChange w:id="393" w:author="Yoav Ram" w:date="2014-07-14T17:33:00Z">
              <w:rPr/>
            </w:rPrChange>
          </w:rPr>
          <w:t>rate</w:t>
        </w:r>
      </w:ins>
      <w:ins w:id="394" w:author="Yoav Ram" w:date="2014-07-14T17:39:00Z">
        <w:r w:rsidR="001618A5">
          <w:rPr>
            <w:highlight w:val="yellow"/>
          </w:rPr>
          <w:t>s</w:t>
        </w:r>
      </w:ins>
      <w:ins w:id="395" w:author="Yoav Ram" w:date="2014-07-14T17:31:00Z">
        <w:r w:rsidR="00EA522D" w:rsidRPr="00EA522D">
          <w:rPr>
            <w:highlight w:val="yellow"/>
            <w:rPrChange w:id="396" w:author="Yoav Ram" w:date="2014-07-14T17:33:00Z">
              <w:rPr/>
            </w:rPrChange>
          </w:rPr>
          <w:t xml:space="preserve"> </w:t>
        </w:r>
      </w:ins>
      <w:ins w:id="397" w:author="Yoav Ram" w:date="2014-07-14T17:29:00Z">
        <w:r w:rsidR="00EA522D" w:rsidRPr="00EA522D">
          <w:rPr>
            <w:highlight w:val="yellow"/>
            <w:rPrChange w:id="398" w:author="Yoav Ram" w:date="2014-07-14T17:33:00Z">
              <w:rPr/>
            </w:rPrChange>
          </w:rPr>
          <w:t xml:space="preserve">optimized for </w:t>
        </w:r>
      </w:ins>
      <w:ins w:id="399" w:author="Yoav Ram" w:date="2014-07-14T17:30:00Z">
        <w:r w:rsidR="00EA522D" w:rsidRPr="00EA522D">
          <w:rPr>
            <w:highlight w:val="yellow"/>
            <w:rPrChange w:id="400" w:author="Yoav Ram" w:date="2014-07-14T17:33:00Z">
              <w:rPr/>
            </w:rPrChange>
          </w:rPr>
          <w:t xml:space="preserve">stressful </w:t>
        </w:r>
      </w:ins>
      <w:ins w:id="401" w:author="Yoav Ram" w:date="2014-07-14T17:39:00Z">
        <w:r w:rsidR="001618A5">
          <w:rPr>
            <w:highlight w:val="yellow"/>
          </w:rPr>
          <w:t xml:space="preserve">and </w:t>
        </w:r>
      </w:ins>
      <w:ins w:id="402" w:author="Yoav Ram" w:date="2014-07-14T17:30:00Z">
        <w:r w:rsidR="00EA522D" w:rsidRPr="00EA522D">
          <w:rPr>
            <w:highlight w:val="yellow"/>
            <w:rPrChange w:id="403" w:author="Yoav Ram" w:date="2014-07-14T17:33:00Z">
              <w:rPr/>
            </w:rPrChange>
          </w:rPr>
          <w:t>benign conditions</w:t>
        </w:r>
      </w:ins>
      <w:ins w:id="404" w:author="Yoav Ram" w:date="2014-07-14T17:39:00Z">
        <w:r w:rsidR="001618A5">
          <w:rPr>
            <w:highlight w:val="yellow"/>
          </w:rPr>
          <w:t xml:space="preserve"> according to the circumstances</w:t>
        </w:r>
      </w:ins>
      <w:ins w:id="405" w:author="Yoav Ram" w:date="2014-07-14T17:34:00Z">
        <w:r w:rsidR="00306FB2">
          <w:rPr>
            <w:highlight w:val="yellow"/>
          </w:rPr>
          <w:t>.</w:t>
        </w:r>
      </w:ins>
      <w:ins w:id="406" w:author="lhadany" w:date="2014-07-16T16:17:00Z">
        <w:r w:rsidR="00043E52">
          <w:t xml:space="preserve"> Interestingly, </w:t>
        </w:r>
      </w:ins>
      <w:ins w:id="407" w:author="lhadany" w:date="2014-07-16T16:19:00Z">
        <w:r w:rsidR="00043E52">
          <w:t>SIM</w:t>
        </w:r>
      </w:ins>
      <w:ins w:id="408" w:author="lhadany" w:date="2014-07-16T16:17:00Z">
        <w:r w:rsidR="00043E52">
          <w:t xml:space="preserve"> has been observed within tumors as well</w:t>
        </w:r>
      </w:ins>
      <w:ins w:id="409" w:author="lhadany" w:date="2014-07-16T16:19:00Z">
        <w:r w:rsidR="00043E52">
          <w:t xml:space="preserve"> (refs)</w:t>
        </w:r>
      </w:ins>
      <w:ins w:id="410" w:author="lhadany" w:date="2014-07-16T16:17:00Z">
        <w:r w:rsidR="00043E52">
          <w:t xml:space="preserve">, and might play a </w:t>
        </w:r>
      </w:ins>
      <w:ins w:id="411" w:author="lhadany" w:date="2014-07-16T16:18:00Z">
        <w:r w:rsidR="00043E52">
          <w:t>role in their adaptation</w:t>
        </w:r>
      </w:ins>
      <w:ins w:id="412" w:author="lhadany" w:date="2014-07-16T16:19:00Z">
        <w:r w:rsidR="00043E52">
          <w:t xml:space="preserve"> as well.</w:t>
        </w:r>
      </w:ins>
    </w:p>
    <w:p w:rsidR="00624999" w:rsidRPr="00624999" w:rsidDel="007E6536" w:rsidRDefault="00624999">
      <w:pPr>
        <w:spacing w:line="480" w:lineRule="auto"/>
        <w:rPr>
          <w:del w:id="413" w:author="Yoav Ram" w:date="2014-07-14T16:42:00Z"/>
          <w:rPrChange w:id="414" w:author="Yoav Ram" w:date="2014-07-14T16:31:00Z">
            <w:rPr>
              <w:del w:id="415" w:author="Yoav Ram" w:date="2014-07-14T16:42:00Z"/>
              <w:lang w:bidi="hi-IN"/>
            </w:rPr>
          </w:rPrChange>
        </w:rPr>
      </w:pP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EA522D">
        <w:rPr>
          <w:lang w:bidi="hi-IN"/>
        </w:rPr>
        <w:fldChar w:fldCharType="begin" w:fldLock="1"/>
      </w:r>
      <w:r w:rsidR="002A5AC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EA522D">
        <w:rPr>
          <w:lang w:bidi="hi-IN"/>
        </w:rPr>
        <w:fldChar w:fldCharType="separate"/>
      </w:r>
      <w:r w:rsidR="00635E26" w:rsidRPr="00635E26">
        <w:rPr>
          <w:noProof/>
          <w:lang w:bidi="hi-IN"/>
        </w:rPr>
        <w:t>[38,39]</w:t>
      </w:r>
      <w:r w:rsidR="00EA522D">
        <w:rPr>
          <w:lang w:bidi="hi-IN"/>
        </w:rPr>
        <w:fldChar w:fldCharType="end"/>
      </w:r>
      <w:r w:rsidRPr="00B37F95">
        <w:rPr>
          <w:lang w:bidi="hi-IN"/>
        </w:rPr>
        <w:t xml:space="preserve">. His solution is valid </w:t>
      </w:r>
      <w:r w:rsidR="00EA522D">
        <w:rPr>
          <w:lang w:bidi="hi-IN"/>
        </w:rPr>
        <w:fldChar w:fldCharType="begin" w:fldLock="1"/>
      </w:r>
      <w:r w:rsidR="002A5AC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"[66\u201368]" }, "properties" : { "noteIndex" : 0 }, "schema" : "https://github.com/citation-style-language/schema/raw/master/csl-citation.json" }</w:instrText>
      </w:r>
      <w:r w:rsidR="00EA522D">
        <w:rPr>
          <w:lang w:bidi="hi-IN"/>
        </w:rPr>
        <w:fldChar w:fldCharType="separate"/>
      </w:r>
      <w:r w:rsidR="0061395B" w:rsidRPr="0061395B">
        <w:rPr>
          <w:noProof/>
          <w:lang w:bidi="hi-IN"/>
        </w:rPr>
        <w:t>[66–68]</w:t>
      </w:r>
      <w:r w:rsidR="00EA522D">
        <w:rPr>
          <w:lang w:bidi="hi-IN"/>
        </w:rPr>
        <w:fldChar w:fldCharType="end"/>
      </w:r>
      <w:r>
        <w:rPr>
          <w:lang w:bidi="hi-IN"/>
        </w:rPr>
        <w:t xml:space="preserve"> </w:t>
      </w:r>
      <w:r w:rsidRPr="00B37F95">
        <w:rPr>
          <w:lang w:bidi="hi-IN"/>
        </w:rPr>
        <w:t>but possibly limited to specific parameter ranges</w:t>
      </w:r>
      <w:r>
        <w:rPr>
          <w:lang w:bidi="hi-IN"/>
        </w:rPr>
        <w:t xml:space="preserve"> </w:t>
      </w:r>
      <w:r w:rsidR="00EA522D" w:rsidRPr="00FB3C6B">
        <w:rPr>
          <w:lang w:bidi="hi-IN"/>
        </w:rPr>
        <w:fldChar w:fldCharType="begin" w:fldLock="1"/>
      </w:r>
      <w:r w:rsidR="002A5AC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"[69\u201372]"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[69–72]</w:t>
      </w:r>
      <w:r w:rsidR="00EA522D"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EA522D" w:rsidRPr="00FB3C6B">
        <w:rPr>
          <w:lang w:bidi="hi-IN"/>
        </w:rPr>
        <w:fldChar w:fldCharType="begin" w:fldLock="1"/>
      </w:r>
      <w:r w:rsidR="002A5AC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"[73]"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[73]</w:t>
      </w:r>
      <w:r w:rsidR="00EA522D" w:rsidRPr="00FB3C6B">
        <w:rPr>
          <w:lang w:bidi="hi-IN"/>
        </w:rPr>
        <w:fldChar w:fldCharType="end"/>
      </w:r>
      <w:r w:rsidR="008A7A0A" w:rsidRPr="00FB3C6B">
        <w:rPr>
          <w:lang w:bidi="hi-IN"/>
        </w:rPr>
        <w:t xml:space="preserve">; environmental fluctuations </w:t>
      </w:r>
      <w:r w:rsidR="00EA522D" w:rsidRPr="00FB3C6B">
        <w:rPr>
          <w:lang w:bidi="hi-IN"/>
        </w:rPr>
        <w:fldChar w:fldCharType="begin" w:fldLock="1"/>
      </w:r>
      <w:r w:rsidR="002A5AC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"[74]"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[74]</w:t>
      </w:r>
      <w:r w:rsidR="00EA522D" w:rsidRPr="00FB3C6B">
        <w:rPr>
          <w:lang w:bidi="hi-IN"/>
        </w:rPr>
        <w:fldChar w:fldCharType="end"/>
      </w:r>
      <w:r w:rsidR="008A7A0A" w:rsidRPr="00FB3C6B">
        <w:rPr>
          <w:lang w:bidi="hi-IN"/>
        </w:rPr>
        <w:t xml:space="preserve">; environmental heterogeneity </w:t>
      </w:r>
      <w:r w:rsidR="00EA522D" w:rsidRPr="00FB3C6B">
        <w:rPr>
          <w:lang w:bidi="hi-IN"/>
        </w:rPr>
        <w:fldChar w:fldCharType="begin" w:fldLock="1"/>
      </w:r>
      <w:r w:rsidR="002A5AC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"[75]"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[75]</w:t>
      </w:r>
      <w:r w:rsidR="00EA522D" w:rsidRPr="00FB3C6B">
        <w:rPr>
          <w:lang w:bidi="hi-IN"/>
        </w:rPr>
        <w:fldChar w:fldCharType="end"/>
      </w:r>
      <w:r w:rsidR="008A7A0A" w:rsidRPr="00FB3C6B">
        <w:rPr>
          <w:lang w:bidi="hi-IN"/>
        </w:rPr>
        <w:t xml:space="preserve">; fitness-associated recombination </w:t>
      </w:r>
      <w:r w:rsidR="00EA522D" w:rsidRPr="00FB3C6B">
        <w:rPr>
          <w:lang w:bidi="hi-IN"/>
        </w:rPr>
        <w:fldChar w:fldCharType="begin" w:fldLock="1"/>
      </w:r>
      <w:r w:rsidR="002A5AC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"[76]"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[76]</w:t>
      </w:r>
      <w:r w:rsidR="00EA522D"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EA522D">
        <w:rPr>
          <w:lang w:bidi="hi-IN"/>
        </w:rPr>
        <w:fldChar w:fldCharType="begin" w:fldLock="1"/>
      </w:r>
      <w:r w:rsidR="002A5ACF">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"[77]" }, "properties" : { "noteIndex" : 0 }, "schema" : "https://github.com/citation-style-language/schema/raw/master/csl-citation.json" }</w:instrText>
      </w:r>
      <w:r w:rsidR="00EA522D">
        <w:rPr>
          <w:lang w:bidi="hi-IN"/>
        </w:rPr>
        <w:fldChar w:fldCharType="separate"/>
      </w:r>
      <w:r w:rsidR="0061395B" w:rsidRPr="0061395B">
        <w:rPr>
          <w:noProof/>
          <w:lang w:bidi="hi-IN"/>
        </w:rPr>
        <w:t>[77]</w:t>
      </w:r>
      <w:r w:rsidR="00EA522D">
        <w:rPr>
          <w:lang w:bidi="hi-IN"/>
        </w:rPr>
        <w:fldChar w:fldCharType="end"/>
      </w:r>
      <w:r w:rsidR="00E4228C">
        <w:rPr>
          <w:lang w:bidi="hi-IN"/>
        </w:rPr>
        <w:t>;</w:t>
      </w:r>
      <w:r w:rsidR="008A7A0A" w:rsidRPr="00FB3C6B">
        <w:rPr>
          <w:lang w:bidi="hi-IN"/>
        </w:rPr>
        <w:t xml:space="preserve"> and intermediate recombination rates </w:t>
      </w:r>
      <w:r w:rsidR="00EA522D" w:rsidRPr="00FB3C6B">
        <w:rPr>
          <w:lang w:bidi="hi-IN"/>
        </w:rPr>
        <w:fldChar w:fldCharType="begin" w:fldLock="1"/>
      </w:r>
      <w:r w:rsidR="002A5AC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"[78]"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[78]</w:t>
      </w:r>
      <w:r w:rsidR="00EA522D"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EA522D" w:rsidRPr="00FB3C6B">
        <w:rPr>
          <w:lang w:bidi="hi-IN"/>
        </w:rPr>
        <w:fldChar w:fldCharType="begin" w:fldLock="1"/>
      </w:r>
      <w:r w:rsidR="002A5AC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"[47]"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[47]</w:t>
      </w:r>
      <w:r w:rsidR="00EA522D"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2A5AC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EA522D" w:rsidRPr="00FB3C6B">
        <w:fldChar w:fldCharType="begin" w:fldLock="1"/>
      </w:r>
      <w:r w:rsidR="002A5ACF">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"[79]" }, "properties" : { "noteIndex" : 0 }, "schema" : "https://github.com/citation-style-language/schema/raw/master/csl-citation.json" }</w:instrText>
      </w:r>
      <w:r w:rsidR="00EA522D" w:rsidRPr="00FB3C6B">
        <w:fldChar w:fldCharType="separate"/>
      </w:r>
      <w:r w:rsidR="0061395B" w:rsidRPr="0061395B">
        <w:rPr>
          <w:noProof/>
        </w:rPr>
        <w:t>[79]</w:t>
      </w:r>
      <w:r w:rsidR="00EA522D"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EA522D">
        <w:rPr>
          <w:lang w:bidi="hi-IN"/>
        </w:rPr>
        <w:fldChar w:fldCharType="begin" w:fldLock="1"/>
      </w:r>
      <w:r w:rsidR="002A5AC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"[17,33,80]" }, "properties" : { "noteIndex" : 0 }, "schema" : "https://github.com/citation-style-language/schema/raw/master/csl-citation.json" }</w:instrText>
      </w:r>
      <w:r w:rsidR="00EA522D">
        <w:rPr>
          <w:lang w:bidi="hi-IN"/>
        </w:rPr>
        <w:fldChar w:fldCharType="separate"/>
      </w:r>
      <w:r w:rsidR="0061395B" w:rsidRPr="0061395B">
        <w:rPr>
          <w:noProof/>
          <w:lang w:bidi="hi-IN"/>
        </w:rPr>
        <w:t>[17,33,80]</w:t>
      </w:r>
      <w:r w:rsidR="00EA522D">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ins w:id="416" w:author="Yoav Ram" w:date="2014-07-14T17:46:00Z">
        <w:r w:rsidR="009E1389">
          <w:rPr>
            <w:lang w:bidi="hi-IN"/>
          </w:rPr>
          <w:t xml:space="preserve"> </w:t>
        </w:r>
        <w:r w:rsidR="00EA522D">
          <w:rPr>
            <w:lang w:bidi="hi-IN"/>
          </w:rPr>
          <w:fldChar w:fldCharType="begin" w:fldLock="1"/>
        </w:r>
      </w:ins>
      <w:r w:rsidR="002A5ACF">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"[50]" }, "properties" : { "noteIndex" : 0 }, "schema" : "https://github.com/citation-style-language/schema/raw/master/csl-citation.json" }</w:instrText>
      </w:r>
      <w:r w:rsidR="00EA522D">
        <w:rPr>
          <w:lang w:bidi="hi-IN"/>
        </w:rPr>
        <w:fldChar w:fldCharType="separate"/>
      </w:r>
      <w:r w:rsidR="0061395B" w:rsidRPr="0061395B">
        <w:rPr>
          <w:noProof/>
          <w:lang w:bidi="hi-IN"/>
        </w:rPr>
        <w:t>[50]</w:t>
      </w:r>
      <w:ins w:id="417" w:author="Yoav Ram" w:date="2014-07-14T17:46:00Z">
        <w:r w:rsidR="00EA522D">
          <w:rPr>
            <w:lang w:bidi="hi-IN"/>
          </w:rPr>
          <w:fldChar w:fldCharType="end"/>
        </w:r>
      </w:ins>
      <w:r w:rsidR="00FB30D0" w:rsidRPr="008F3447">
        <w:rPr>
          <w:lang w:bidi="hi-IN"/>
        </w:rPr>
        <w:t xml:space="preserve">, </w:t>
      </w:r>
      <w:r w:rsidR="002E3785" w:rsidRPr="008F3447">
        <w:rPr>
          <w:lang w:bidi="hi-IN"/>
        </w:rPr>
        <w:t>oncology</w:t>
      </w:r>
      <w:ins w:id="418" w:author="Yoav Ram" w:date="2014-07-14T17:47:00Z">
        <w:r w:rsidR="009E1389">
          <w:rPr>
            <w:lang w:bidi="hi-IN"/>
          </w:rPr>
          <w:t xml:space="preserve"> </w:t>
        </w:r>
        <w:r w:rsidR="00EA522D">
          <w:rPr>
            <w:lang w:bidi="hi-IN"/>
          </w:rPr>
          <w:fldChar w:fldCharType="begin" w:fldLock="1"/>
        </w:r>
      </w:ins>
      <w:r w:rsidR="002A5ACF">
        <w:rPr>
          <w:lang w:bidi="hi-IN"/>
        </w:rPr>
        <w:instrText>ADDIN CSL_CITATION { "citationItems" : [ { "id" : "ITEM-1", "itemData" : { "DOI" : "10.1038/4687", "ISSN" : "1078-8956", "PMID" : "9883827", "author" : [ { "dropping-particle" : "", "family" : "Tomlinson", "given" : "Ian", "non-dropping-particle" : "", "parse-names" : false, "suffix" : "" }, { "dropping-particle" : "", "family" : "Bodmer", "given" : "Walter F", "non-dropping-particle" : "", "parse-names" : false, "suffix" : "" } ], "container-title" : "Nature medicine", "id" : "ITEM-1", "issue" : "1", "issued" : { "date-parts" : [ [ "1999", "1" ] ] }, "page" : "11-2", "title" : "Selection, the mutation rate and cancer: ensuring that the tail does not wag the dog.", "type" : "article-journal", "volume" : "5" }, "uris" : [ "http://www.mendeley.com/documents/?uuid=a029f6ad-9652-4836-9c63-8d95bc7ba514"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"mendeley" : { "previouslyFormattedCitation" : "[81,82]" }, "properties" : { "noteIndex" : 0 }, "schema" : "https://github.com/citation-style-language/schema/raw/master/csl-citation.json" }</w:instrText>
      </w:r>
      <w:r w:rsidR="00EA522D">
        <w:rPr>
          <w:lang w:bidi="hi-IN"/>
        </w:rPr>
        <w:fldChar w:fldCharType="separate"/>
      </w:r>
      <w:r w:rsidR="0061395B" w:rsidRPr="0061395B">
        <w:rPr>
          <w:noProof/>
          <w:lang w:bidi="hi-IN"/>
        </w:rPr>
        <w:t>[81,82]</w:t>
      </w:r>
      <w:ins w:id="419" w:author="Yoav Ram" w:date="2014-07-14T17:47:00Z">
        <w:r w:rsidR="00EA522D">
          <w:rPr>
            <w:lang w:bidi="hi-IN"/>
          </w:rPr>
          <w:fldChar w:fldCharType="end"/>
        </w:r>
      </w:ins>
      <w:r w:rsidR="002E3785" w:rsidRPr="008F3447">
        <w:rPr>
          <w:lang w:bidi="hi-IN"/>
        </w:rPr>
        <w:t xml:space="preserve">, </w:t>
      </w:r>
      <w:r w:rsidR="00FB30D0" w:rsidRPr="008F3447">
        <w:rPr>
          <w:lang w:bidi="hi-IN"/>
        </w:rPr>
        <w:t>ecology</w:t>
      </w:r>
      <w:ins w:id="420" w:author="Yoav Ram" w:date="2014-07-14T17:48:00Z">
        <w:r w:rsidR="009E1389">
          <w:rPr>
            <w:lang w:bidi="hi-IN"/>
          </w:rPr>
          <w:t xml:space="preserve"> </w:t>
        </w:r>
        <w:r w:rsidR="00EA522D">
          <w:rPr>
            <w:lang w:bidi="hi-IN"/>
          </w:rPr>
          <w:fldChar w:fldCharType="begin" w:fldLock="1"/>
        </w:r>
      </w:ins>
      <w:r w:rsidR="002A5ACF">
        <w:rPr>
          <w:lang w:bidi="hi-IN"/>
        </w:rP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"[18]" }, "properties" : { "noteIndex" : 0 }, "schema" : "https://github.com/citation-style-language/schema/raw/master/csl-citation.json" }</w:instrText>
      </w:r>
      <w:r w:rsidR="00EA522D">
        <w:rPr>
          <w:lang w:bidi="hi-IN"/>
        </w:rPr>
        <w:fldChar w:fldCharType="separate"/>
      </w:r>
      <w:r w:rsidR="009E1389" w:rsidRPr="009E1389">
        <w:rPr>
          <w:noProof/>
          <w:lang w:bidi="hi-IN"/>
        </w:rPr>
        <w:t>[18]</w:t>
      </w:r>
      <w:ins w:id="421" w:author="Yoav Ram" w:date="2014-07-14T17:48:00Z">
        <w:r w:rsidR="00EA522D">
          <w:rPr>
            <w:lang w:bidi="hi-IN"/>
          </w:rPr>
          <w:fldChar w:fldCharType="end"/>
        </w:r>
      </w:ins>
      <w:r w:rsidR="002E3785" w:rsidRPr="008F3447">
        <w:rPr>
          <w:lang w:bidi="hi-IN"/>
        </w:rPr>
        <w:t>,</w:t>
      </w:r>
      <w:r w:rsidR="00FB30D0" w:rsidRPr="008F3447">
        <w:rPr>
          <w:lang w:bidi="hi-IN"/>
        </w:rPr>
        <w:t xml:space="preserve"> and evolutionary biology</w:t>
      </w:r>
      <w:ins w:id="422" w:author="Yoav Ram" w:date="2014-07-14T17:47:00Z">
        <w:r w:rsidR="009E1389">
          <w:rPr>
            <w:lang w:bidi="hi-IN"/>
          </w:rPr>
          <w:t xml:space="preserve"> </w:t>
        </w:r>
        <w:r w:rsidR="00EA522D">
          <w:rPr>
            <w:lang w:bidi="hi-IN"/>
          </w:rPr>
          <w:fldChar w:fldCharType="begin" w:fldLock="1"/>
        </w:r>
      </w:ins>
      <w:r w:rsidR="002A5ACF">
        <w:rPr>
          <w:lang w:bidi="hi-IN"/>
        </w:rPr>
        <w:instrText>ADDIN CSL_CITATION { "citationItems" : [ { "id" : "ITEM-1", "itemData" : { "DOI" : "10.1111/j.1420-9101.2008.01683.x", "ISSN" : "1420-9101", "PMID" : "19210586", "abstract" : "'Good genes' models of sexual selection show that females can gain indirect benefits for their offspring if male ornaments are condition-dependent signals of genetic quality. Recurrent deleterious mutation is viewed as a major contributor to variance in genetic quality, and previous theoretical treatments of 'good genes' processes have assumed that the influx of new mutations is constant. I propose that this assumption is too simplistic, and that mutation rates vary in ways that are important for sexual selection. Recent data have shown that individuals in poor condition can have higher mutation rates, and I argue that if both male sexual ornaments and mutation rates are condition-dependent, then females can use male ornamentation to evaluate their mate's mutation rate. As most mutations are deleterious, females benefit from choosing well-ornamented mates, as they are less likely to contribute germline-derived mutations to offspring. I discuss some of the evolutionary ramifications of condition-dependent mutation rates and sexual selection.", "author" : [ { "dropping-particle" : "", "family" : "Cotton", "given" : "S", "non-dropping-particle" : "", "parse-names" : false, "suffix" : "" } ], "container-title" : "Journal of evolutionary biology", "id" : "ITEM-1", "issue" : "4", "issued" : { "date-parts" : [ [ "2009", "4" ] ] }, "page" : "899-906", "title" : "Condition-dependent mutation rates and sexual selection.", "type" : "article-journal", "volume" : "22" }, "uris" : [ "http://www.mendeley.com/documents/?uuid=7428f875-9201-47d2-9331-01456c7bc50b" ] } ], "mendeley" : { "previouslyFormattedCitation" : "[83]" }, "properties" : { "noteIndex" : 0 }, "schema" : "https://github.com/citation-style-language/schema/raw/master/csl-citation.json" }</w:instrText>
      </w:r>
      <w:r w:rsidR="00EA522D">
        <w:rPr>
          <w:lang w:bidi="hi-IN"/>
        </w:rPr>
        <w:fldChar w:fldCharType="separate"/>
      </w:r>
      <w:r w:rsidR="0061395B" w:rsidRPr="0061395B">
        <w:rPr>
          <w:noProof/>
          <w:lang w:bidi="hi-IN"/>
        </w:rPr>
        <w:t>[83]</w:t>
      </w:r>
      <w:ins w:id="423" w:author="Yoav Ram" w:date="2014-07-14T17:47:00Z">
        <w:r w:rsidR="00EA522D">
          <w:rPr>
            <w:lang w:bidi="hi-IN"/>
          </w:rPr>
          <w:fldChar w:fldCharType="end"/>
        </w:r>
      </w:ins>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ins w:id="424" w:author="Yoav Ram" w:date="2014-07-13T14:17:00Z">
        <w:r w:rsidR="002D7AB0">
          <w:t xml:space="preserve">, </w:t>
        </w:r>
        <w:r w:rsidR="00EA522D" w:rsidRPr="00EA522D">
          <w:rPr>
            <w:highlight w:val="yellow"/>
            <w:rPrChange w:id="425" w:author="Yoav Ram" w:date="2014-07-15T09:09:00Z">
              <w:rPr/>
            </w:rPrChange>
          </w:rPr>
          <w:t>T. F. Cooper//the editor//</w:t>
        </w:r>
        <w:r w:rsidR="002D7AB0">
          <w:t xml:space="preserve"> and two anonymous reviewers</w:t>
        </w:r>
      </w:ins>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426" w:name="_Ref360530640"/>
      <w:bookmarkStart w:id="427"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426"/>
      <w:bookmarkEnd w:id="427"/>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D87B7A"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D87B7A"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D87B7A"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D87B7A"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428" w:name="_Ref360530760"/>
      <w:bookmarkStart w:id="429" w:name="_Ref363980888"/>
      <w:r>
        <w:t>Appendix</w:t>
      </w:r>
      <w:bookmarkEnd w:id="428"/>
      <w:r>
        <w:t xml:space="preserve"> </w:t>
      </w:r>
      <w:bookmarkEnd w:id="429"/>
      <w:r w:rsidR="00C46C20">
        <w:t>B</w:t>
      </w:r>
      <w:r>
        <w:t>: Fixation of a double mutant</w:t>
      </w:r>
    </w:p>
    <w:p w:rsidR="00961941" w:rsidRDefault="00961941" w:rsidP="008D0078">
      <w:pPr>
        <w:spacing w:line="480" w:lineRule="auto"/>
        <w:rPr>
          <w:lang w:bidi="hi-IN"/>
        </w:rPr>
      </w:pPr>
      <w:r>
        <w:t xml:space="preserve">Following Eshel </w:t>
      </w:r>
      <w:r w:rsidR="00EA522D">
        <w:fldChar w:fldCharType="begin" w:fldLock="1"/>
      </w:r>
      <w:r w:rsidR="002A5AC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"[44]" }, "properties" : { "noteIndex" : 0 }, "schema" : "https://github.com/citation-style-language/schema/raw/master/csl-citation.json" }</w:instrText>
      </w:r>
      <w:r w:rsidR="00EA522D">
        <w:fldChar w:fldCharType="separate"/>
      </w:r>
      <w:r w:rsidR="0061395B" w:rsidRPr="0061395B">
        <w:rPr>
          <w:noProof/>
        </w:rPr>
        <w:t>[44]</w:t>
      </w:r>
      <w:r w:rsidR="00EA522D">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EA522D" w:rsidRPr="000448EE">
        <w:fldChar w:fldCharType="begin" w:fldLock="1"/>
      </w:r>
      <w:r w:rsidR="002A5AC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"[61]" }, "properties" : { "noteIndex" : 0 }, "schema" : "https://github.com/citation-style-language/schema/raw/master/csl-citation.json" }</w:instrText>
      </w:r>
      <w:r w:rsidR="00EA522D" w:rsidRPr="000448EE">
        <w:fldChar w:fldCharType="separate"/>
      </w:r>
      <w:r w:rsidR="0061395B" w:rsidRPr="0061395B">
        <w:rPr>
          <w:noProof/>
        </w:rPr>
        <w:t>[61]</w:t>
      </w:r>
      <w:r w:rsidR="00EA522D"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m:t>
              </m:r>
              <m:r>
                <w:rPr>
                  <w:rFonts w:ascii="Cambria Math" w:hAnsi="Cambria Math"/>
                </w:rPr>
                <m:t>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r w:rsidRPr="00544FA2">
        <w:rPr>
          <w:i/>
          <w:iCs/>
        </w:rPr>
        <w:t>sH</w:t>
      </w:r>
      <w:r>
        <w:t xml:space="preserve"> </w:t>
      </w:r>
      <w:r w:rsidRPr="00544FA2">
        <w:t>is</w:t>
      </w:r>
      <w:bookmarkStart w:id="430"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431" w:name="_Ref363980903"/>
      <w:r>
        <w:t xml:space="preserve">Appendix </w:t>
      </w:r>
      <w:bookmarkEnd w:id="430"/>
      <w:bookmarkEnd w:id="431"/>
      <w:r w:rsidR="00C46C20">
        <w:t>C</w:t>
      </w:r>
      <w:r>
        <w:t>: Fixation of a double mutant with SIM</w:t>
      </w:r>
      <w:r>
        <w:rPr>
          <w:vertAlign w:val="subscript"/>
        </w:rPr>
        <w:t>e</w:t>
      </w:r>
    </w:p>
    <w:p w:rsidR="00961941" w:rsidRPr="00335E62" w:rsidRDefault="00961941">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EA522D">
        <w:rPr>
          <w:lang w:bidi="hi-IN"/>
        </w:rPr>
        <w:fldChar w:fldCharType="begin" w:fldLock="1"/>
      </w:r>
      <w:r w:rsidR="002A5AC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Pr>
          <w:lang w:bidi="hi-IN"/>
        </w:rPr>
        <w:fldChar w:fldCharType="separate"/>
      </w:r>
      <w:r w:rsidR="0061395B" w:rsidRPr="0061395B">
        <w:rPr>
          <w:noProof/>
          <w:lang w:bidi="hi-IN"/>
        </w:rPr>
        <w:t>[43]</w:t>
      </w:r>
      <w:r w:rsidR="00EA522D">
        <w:rPr>
          <w:lang w:bidi="hi-IN"/>
        </w:rPr>
        <w:fldChar w:fldCharType="end"/>
      </w:r>
      <w:r>
        <w:rPr>
          <w:lang w:bidi="hi-IN"/>
        </w:rPr>
        <w:t xml:space="preserve"> is much faster than adaptation. Following the derivation in Appendix </w:t>
      </w:r>
      <w:del w:id="432" w:author="Yoav Ram" w:date="2014-07-13T15:38:00Z">
        <w:r w:rsidDel="006E3084">
          <w:rPr>
            <w:lang w:bidi="hi-IN"/>
          </w:rPr>
          <w:delText>2</w:delText>
        </w:r>
      </w:del>
      <w:ins w:id="433" w:author="Yoav Ram" w:date="2014-07-13T15:38:00Z">
        <w:r w:rsidR="006E3084">
          <w:rPr>
            <w:lang w:bidi="hi-IN"/>
          </w:rPr>
          <w:t>B</w:t>
        </w:r>
      </w:ins>
      <w:r>
        <w:rPr>
          <w:lang w:bidi="hi-IN"/>
        </w:rPr>
        <w:t>, the relative fitness of SIM</w:t>
      </w:r>
      <w:r>
        <w:rPr>
          <w:vertAlign w:val="subscript"/>
          <w:lang w:bidi="hi-IN"/>
        </w:rPr>
        <w:t>e</w:t>
      </w:r>
      <w:r>
        <w:rPr>
          <w:lang w:bidi="hi-IN"/>
        </w:rPr>
        <w:t xml:space="preserve"> is</w:t>
      </w:r>
    </w:p>
    <w:p w:rsidR="00961941" w:rsidRDefault="00D87B7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D87B7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D87B7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D87B7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D87B7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2A5ACF" w:rsidRPr="002A5ACF" w:rsidRDefault="00EA522D">
      <w:pPr>
        <w:pStyle w:val="NormalWeb"/>
        <w:ind w:left="640" w:hanging="640"/>
        <w:divId w:val="67268582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A5ACF" w:rsidRPr="002A5ACF">
        <w:rPr>
          <w:rFonts w:ascii="Palatino Linotype" w:hAnsi="Palatino Linotype"/>
          <w:noProof/>
          <w:sz w:val="22"/>
        </w:rPr>
        <w:t>1.</w:t>
      </w:r>
      <w:r w:rsidR="002A5ACF" w:rsidRPr="002A5ACF">
        <w:rPr>
          <w:rFonts w:ascii="Palatino Linotype" w:hAnsi="Palatino Linotype"/>
          <w:noProof/>
          <w:sz w:val="22"/>
        </w:rPr>
        <w:tab/>
        <w:t xml:space="preserve">Sniegowski, P. D., Gerrish, P. J., Johnson, T. &amp; Shaver, A. 2000 The evolution of mutation rates: separating causes from consequences. </w:t>
      </w:r>
      <w:r w:rsidR="002A5ACF" w:rsidRPr="002A5ACF">
        <w:rPr>
          <w:rFonts w:ascii="Palatino Linotype" w:hAnsi="Palatino Linotype"/>
          <w:i/>
          <w:iCs/>
          <w:noProof/>
          <w:sz w:val="22"/>
        </w:rPr>
        <w:t>BioEssays</w:t>
      </w:r>
      <w:r w:rsidR="002A5ACF" w:rsidRPr="002A5ACF">
        <w:rPr>
          <w:rFonts w:ascii="Palatino Linotype" w:hAnsi="Palatino Linotype"/>
          <w:noProof/>
          <w:sz w:val="22"/>
        </w:rPr>
        <w:t xml:space="preserve"> </w:t>
      </w:r>
      <w:r w:rsidR="002A5ACF" w:rsidRPr="002A5ACF">
        <w:rPr>
          <w:rFonts w:ascii="Palatino Linotype" w:hAnsi="Palatino Linotype"/>
          <w:b/>
          <w:bCs/>
          <w:noProof/>
          <w:sz w:val="22"/>
        </w:rPr>
        <w:t>22</w:t>
      </w:r>
      <w:r w:rsidR="002A5ACF" w:rsidRPr="002A5ACF">
        <w:rPr>
          <w:rFonts w:ascii="Palatino Linotype" w:hAnsi="Palatino Linotype"/>
          <w:noProof/>
          <w:sz w:val="22"/>
        </w:rPr>
        <w:t>, 1057–66. (doi:10.1002/1521-1878(200012)22:12&lt;1057::AID-BIES3&gt;3.0.CO;2-W)</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w:t>
      </w:r>
      <w:r w:rsidRPr="002A5ACF">
        <w:rPr>
          <w:rFonts w:ascii="Palatino Linotype" w:hAnsi="Palatino Linotype"/>
          <w:noProof/>
          <w:sz w:val="22"/>
        </w:rPr>
        <w:tab/>
        <w:t xml:space="preserve">Denamur, E. &amp; Matic, I. 2006 Evolution of mutation rates in bacteria. </w:t>
      </w:r>
      <w:r w:rsidRPr="002A5ACF">
        <w:rPr>
          <w:rFonts w:ascii="Palatino Linotype" w:hAnsi="Palatino Linotype"/>
          <w:i/>
          <w:iCs/>
          <w:noProof/>
          <w:sz w:val="22"/>
        </w:rPr>
        <w:t>Mol. Microbiol.</w:t>
      </w:r>
      <w:r w:rsidRPr="002A5ACF">
        <w:rPr>
          <w:rFonts w:ascii="Palatino Linotype" w:hAnsi="Palatino Linotype"/>
          <w:noProof/>
          <w:sz w:val="22"/>
        </w:rPr>
        <w:t xml:space="preserve"> </w:t>
      </w:r>
      <w:r w:rsidRPr="002A5ACF">
        <w:rPr>
          <w:rFonts w:ascii="Palatino Linotype" w:hAnsi="Palatino Linotype"/>
          <w:b/>
          <w:bCs/>
          <w:noProof/>
          <w:sz w:val="22"/>
        </w:rPr>
        <w:t>60</w:t>
      </w:r>
      <w:r w:rsidRPr="002A5ACF">
        <w:rPr>
          <w:rFonts w:ascii="Palatino Linotype" w:hAnsi="Palatino Linotype"/>
          <w:noProof/>
          <w:sz w:val="22"/>
        </w:rPr>
        <w:t>, 820–7. (doi:10.1111/j.1365-2958.2006.05150.x)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w:t>
      </w:r>
      <w:r w:rsidRPr="002A5ACF">
        <w:rPr>
          <w:rFonts w:ascii="Palatino Linotype" w:hAnsi="Palatino Linotype"/>
          <w:noProof/>
          <w:sz w:val="22"/>
        </w:rPr>
        <w:tab/>
        <w:t xml:space="preserve">De Visser, J. A. G. M. 2002 The fate of microbial mutators.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148</w:t>
      </w:r>
      <w:r w:rsidRPr="002A5ACF">
        <w:rPr>
          <w:rFonts w:ascii="Palatino Linotype" w:hAnsi="Palatino Linotype"/>
          <w:noProof/>
          <w:sz w:val="22"/>
        </w:rPr>
        <w:t xml:space="preserve">, 1247–52.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w:t>
      </w:r>
      <w:r w:rsidRPr="002A5ACF">
        <w:rPr>
          <w:rFonts w:ascii="Palatino Linotype" w:hAnsi="Palatino Linotype"/>
          <w:noProof/>
          <w:sz w:val="22"/>
        </w:rPr>
        <w:tab/>
        <w:t xml:space="preserve">Funchain, P., Yeung, A., Stewart, J. L., Lin, R., Slupska, M. M. &amp; Miller, J. H. 2000 The consequences of growth of a mutator strain of </w:t>
      </w:r>
      <w:r w:rsidRPr="002A5ACF">
        <w:rPr>
          <w:rFonts w:ascii="Palatino Linotype" w:hAnsi="Palatino Linotype"/>
          <w:i/>
          <w:iCs/>
          <w:noProof/>
          <w:sz w:val="22"/>
        </w:rPr>
        <w:t>Escherichia coli</w:t>
      </w:r>
      <w:r w:rsidRPr="002A5ACF">
        <w:rPr>
          <w:rFonts w:ascii="Palatino Linotype" w:hAnsi="Palatino Linotype"/>
          <w:noProof/>
          <w:sz w:val="22"/>
        </w:rPr>
        <w:t xml:space="preserve"> as measured by loss of function among multiple gene targets and loss of fitness.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154</w:t>
      </w:r>
      <w:r w:rsidRPr="002A5ACF">
        <w:rPr>
          <w:rFonts w:ascii="Palatino Linotype" w:hAnsi="Palatino Linotype"/>
          <w:noProof/>
          <w:sz w:val="22"/>
        </w:rPr>
        <w:t xml:space="preserve">, 959–70.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w:t>
      </w:r>
      <w:r w:rsidRPr="002A5ACF">
        <w:rPr>
          <w:rFonts w:ascii="Palatino Linotype" w:hAnsi="Palatino Linotype"/>
          <w:noProof/>
          <w:sz w:val="22"/>
        </w:rPr>
        <w:tab/>
        <w:t xml:space="preserve">Montanari, S. et al. 2007 Biological cost of hypermutation in </w:t>
      </w:r>
      <w:r w:rsidRPr="002A5ACF">
        <w:rPr>
          <w:rFonts w:ascii="Palatino Linotype" w:hAnsi="Palatino Linotype"/>
          <w:i/>
          <w:iCs/>
          <w:noProof/>
          <w:sz w:val="22"/>
        </w:rPr>
        <w:t>Pseudomonas aeruginosa</w:t>
      </w:r>
      <w:r w:rsidRPr="002A5ACF">
        <w:rPr>
          <w:rFonts w:ascii="Palatino Linotype" w:hAnsi="Palatino Linotype"/>
          <w:noProof/>
          <w:sz w:val="22"/>
        </w:rPr>
        <w:t xml:space="preserve"> strains from patients with cystic fibrosis.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153</w:t>
      </w:r>
      <w:r w:rsidRPr="002A5ACF">
        <w:rPr>
          <w:rFonts w:ascii="Palatino Linotype" w:hAnsi="Palatino Linotype"/>
          <w:noProof/>
          <w:sz w:val="22"/>
        </w:rPr>
        <w:t>, 1445–54. (doi:10.1099/mic.0.2006/003400-0)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w:t>
      </w:r>
      <w:r w:rsidRPr="002A5ACF">
        <w:rPr>
          <w:rFonts w:ascii="Palatino Linotype" w:hAnsi="Palatino Linotype"/>
          <w:noProof/>
          <w:sz w:val="22"/>
        </w:rPr>
        <w:tab/>
        <w:t xml:space="preserve">Kimura, M. 1967 On the evolutionary adjustment of spontaneous mutation rates.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23–34. (doi:10.1017/S0016672300010284)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w:t>
      </w:r>
      <w:r w:rsidRPr="002A5ACF">
        <w:rPr>
          <w:rFonts w:ascii="Palatino Linotype" w:hAnsi="Palatino Linotype"/>
          <w:noProof/>
          <w:sz w:val="22"/>
        </w:rPr>
        <w:tab/>
        <w:t xml:space="preserve">Liberman, U. &amp; Feldman, M. W. 1986 Modifiers of mutation rate: a general reduction principle.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30</w:t>
      </w:r>
      <w:r w:rsidRPr="002A5ACF">
        <w:rPr>
          <w:rFonts w:ascii="Palatino Linotype" w:hAnsi="Palatino Linotype"/>
          <w:noProof/>
          <w:sz w:val="22"/>
        </w:rPr>
        <w:t xml:space="preserve">, 125–42.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w:t>
      </w:r>
      <w:r w:rsidRPr="002A5ACF">
        <w:rPr>
          <w:rFonts w:ascii="Palatino Linotype" w:hAnsi="Palatino Linotype"/>
          <w:noProof/>
          <w:sz w:val="22"/>
        </w:rPr>
        <w:tab/>
        <w:t xml:space="preserve">Giraud, A., Radman, M., Matic, I. &amp; Taddei, F. 2001 The rise and fall of mutator bacteria. </w:t>
      </w:r>
      <w:r w:rsidRPr="002A5ACF">
        <w:rPr>
          <w:rFonts w:ascii="Palatino Linotype" w:hAnsi="Palatino Linotype"/>
          <w:i/>
          <w:iCs/>
          <w:noProof/>
          <w:sz w:val="22"/>
        </w:rPr>
        <w:t>Curr. Opin. Microbiol.</w:t>
      </w:r>
      <w:r w:rsidRPr="002A5ACF">
        <w:rPr>
          <w:rFonts w:ascii="Palatino Linotype" w:hAnsi="Palatino Linotype"/>
          <w:noProof/>
          <w:sz w:val="22"/>
        </w:rPr>
        <w:t xml:space="preserve"> </w:t>
      </w:r>
      <w:r w:rsidRPr="002A5ACF">
        <w:rPr>
          <w:rFonts w:ascii="Palatino Linotype" w:hAnsi="Palatino Linotype"/>
          <w:b/>
          <w:bCs/>
          <w:noProof/>
          <w:sz w:val="22"/>
        </w:rPr>
        <w:t>4</w:t>
      </w:r>
      <w:r w:rsidRPr="002A5ACF">
        <w:rPr>
          <w:rFonts w:ascii="Palatino Linotype" w:hAnsi="Palatino Linotype"/>
          <w:noProof/>
          <w:sz w:val="22"/>
        </w:rPr>
        <w:t>, 582–585. (doi:10.1016/S1369-5274(00)00254-X)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9.</w:t>
      </w:r>
      <w:r w:rsidRPr="002A5ACF">
        <w:rPr>
          <w:rFonts w:ascii="Palatino Linotype" w:hAnsi="Palatino Linotype"/>
          <w:noProof/>
          <w:sz w:val="22"/>
        </w:rPr>
        <w:tab/>
        <w:t xml:space="preserve">Sniegowski, P. D., Gerrish, P. J. &amp; Lenski, R. E. 1997 Evolution of high mutation rates in experimental populations of E. coli.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387</w:t>
      </w:r>
      <w:r w:rsidRPr="002A5ACF">
        <w:rPr>
          <w:rFonts w:ascii="Palatino Linotype" w:hAnsi="Palatino Linotype"/>
          <w:noProof/>
          <w:sz w:val="22"/>
        </w:rPr>
        <w:t>, 703–5. (doi:10.1038/42701)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10.</w:t>
      </w:r>
      <w:r w:rsidRPr="002A5ACF">
        <w:rPr>
          <w:rFonts w:ascii="Palatino Linotype" w:hAnsi="Palatino Linotype"/>
          <w:noProof/>
          <w:sz w:val="22"/>
        </w:rPr>
        <w:tab/>
        <w:t xml:space="preserve">Wielgoss, S. et al. 2012 Mutation rate dynamics in a bacterial population reflect tension between adaptation and genetic load.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110</w:t>
      </w:r>
      <w:r w:rsidRPr="002A5ACF">
        <w:rPr>
          <w:rFonts w:ascii="Palatino Linotype" w:hAnsi="Palatino Linotype"/>
          <w:noProof/>
          <w:sz w:val="22"/>
        </w:rPr>
        <w:t>, 222–227. (doi:10.1073/pnas.1219574110)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11.</w:t>
      </w:r>
      <w:r w:rsidRPr="002A5ACF">
        <w:rPr>
          <w:rFonts w:ascii="Palatino Linotype" w:hAnsi="Palatino Linotype"/>
          <w:noProof/>
          <w:sz w:val="22"/>
        </w:rPr>
        <w:tab/>
        <w:t xml:space="preserve">Taddei, F., Radman, M., Maynard Smith, J., Toupance, B., Gouyon, P.-H. &amp; Godelle, B. 1997 Role of mutator alleles in adaptive evolution.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387</w:t>
      </w:r>
      <w:r w:rsidRPr="002A5ACF">
        <w:rPr>
          <w:rFonts w:ascii="Palatino Linotype" w:hAnsi="Palatino Linotype"/>
          <w:noProof/>
          <w:sz w:val="22"/>
        </w:rPr>
        <w:t>, 700–2. (doi:10.1038/42696)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12.</w:t>
      </w:r>
      <w:r w:rsidRPr="002A5ACF">
        <w:rPr>
          <w:rFonts w:ascii="Palatino Linotype" w:hAnsi="Palatino Linotype"/>
          <w:noProof/>
          <w:sz w:val="22"/>
        </w:rPr>
        <w:tab/>
        <w:t xml:space="preserve">Kessler, D. &amp; Levine, H. 1998 Mutator Dynamics on a Smooth Evolutionary Landscape. </w:t>
      </w:r>
      <w:r w:rsidRPr="002A5ACF">
        <w:rPr>
          <w:rFonts w:ascii="Palatino Linotype" w:hAnsi="Palatino Linotype"/>
          <w:i/>
          <w:iCs/>
          <w:noProof/>
          <w:sz w:val="22"/>
        </w:rPr>
        <w:t>Phys. Rev. Lett.</w:t>
      </w:r>
      <w:r w:rsidRPr="002A5ACF">
        <w:rPr>
          <w:rFonts w:ascii="Palatino Linotype" w:hAnsi="Palatino Linotype"/>
          <w:noProof/>
          <w:sz w:val="22"/>
        </w:rPr>
        <w:t xml:space="preserve"> </w:t>
      </w:r>
      <w:r w:rsidRPr="002A5ACF">
        <w:rPr>
          <w:rFonts w:ascii="Palatino Linotype" w:hAnsi="Palatino Linotype"/>
          <w:b/>
          <w:bCs/>
          <w:noProof/>
          <w:sz w:val="22"/>
        </w:rPr>
        <w:t>80</w:t>
      </w:r>
      <w:r w:rsidRPr="002A5ACF">
        <w:rPr>
          <w:rFonts w:ascii="Palatino Linotype" w:hAnsi="Palatino Linotype"/>
          <w:noProof/>
          <w:sz w:val="22"/>
        </w:rPr>
        <w:t>, 2012–2015. (doi:10.1103/PhysRevLett.80.2012)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13.</w:t>
      </w:r>
      <w:r w:rsidRPr="002A5ACF">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152</w:t>
      </w:r>
      <w:r w:rsidRPr="002A5ACF">
        <w:rPr>
          <w:rFonts w:ascii="Palatino Linotype" w:hAnsi="Palatino Linotype"/>
          <w:noProof/>
          <w:sz w:val="22"/>
        </w:rPr>
        <w:t xml:space="preserve">, 485–93.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14.</w:t>
      </w:r>
      <w:r w:rsidRPr="002A5ACF">
        <w:rPr>
          <w:rFonts w:ascii="Palatino Linotype" w:hAnsi="Palatino Linotype"/>
          <w:noProof/>
          <w:sz w:val="22"/>
        </w:rPr>
        <w:tab/>
        <w:t xml:space="preserve">Leigh, E. G. J. 1970 Natural Selection and Mutability. </w:t>
      </w:r>
      <w:r w:rsidRPr="002A5ACF">
        <w:rPr>
          <w:rFonts w:ascii="Palatino Linotype" w:hAnsi="Palatino Linotype"/>
          <w:i/>
          <w:iCs/>
          <w:noProof/>
          <w:sz w:val="22"/>
        </w:rPr>
        <w:t>Am. Nat.</w:t>
      </w:r>
      <w:r w:rsidRPr="002A5ACF">
        <w:rPr>
          <w:rFonts w:ascii="Palatino Linotype" w:hAnsi="Palatino Linotype"/>
          <w:noProof/>
          <w:sz w:val="22"/>
        </w:rPr>
        <w:t xml:space="preserve"> </w:t>
      </w:r>
      <w:r w:rsidRPr="002A5ACF">
        <w:rPr>
          <w:rFonts w:ascii="Palatino Linotype" w:hAnsi="Palatino Linotype"/>
          <w:b/>
          <w:bCs/>
          <w:noProof/>
          <w:sz w:val="22"/>
        </w:rPr>
        <w:t>104</w:t>
      </w:r>
      <w:r w:rsidRPr="002A5ACF">
        <w:rPr>
          <w:rFonts w:ascii="Palatino Linotype" w:hAnsi="Palatino Linotype"/>
          <w:noProof/>
          <w:sz w:val="22"/>
        </w:rPr>
        <w:t xml:space="preserve">, 301–305.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15.</w:t>
      </w:r>
      <w:r w:rsidRPr="002A5ACF">
        <w:rPr>
          <w:rFonts w:ascii="Palatino Linotype" w:hAnsi="Palatino Linotype"/>
          <w:noProof/>
          <w:sz w:val="22"/>
        </w:rPr>
        <w:tab/>
        <w:t xml:space="preserve">Galhardo, R. S., Hastings, P. J. &amp; Rosenberg, S. M. 2007 Mutation as a stress response and the regulation of evolvability.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399–435. (doi:10.1080/10409230701648502)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16.</w:t>
      </w:r>
      <w:r w:rsidRPr="002A5ACF">
        <w:rPr>
          <w:rFonts w:ascii="Palatino Linotype" w:hAnsi="Palatino Linotype"/>
          <w:noProof/>
          <w:sz w:val="22"/>
        </w:rPr>
        <w:tab/>
        <w:t xml:space="preserve">Foster, P. L. 2007 Stress-induced mutagenesis in bacteria.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373–97. (doi:10.1080/10409230701648494)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17.</w:t>
      </w:r>
      <w:r w:rsidRPr="002A5ACF">
        <w:rPr>
          <w:rFonts w:ascii="Palatino Linotype" w:hAnsi="Palatino Linotype"/>
          <w:noProof/>
          <w:sz w:val="22"/>
        </w:rPr>
        <w:tab/>
        <w:t xml:space="preserve">Rosenberg, S. M., Shee, C., Frisch, R. L. &amp; Hastings, P. J. 2012 Stress-induced mutation via DNA breaks in </w:t>
      </w:r>
      <w:r w:rsidRPr="002A5ACF">
        <w:rPr>
          <w:rFonts w:ascii="Palatino Linotype" w:hAnsi="Palatino Linotype"/>
          <w:i/>
          <w:iCs/>
          <w:noProof/>
          <w:sz w:val="22"/>
        </w:rPr>
        <w:t>Escherichia coli</w:t>
      </w:r>
      <w:r w:rsidRPr="002A5ACF">
        <w:rPr>
          <w:rFonts w:ascii="Palatino Linotype" w:hAnsi="Palatino Linotype"/>
          <w:noProof/>
          <w:sz w:val="22"/>
        </w:rPr>
        <w:t xml:space="preserve">: A molecular mechanism with implications for evolution and medicine. </w:t>
      </w:r>
      <w:r w:rsidRPr="002A5ACF">
        <w:rPr>
          <w:rFonts w:ascii="Palatino Linotype" w:hAnsi="Palatino Linotype"/>
          <w:i/>
          <w:iCs/>
          <w:noProof/>
          <w:sz w:val="22"/>
        </w:rPr>
        <w:t>BioEssays</w:t>
      </w:r>
      <w:r w:rsidRPr="002A5ACF">
        <w:rPr>
          <w:rFonts w:ascii="Palatino Linotype" w:hAnsi="Palatino Linotype"/>
          <w:noProof/>
          <w:sz w:val="22"/>
        </w:rPr>
        <w:t xml:space="preserve"> , 1–8. (doi:10.1002/bies.201200050)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18.</w:t>
      </w:r>
      <w:r w:rsidRPr="002A5ACF">
        <w:rPr>
          <w:rFonts w:ascii="Palatino Linotype" w:hAnsi="Palatino Linotype"/>
          <w:noProof/>
          <w:sz w:val="22"/>
        </w:rPr>
        <w:tab/>
        <w:t xml:space="preserve">Bjedov, I., Tenaillon, O., Gérard, B., Souza, V., Denamur, E., Radman, M., Taddei, F. &amp; Matic, I. 2003 Stress-induced mutagenesis in bacteria.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300</w:t>
      </w:r>
      <w:r w:rsidRPr="002A5ACF">
        <w:rPr>
          <w:rFonts w:ascii="Palatino Linotype" w:hAnsi="Palatino Linotype"/>
          <w:noProof/>
          <w:sz w:val="22"/>
        </w:rPr>
        <w:t>, 1404–9. (doi:10.1126/science.1082240)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19.</w:t>
      </w:r>
      <w:r w:rsidRPr="002A5ACF">
        <w:rPr>
          <w:rFonts w:ascii="Palatino Linotype" w:hAnsi="Palatino Linotype"/>
          <w:noProof/>
          <w:sz w:val="22"/>
        </w:rPr>
        <w:tab/>
        <w:t xml:space="preserve">Katz, S. &amp; Hershberg, R. 2013 Elevated mutagenesis does not explain the increased frequency of antibiotic resistant mutants in starved aging colonies. </w:t>
      </w:r>
      <w:r w:rsidRPr="002A5ACF">
        <w:rPr>
          <w:rFonts w:ascii="Palatino Linotype" w:hAnsi="Palatino Linotype"/>
          <w:i/>
          <w:iCs/>
          <w:noProof/>
          <w:sz w:val="22"/>
        </w:rPr>
        <w:t>PLoS Genet.</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e1003968. (doi:10.1371/journal.pgen.1003968)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20.</w:t>
      </w:r>
      <w:r w:rsidRPr="002A5ACF">
        <w:rPr>
          <w:rFonts w:ascii="Palatino Linotype" w:hAnsi="Palatino Linotype"/>
          <w:noProof/>
          <w:sz w:val="22"/>
        </w:rPr>
        <w:tab/>
        <w:t xml:space="preserve">Kivisaar, M. 2010 Mechanisms of stationary-phase mutagenesis in bacteria: mutational processes in pseudomonads. </w:t>
      </w:r>
      <w:r w:rsidRPr="002A5ACF">
        <w:rPr>
          <w:rFonts w:ascii="Palatino Linotype" w:hAnsi="Palatino Linotype"/>
          <w:i/>
          <w:iCs/>
          <w:noProof/>
          <w:sz w:val="22"/>
        </w:rPr>
        <w:t>FEMS Microbiol. Lett.</w:t>
      </w:r>
      <w:r w:rsidRPr="002A5ACF">
        <w:rPr>
          <w:rFonts w:ascii="Palatino Linotype" w:hAnsi="Palatino Linotype"/>
          <w:noProof/>
          <w:sz w:val="22"/>
        </w:rPr>
        <w:t xml:space="preserve"> </w:t>
      </w:r>
      <w:r w:rsidRPr="002A5ACF">
        <w:rPr>
          <w:rFonts w:ascii="Palatino Linotype" w:hAnsi="Palatino Linotype"/>
          <w:b/>
          <w:bCs/>
          <w:noProof/>
          <w:sz w:val="22"/>
        </w:rPr>
        <w:t>312</w:t>
      </w:r>
      <w:r w:rsidRPr="002A5ACF">
        <w:rPr>
          <w:rFonts w:ascii="Palatino Linotype" w:hAnsi="Palatino Linotype"/>
          <w:noProof/>
          <w:sz w:val="22"/>
        </w:rPr>
        <w:t>, 1–14. (doi:10.1111/j.1574-6968.2010.02027.x)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21.</w:t>
      </w:r>
      <w:r w:rsidRPr="002A5ACF">
        <w:rPr>
          <w:rFonts w:ascii="Palatino Linotype" w:hAnsi="Palatino Linotype"/>
          <w:noProof/>
          <w:sz w:val="22"/>
        </w:rPr>
        <w:tab/>
        <w:t xml:space="preserve">Kang, J. M., Iovine, N. M. &amp; Blaser, M. J. 2006 A paradigm for direct stress-induced mutation in prokaryotes. </w:t>
      </w:r>
      <w:r w:rsidRPr="002A5ACF">
        <w:rPr>
          <w:rFonts w:ascii="Palatino Linotype" w:hAnsi="Palatino Linotype"/>
          <w:i/>
          <w:iCs/>
          <w:noProof/>
          <w:sz w:val="22"/>
        </w:rPr>
        <w:t>FASEB J.</w:t>
      </w:r>
      <w:r w:rsidRPr="002A5ACF">
        <w:rPr>
          <w:rFonts w:ascii="Palatino Linotype" w:hAnsi="Palatino Linotype"/>
          <w:noProof/>
          <w:sz w:val="22"/>
        </w:rPr>
        <w:t xml:space="preserve"> </w:t>
      </w:r>
      <w:r w:rsidRPr="002A5ACF">
        <w:rPr>
          <w:rFonts w:ascii="Palatino Linotype" w:hAnsi="Palatino Linotype"/>
          <w:b/>
          <w:bCs/>
          <w:noProof/>
          <w:sz w:val="22"/>
        </w:rPr>
        <w:t>20</w:t>
      </w:r>
      <w:r w:rsidRPr="002A5ACF">
        <w:rPr>
          <w:rFonts w:ascii="Palatino Linotype" w:hAnsi="Palatino Linotype"/>
          <w:noProof/>
          <w:sz w:val="22"/>
        </w:rPr>
        <w:t>, 2476–85. (doi:10.1096/fj.06-6209com)</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22.</w:t>
      </w:r>
      <w:r w:rsidRPr="002A5ACF">
        <w:rPr>
          <w:rFonts w:ascii="Palatino Linotype" w:hAnsi="Palatino Linotype"/>
          <w:noProof/>
          <w:sz w:val="22"/>
        </w:rPr>
        <w:tab/>
        <w:t xml:space="preserve">Baharoglu, Z. &amp; Mazel, D. 2011 </w:t>
      </w:r>
      <w:r w:rsidRPr="002A5ACF">
        <w:rPr>
          <w:rFonts w:ascii="Palatino Linotype" w:hAnsi="Palatino Linotype"/>
          <w:i/>
          <w:iCs/>
          <w:noProof/>
          <w:sz w:val="22"/>
        </w:rPr>
        <w:t>Vibrio cholerae</w:t>
      </w:r>
      <w:r w:rsidRPr="002A5ACF">
        <w:rPr>
          <w:rFonts w:ascii="Palatino Linotype" w:hAnsi="Palatino Linotype"/>
          <w:noProof/>
          <w:sz w:val="22"/>
        </w:rPr>
        <w:t xml:space="preserve"> triggers SOS and mutagenesis in response to a wide range of antibiotics: a route towards multiresistance. </w:t>
      </w:r>
      <w:r w:rsidRPr="002A5ACF">
        <w:rPr>
          <w:rFonts w:ascii="Palatino Linotype" w:hAnsi="Palatino Linotype"/>
          <w:i/>
          <w:iCs/>
          <w:noProof/>
          <w:sz w:val="22"/>
        </w:rPr>
        <w:t>Antimicrob. Agents Chemother.</w:t>
      </w:r>
      <w:r w:rsidRPr="002A5ACF">
        <w:rPr>
          <w:rFonts w:ascii="Palatino Linotype" w:hAnsi="Palatino Linotype"/>
          <w:noProof/>
          <w:sz w:val="22"/>
        </w:rPr>
        <w:t xml:space="preserve"> </w:t>
      </w:r>
      <w:r w:rsidRPr="002A5ACF">
        <w:rPr>
          <w:rFonts w:ascii="Palatino Linotype" w:hAnsi="Palatino Linotype"/>
          <w:b/>
          <w:bCs/>
          <w:noProof/>
          <w:sz w:val="22"/>
        </w:rPr>
        <w:t>55</w:t>
      </w:r>
      <w:r w:rsidRPr="002A5ACF">
        <w:rPr>
          <w:rFonts w:ascii="Palatino Linotype" w:hAnsi="Palatino Linotype"/>
          <w:noProof/>
          <w:sz w:val="22"/>
        </w:rPr>
        <w:t>, 2438–41. (doi:10.1128/AAC.01549-10)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23.</w:t>
      </w:r>
      <w:r w:rsidRPr="002A5ACF">
        <w:rPr>
          <w:rFonts w:ascii="Palatino Linotype" w:hAnsi="Palatino Linotype"/>
          <w:noProof/>
          <w:sz w:val="22"/>
        </w:rPr>
        <w:tab/>
        <w:t xml:space="preserve">Henderson-Begg, S. K., Livermore, D. M. &amp; Hall, L. M. C. 2006 Effect of subinhibitory concentrations of antibiotics on mutation frequency in </w:t>
      </w:r>
      <w:r w:rsidRPr="002A5ACF">
        <w:rPr>
          <w:rFonts w:ascii="Palatino Linotype" w:hAnsi="Palatino Linotype"/>
          <w:i/>
          <w:iCs/>
          <w:noProof/>
          <w:sz w:val="22"/>
        </w:rPr>
        <w:t>Streptococcus pneumoniae</w:t>
      </w:r>
      <w:r w:rsidRPr="002A5ACF">
        <w:rPr>
          <w:rFonts w:ascii="Palatino Linotype" w:hAnsi="Palatino Linotype"/>
          <w:noProof/>
          <w:sz w:val="22"/>
        </w:rPr>
        <w:t xml:space="preserve">. </w:t>
      </w:r>
      <w:r w:rsidRPr="002A5ACF">
        <w:rPr>
          <w:rFonts w:ascii="Palatino Linotype" w:hAnsi="Palatino Linotype"/>
          <w:i/>
          <w:iCs/>
          <w:noProof/>
          <w:sz w:val="22"/>
        </w:rPr>
        <w:t>J. Antimicrob. Chemother.</w:t>
      </w:r>
      <w:r w:rsidRPr="002A5ACF">
        <w:rPr>
          <w:rFonts w:ascii="Palatino Linotype" w:hAnsi="Palatino Linotype"/>
          <w:noProof/>
          <w:sz w:val="22"/>
        </w:rPr>
        <w:t xml:space="preserve"> </w:t>
      </w:r>
      <w:r w:rsidRPr="002A5ACF">
        <w:rPr>
          <w:rFonts w:ascii="Palatino Linotype" w:hAnsi="Palatino Linotype"/>
          <w:b/>
          <w:bCs/>
          <w:noProof/>
          <w:sz w:val="22"/>
        </w:rPr>
        <w:t>57</w:t>
      </w:r>
      <w:r w:rsidRPr="002A5ACF">
        <w:rPr>
          <w:rFonts w:ascii="Palatino Linotype" w:hAnsi="Palatino Linotype"/>
          <w:noProof/>
          <w:sz w:val="22"/>
        </w:rPr>
        <w:t>, 849–54. (doi:10.1093/jac/dkl064)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24.</w:t>
      </w:r>
      <w:r w:rsidRPr="002A5ACF">
        <w:rPr>
          <w:rFonts w:ascii="Palatino Linotype" w:hAnsi="Palatino Linotype"/>
          <w:noProof/>
          <w:sz w:val="22"/>
        </w:rPr>
        <w:tab/>
        <w:t xml:space="preserve">Heidenreich, E. 2007 Adaptive mutation in </w:t>
      </w:r>
      <w:r w:rsidRPr="002A5ACF">
        <w:rPr>
          <w:rFonts w:ascii="Palatino Linotype" w:hAnsi="Palatino Linotype"/>
          <w:i/>
          <w:iCs/>
          <w:noProof/>
          <w:sz w:val="22"/>
        </w:rPr>
        <w:t>Saccharomyces cerevisiae</w:t>
      </w:r>
      <w:r w:rsidRPr="002A5ACF">
        <w:rPr>
          <w:rFonts w:ascii="Palatino Linotype" w:hAnsi="Palatino Linotype"/>
          <w:noProof/>
          <w:sz w:val="22"/>
        </w:rPr>
        <w:t xml:space="preserve">.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285–311. (doi:10.1080/10409230701507773)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25.</w:t>
      </w:r>
      <w:r w:rsidRPr="002A5ACF">
        <w:rPr>
          <w:rFonts w:ascii="Palatino Linotype" w:hAnsi="Palatino Linotype"/>
          <w:noProof/>
          <w:sz w:val="22"/>
        </w:rPr>
        <w:tab/>
        <w:t xml:space="preserve">Rodriguez, G. P., Romanova, N. V, Bao, G., Rouf, N. C., Kow, Y. W. &amp; Crouse, G. F. 2012 Mismatch repair-dependent mutagenesis in nondividing cells.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109</w:t>
      </w:r>
      <w:r w:rsidRPr="002A5ACF">
        <w:rPr>
          <w:rFonts w:ascii="Palatino Linotype" w:hAnsi="Palatino Linotype"/>
          <w:noProof/>
          <w:sz w:val="22"/>
        </w:rPr>
        <w:t xml:space="preserve">, 6153–8.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26.</w:t>
      </w:r>
      <w:r w:rsidRPr="002A5ACF">
        <w:rPr>
          <w:rFonts w:ascii="Palatino Linotype" w:hAnsi="Palatino Linotype"/>
          <w:noProof/>
          <w:sz w:val="22"/>
        </w:rPr>
        <w:tab/>
        <w:t xml:space="preserve">Goho, S. &amp; Bell, G. 2000 Mild environmental stress elicits mutations affecting fitness in Chlamydomonas.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267</w:t>
      </w:r>
      <w:r w:rsidRPr="002A5ACF">
        <w:rPr>
          <w:rFonts w:ascii="Palatino Linotype" w:hAnsi="Palatino Linotype"/>
          <w:noProof/>
          <w:sz w:val="22"/>
        </w:rPr>
        <w:t>, 123–9. (doi:10.1098/rspb.2000.0976)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27.</w:t>
      </w:r>
      <w:r w:rsidRPr="002A5ACF">
        <w:rPr>
          <w:rFonts w:ascii="Palatino Linotype" w:hAnsi="Palatino Linotype"/>
          <w:noProof/>
          <w:sz w:val="22"/>
        </w:rPr>
        <w:tab/>
        <w:t xml:space="preserve">Matsuba, C., Ostrow, D. G., Salomon, M. P., Tolani, A. &amp; Baer, C. F. 2012 Temperature, stress and spontaneous mutation in </w:t>
      </w:r>
      <w:r w:rsidRPr="002A5ACF">
        <w:rPr>
          <w:rFonts w:ascii="Palatino Linotype" w:hAnsi="Palatino Linotype"/>
          <w:i/>
          <w:iCs/>
          <w:noProof/>
          <w:sz w:val="22"/>
        </w:rPr>
        <w:t>Caenorhabditis briggsae</w:t>
      </w:r>
      <w:r w:rsidRPr="002A5ACF">
        <w:rPr>
          <w:rFonts w:ascii="Palatino Linotype" w:hAnsi="Palatino Linotype"/>
          <w:noProof/>
          <w:sz w:val="22"/>
        </w:rPr>
        <w:t xml:space="preserve"> and </w:t>
      </w:r>
      <w:r w:rsidRPr="002A5ACF">
        <w:rPr>
          <w:rFonts w:ascii="Palatino Linotype" w:hAnsi="Palatino Linotype"/>
          <w:i/>
          <w:iCs/>
          <w:noProof/>
          <w:sz w:val="22"/>
        </w:rPr>
        <w:t>Caenorhabditis elegans</w:t>
      </w:r>
      <w:r w:rsidRPr="002A5ACF">
        <w:rPr>
          <w:rFonts w:ascii="Palatino Linotype" w:hAnsi="Palatino Linotype"/>
          <w:noProof/>
          <w:sz w:val="22"/>
        </w:rPr>
        <w:t xml:space="preserve">. </w:t>
      </w:r>
      <w:r w:rsidRPr="002A5ACF">
        <w:rPr>
          <w:rFonts w:ascii="Palatino Linotype" w:hAnsi="Palatino Linotype"/>
          <w:i/>
          <w:iCs/>
          <w:noProof/>
          <w:sz w:val="22"/>
        </w:rPr>
        <w:t>Biol. Lett.</w:t>
      </w:r>
      <w:r w:rsidRPr="002A5ACF">
        <w:rPr>
          <w:rFonts w:ascii="Palatino Linotype" w:hAnsi="Palatino Linotype"/>
          <w:noProof/>
          <w:sz w:val="22"/>
        </w:rPr>
        <w:t xml:space="preserve"> , 8–12. (doi:10.1098/rsbl.2012.0334)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28.</w:t>
      </w:r>
      <w:r w:rsidRPr="002A5ACF">
        <w:rPr>
          <w:rFonts w:ascii="Palatino Linotype" w:hAnsi="Palatino Linotype"/>
          <w:noProof/>
          <w:sz w:val="22"/>
        </w:rPr>
        <w:tab/>
        <w:t xml:space="preserve">Sharp, N. P. &amp; Agrawal, A. F. 2012 Evidence for elevated mutation rates in low-quality genotypes.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109</w:t>
      </w:r>
      <w:r w:rsidRPr="002A5ACF">
        <w:rPr>
          <w:rFonts w:ascii="Palatino Linotype" w:hAnsi="Palatino Linotype"/>
          <w:noProof/>
          <w:sz w:val="22"/>
        </w:rPr>
        <w:t>, 6142–6. (doi:10.1073/pnas.1118918109)</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29.</w:t>
      </w:r>
      <w:r w:rsidRPr="002A5ACF">
        <w:rPr>
          <w:rFonts w:ascii="Palatino Linotype" w:hAnsi="Palatino Linotype"/>
          <w:noProof/>
          <w:sz w:val="22"/>
        </w:rPr>
        <w:tab/>
        <w:t xml:space="preserve">Bristow, R. G. &amp; Hill, R. P. 2008 Hypoxia and metabolism: Hypoxia, DNA repair and genetic instability. </w:t>
      </w:r>
      <w:r w:rsidRPr="002A5ACF">
        <w:rPr>
          <w:rFonts w:ascii="Palatino Linotype" w:hAnsi="Palatino Linotype"/>
          <w:i/>
          <w:iCs/>
          <w:noProof/>
          <w:sz w:val="22"/>
        </w:rPr>
        <w:t>Nat. Rev. Cancer</w:t>
      </w:r>
      <w:r w:rsidRPr="002A5ACF">
        <w:rPr>
          <w:rFonts w:ascii="Palatino Linotype" w:hAnsi="Palatino Linotype"/>
          <w:noProof/>
          <w:sz w:val="22"/>
        </w:rPr>
        <w:t xml:space="preserve"> </w:t>
      </w:r>
      <w:r w:rsidRPr="002A5ACF">
        <w:rPr>
          <w:rFonts w:ascii="Palatino Linotype" w:hAnsi="Palatino Linotype"/>
          <w:b/>
          <w:bCs/>
          <w:noProof/>
          <w:sz w:val="22"/>
        </w:rPr>
        <w:t>8</w:t>
      </w:r>
      <w:r w:rsidRPr="002A5ACF">
        <w:rPr>
          <w:rFonts w:ascii="Palatino Linotype" w:hAnsi="Palatino Linotype"/>
          <w:noProof/>
          <w:sz w:val="22"/>
        </w:rPr>
        <w:t>, 180–92. (doi:10.1038/nrc2344)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30.</w:t>
      </w:r>
      <w:r w:rsidRPr="002A5ACF">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2A5ACF">
        <w:rPr>
          <w:rFonts w:ascii="Palatino Linotype" w:hAnsi="Palatino Linotype"/>
          <w:i/>
          <w:iCs/>
          <w:noProof/>
          <w:sz w:val="22"/>
        </w:rPr>
        <w:t>Mol. Cell</w:t>
      </w:r>
      <w:r w:rsidRPr="002A5ACF">
        <w:rPr>
          <w:rFonts w:ascii="Palatino Linotype" w:hAnsi="Palatino Linotype"/>
          <w:noProof/>
          <w:sz w:val="22"/>
        </w:rPr>
        <w:t xml:space="preserve"> </w:t>
      </w:r>
      <w:r w:rsidRPr="002A5ACF">
        <w:rPr>
          <w:rFonts w:ascii="Palatino Linotype" w:hAnsi="Palatino Linotype"/>
          <w:b/>
          <w:bCs/>
          <w:noProof/>
          <w:sz w:val="22"/>
        </w:rPr>
        <w:t>19</w:t>
      </w:r>
      <w:r w:rsidRPr="002A5ACF">
        <w:rPr>
          <w:rFonts w:ascii="Palatino Linotype" w:hAnsi="Palatino Linotype"/>
          <w:noProof/>
          <w:sz w:val="22"/>
        </w:rPr>
        <w:t>, 791–804. (doi:10.1016/j.molcel.2005.07.025)</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31.</w:t>
      </w:r>
      <w:r w:rsidRPr="002A5ACF">
        <w:rPr>
          <w:rFonts w:ascii="Palatino Linotype" w:hAnsi="Palatino Linotype"/>
          <w:noProof/>
          <w:sz w:val="22"/>
        </w:rPr>
        <w:tab/>
        <w:t xml:space="preserve">Debora, B. N., Vidales, L. E., Ramírez, R., Ramírez, M., Robleto, E. A., Yasbin, R. E. &amp; Pedraza-Reyes, M. 2010 Mismatch Repair Modulation of MutY Activity Drives </w:t>
      </w:r>
      <w:r w:rsidRPr="002A5ACF">
        <w:rPr>
          <w:rFonts w:ascii="Palatino Linotype" w:hAnsi="Palatino Linotype"/>
          <w:i/>
          <w:iCs/>
          <w:noProof/>
          <w:sz w:val="22"/>
        </w:rPr>
        <w:t>Bacillus subtilis</w:t>
      </w:r>
      <w:r w:rsidRPr="002A5ACF">
        <w:rPr>
          <w:rFonts w:ascii="Palatino Linotype" w:hAnsi="Palatino Linotype"/>
          <w:noProof/>
          <w:sz w:val="22"/>
        </w:rPr>
        <w:t xml:space="preserve"> Stationary-Phase Mutagenesis. </w:t>
      </w:r>
      <w:r w:rsidRPr="002A5ACF">
        <w:rPr>
          <w:rFonts w:ascii="Palatino Linotype" w:hAnsi="Palatino Linotype"/>
          <w:i/>
          <w:iCs/>
          <w:noProof/>
          <w:sz w:val="22"/>
        </w:rPr>
        <w:t>J. Bacteriol.</w:t>
      </w:r>
      <w:r w:rsidRPr="002A5ACF">
        <w:rPr>
          <w:rFonts w:ascii="Palatino Linotype" w:hAnsi="Palatino Linotype"/>
          <w:noProof/>
          <w:sz w:val="22"/>
        </w:rPr>
        <w:t xml:space="preserve"> </w:t>
      </w:r>
      <w:r w:rsidRPr="002A5ACF">
        <w:rPr>
          <w:rFonts w:ascii="Palatino Linotype" w:hAnsi="Palatino Linotype"/>
          <w:b/>
          <w:bCs/>
          <w:noProof/>
          <w:sz w:val="22"/>
        </w:rPr>
        <w:t>193</w:t>
      </w:r>
      <w:r w:rsidRPr="002A5ACF">
        <w:rPr>
          <w:rFonts w:ascii="Palatino Linotype" w:hAnsi="Palatino Linotype"/>
          <w:noProof/>
          <w:sz w:val="22"/>
        </w:rPr>
        <w:t>, 236–45. (doi:10.1128/JB.00940-10)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32.</w:t>
      </w:r>
      <w:r w:rsidRPr="002A5ACF">
        <w:rPr>
          <w:rFonts w:ascii="Palatino Linotype" w:hAnsi="Palatino Linotype"/>
          <w:noProof/>
          <w:sz w:val="22"/>
        </w:rPr>
        <w:tab/>
        <w:t xml:space="preserve">Al Mamun, A. A. M. et al. 2012 Identity and function of a large gene network underlying mutagenic repair of DNA breaks.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338</w:t>
      </w:r>
      <w:r w:rsidRPr="002A5ACF">
        <w:rPr>
          <w:rFonts w:ascii="Palatino Linotype" w:hAnsi="Palatino Linotype"/>
          <w:noProof/>
          <w:sz w:val="22"/>
        </w:rPr>
        <w:t>, 1344–8. (doi:10.1126/science.1226683)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33.</w:t>
      </w:r>
      <w:r w:rsidRPr="002A5ACF">
        <w:rPr>
          <w:rFonts w:ascii="Palatino Linotype" w:hAnsi="Palatino Linotype"/>
          <w:noProof/>
          <w:sz w:val="22"/>
        </w:rPr>
        <w:tab/>
        <w:t xml:space="preserve">Tenaillon, O., Denamur, E. &amp; Matic, I. 2004 Evolutionary significance of stress-induced mutagenesis in bacteria. </w:t>
      </w:r>
      <w:r w:rsidRPr="002A5ACF">
        <w:rPr>
          <w:rFonts w:ascii="Palatino Linotype" w:hAnsi="Palatino Linotype"/>
          <w:i/>
          <w:iCs/>
          <w:noProof/>
          <w:sz w:val="22"/>
        </w:rPr>
        <w:t>Trends Microbiol.</w:t>
      </w:r>
      <w:r w:rsidRPr="002A5ACF">
        <w:rPr>
          <w:rFonts w:ascii="Palatino Linotype" w:hAnsi="Palatino Linotype"/>
          <w:noProof/>
          <w:sz w:val="22"/>
        </w:rPr>
        <w:t xml:space="preserve"> </w:t>
      </w:r>
      <w:r w:rsidRPr="002A5ACF">
        <w:rPr>
          <w:rFonts w:ascii="Palatino Linotype" w:hAnsi="Palatino Linotype"/>
          <w:b/>
          <w:bCs/>
          <w:noProof/>
          <w:sz w:val="22"/>
        </w:rPr>
        <w:t>12</w:t>
      </w:r>
      <w:r w:rsidRPr="002A5ACF">
        <w:rPr>
          <w:rFonts w:ascii="Palatino Linotype" w:hAnsi="Palatino Linotype"/>
          <w:noProof/>
          <w:sz w:val="22"/>
        </w:rPr>
        <w:t>, 264–70. (doi:10.1016/j.tim.2004.04.002)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34.</w:t>
      </w:r>
      <w:r w:rsidRPr="002A5ACF">
        <w:rPr>
          <w:rFonts w:ascii="Palatino Linotype" w:hAnsi="Palatino Linotype"/>
          <w:noProof/>
          <w:sz w:val="22"/>
        </w:rPr>
        <w:tab/>
        <w:t xml:space="preserve">Cirz, R. T. &amp; Romesberg, F. E. 2007 Controlling mutation: intervening in evolution as a therapeutic strategy.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341–54. (doi:10.1080/10409230701597741)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35.</w:t>
      </w:r>
      <w:r w:rsidRPr="002A5ACF">
        <w:rPr>
          <w:rFonts w:ascii="Palatino Linotype" w:hAnsi="Palatino Linotype"/>
          <w:noProof/>
          <w:sz w:val="22"/>
        </w:rPr>
        <w:tab/>
        <w:t xml:space="preserve">Agrawal, A. F. 2002 Genetic loads under fitness-dependent mutation rates.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15</w:t>
      </w:r>
      <w:r w:rsidRPr="002A5ACF">
        <w:rPr>
          <w:rFonts w:ascii="Palatino Linotype" w:hAnsi="Palatino Linotype"/>
          <w:noProof/>
          <w:sz w:val="22"/>
        </w:rPr>
        <w:t>, 1004–1010. (doi:10.1046/j.1420-9101.2002.00464.x)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36.</w:t>
      </w:r>
      <w:r w:rsidRPr="002A5ACF">
        <w:rPr>
          <w:rFonts w:ascii="Palatino Linotype" w:hAnsi="Palatino Linotype"/>
          <w:noProof/>
          <w:sz w:val="22"/>
        </w:rPr>
        <w:tab/>
        <w:t xml:space="preserve">Shaw, F. H. &amp; Baer, C. F. 2011 Fitness-dependent mutation rates in finite populations.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24</w:t>
      </w:r>
      <w:r w:rsidRPr="002A5ACF">
        <w:rPr>
          <w:rFonts w:ascii="Palatino Linotype" w:hAnsi="Palatino Linotype"/>
          <w:noProof/>
          <w:sz w:val="22"/>
        </w:rPr>
        <w:t>, 1677–84. (doi:10.1111/j.1420-9101.2011.02320.x)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37.</w:t>
      </w:r>
      <w:r w:rsidRPr="002A5ACF">
        <w:rPr>
          <w:rFonts w:ascii="Palatino Linotype" w:hAnsi="Palatino Linotype"/>
          <w:noProof/>
          <w:sz w:val="22"/>
        </w:rPr>
        <w:tab/>
        <w:t xml:space="preserve">Ram, Y. &amp; Hadany, L. 2012 The evolution of stress-induced hypermutation in asexual populations.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66</w:t>
      </w:r>
      <w:r w:rsidRPr="002A5ACF">
        <w:rPr>
          <w:rFonts w:ascii="Palatino Linotype" w:hAnsi="Palatino Linotype"/>
          <w:noProof/>
          <w:sz w:val="22"/>
        </w:rPr>
        <w:t>, 2315–28. (doi:10.1111/j.1558-5646.2012.01576.x)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38.</w:t>
      </w:r>
      <w:r w:rsidRPr="002A5ACF">
        <w:rPr>
          <w:rFonts w:ascii="Palatino Linotype" w:hAnsi="Palatino Linotype"/>
          <w:noProof/>
          <w:sz w:val="22"/>
        </w:rPr>
        <w:tab/>
        <w:t xml:space="preserve">Wright, S. 1931 Evolution in Mendelian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16</w:t>
      </w:r>
      <w:r w:rsidRPr="002A5ACF">
        <w:rPr>
          <w:rFonts w:ascii="Palatino Linotype" w:hAnsi="Palatino Linotype"/>
          <w:noProof/>
          <w:sz w:val="22"/>
        </w:rPr>
        <w:t xml:space="preserve">, 97–159.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39.</w:t>
      </w:r>
      <w:r w:rsidRPr="002A5ACF">
        <w:rPr>
          <w:rFonts w:ascii="Palatino Linotype" w:hAnsi="Palatino Linotype"/>
          <w:noProof/>
          <w:sz w:val="22"/>
        </w:rPr>
        <w:tab/>
        <w:t xml:space="preserve">Wright, S. 1988 Surfaces of selective value revisited. </w:t>
      </w:r>
      <w:r w:rsidRPr="002A5ACF">
        <w:rPr>
          <w:rFonts w:ascii="Palatino Linotype" w:hAnsi="Palatino Linotype"/>
          <w:i/>
          <w:iCs/>
          <w:noProof/>
          <w:sz w:val="22"/>
        </w:rPr>
        <w:t>Am. Nat.</w:t>
      </w:r>
      <w:r w:rsidRPr="002A5ACF">
        <w:rPr>
          <w:rFonts w:ascii="Palatino Linotype" w:hAnsi="Palatino Linotype"/>
          <w:noProof/>
          <w:sz w:val="22"/>
        </w:rPr>
        <w:t xml:space="preserve"> </w:t>
      </w:r>
      <w:r w:rsidRPr="002A5ACF">
        <w:rPr>
          <w:rFonts w:ascii="Palatino Linotype" w:hAnsi="Palatino Linotype"/>
          <w:b/>
          <w:bCs/>
          <w:noProof/>
          <w:sz w:val="22"/>
        </w:rPr>
        <w:t>131</w:t>
      </w:r>
      <w:r w:rsidRPr="002A5ACF">
        <w:rPr>
          <w:rFonts w:ascii="Palatino Linotype" w:hAnsi="Palatino Linotype"/>
          <w:noProof/>
          <w:sz w:val="22"/>
        </w:rPr>
        <w:t>, 115–123. (doi:10.1086/284777)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40.</w:t>
      </w:r>
      <w:r w:rsidRPr="002A5ACF">
        <w:rPr>
          <w:rFonts w:ascii="Palatino Linotype" w:hAnsi="Palatino Linotype"/>
          <w:noProof/>
          <w:sz w:val="22"/>
        </w:rPr>
        <w:tab/>
        <w:t xml:space="preserve">Gibson, J. L. et al. 2010 The sigma(E) stress response is required for stress-induced mutation and amplification in Escherichia coli. </w:t>
      </w:r>
      <w:r w:rsidRPr="002A5ACF">
        <w:rPr>
          <w:rFonts w:ascii="Palatino Linotype" w:hAnsi="Palatino Linotype"/>
          <w:i/>
          <w:iCs/>
          <w:noProof/>
          <w:sz w:val="22"/>
        </w:rPr>
        <w:t>Mol. Microbiol.</w:t>
      </w:r>
      <w:r w:rsidRPr="002A5ACF">
        <w:rPr>
          <w:rFonts w:ascii="Palatino Linotype" w:hAnsi="Palatino Linotype"/>
          <w:noProof/>
          <w:sz w:val="22"/>
        </w:rPr>
        <w:t xml:space="preserve"> </w:t>
      </w:r>
      <w:r w:rsidRPr="002A5ACF">
        <w:rPr>
          <w:rFonts w:ascii="Palatino Linotype" w:hAnsi="Palatino Linotype"/>
          <w:b/>
          <w:bCs/>
          <w:noProof/>
          <w:sz w:val="22"/>
        </w:rPr>
        <w:t>77</w:t>
      </w:r>
      <w:r w:rsidRPr="002A5ACF">
        <w:rPr>
          <w:rFonts w:ascii="Palatino Linotype" w:hAnsi="Palatino Linotype"/>
          <w:noProof/>
          <w:sz w:val="22"/>
        </w:rPr>
        <w:t>, 415–30. (doi:10.1111/j.1365-2958.2010.07213.x)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41.</w:t>
      </w:r>
      <w:r w:rsidRPr="002A5ACF">
        <w:rPr>
          <w:rFonts w:ascii="Palatino Linotype" w:hAnsi="Palatino Linotype"/>
          <w:noProof/>
          <w:sz w:val="22"/>
        </w:rPr>
        <w:tab/>
        <w:t xml:space="preserve">Haigh, J. 1978 The accumulation of deleterious genes in a population - Muller’s Ratchet.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14</w:t>
      </w:r>
      <w:r w:rsidRPr="002A5ACF">
        <w:rPr>
          <w:rFonts w:ascii="Palatino Linotype" w:hAnsi="Palatino Linotype"/>
          <w:noProof/>
          <w:sz w:val="22"/>
        </w:rPr>
        <w:t>, 251–267. (doi:10.1016/0040-5809(78)90027-8)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42.</w:t>
      </w:r>
      <w:r w:rsidRPr="002A5ACF">
        <w:rPr>
          <w:rFonts w:ascii="Palatino Linotype" w:hAnsi="Palatino Linotype"/>
          <w:noProof/>
          <w:sz w:val="22"/>
        </w:rPr>
        <w:tab/>
        <w:t xml:space="preserve">Gessler, D. D. G. 1995 The constraints of finite size in asexual populations and the rate of the ratchet.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66</w:t>
      </w:r>
      <w:r w:rsidRPr="002A5ACF">
        <w:rPr>
          <w:rFonts w:ascii="Palatino Linotype" w:hAnsi="Palatino Linotype"/>
          <w:noProof/>
          <w:sz w:val="22"/>
        </w:rPr>
        <w:t>, 241. (doi:10.1017/S0016672300034686)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43.</w:t>
      </w:r>
      <w:r w:rsidRPr="002A5ACF">
        <w:rPr>
          <w:rFonts w:ascii="Palatino Linotype" w:hAnsi="Palatino Linotype"/>
          <w:noProof/>
          <w:sz w:val="22"/>
        </w:rPr>
        <w:tab/>
        <w:t xml:space="preserve">Gordo, I. &amp; Dionisio, F. 2005 Nonequilibrium model for estimating parameters of deleterious mutations. </w:t>
      </w:r>
      <w:r w:rsidRPr="002A5ACF">
        <w:rPr>
          <w:rFonts w:ascii="Palatino Linotype" w:hAnsi="Palatino Linotype"/>
          <w:i/>
          <w:iCs/>
          <w:noProof/>
          <w:sz w:val="22"/>
        </w:rPr>
        <w:t>Phys. Rev. E</w:t>
      </w:r>
      <w:r w:rsidRPr="002A5ACF">
        <w:rPr>
          <w:rFonts w:ascii="Palatino Linotype" w:hAnsi="Palatino Linotype"/>
          <w:noProof/>
          <w:sz w:val="22"/>
        </w:rPr>
        <w:t xml:space="preserve"> </w:t>
      </w:r>
      <w:r w:rsidRPr="002A5ACF">
        <w:rPr>
          <w:rFonts w:ascii="Palatino Linotype" w:hAnsi="Palatino Linotype"/>
          <w:b/>
          <w:bCs/>
          <w:noProof/>
          <w:sz w:val="22"/>
        </w:rPr>
        <w:t>71</w:t>
      </w:r>
      <w:r w:rsidRPr="002A5ACF">
        <w:rPr>
          <w:rFonts w:ascii="Palatino Linotype" w:hAnsi="Palatino Linotype"/>
          <w:noProof/>
          <w:sz w:val="22"/>
        </w:rPr>
        <w:t>, 18–21. (doi:10.1103/PhysRevE.71.031907)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44.</w:t>
      </w:r>
      <w:r w:rsidRPr="002A5ACF">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2A5ACF">
        <w:rPr>
          <w:rFonts w:ascii="Palatino Linotype" w:hAnsi="Palatino Linotype"/>
          <w:i/>
          <w:iCs/>
          <w:noProof/>
          <w:sz w:val="22"/>
        </w:rPr>
        <w:t>J. Math. Biol.</w:t>
      </w:r>
      <w:r w:rsidRPr="002A5ACF">
        <w:rPr>
          <w:rFonts w:ascii="Palatino Linotype" w:hAnsi="Palatino Linotype"/>
          <w:noProof/>
          <w:sz w:val="22"/>
        </w:rPr>
        <w:t xml:space="preserve"> </w:t>
      </w:r>
      <w:r w:rsidRPr="002A5ACF">
        <w:rPr>
          <w:rFonts w:ascii="Palatino Linotype" w:hAnsi="Palatino Linotype"/>
          <w:b/>
          <w:bCs/>
          <w:noProof/>
          <w:sz w:val="22"/>
        </w:rPr>
        <w:t>12</w:t>
      </w:r>
      <w:r w:rsidRPr="002A5ACF">
        <w:rPr>
          <w:rFonts w:ascii="Palatino Linotype" w:hAnsi="Palatino Linotype"/>
          <w:noProof/>
          <w:sz w:val="22"/>
        </w:rPr>
        <w:t>, 355–362. (doi:10.1007/BF00276922)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45.</w:t>
      </w:r>
      <w:r w:rsidRPr="002A5ACF">
        <w:rPr>
          <w:rFonts w:ascii="Palatino Linotype" w:hAnsi="Palatino Linotype"/>
          <w:noProof/>
          <w:sz w:val="22"/>
        </w:rPr>
        <w:tab/>
        <w:t xml:space="preserve">Fisher, R. A. 1930 </w:t>
      </w:r>
      <w:r w:rsidRPr="002A5ACF">
        <w:rPr>
          <w:rFonts w:ascii="Palatino Linotype" w:hAnsi="Palatino Linotype"/>
          <w:i/>
          <w:iCs/>
          <w:noProof/>
          <w:sz w:val="22"/>
        </w:rPr>
        <w:t>The Genetical Theory of Natural Selection</w:t>
      </w:r>
      <w:r w:rsidRPr="002A5ACF">
        <w:rPr>
          <w:rFonts w:ascii="Palatino Linotype" w:hAnsi="Palatino Linotype"/>
          <w:noProof/>
          <w:sz w:val="22"/>
        </w:rPr>
        <w:t>. Oxford: Clarendon Press.</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46.</w:t>
      </w:r>
      <w:r w:rsidRPr="002A5ACF">
        <w:rPr>
          <w:rFonts w:ascii="Palatino Linotype" w:hAnsi="Palatino Linotype"/>
          <w:noProof/>
          <w:sz w:val="22"/>
        </w:rPr>
        <w:tab/>
        <w:t xml:space="preserve">Patwa, Z. &amp; Wahl, L. M. 2008 The fixation probability of beneficial mutations. </w:t>
      </w:r>
      <w:r w:rsidRPr="002A5ACF">
        <w:rPr>
          <w:rFonts w:ascii="Palatino Linotype" w:hAnsi="Palatino Linotype"/>
          <w:i/>
          <w:iCs/>
          <w:noProof/>
          <w:sz w:val="22"/>
        </w:rPr>
        <w:t>J. R. Soc. Interface</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1279–89. (doi:10.1098/rsif.2008.0248)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47.</w:t>
      </w:r>
      <w:r w:rsidRPr="002A5ACF">
        <w:rPr>
          <w:rFonts w:ascii="Palatino Linotype" w:hAnsi="Palatino Linotype"/>
          <w:noProof/>
          <w:sz w:val="22"/>
        </w:rPr>
        <w:tab/>
        <w:t xml:space="preserve">Weinreich, D. M. &amp; Chao, L. 2005 Rapid evolutionary escape by large populations from local fitness peaks is likely in nature.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59</w:t>
      </w:r>
      <w:r w:rsidRPr="002A5ACF">
        <w:rPr>
          <w:rFonts w:ascii="Palatino Linotype" w:hAnsi="Palatino Linotype"/>
          <w:noProof/>
          <w:sz w:val="22"/>
        </w:rPr>
        <w:t xml:space="preserve">, 1175–82.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48.</w:t>
      </w:r>
      <w:r w:rsidRPr="002A5ACF">
        <w:rPr>
          <w:rFonts w:ascii="Palatino Linotype" w:hAnsi="Palatino Linotype"/>
          <w:noProof/>
          <w:sz w:val="22"/>
        </w:rPr>
        <w:tab/>
        <w:t xml:space="preserve">Maynard Smith, J. &amp; Haigh, J. 1974 The hitch-hiking effect of a favourable gene.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23</w:t>
      </w:r>
      <w:r w:rsidRPr="002A5ACF">
        <w:rPr>
          <w:rFonts w:ascii="Palatino Linotype" w:hAnsi="Palatino Linotype"/>
          <w:noProof/>
          <w:sz w:val="22"/>
        </w:rPr>
        <w:t>, 23–35. (doi:10.1017/S0016672300014634)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49.</w:t>
      </w:r>
      <w:r w:rsidRPr="002A5ACF">
        <w:rPr>
          <w:rFonts w:ascii="Palatino Linotype" w:hAnsi="Palatino Linotype"/>
          <w:noProof/>
          <w:sz w:val="22"/>
        </w:rPr>
        <w:tab/>
        <w:t xml:space="preserve">Lynch, M., Bürger, R., Butcher, D. &amp; Gabriel, W. 1993 The mutational meltdown in asexual populations. </w:t>
      </w:r>
      <w:r w:rsidRPr="002A5ACF">
        <w:rPr>
          <w:rFonts w:ascii="Palatino Linotype" w:hAnsi="Palatino Linotype"/>
          <w:i/>
          <w:iCs/>
          <w:noProof/>
          <w:sz w:val="22"/>
        </w:rPr>
        <w:t>J. Hered.</w:t>
      </w:r>
      <w:r w:rsidRPr="002A5ACF">
        <w:rPr>
          <w:rFonts w:ascii="Palatino Linotype" w:hAnsi="Palatino Linotype"/>
          <w:noProof/>
          <w:sz w:val="22"/>
        </w:rPr>
        <w:t xml:space="preserve"> </w:t>
      </w:r>
      <w:r w:rsidRPr="002A5ACF">
        <w:rPr>
          <w:rFonts w:ascii="Palatino Linotype" w:hAnsi="Palatino Linotype"/>
          <w:b/>
          <w:bCs/>
          <w:noProof/>
          <w:sz w:val="22"/>
        </w:rPr>
        <w:t>84</w:t>
      </w:r>
      <w:r w:rsidRPr="002A5ACF">
        <w:rPr>
          <w:rFonts w:ascii="Palatino Linotype" w:hAnsi="Palatino Linotype"/>
          <w:noProof/>
          <w:sz w:val="22"/>
        </w:rPr>
        <w:t xml:space="preserve">, 339–44.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50.</w:t>
      </w:r>
      <w:r w:rsidRPr="002A5ACF">
        <w:rPr>
          <w:rFonts w:ascii="Palatino Linotype" w:hAnsi="Palatino Linotype"/>
          <w:noProof/>
          <w:sz w:val="22"/>
        </w:rPr>
        <w:tab/>
        <w:t xml:space="preserve">Obolski, U. &amp; Hadany, L. 2012 Implications of stress-induced genetic variation for minimizing multidrug resistance in bacteria. </w:t>
      </w:r>
      <w:r w:rsidRPr="002A5ACF">
        <w:rPr>
          <w:rFonts w:ascii="Palatino Linotype" w:hAnsi="Palatino Linotype"/>
          <w:i/>
          <w:iCs/>
          <w:noProof/>
          <w:sz w:val="22"/>
        </w:rPr>
        <w:t>BMC Med.</w:t>
      </w:r>
      <w:r w:rsidRPr="002A5ACF">
        <w:rPr>
          <w:rFonts w:ascii="Palatino Linotype" w:hAnsi="Palatino Linotype"/>
          <w:noProof/>
          <w:sz w:val="22"/>
        </w:rPr>
        <w:t xml:space="preserve"> </w:t>
      </w:r>
      <w:r w:rsidRPr="002A5ACF">
        <w:rPr>
          <w:rFonts w:ascii="Palatino Linotype" w:hAnsi="Palatino Linotype"/>
          <w:b/>
          <w:bCs/>
          <w:noProof/>
          <w:sz w:val="22"/>
        </w:rPr>
        <w:t>10</w:t>
      </w:r>
      <w:r w:rsidRPr="002A5ACF">
        <w:rPr>
          <w:rFonts w:ascii="Palatino Linotype" w:hAnsi="Palatino Linotype"/>
          <w:noProof/>
          <w:sz w:val="22"/>
        </w:rPr>
        <w:t>, 1–30. (doi:10.1186/1741-7015-10-89)</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51.</w:t>
      </w:r>
      <w:r w:rsidRPr="002A5ACF">
        <w:rPr>
          <w:rFonts w:ascii="Palatino Linotype" w:hAnsi="Palatino Linotype"/>
          <w:noProof/>
          <w:sz w:val="22"/>
        </w:rPr>
        <w:tab/>
        <w:t xml:space="preserve">Shor, E., Fox, C. a. &amp; Broach, J. R. 2013 The yeast environmental stress response regulates mutagenesis induced by proteotoxic stress. </w:t>
      </w:r>
      <w:r w:rsidRPr="002A5ACF">
        <w:rPr>
          <w:rFonts w:ascii="Palatino Linotype" w:hAnsi="Palatino Linotype"/>
          <w:i/>
          <w:iCs/>
          <w:noProof/>
          <w:sz w:val="22"/>
        </w:rPr>
        <w:t>PLoS Genet.</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e1003680. (doi:10.1371/journal.pgen.1003680)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52.</w:t>
      </w:r>
      <w:r w:rsidRPr="002A5ACF">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2A5ACF">
        <w:rPr>
          <w:rFonts w:ascii="Palatino Linotype" w:hAnsi="Palatino Linotype"/>
          <w:i/>
          <w:iCs/>
          <w:noProof/>
          <w:sz w:val="22"/>
        </w:rPr>
        <w:t>Curr. Genomics</w:t>
      </w:r>
      <w:r w:rsidRPr="002A5ACF">
        <w:rPr>
          <w:rFonts w:ascii="Palatino Linotype" w:hAnsi="Palatino Linotype"/>
          <w:noProof/>
          <w:sz w:val="22"/>
        </w:rPr>
        <w:t xml:space="preserve"> </w:t>
      </w:r>
      <w:r w:rsidRPr="002A5ACF">
        <w:rPr>
          <w:rFonts w:ascii="Palatino Linotype" w:hAnsi="Palatino Linotype"/>
          <w:b/>
          <w:bCs/>
          <w:noProof/>
          <w:sz w:val="22"/>
        </w:rPr>
        <w:t>7</w:t>
      </w:r>
      <w:r w:rsidRPr="002A5ACF">
        <w:rPr>
          <w:rFonts w:ascii="Palatino Linotype" w:hAnsi="Palatino Linotype"/>
          <w:noProof/>
          <w:sz w:val="22"/>
        </w:rPr>
        <w:t xml:space="preserve">, 481–96.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53.</w:t>
      </w:r>
      <w:r w:rsidRPr="002A5ACF">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280</w:t>
      </w:r>
      <w:r w:rsidRPr="002A5ACF">
        <w:rPr>
          <w:rFonts w:ascii="Palatino Linotype" w:hAnsi="Palatino Linotype"/>
          <w:noProof/>
          <w:sz w:val="22"/>
        </w:rPr>
        <w:t>, 20130007. (doi:10.1098/rspb.2013.0007)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54.</w:t>
      </w:r>
      <w:r w:rsidRPr="002A5ACF">
        <w:rPr>
          <w:rFonts w:ascii="Palatino Linotype" w:hAnsi="Palatino Linotype"/>
          <w:noProof/>
          <w:sz w:val="22"/>
        </w:rPr>
        <w:tab/>
        <w:t xml:space="preserve">Christiansen, F. B., Otto, S. P., Bergman, A. &amp; Feldman, M. W. 1998 Waiting with and without recombination: the time to production of a double mutant.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53</w:t>
      </w:r>
      <w:r w:rsidRPr="002A5ACF">
        <w:rPr>
          <w:rFonts w:ascii="Palatino Linotype" w:hAnsi="Palatino Linotype"/>
          <w:noProof/>
          <w:sz w:val="22"/>
        </w:rPr>
        <w:t>, 199–215. (doi:10.1006/tpbi.1997.1358)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55.</w:t>
      </w:r>
      <w:r w:rsidRPr="002A5ACF">
        <w:rPr>
          <w:rFonts w:ascii="Palatino Linotype" w:hAnsi="Palatino Linotype"/>
          <w:noProof/>
          <w:sz w:val="22"/>
        </w:rPr>
        <w:tab/>
        <w:t xml:space="preserve">Dawson, K. J. 1998 Evolutionarily stable mutation rates. </w:t>
      </w:r>
      <w:r w:rsidRPr="002A5ACF">
        <w:rPr>
          <w:rFonts w:ascii="Palatino Linotype" w:hAnsi="Palatino Linotype"/>
          <w:i/>
          <w:iCs/>
          <w:noProof/>
          <w:sz w:val="22"/>
        </w:rPr>
        <w:t>J. Theor. Biol.</w:t>
      </w:r>
      <w:r w:rsidRPr="002A5ACF">
        <w:rPr>
          <w:rFonts w:ascii="Palatino Linotype" w:hAnsi="Palatino Linotype"/>
          <w:noProof/>
          <w:sz w:val="22"/>
        </w:rPr>
        <w:t xml:space="preserve"> </w:t>
      </w:r>
      <w:r w:rsidRPr="002A5ACF">
        <w:rPr>
          <w:rFonts w:ascii="Palatino Linotype" w:hAnsi="Palatino Linotype"/>
          <w:b/>
          <w:bCs/>
          <w:noProof/>
          <w:sz w:val="22"/>
        </w:rPr>
        <w:t>194</w:t>
      </w:r>
      <w:r w:rsidRPr="002A5ACF">
        <w:rPr>
          <w:rFonts w:ascii="Palatino Linotype" w:hAnsi="Palatino Linotype"/>
          <w:noProof/>
          <w:sz w:val="22"/>
        </w:rPr>
        <w:t>, 143–57. (doi:10.1006/jtbi.1998.0752)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56.</w:t>
      </w:r>
      <w:r w:rsidRPr="002A5ACF">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291</w:t>
      </w:r>
      <w:r w:rsidRPr="002A5ACF">
        <w:rPr>
          <w:rFonts w:ascii="Palatino Linotype" w:hAnsi="Palatino Linotype"/>
          <w:noProof/>
          <w:sz w:val="22"/>
        </w:rPr>
        <w:t>, 2606–8. (doi:10.1126/science.1056421)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57.</w:t>
      </w:r>
      <w:r w:rsidRPr="002A5ACF">
        <w:rPr>
          <w:rFonts w:ascii="Palatino Linotype" w:hAnsi="Palatino Linotype"/>
          <w:noProof/>
          <w:sz w:val="22"/>
        </w:rPr>
        <w:tab/>
        <w:t xml:space="preserve">Loh, E., Salk, J. J. &amp; Loeb, L. A. 2010 Optimization of DNA polymerase mutation rates during bacterial evolution.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107</w:t>
      </w:r>
      <w:r w:rsidRPr="002A5ACF">
        <w:rPr>
          <w:rFonts w:ascii="Palatino Linotype" w:hAnsi="Palatino Linotype"/>
          <w:noProof/>
          <w:sz w:val="22"/>
        </w:rPr>
        <w:t>, 1154–9. (doi:10.1073/pnas.0912451107)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58.</w:t>
      </w:r>
      <w:r w:rsidRPr="002A5ACF">
        <w:rPr>
          <w:rFonts w:ascii="Palatino Linotype" w:hAnsi="Palatino Linotype"/>
          <w:noProof/>
          <w:sz w:val="22"/>
        </w:rPr>
        <w:tab/>
        <w:t xml:space="preserve">Gentile, C. F., Yu, S.-C., Serrano, S. A., Gerrish, P. J. &amp; Sniegowski, P. D. 2011 Competition between high- and higher-mutating strains of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Biol. Lett.</w:t>
      </w:r>
      <w:r w:rsidRPr="002A5ACF">
        <w:rPr>
          <w:rFonts w:ascii="Palatino Linotype" w:hAnsi="Palatino Linotype"/>
          <w:noProof/>
          <w:sz w:val="22"/>
        </w:rPr>
        <w:t xml:space="preserve"> </w:t>
      </w:r>
      <w:r w:rsidRPr="002A5ACF">
        <w:rPr>
          <w:rFonts w:ascii="Palatino Linotype" w:hAnsi="Palatino Linotype"/>
          <w:b/>
          <w:bCs/>
          <w:noProof/>
          <w:sz w:val="22"/>
        </w:rPr>
        <w:t>7</w:t>
      </w:r>
      <w:r w:rsidRPr="002A5ACF">
        <w:rPr>
          <w:rFonts w:ascii="Palatino Linotype" w:hAnsi="Palatino Linotype"/>
          <w:noProof/>
          <w:sz w:val="22"/>
        </w:rPr>
        <w:t>, 422–4. (doi:10.1098/rsbl.2010.1036)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59.</w:t>
      </w:r>
      <w:r w:rsidRPr="002A5ACF">
        <w:rPr>
          <w:rFonts w:ascii="Palatino Linotype" w:hAnsi="Palatino Linotype"/>
          <w:noProof/>
          <w:sz w:val="22"/>
        </w:rPr>
        <w:tab/>
        <w:t xml:space="preserve">Shee, C., Gibson, J. L., Darrow, M. C., Gonzalez, C. &amp; Rosenberg, S. M. 2011 Impact of a stress-inducible switch to mutagenic repair of DNA breaks on mutation in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108</w:t>
      </w:r>
      <w:r w:rsidRPr="002A5ACF">
        <w:rPr>
          <w:rFonts w:ascii="Palatino Linotype" w:hAnsi="Palatino Linotype"/>
          <w:noProof/>
          <w:sz w:val="22"/>
        </w:rPr>
        <w:t>, 13659–13664. (doi:10.1073/pnas.1104681108)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60.</w:t>
      </w:r>
      <w:r w:rsidRPr="002A5ACF">
        <w:rPr>
          <w:rFonts w:ascii="Palatino Linotype" w:hAnsi="Palatino Linotype"/>
          <w:noProof/>
          <w:sz w:val="22"/>
        </w:rPr>
        <w:tab/>
        <w:t xml:space="preserve">Tenaillon, O., Le Nagard, H., Godelle, B. &amp; Taddei, F. 2000 Mutators and sex in bacteria: conflict between adaptive strategies.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97</w:t>
      </w:r>
      <w:r w:rsidRPr="002A5ACF">
        <w:rPr>
          <w:rFonts w:ascii="Palatino Linotype" w:hAnsi="Palatino Linotype"/>
          <w:noProof/>
          <w:sz w:val="22"/>
        </w:rPr>
        <w:t>, 10465–70. (doi:10.1073/pnas.180063397)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61.</w:t>
      </w:r>
      <w:r w:rsidRPr="002A5ACF">
        <w:rPr>
          <w:rFonts w:ascii="Palatino Linotype" w:hAnsi="Palatino Linotype"/>
          <w:noProof/>
          <w:sz w:val="22"/>
        </w:rPr>
        <w:tab/>
        <w:t xml:space="preserve">Johnson, T. &amp; Barton, N. H. 2002 The effect of deleterious alleles on adaptation in asexual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162</w:t>
      </w:r>
      <w:r w:rsidRPr="002A5ACF">
        <w:rPr>
          <w:rFonts w:ascii="Palatino Linotype" w:hAnsi="Palatino Linotype"/>
          <w:noProof/>
          <w:sz w:val="22"/>
        </w:rPr>
        <w:t xml:space="preserve">, 395–411.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62.</w:t>
      </w:r>
      <w:r w:rsidRPr="002A5ACF">
        <w:rPr>
          <w:rFonts w:ascii="Palatino Linotype" w:hAnsi="Palatino Linotype"/>
          <w:noProof/>
          <w:sz w:val="22"/>
        </w:rPr>
        <w:tab/>
        <w:t xml:space="preserve">Leigh, E. G. J. 1973 The evolution of mutation rates.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73</w:t>
      </w:r>
      <w:r w:rsidRPr="002A5ACF">
        <w:rPr>
          <w:rFonts w:ascii="Palatino Linotype" w:hAnsi="Palatino Linotype"/>
          <w:noProof/>
          <w:sz w:val="22"/>
        </w:rPr>
        <w:t xml:space="preserve">, Suppl 73:1–18.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63.</w:t>
      </w:r>
      <w:r w:rsidRPr="002A5ACF">
        <w:rPr>
          <w:rFonts w:ascii="Palatino Linotype" w:hAnsi="Palatino Linotype"/>
          <w:noProof/>
          <w:sz w:val="22"/>
        </w:rPr>
        <w:tab/>
        <w:t xml:space="preserve">Komarova, N. L. &amp; Wodarz, D. 2004 The optimal rate of chromosome loss for the inactivation of tumor suppressor genes in cancer. </w:t>
      </w:r>
      <w:r w:rsidRPr="002A5ACF">
        <w:rPr>
          <w:rFonts w:ascii="Palatino Linotype" w:hAnsi="Palatino Linotype"/>
          <w:i/>
          <w:iCs/>
          <w:noProof/>
          <w:sz w:val="22"/>
        </w:rPr>
        <w:t>Proc. Natl. Acad. Sci. U. S. A.</w:t>
      </w:r>
      <w:r w:rsidRPr="002A5ACF">
        <w:rPr>
          <w:rFonts w:ascii="Palatino Linotype" w:hAnsi="Palatino Linotype"/>
          <w:noProof/>
          <w:sz w:val="22"/>
        </w:rPr>
        <w:t xml:space="preserve"> </w:t>
      </w:r>
      <w:r w:rsidRPr="002A5ACF">
        <w:rPr>
          <w:rFonts w:ascii="Palatino Linotype" w:hAnsi="Palatino Linotype"/>
          <w:b/>
          <w:bCs/>
          <w:noProof/>
          <w:sz w:val="22"/>
        </w:rPr>
        <w:t>101</w:t>
      </w:r>
      <w:r w:rsidRPr="002A5ACF">
        <w:rPr>
          <w:rFonts w:ascii="Palatino Linotype" w:hAnsi="Palatino Linotype"/>
          <w:noProof/>
          <w:sz w:val="22"/>
        </w:rPr>
        <w:t>, 7017–21. (doi:10.1073/pnas.0401943101)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64.</w:t>
      </w:r>
      <w:r w:rsidRPr="002A5ACF">
        <w:rPr>
          <w:rFonts w:ascii="Palatino Linotype" w:hAnsi="Palatino Linotype"/>
          <w:noProof/>
          <w:sz w:val="22"/>
        </w:rPr>
        <w:tab/>
        <w:t xml:space="preserve">Komarova, N. L., Sadovsky, A. V &amp; Wan, F. Y. M. 2008 Selective pressures for and against genetic instability in cancer: a time-dependent problem. </w:t>
      </w:r>
      <w:r w:rsidRPr="002A5ACF">
        <w:rPr>
          <w:rFonts w:ascii="Palatino Linotype" w:hAnsi="Palatino Linotype"/>
          <w:i/>
          <w:iCs/>
          <w:noProof/>
          <w:sz w:val="22"/>
        </w:rPr>
        <w:t>J. R. Soc. Interface</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105–21. (doi:10.1098/rsif.2007.1054)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65.</w:t>
      </w:r>
      <w:r w:rsidRPr="002A5ACF">
        <w:rPr>
          <w:rFonts w:ascii="Palatino Linotype" w:hAnsi="Palatino Linotype"/>
          <w:noProof/>
          <w:sz w:val="22"/>
        </w:rPr>
        <w:tab/>
        <w:t xml:space="preserve">Agur, Z., Mazor, G. &amp; Meilijson, I. 1991 Maturation of the humoral immune response as an optimization problem.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245</w:t>
      </w:r>
      <w:r w:rsidRPr="002A5ACF">
        <w:rPr>
          <w:rFonts w:ascii="Palatino Linotype" w:hAnsi="Palatino Linotype"/>
          <w:noProof/>
          <w:sz w:val="22"/>
        </w:rPr>
        <w:t>, 147–50. (doi:10.1098/rspb.1991.0101)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66.</w:t>
      </w:r>
      <w:r w:rsidRPr="002A5ACF">
        <w:rPr>
          <w:rFonts w:ascii="Palatino Linotype" w:hAnsi="Palatino Linotype"/>
          <w:noProof/>
          <w:sz w:val="22"/>
        </w:rPr>
        <w:tab/>
        <w:t xml:space="preserve">Crow, J. F., Engels, W. R. &amp; Denniston, C. 1990 Phase Three of Wright’s Shifting-Balance Theory.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44</w:t>
      </w:r>
      <w:r w:rsidRPr="002A5ACF">
        <w:rPr>
          <w:rFonts w:ascii="Palatino Linotype" w:hAnsi="Palatino Linotype"/>
          <w:noProof/>
          <w:sz w:val="22"/>
        </w:rPr>
        <w:t>, 233. (doi:10.2307/2409403)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67.</w:t>
      </w:r>
      <w:r w:rsidRPr="002A5ACF">
        <w:rPr>
          <w:rFonts w:ascii="Palatino Linotype" w:hAnsi="Palatino Linotype"/>
          <w:noProof/>
          <w:sz w:val="22"/>
        </w:rPr>
        <w:tab/>
        <w:t xml:space="preserve">Wade, M. J. &amp; Goodnight, C. J. 1991 Wright’s shifting balance theory: an experimental study.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253</w:t>
      </w:r>
      <w:r w:rsidRPr="002A5ACF">
        <w:rPr>
          <w:rFonts w:ascii="Palatino Linotype" w:hAnsi="Palatino Linotype"/>
          <w:noProof/>
          <w:sz w:val="22"/>
        </w:rPr>
        <w:t>, 1015–8. (doi:10.1126/science.1887214)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68.</w:t>
      </w:r>
      <w:r w:rsidRPr="002A5ACF">
        <w:rPr>
          <w:rFonts w:ascii="Palatino Linotype" w:hAnsi="Palatino Linotype"/>
          <w:noProof/>
          <w:sz w:val="22"/>
        </w:rPr>
        <w:tab/>
        <w:t xml:space="preserve">Peck, S. L., Ellner, S. P. &amp; Gould, F. 2000 Varying migration and deme size and the feasibility of the shifting balance.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54</w:t>
      </w:r>
      <w:r w:rsidRPr="002A5ACF">
        <w:rPr>
          <w:rFonts w:ascii="Palatino Linotype" w:hAnsi="Palatino Linotype"/>
          <w:noProof/>
          <w:sz w:val="22"/>
        </w:rPr>
        <w:t>, 324–7. (doi:10.1111/j.0014-3820.2000.tb00035.x)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69.</w:t>
      </w:r>
      <w:r w:rsidRPr="002A5ACF">
        <w:rPr>
          <w:rFonts w:ascii="Palatino Linotype" w:hAnsi="Palatino Linotype"/>
          <w:noProof/>
          <w:sz w:val="22"/>
        </w:rPr>
        <w:tab/>
        <w:t xml:space="preserve">Moore, F. B.-G. &amp; Tonsor, S. J. 1994 A Simulation of Wright’s Shifting-Balance Process: Migration and the Three Phases.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48</w:t>
      </w:r>
      <w:r w:rsidRPr="002A5ACF">
        <w:rPr>
          <w:rFonts w:ascii="Palatino Linotype" w:hAnsi="Palatino Linotype"/>
          <w:noProof/>
          <w:sz w:val="22"/>
        </w:rPr>
        <w:t>, 69. (doi:10.2307/2410004)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70.</w:t>
      </w:r>
      <w:r w:rsidRPr="002A5ACF">
        <w:rPr>
          <w:rFonts w:ascii="Palatino Linotype" w:hAnsi="Palatino Linotype"/>
          <w:noProof/>
          <w:sz w:val="22"/>
        </w:rPr>
        <w:tab/>
        <w:t xml:space="preserve">Gavrilets, S. 1996 On phase three of the shifting-balance theory.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50</w:t>
      </w:r>
      <w:r w:rsidRPr="002A5ACF">
        <w:rPr>
          <w:rFonts w:ascii="Palatino Linotype" w:hAnsi="Palatino Linotype"/>
          <w:noProof/>
          <w:sz w:val="22"/>
        </w:rPr>
        <w:t>, 1034–1041. (doi:10.2307/2410644)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71.</w:t>
      </w:r>
      <w:r w:rsidRPr="002A5ACF">
        <w:rPr>
          <w:rFonts w:ascii="Palatino Linotype" w:hAnsi="Palatino Linotype"/>
          <w:noProof/>
          <w:sz w:val="22"/>
        </w:rPr>
        <w:tab/>
        <w:t xml:space="preserve">Coyne, J. A., Barton, N. H. &amp; Turelli, M. 2000 Is Wright’s shifting balance process important in evolution?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54</w:t>
      </w:r>
      <w:r w:rsidRPr="002A5ACF">
        <w:rPr>
          <w:rFonts w:ascii="Palatino Linotype" w:hAnsi="Palatino Linotype"/>
          <w:noProof/>
          <w:sz w:val="22"/>
        </w:rPr>
        <w:t>, 306–317. (doi:10.1111/j.0014-3820.2000.tb00033.x)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72.</w:t>
      </w:r>
      <w:r w:rsidRPr="002A5ACF">
        <w:rPr>
          <w:rFonts w:ascii="Palatino Linotype" w:hAnsi="Palatino Linotype"/>
          <w:noProof/>
          <w:sz w:val="22"/>
        </w:rPr>
        <w:tab/>
        <w:t xml:space="preserve">Whitlock, M. C. &amp; Phillips, P. C. 2000 The exquisite corpse: a shifting view of the shifting balance. </w:t>
      </w:r>
      <w:r w:rsidRPr="002A5ACF">
        <w:rPr>
          <w:rFonts w:ascii="Palatino Linotype" w:hAnsi="Palatino Linotype"/>
          <w:i/>
          <w:iCs/>
          <w:noProof/>
          <w:sz w:val="22"/>
        </w:rPr>
        <w:t>Trends Ecol. Evol.</w:t>
      </w:r>
      <w:r w:rsidRPr="002A5ACF">
        <w:rPr>
          <w:rFonts w:ascii="Palatino Linotype" w:hAnsi="Palatino Linotype"/>
          <w:noProof/>
          <w:sz w:val="22"/>
        </w:rPr>
        <w:t xml:space="preserve"> </w:t>
      </w:r>
      <w:r w:rsidRPr="002A5ACF">
        <w:rPr>
          <w:rFonts w:ascii="Palatino Linotype" w:hAnsi="Palatino Linotype"/>
          <w:b/>
          <w:bCs/>
          <w:noProof/>
          <w:sz w:val="22"/>
        </w:rPr>
        <w:t>15</w:t>
      </w:r>
      <w:r w:rsidRPr="002A5ACF">
        <w:rPr>
          <w:rFonts w:ascii="Palatino Linotype" w:hAnsi="Palatino Linotype"/>
          <w:noProof/>
          <w:sz w:val="22"/>
        </w:rPr>
        <w:t>, 347–348. (doi:10.1016/S0169-5347(00)01930-3)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73.</w:t>
      </w:r>
      <w:r w:rsidRPr="002A5ACF">
        <w:rPr>
          <w:rFonts w:ascii="Palatino Linotype" w:hAnsi="Palatino Linotype"/>
          <w:noProof/>
          <w:sz w:val="22"/>
        </w:rPr>
        <w:tab/>
        <w:t xml:space="preserve">Whitlock, M. C. 1995 Variance-induced peak shifts.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49</w:t>
      </w:r>
      <w:r w:rsidRPr="002A5ACF">
        <w:rPr>
          <w:rFonts w:ascii="Palatino Linotype" w:hAnsi="Palatino Linotype"/>
          <w:noProof/>
          <w:sz w:val="22"/>
        </w:rPr>
        <w:t>, 252. (doi:10.2307/2410335)</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74.</w:t>
      </w:r>
      <w:r w:rsidRPr="002A5ACF">
        <w:rPr>
          <w:rFonts w:ascii="Palatino Linotype" w:hAnsi="Palatino Linotype"/>
          <w:noProof/>
          <w:sz w:val="22"/>
        </w:rPr>
        <w:tab/>
        <w:t xml:space="preserve">Whitlock, M. C. 1997 Founder effects and peak shifts without genetic drift: adaptive peak shifts occur easily when environments fluctuate slightly.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51</w:t>
      </w:r>
      <w:r w:rsidRPr="002A5ACF">
        <w:rPr>
          <w:rFonts w:ascii="Palatino Linotype" w:hAnsi="Palatino Linotype"/>
          <w:noProof/>
          <w:sz w:val="22"/>
        </w:rPr>
        <w:t>, 1044. (doi:10.2307/2411033)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75.</w:t>
      </w:r>
      <w:r w:rsidRPr="002A5ACF">
        <w:rPr>
          <w:rFonts w:ascii="Palatino Linotype" w:hAnsi="Palatino Linotype"/>
          <w:noProof/>
          <w:sz w:val="22"/>
        </w:rPr>
        <w:tab/>
        <w:t xml:space="preserve">Hadany, L. 2003 Adaptive peak shifts in a heterogenous environment.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63</w:t>
      </w:r>
      <w:r w:rsidRPr="002A5ACF">
        <w:rPr>
          <w:rFonts w:ascii="Palatino Linotype" w:hAnsi="Palatino Linotype"/>
          <w:noProof/>
          <w:sz w:val="22"/>
        </w:rPr>
        <w:t>, 41–51. (doi:10.1016/S0040-5809(02)00011-4)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76.</w:t>
      </w:r>
      <w:r w:rsidRPr="002A5ACF">
        <w:rPr>
          <w:rFonts w:ascii="Palatino Linotype" w:hAnsi="Palatino Linotype"/>
          <w:noProof/>
          <w:sz w:val="22"/>
        </w:rPr>
        <w:tab/>
        <w:t xml:space="preserve">Hadany, L. &amp; Beker, T. 2003 Fitness-associated recombination on rugged adaptive landscapes.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16</w:t>
      </w:r>
      <w:r w:rsidRPr="002A5ACF">
        <w:rPr>
          <w:rFonts w:ascii="Palatino Linotype" w:hAnsi="Palatino Linotype"/>
          <w:noProof/>
          <w:sz w:val="22"/>
        </w:rPr>
        <w:t>, 862–870. (doi:10.1046/j.1420-9101.2003.00586.x)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77.</w:t>
      </w:r>
      <w:r w:rsidRPr="002A5ACF">
        <w:rPr>
          <w:rFonts w:ascii="Palatino Linotype" w:hAnsi="Palatino Linotype"/>
          <w:noProof/>
          <w:sz w:val="22"/>
        </w:rPr>
        <w:tab/>
        <w:t xml:space="preserve">Weissman, D. B., Desai, M. M., Fisher, D. S. &amp; Feldman, M. W. 2009 The rate at which asexual populations cross fitness valleys.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75</w:t>
      </w:r>
      <w:r w:rsidRPr="002A5ACF">
        <w:rPr>
          <w:rFonts w:ascii="Palatino Linotype" w:hAnsi="Palatino Linotype"/>
          <w:noProof/>
          <w:sz w:val="22"/>
        </w:rPr>
        <w:t>, 286–300. (doi:10.1016/j.tpb.2009.02.006)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78.</w:t>
      </w:r>
      <w:r w:rsidRPr="002A5ACF">
        <w:rPr>
          <w:rFonts w:ascii="Palatino Linotype" w:hAnsi="Palatino Linotype"/>
          <w:noProof/>
          <w:sz w:val="22"/>
        </w:rPr>
        <w:tab/>
        <w:t xml:space="preserve">Weissman, D. B., Feldman, M. W. &amp; Fisher, D. S. 2010 The rate of fitness-valley crossing in sexual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186</w:t>
      </w:r>
      <w:r w:rsidRPr="002A5ACF">
        <w:rPr>
          <w:rFonts w:ascii="Palatino Linotype" w:hAnsi="Palatino Linotype"/>
          <w:noProof/>
          <w:sz w:val="22"/>
        </w:rPr>
        <w:t>, 1389–410. (doi:10.1534/genetics.110.123240)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79.</w:t>
      </w:r>
      <w:r w:rsidRPr="002A5ACF">
        <w:rPr>
          <w:rFonts w:ascii="Palatino Linotype" w:hAnsi="Palatino Linotype"/>
          <w:noProof/>
          <w:sz w:val="22"/>
        </w:rPr>
        <w:tab/>
        <w:t xml:space="preserve">Schrag, S. J., Perrot, V. &amp; Levin, B. R. 1997 Adaptation to the fitness costs of antibiotic resistance in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264</w:t>
      </w:r>
      <w:r w:rsidRPr="002A5ACF">
        <w:rPr>
          <w:rFonts w:ascii="Palatino Linotype" w:hAnsi="Palatino Linotype"/>
          <w:noProof/>
          <w:sz w:val="22"/>
        </w:rPr>
        <w:t>, 1287–91. (doi:10.1098/rspb.1997.0178)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80.</w:t>
      </w:r>
      <w:r w:rsidRPr="002A5ACF">
        <w:rPr>
          <w:rFonts w:ascii="Palatino Linotype" w:hAnsi="Palatino Linotype"/>
          <w:noProof/>
          <w:sz w:val="22"/>
        </w:rPr>
        <w:tab/>
        <w:t xml:space="preserve">Cairns, J., Overbaugh, J. &amp; Miller, S. 1988 The origin of mutants.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335</w:t>
      </w:r>
      <w:r w:rsidRPr="002A5ACF">
        <w:rPr>
          <w:rFonts w:ascii="Palatino Linotype" w:hAnsi="Palatino Linotype"/>
          <w:noProof/>
          <w:sz w:val="22"/>
        </w:rPr>
        <w:t>, 142–5. (doi:10.1038/335142a0)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81.</w:t>
      </w:r>
      <w:r w:rsidRPr="002A5ACF">
        <w:rPr>
          <w:rFonts w:ascii="Palatino Linotype" w:hAnsi="Palatino Linotype"/>
          <w:noProof/>
          <w:sz w:val="22"/>
        </w:rPr>
        <w:tab/>
        <w:t xml:space="preserve">Tomlinson, I. &amp; Bodmer, W. F. 1999 Selection, the mutation rate and cancer: ensuring that the tail does not wag the dog. </w:t>
      </w:r>
      <w:r w:rsidRPr="002A5ACF">
        <w:rPr>
          <w:rFonts w:ascii="Palatino Linotype" w:hAnsi="Palatino Linotype"/>
          <w:i/>
          <w:iCs/>
          <w:noProof/>
          <w:sz w:val="22"/>
        </w:rPr>
        <w:t>Nat. Med.</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11–2. (doi:10.1038/4687)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82.</w:t>
      </w:r>
      <w:r w:rsidRPr="002A5ACF">
        <w:rPr>
          <w:rFonts w:ascii="Palatino Linotype" w:hAnsi="Palatino Linotype"/>
          <w:noProof/>
          <w:sz w:val="22"/>
        </w:rPr>
        <w:tab/>
        <w:t xml:space="preserve">Bielas, J. H., Loeb, K. R., Rubin, B. P., True, L. D. &amp; Loeb, L. A. 2006 Human cancers express a mutator phenotype. </w:t>
      </w:r>
      <w:r w:rsidRPr="002A5ACF">
        <w:rPr>
          <w:rFonts w:ascii="Palatino Linotype" w:hAnsi="Palatino Linotype"/>
          <w:i/>
          <w:iCs/>
          <w:noProof/>
          <w:sz w:val="22"/>
        </w:rPr>
        <w:t>Proc. Natl. Acad. Sci. U. S. A.</w:t>
      </w:r>
      <w:r w:rsidRPr="002A5ACF">
        <w:rPr>
          <w:rFonts w:ascii="Palatino Linotype" w:hAnsi="Palatino Linotype"/>
          <w:noProof/>
          <w:sz w:val="22"/>
        </w:rPr>
        <w:t xml:space="preserve"> </w:t>
      </w:r>
      <w:r w:rsidRPr="002A5ACF">
        <w:rPr>
          <w:rFonts w:ascii="Palatino Linotype" w:hAnsi="Palatino Linotype"/>
          <w:b/>
          <w:bCs/>
          <w:noProof/>
          <w:sz w:val="22"/>
        </w:rPr>
        <w:t>103</w:t>
      </w:r>
      <w:r w:rsidRPr="002A5ACF">
        <w:rPr>
          <w:rFonts w:ascii="Palatino Linotype" w:hAnsi="Palatino Linotype"/>
          <w:noProof/>
          <w:sz w:val="22"/>
        </w:rPr>
        <w:t>, 18238–42. (doi:10.1073/pnas.0607057103)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83.</w:t>
      </w:r>
      <w:r w:rsidRPr="002A5ACF">
        <w:rPr>
          <w:rFonts w:ascii="Palatino Linotype" w:hAnsi="Palatino Linotype"/>
          <w:noProof/>
          <w:sz w:val="22"/>
        </w:rPr>
        <w:tab/>
        <w:t xml:space="preserve">Cotton, S. 2009 Condition-dependent mutation rates and sexual selection.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22</w:t>
      </w:r>
      <w:r w:rsidRPr="002A5ACF">
        <w:rPr>
          <w:rFonts w:ascii="Palatino Linotype" w:hAnsi="Palatino Linotype"/>
          <w:noProof/>
          <w:sz w:val="22"/>
        </w:rPr>
        <w:t>, 899–906. (doi:10.1111/j.1420-9101.2008.01683.x)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84.</w:t>
      </w:r>
      <w:r w:rsidRPr="002A5ACF">
        <w:rPr>
          <w:rFonts w:ascii="Palatino Linotype" w:hAnsi="Palatino Linotype"/>
          <w:noProof/>
          <w:sz w:val="22"/>
        </w:rPr>
        <w:tab/>
        <w:t xml:space="preserve">Kibota, T. T. &amp; Lynch, M. 1996 Estimate of the genomic mutation rate deleterious to overall fitness in </w:t>
      </w:r>
      <w:r w:rsidRPr="002A5ACF">
        <w:rPr>
          <w:rFonts w:ascii="Palatino Linotype" w:hAnsi="Palatino Linotype"/>
          <w:i/>
          <w:iCs/>
          <w:noProof/>
          <w:sz w:val="22"/>
        </w:rPr>
        <w:t>E. coli</w:t>
      </w:r>
      <w:r w:rsidRPr="002A5ACF">
        <w:rPr>
          <w:rFonts w:ascii="Palatino Linotype" w:hAnsi="Palatino Linotype"/>
          <w:noProof/>
          <w:sz w:val="22"/>
        </w:rPr>
        <w:t xml:space="preserve">.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381</w:t>
      </w:r>
      <w:r w:rsidRPr="002A5ACF">
        <w:rPr>
          <w:rFonts w:ascii="Palatino Linotype" w:hAnsi="Palatino Linotype"/>
          <w:noProof/>
          <w:sz w:val="22"/>
        </w:rPr>
        <w:t>, 694–6. (doi:10.1038/381694a0)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85.</w:t>
      </w:r>
      <w:r w:rsidRPr="002A5ACF">
        <w:rPr>
          <w:rFonts w:ascii="Palatino Linotype" w:hAnsi="Palatino Linotype"/>
          <w:noProof/>
          <w:sz w:val="22"/>
        </w:rPr>
        <w:tab/>
        <w:t xml:space="preserve">Gordo, I., Perfeito, L. &amp; Sousa, A. 2011 Fitness effects of mutations in bacteria. </w:t>
      </w:r>
      <w:r w:rsidRPr="002A5ACF">
        <w:rPr>
          <w:rFonts w:ascii="Palatino Linotype" w:hAnsi="Palatino Linotype"/>
          <w:i/>
          <w:iCs/>
          <w:noProof/>
          <w:sz w:val="22"/>
        </w:rPr>
        <w:t>J. Mol. Microbiol. Biotechnol.</w:t>
      </w:r>
      <w:r w:rsidRPr="002A5ACF">
        <w:rPr>
          <w:rFonts w:ascii="Palatino Linotype" w:hAnsi="Palatino Linotype"/>
          <w:noProof/>
          <w:sz w:val="22"/>
        </w:rPr>
        <w:t xml:space="preserve"> </w:t>
      </w:r>
      <w:r w:rsidRPr="002A5ACF">
        <w:rPr>
          <w:rFonts w:ascii="Palatino Linotype" w:hAnsi="Palatino Linotype"/>
          <w:b/>
          <w:bCs/>
          <w:noProof/>
          <w:sz w:val="22"/>
        </w:rPr>
        <w:t>21</w:t>
      </w:r>
      <w:r w:rsidRPr="002A5ACF">
        <w:rPr>
          <w:rFonts w:ascii="Palatino Linotype" w:hAnsi="Palatino Linotype"/>
          <w:noProof/>
          <w:sz w:val="22"/>
        </w:rPr>
        <w:t>, 20–35. (doi:10.1159/000332747)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86.</w:t>
      </w:r>
      <w:r w:rsidRPr="002A5ACF">
        <w:rPr>
          <w:rFonts w:ascii="Palatino Linotype" w:hAnsi="Palatino Linotype"/>
          <w:noProof/>
          <w:sz w:val="22"/>
        </w:rPr>
        <w:tab/>
        <w:t xml:space="preserve">Drake, J. W., Charlesworth, B., Charlesworth, D. &amp; Crow, J. F. 1998 Rates of spontaneous mutation.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148</w:t>
      </w:r>
      <w:r w:rsidRPr="002A5ACF">
        <w:rPr>
          <w:rFonts w:ascii="Palatino Linotype" w:hAnsi="Palatino Linotype"/>
          <w:noProof/>
          <w:sz w:val="22"/>
        </w:rPr>
        <w:t xml:space="preserve">, 1667–86.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87.</w:t>
      </w:r>
      <w:r w:rsidRPr="002A5ACF">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G3</w:t>
      </w:r>
      <w:r w:rsidRPr="002A5ACF">
        <w:rPr>
          <w:rFonts w:ascii="Palatino Linotype" w:hAnsi="Palatino Linotype"/>
          <w:noProof/>
          <w:sz w:val="22"/>
        </w:rPr>
        <w:t xml:space="preserve"> </w:t>
      </w:r>
      <w:r w:rsidRPr="002A5ACF">
        <w:rPr>
          <w:rFonts w:ascii="Palatino Linotype" w:hAnsi="Palatino Linotype"/>
          <w:b/>
          <w:bCs/>
          <w:noProof/>
          <w:sz w:val="22"/>
        </w:rPr>
        <w:t>1</w:t>
      </w:r>
      <w:r w:rsidRPr="002A5ACF">
        <w:rPr>
          <w:rFonts w:ascii="Palatino Linotype" w:hAnsi="Palatino Linotype"/>
          <w:noProof/>
          <w:sz w:val="22"/>
        </w:rPr>
        <w:t>, 183–186. (doi:10.1534/g3.111.000406)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88.</w:t>
      </w:r>
      <w:r w:rsidRPr="002A5ACF">
        <w:rPr>
          <w:rFonts w:ascii="Palatino Linotype" w:hAnsi="Palatino Linotype"/>
          <w:noProof/>
          <w:sz w:val="22"/>
        </w:rPr>
        <w:tab/>
        <w:t xml:space="preserve">Hall, L. M. C. &amp; Henderson-Begg, S. K. 2006 Hypermutable bacteria isolated from humans--a critical analysis.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152</w:t>
      </w:r>
      <w:r w:rsidRPr="002A5ACF">
        <w:rPr>
          <w:rFonts w:ascii="Palatino Linotype" w:hAnsi="Palatino Linotype"/>
          <w:noProof/>
          <w:sz w:val="22"/>
        </w:rPr>
        <w:t>, 2505–14. (doi:10.1099/mic.0.29079-0)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89.</w:t>
      </w:r>
      <w:r w:rsidRPr="002A5ACF">
        <w:rPr>
          <w:rFonts w:ascii="Palatino Linotype" w:hAnsi="Palatino Linotype"/>
          <w:noProof/>
          <w:sz w:val="22"/>
        </w:rPr>
        <w:tab/>
        <w:t xml:space="preserve">Pupo, G. M. &amp; Richardson, B. J. 1995 Biochemical genetics of a natural population of </w:t>
      </w:r>
      <w:r w:rsidRPr="002A5ACF">
        <w:rPr>
          <w:rFonts w:ascii="Palatino Linotype" w:hAnsi="Palatino Linotype"/>
          <w:i/>
          <w:iCs/>
          <w:noProof/>
          <w:sz w:val="22"/>
        </w:rPr>
        <w:t>Escherichia coli</w:t>
      </w:r>
      <w:r w:rsidRPr="002A5ACF">
        <w:rPr>
          <w:rFonts w:ascii="Palatino Linotype" w:hAnsi="Palatino Linotype"/>
          <w:noProof/>
          <w:sz w:val="22"/>
        </w:rPr>
        <w:t xml:space="preserve">: seasonal changes in alleles and haplotypes.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141</w:t>
      </w:r>
      <w:r w:rsidRPr="002A5ACF">
        <w:rPr>
          <w:rFonts w:ascii="Palatino Linotype" w:hAnsi="Palatino Linotype"/>
          <w:noProof/>
          <w:sz w:val="22"/>
        </w:rPr>
        <w:t>, 1037–44. (doi:10.1099/13500872-141-4-1037)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90.</w:t>
      </w:r>
      <w:r w:rsidRPr="002A5ACF">
        <w:rPr>
          <w:rFonts w:ascii="Palatino Linotype" w:hAnsi="Palatino Linotype"/>
          <w:noProof/>
          <w:sz w:val="22"/>
        </w:rPr>
        <w:tab/>
        <w:t xml:space="preserve">Berg, O. G. 1996 Selection intensity for codon bias and the effective population size of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142</w:t>
      </w:r>
      <w:r w:rsidRPr="002A5ACF">
        <w:rPr>
          <w:rFonts w:ascii="Palatino Linotype" w:hAnsi="Palatino Linotype"/>
          <w:noProof/>
          <w:sz w:val="22"/>
        </w:rPr>
        <w:t xml:space="preserve">, 1379–82. </w:t>
      </w:r>
    </w:p>
    <w:p w:rsidR="008F2169" w:rsidRDefault="00EA522D" w:rsidP="002A5ACF">
      <w:pPr>
        <w:pStyle w:val="NormalWeb"/>
        <w:ind w:left="640" w:hanging="640"/>
        <w:divId w:val="586228704"/>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t>Tables</w:t>
      </w:r>
    </w:p>
    <w:p w:rsidR="00961941" w:rsidRDefault="00961941" w:rsidP="008D0078">
      <w:pPr>
        <w:pStyle w:val="FigureLegend"/>
        <w:spacing w:line="480" w:lineRule="auto"/>
      </w:pPr>
      <w:bookmarkStart w:id="434" w:name="_Ref358791100"/>
      <w:r>
        <w:t xml:space="preserve">Table </w:t>
      </w:r>
      <w:r w:rsidR="00EA522D">
        <w:fldChar w:fldCharType="begin"/>
      </w:r>
      <w:r w:rsidRPr="00E1623D">
        <w:instrText xml:space="preserve"> SEQ Table \* ARABIC </w:instrText>
      </w:r>
      <w:r w:rsidR="00EA522D">
        <w:fldChar w:fldCharType="separate"/>
      </w:r>
      <w:r w:rsidR="00C47BD2">
        <w:rPr>
          <w:noProof/>
        </w:rPr>
        <w:t>1</w:t>
      </w:r>
      <w:r w:rsidR="00EA522D">
        <w:rPr>
          <w:noProof/>
        </w:rPr>
        <w:fldChar w:fldCharType="end"/>
      </w:r>
      <w:bookmarkEnd w:id="434"/>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"[84,85]" }, "properties" : { "noteIndex" : 0 }, "schema" : "https://github.com/citation-style-language/schema/raw/master/csl-citation.json" }</w:instrText>
            </w:r>
            <w:r>
              <w:fldChar w:fldCharType="separate"/>
            </w:r>
            <w:r w:rsidR="0061395B" w:rsidRPr="0061395B">
              <w:rPr>
                <w:noProof/>
              </w:rPr>
              <w:t>[84,85]</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A5AC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"[85]" }, "properties" : { "noteIndex" : 0 }, "schema" : "https://github.com/citation-style-language/schema/raw/master/csl-citation.json" }</w:instrText>
            </w:r>
            <w:r>
              <w:fldChar w:fldCharType="separate"/>
            </w:r>
            <w:r w:rsidR="0061395B" w:rsidRPr="0061395B">
              <w:rPr>
                <w:noProof/>
              </w:rPr>
              <w:t>[85]</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"[86,87]" }, "properties" : { "noteIndex" : 0 }, "schema" : "https://github.com/citation-style-language/schema/raw/master/csl-citation.json" }</w:instrText>
            </w:r>
            <w:r>
              <w:fldChar w:fldCharType="separate"/>
            </w:r>
            <w:r w:rsidR="0061395B" w:rsidRPr="0061395B">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A5AC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"[85]" }, "properties" : { "noteIndex" : 0 }, "schema" : "https://github.com/citation-style-language/schema/raw/master/csl-citation.json" }</w:instrText>
            </w:r>
            <w:r>
              <w:fldChar w:fldCharType="separate"/>
            </w:r>
            <w:r w:rsidR="0061395B" w:rsidRPr="0061395B">
              <w:rPr>
                <w:noProof/>
              </w:rPr>
              <w:t>[85]</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"[18,88]" }, "properties" : { "noteIndex" : 0 }, "schema" : "https://github.com/citation-style-language/schema/raw/master/csl-citation.json" }</w:instrText>
            </w:r>
            <w:r>
              <w:fldChar w:fldCharType="separate"/>
            </w:r>
            <w:r w:rsidR="0061395B" w:rsidRPr="0061395B">
              <w:rPr>
                <w:noProof/>
              </w:rPr>
              <w:t>[18,88]</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A5AC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"[89,90]" }, "properties" : { "noteIndex" : 0 }, "schema" : "https://github.com/citation-style-language/schema/raw/master/csl-citation.json" }</w:instrText>
            </w:r>
            <w:r w:rsidRPr="00EA316D">
              <w:fldChar w:fldCharType="separate"/>
            </w:r>
            <w:r w:rsidR="0061395B" w:rsidRPr="0061395B">
              <w:rPr>
                <w:noProof/>
              </w:rPr>
              <w:t>[89,90]</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8"/>
      <w:footerReference w:type="default" r:id="rId19"/>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B7A" w:rsidRDefault="00D87B7A" w:rsidP="009A122D">
      <w:pPr>
        <w:spacing w:after="0" w:line="240" w:lineRule="auto"/>
      </w:pPr>
      <w:r>
        <w:separator/>
      </w:r>
    </w:p>
  </w:endnote>
  <w:endnote w:type="continuationSeparator" w:id="0">
    <w:p w:rsidR="00D87B7A" w:rsidRDefault="00D87B7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637A730-EF69-4CDC-BE56-379D4409608F}"/>
    <w:embedBold r:id="rId2" w:fontKey="{75A89F1E-7B7C-4822-9023-12539D6B5A9D}"/>
    <w:embedItalic r:id="rId3" w:fontKey="{6FABA62C-ED94-42CE-9593-B0C1434D4D39}"/>
    <w:embedBoldItalic r:id="rId4" w:fontKey="{D8994495-97F9-414C-B90B-CBB79089B9CB}"/>
  </w:font>
  <w:font w:name="Tahoma">
    <w:panose1 w:val="020B0604030504040204"/>
    <w:charset w:val="00"/>
    <w:family w:val="swiss"/>
    <w:pitch w:val="variable"/>
    <w:sig w:usb0="E1002EFF" w:usb1="C000605B" w:usb2="00000029" w:usb3="00000000" w:csb0="000101FF" w:csb1="00000000"/>
    <w:embedRegular r:id="rId5" w:fontKey="{068785E2-BB05-4FA1-AEEE-1BF15FF08FC9}"/>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0D1021FB-38F3-40DA-8693-D03593C4E089}"/>
  </w:font>
  <w:font w:name="Helvetica">
    <w:panose1 w:val="020B0604020202020204"/>
    <w:charset w:val="00"/>
    <w:family w:val="swiss"/>
    <w:pitch w:val="variable"/>
    <w:sig w:usb0="E0002AFF" w:usb1="C0007843" w:usb2="00000009" w:usb3="00000000" w:csb0="000001FF" w:csb1="00000000"/>
    <w:embedRegular r:id="rId7" w:fontKey="{B7759533-6FE2-4860-B845-1070FDF01C2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F299B" w:rsidRDefault="00D87B7A">
        <w:pPr>
          <w:pStyle w:val="Footer"/>
          <w:jc w:val="center"/>
        </w:pPr>
        <w:r>
          <w:fldChar w:fldCharType="begin"/>
        </w:r>
        <w:r>
          <w:instrText xml:space="preserve"> PAGE   \* MERGEFORMAT </w:instrText>
        </w:r>
        <w:r>
          <w:fldChar w:fldCharType="separate"/>
        </w:r>
        <w:r w:rsidR="00377541">
          <w:rPr>
            <w:noProof/>
          </w:rPr>
          <w:t>1</w:t>
        </w:r>
        <w:r>
          <w:rPr>
            <w:noProof/>
          </w:rPr>
          <w:fldChar w:fldCharType="end"/>
        </w:r>
      </w:p>
    </w:sdtContent>
  </w:sdt>
  <w:p w:rsidR="00DF299B" w:rsidRDefault="00DF29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B7A" w:rsidRDefault="00D87B7A" w:rsidP="009A122D">
      <w:pPr>
        <w:spacing w:after="0" w:line="240" w:lineRule="auto"/>
      </w:pPr>
      <w:r>
        <w:separator/>
      </w:r>
    </w:p>
  </w:footnote>
  <w:footnote w:type="continuationSeparator" w:id="0">
    <w:p w:rsidR="00D87B7A" w:rsidRDefault="00D87B7A"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99B" w:rsidRDefault="00DF299B"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2779"/>
    <w:rsid w:val="00343645"/>
    <w:rsid w:val="0034713C"/>
    <w:rsid w:val="00347C94"/>
    <w:rsid w:val="00354774"/>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4"/>
    <w:rsid w:val="008A0C66"/>
    <w:rsid w:val="008A3174"/>
    <w:rsid w:val="008A35F3"/>
    <w:rsid w:val="008A5282"/>
    <w:rsid w:val="008A52D7"/>
    <w:rsid w:val="008A6B5D"/>
    <w:rsid w:val="008A73E2"/>
    <w:rsid w:val="008A7A0A"/>
    <w:rsid w:val="008B7326"/>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9BE"/>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76816"/>
    <w:rsid w:val="00D82F82"/>
    <w:rsid w:val="00D84632"/>
    <w:rsid w:val="00D87B7A"/>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1EEF"/>
    <w:rsid w:val="00F76B8B"/>
    <w:rsid w:val="00F804BA"/>
    <w:rsid w:val="00F8069F"/>
    <w:rsid w:val="00F832E9"/>
    <w:rsid w:val="00F83F2E"/>
    <w:rsid w:val="00F84E5B"/>
    <w:rsid w:val="00F85CE0"/>
    <w:rsid w:val="00F8704C"/>
    <w:rsid w:val="00F8789F"/>
    <w:rsid w:val="00F87F2E"/>
    <w:rsid w:val="00F907A8"/>
    <w:rsid w:val="00F90DBC"/>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3E8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3F7A9-022C-4880-BF24-C40CD2EA1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56346</Words>
  <Characters>281735</Characters>
  <Application>Microsoft Office Word</Application>
  <DocSecurity>0</DocSecurity>
  <Lines>2347</Lines>
  <Paragraphs>674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337407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cp:revision>
  <cp:lastPrinted>2014-04-06T12:49:00Z</cp:lastPrinted>
  <dcterms:created xsi:type="dcterms:W3CDTF">2014-07-16T14:32:00Z</dcterms:created>
  <dcterms:modified xsi:type="dcterms:W3CDTF">2014-07-16T14:32:00Z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