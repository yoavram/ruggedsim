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r w:rsidRPr="0038310A">
        <w:rPr>
          <w:sz w:val="28"/>
          <w:szCs w:val="22"/>
        </w:rPr>
        <w:t>Yoav Ram and Lilach Hadany</w:t>
      </w:r>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8D0078">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38310A" w:rsidRDefault="0038310A" w:rsidP="008D0078">
      <w:pPr>
        <w:spacing w:line="480" w:lineRule="auto"/>
        <w:rPr>
          <w:lang w:bidi="hi-IN"/>
        </w:rPr>
      </w:pPr>
      <w:r>
        <w:rPr>
          <w:lang w:bidi="hi-IN"/>
        </w:rPr>
        <w:br w:type="page"/>
      </w:r>
    </w:p>
    <w:p w:rsidR="003757EA" w:rsidRDefault="002C7209" w:rsidP="008D0078">
      <w:pPr>
        <w:pStyle w:val="Heading1"/>
        <w:keepLines w:val="0"/>
        <w:numPr>
          <w:ilvl w:val="0"/>
          <w:numId w:val="0"/>
        </w:numPr>
        <w:tabs>
          <w:tab w:val="left" w:pos="482"/>
        </w:tabs>
        <w:spacing w:after="180" w:line="480" w:lineRule="auto"/>
        <w:jc w:val="both"/>
      </w:pPr>
      <w:r>
        <w:lastRenderedPageBreak/>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616194">
        <w:fldChar w:fldCharType="begin" w:fldLock="1"/>
      </w:r>
      <w:r w:rsidR="006B0338">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616194">
        <w:fldChar w:fldCharType="separate"/>
      </w:r>
      <w:r w:rsidR="00A328A2" w:rsidRPr="00A328A2">
        <w:rPr>
          <w:noProof/>
        </w:rPr>
        <w:t>[1–3]</w:t>
      </w:r>
      <w:r w:rsidR="00616194">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616194" w:rsidRPr="00FB3C6B">
        <w:fldChar w:fldCharType="begin" w:fldLock="1"/>
      </w:r>
      <w:r w:rsidR="006B0338">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616194" w:rsidRPr="00FB3C6B">
        <w:fldChar w:fldCharType="separate"/>
      </w:r>
      <w:r w:rsidR="00635E26" w:rsidRPr="00635E26">
        <w:rPr>
          <w:noProof/>
        </w:rPr>
        <w:t>[4]</w:t>
      </w:r>
      <w:r w:rsidR="00616194"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616194" w:rsidRPr="00FB3C6B">
        <w:fldChar w:fldCharType="begin" w:fldLock="1"/>
      </w:r>
      <w:r w:rsidR="006B0338">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616194" w:rsidRPr="00FB3C6B">
        <w:fldChar w:fldCharType="separate"/>
      </w:r>
      <w:r w:rsidR="00635E26" w:rsidRPr="00635E26">
        <w:rPr>
          <w:noProof/>
        </w:rPr>
        <w:t>[5]</w:t>
      </w:r>
      <w:r w:rsidR="00616194"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616194" w:rsidRPr="00FB3C6B">
        <w:fldChar w:fldCharType="begin" w:fldLock="1"/>
      </w:r>
      <w:r w:rsidR="006B0338">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616194" w:rsidRPr="00FB3C6B">
        <w:fldChar w:fldCharType="separate"/>
      </w:r>
      <w:r w:rsidR="00635E26" w:rsidRPr="00635E26">
        <w:rPr>
          <w:noProof/>
        </w:rPr>
        <w:t>[6,7]</w:t>
      </w:r>
      <w:r w:rsidR="00616194"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616194">
        <w:fldChar w:fldCharType="begin" w:fldLock="1"/>
      </w:r>
      <w:r w:rsidR="006B0338">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616194">
        <w:fldChar w:fldCharType="separate"/>
      </w:r>
      <w:r w:rsidR="00635E26" w:rsidRPr="00635E26">
        <w:rPr>
          <w:noProof/>
        </w:rPr>
        <w:t>[8]</w:t>
      </w:r>
      <w:r w:rsidR="00616194">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616194" w:rsidRPr="00FB3C6B">
        <w:fldChar w:fldCharType="begin" w:fldLock="1"/>
      </w:r>
      <w:r w:rsidR="006B0338">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616194" w:rsidRPr="00FB3C6B">
        <w:fldChar w:fldCharType="separate"/>
      </w:r>
      <w:r w:rsidR="00635E26" w:rsidRPr="00635E26">
        <w:rPr>
          <w:noProof/>
        </w:rPr>
        <w:t>[9,10]</w:t>
      </w:r>
      <w:r w:rsidR="00616194" w:rsidRPr="00FB3C6B">
        <w:fldChar w:fldCharType="end"/>
      </w:r>
      <w:r w:rsidR="00E1760D">
        <w:t>,</w:t>
      </w:r>
      <w:r w:rsidR="003E2958">
        <w:t xml:space="preserve"> mathematical analysis, and</w:t>
      </w:r>
      <w:r w:rsidR="00E1760D">
        <w:t xml:space="preserve"> simulations </w:t>
      </w:r>
      <w:r w:rsidR="00616194">
        <w:fldChar w:fldCharType="begin" w:fldLock="1"/>
      </w:r>
      <w:r w:rsidR="006B0338">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616194">
        <w:fldChar w:fldCharType="separate"/>
      </w:r>
      <w:r w:rsidR="00635E26" w:rsidRPr="00635E26">
        <w:rPr>
          <w:noProof/>
        </w:rPr>
        <w:t>[11–13]</w:t>
      </w:r>
      <w:r w:rsidR="00616194">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616194">
        <w:fldChar w:fldCharType="begin" w:fldLock="1"/>
      </w:r>
      <w:r w:rsidR="006B0338">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616194">
        <w:fldChar w:fldCharType="separate"/>
      </w:r>
      <w:r w:rsidR="00635E26" w:rsidRPr="00635E26">
        <w:rPr>
          <w:noProof/>
        </w:rPr>
        <w:t>[14]</w:t>
      </w:r>
      <w:r w:rsidR="00616194">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616194">
        <w:fldChar w:fldCharType="begin" w:fldLock="1"/>
      </w:r>
      <w:r w:rsidR="006B0338">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616194">
        <w:fldChar w:fldCharType="separate"/>
      </w:r>
      <w:r w:rsidR="00635E26" w:rsidRPr="00635E26">
        <w:rPr>
          <w:noProof/>
        </w:rPr>
        <w:t>[15]</w:t>
      </w:r>
      <w:r w:rsidR="00616194">
        <w:fldChar w:fldCharType="end"/>
      </w:r>
      <w:r w:rsidR="001B2273">
        <w:t xml:space="preserve">. SIM </w:t>
      </w:r>
      <w:r w:rsidR="00A70BE8">
        <w:t>has been</w:t>
      </w:r>
      <w:r w:rsidR="00AE4609">
        <w:t xml:space="preserve"> observed </w:t>
      </w:r>
      <w:r w:rsidR="001B2273">
        <w:t xml:space="preserve">in lab strains </w:t>
      </w:r>
      <w:r w:rsidR="00616194">
        <w:rPr>
          <w:i/>
          <w:iCs/>
        </w:rPr>
        <w:fldChar w:fldCharType="begin" w:fldLock="1"/>
      </w:r>
      <w:r w:rsidR="006B0338">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616194">
        <w:rPr>
          <w:i/>
          <w:iCs/>
        </w:rPr>
        <w:fldChar w:fldCharType="separate"/>
      </w:r>
      <w:r w:rsidR="00635E26" w:rsidRPr="00635E26">
        <w:rPr>
          <w:iCs/>
          <w:noProof/>
        </w:rPr>
        <w:t>[16,17]</w:t>
      </w:r>
      <w:r w:rsidR="00616194">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616194" w:rsidRPr="00FB3C6B">
        <w:fldChar w:fldCharType="begin" w:fldLock="1"/>
      </w:r>
      <w:r w:rsidR="006B0338">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"previouslyFormattedCitation" : "[18,19]" }, "properties" : { "noteIndex" : 0 }, "schema" : "https://github.com/citation-style-language/schema/raw/master/csl-citation.json" }</w:instrText>
      </w:r>
      <w:r w:rsidR="00616194" w:rsidRPr="00FB3C6B">
        <w:fldChar w:fldCharType="separate"/>
      </w:r>
      <w:r w:rsidR="00A328A2" w:rsidRPr="00A328A2">
        <w:rPr>
          <w:noProof/>
        </w:rPr>
        <w:t>[18,19]</w:t>
      </w:r>
      <w:r w:rsidR="00616194"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616194" w:rsidRPr="00FB3C6B">
        <w:fldChar w:fldCharType="begin" w:fldLock="1"/>
      </w:r>
      <w:r w:rsidR="006B0338">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616194" w:rsidRPr="00FB3C6B">
        <w:fldChar w:fldCharType="separate"/>
      </w:r>
      <w:r w:rsidR="00635E26" w:rsidRPr="00635E26">
        <w:rPr>
          <w:noProof/>
        </w:rPr>
        <w:t>[20]</w:t>
      </w:r>
      <w:r w:rsidR="00616194" w:rsidRPr="00FB3C6B">
        <w:fldChar w:fldCharType="end"/>
      </w:r>
      <w:r w:rsidR="00C53C8F" w:rsidRPr="00FB3C6B">
        <w:t xml:space="preserve">, </w:t>
      </w:r>
      <w:r w:rsidR="00C53C8F" w:rsidRPr="00FB3C6B">
        <w:rPr>
          <w:i/>
          <w:iCs/>
        </w:rPr>
        <w:t xml:space="preserve">Helicobacter pylori </w:t>
      </w:r>
      <w:r w:rsidR="00616194" w:rsidRPr="00FB3C6B">
        <w:rPr>
          <w:i/>
          <w:iCs/>
        </w:rPr>
        <w:fldChar w:fldCharType="begin" w:fldLock="1"/>
      </w:r>
      <w:r w:rsidR="006B0338">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616194" w:rsidRPr="00FB3C6B">
        <w:rPr>
          <w:i/>
          <w:iCs/>
        </w:rPr>
        <w:fldChar w:fldCharType="separate"/>
      </w:r>
      <w:r w:rsidR="00635E26" w:rsidRPr="00635E26">
        <w:rPr>
          <w:iCs/>
          <w:noProof/>
        </w:rPr>
        <w:t>[21]</w:t>
      </w:r>
      <w:r w:rsidR="00616194" w:rsidRPr="00FB3C6B">
        <w:rPr>
          <w:i/>
          <w:iCs/>
        </w:rPr>
        <w:fldChar w:fldCharType="end"/>
      </w:r>
      <w:r w:rsidR="00C53C8F" w:rsidRPr="00FB3C6B">
        <w:t>,</w:t>
      </w:r>
      <w:r w:rsidR="00E26B85">
        <w:t xml:space="preserve"> </w:t>
      </w:r>
      <w:r w:rsidR="00E26B85">
        <w:rPr>
          <w:i/>
          <w:iCs/>
        </w:rPr>
        <w:t xml:space="preserve">Vibrio cholera </w:t>
      </w:r>
      <w:r w:rsidR="00616194">
        <w:rPr>
          <w:i/>
          <w:iCs/>
        </w:rPr>
        <w:fldChar w:fldCharType="begin" w:fldLock="1"/>
      </w:r>
      <w:r w:rsidR="006B0338">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616194">
        <w:rPr>
          <w:i/>
          <w:iCs/>
        </w:rPr>
        <w:fldChar w:fldCharType="separate"/>
      </w:r>
      <w:r w:rsidR="00635E26" w:rsidRPr="00635E26">
        <w:rPr>
          <w:iCs/>
          <w:noProof/>
        </w:rPr>
        <w:t>[22]</w:t>
      </w:r>
      <w:r w:rsidR="00616194">
        <w:rPr>
          <w:i/>
          <w:iCs/>
        </w:rPr>
        <w:fldChar w:fldCharType="end"/>
      </w:r>
      <w:r w:rsidR="00C53C8F" w:rsidRPr="00FB3C6B">
        <w:t xml:space="preserve"> and </w:t>
      </w:r>
      <w:r w:rsidR="00C53C8F" w:rsidRPr="00FB3C6B">
        <w:rPr>
          <w:i/>
          <w:iCs/>
        </w:rPr>
        <w:t>Streptococcus pneumonia</w:t>
      </w:r>
      <w:r w:rsidR="00C53C8F" w:rsidRPr="00FB3C6B">
        <w:t xml:space="preserve"> </w:t>
      </w:r>
      <w:r w:rsidR="00616194" w:rsidRPr="00FB3C6B">
        <w:fldChar w:fldCharType="begin" w:fldLock="1"/>
      </w:r>
      <w:r w:rsidR="006B0338">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616194" w:rsidRPr="00FB3C6B">
        <w:fldChar w:fldCharType="separate"/>
      </w:r>
      <w:r w:rsidR="00635E26" w:rsidRPr="00635E26">
        <w:rPr>
          <w:noProof/>
        </w:rPr>
        <w:t>[23]</w:t>
      </w:r>
      <w:r w:rsidR="00616194"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616194" w:rsidRPr="00FB3C6B">
        <w:fldChar w:fldCharType="begin" w:fldLock="1"/>
      </w:r>
      <w:r w:rsidR="006B0338">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616194" w:rsidRPr="00FB3C6B">
        <w:fldChar w:fldCharType="separate"/>
      </w:r>
      <w:r w:rsidR="00635E26" w:rsidRPr="00635E26">
        <w:rPr>
          <w:noProof/>
        </w:rPr>
        <w:t>[24,25]</w:t>
      </w:r>
      <w:r w:rsidR="00616194" w:rsidRPr="00FB3C6B">
        <w:fldChar w:fldCharType="end"/>
      </w:r>
      <w:r w:rsidR="00C53C8F" w:rsidRPr="00FB3C6B">
        <w:t xml:space="preserve">, algae </w:t>
      </w:r>
      <w:r w:rsidR="00616194" w:rsidRPr="00FB3C6B">
        <w:fldChar w:fldCharType="begin" w:fldLock="1"/>
      </w:r>
      <w:r w:rsidR="006B0338">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616194" w:rsidRPr="00FB3C6B">
        <w:fldChar w:fldCharType="separate"/>
      </w:r>
      <w:r w:rsidR="00635E26" w:rsidRPr="00635E26">
        <w:rPr>
          <w:noProof/>
        </w:rPr>
        <w:t>[26]</w:t>
      </w:r>
      <w:r w:rsidR="00616194" w:rsidRPr="00FB3C6B">
        <w:fldChar w:fldCharType="end"/>
      </w:r>
      <w:r w:rsidR="00C53C8F" w:rsidRPr="00FB3C6B">
        <w:t xml:space="preserve">, </w:t>
      </w:r>
      <w:r w:rsidR="005B12CD">
        <w:t>nematodes</w:t>
      </w:r>
      <w:r w:rsidR="00C53C8F" w:rsidRPr="00FB3C6B">
        <w:t xml:space="preserve"> </w:t>
      </w:r>
      <w:r w:rsidR="00616194" w:rsidRPr="00FB3C6B">
        <w:fldChar w:fldCharType="begin" w:fldLock="1"/>
      </w:r>
      <w:r w:rsidR="006B0338">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616194" w:rsidRPr="00FB3C6B">
        <w:fldChar w:fldCharType="separate"/>
      </w:r>
      <w:r w:rsidR="00635E26" w:rsidRPr="00635E26">
        <w:rPr>
          <w:noProof/>
        </w:rPr>
        <w:t>[27]</w:t>
      </w:r>
      <w:r w:rsidR="00616194" w:rsidRPr="00FB3C6B">
        <w:fldChar w:fldCharType="end"/>
      </w:r>
      <w:r w:rsidR="00C53C8F" w:rsidRPr="00FB3C6B">
        <w:t xml:space="preserve">, flies </w:t>
      </w:r>
      <w:r w:rsidR="00616194" w:rsidRPr="00FB3C6B">
        <w:fldChar w:fldCharType="begin" w:fldLock="1"/>
      </w:r>
      <w:r w:rsidR="006B0338">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616194" w:rsidRPr="00FB3C6B">
        <w:fldChar w:fldCharType="separate"/>
      </w:r>
      <w:r w:rsidR="00635E26" w:rsidRPr="00635E26">
        <w:rPr>
          <w:noProof/>
        </w:rPr>
        <w:t>[28]</w:t>
      </w:r>
      <w:r w:rsidR="00616194" w:rsidRPr="00FB3C6B">
        <w:fldChar w:fldCharType="end"/>
      </w:r>
      <w:r w:rsidR="00C53C8F" w:rsidRPr="00FB3C6B">
        <w:t xml:space="preserve">, and human cancer cells </w:t>
      </w:r>
      <w:r w:rsidR="00616194" w:rsidRPr="00FB3C6B">
        <w:fldChar w:fldCharType="begin" w:fldLock="1"/>
      </w:r>
      <w:r w:rsidR="006B0338">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616194" w:rsidRPr="00FB3C6B">
        <w:fldChar w:fldCharType="separate"/>
      </w:r>
      <w:r w:rsidR="00635E26" w:rsidRPr="00635E26">
        <w:rPr>
          <w:noProof/>
        </w:rPr>
        <w:t>[29]</w:t>
      </w:r>
      <w:r w:rsidR="00616194"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616194">
        <w:fldChar w:fldCharType="begin" w:fldLock="1"/>
      </w:r>
      <w:r w:rsidR="006B0338">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"[30]" }, "properties" : { "noteIndex" : 0 }, "schema" : "https://github.com/citation-style-language/schema/raw/master/csl-citation.json" }</w:instrText>
      </w:r>
      <w:r w:rsidR="00616194">
        <w:fldChar w:fldCharType="separate"/>
      </w:r>
      <w:r w:rsidR="00635E26" w:rsidRPr="00635E26">
        <w:rPr>
          <w:noProof/>
        </w:rPr>
        <w:t>[30]</w:t>
      </w:r>
      <w:r w:rsidR="00616194">
        <w:fldChar w:fldCharType="end"/>
      </w:r>
      <w:r>
        <w:t xml:space="preserve"> and by inhibiting the mismatch repair system </w:t>
      </w:r>
      <w:r w:rsidR="00616194">
        <w:fldChar w:fldCharType="begin" w:fldLock="1"/>
      </w:r>
      <w:r w:rsidR="006B0338">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616194">
        <w:fldChar w:fldCharType="separate"/>
      </w:r>
      <w:r w:rsidR="00635E26" w:rsidRPr="00635E26">
        <w:rPr>
          <w:noProof/>
        </w:rPr>
        <w:t>[31]</w:t>
      </w:r>
      <w:r w:rsidR="00616194">
        <w:fldChar w:fldCharType="end"/>
      </w:r>
      <w:r>
        <w:t>.</w:t>
      </w:r>
      <w:r w:rsidR="00AE0B1E">
        <w:t xml:space="preserve"> </w:t>
      </w:r>
      <w:r w:rsidR="00A70BE8">
        <w:t>T</w:t>
      </w:r>
      <w:r w:rsidR="00AE0B1E">
        <w:t>hese stress responses include the SOS DNA-damage response, the RpoS-controlled general or starvation stress response</w:t>
      </w:r>
      <w:r w:rsidR="00C2015F">
        <w:t>,</w:t>
      </w:r>
      <w:r w:rsidR="00AE0B1E">
        <w:t xml:space="preserve"> and the RpoE membrane protein stress response </w:t>
      </w:r>
      <w:r w:rsidR="00616194">
        <w:fldChar w:fldCharType="begin" w:fldLock="1"/>
      </w:r>
      <w:r w:rsidR="006B0338">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616194">
        <w:fldChar w:fldCharType="separate"/>
      </w:r>
      <w:r w:rsidR="00635E26" w:rsidRPr="00635E26">
        <w:rPr>
          <w:noProof/>
        </w:rPr>
        <w:t>[32]</w:t>
      </w:r>
      <w:r w:rsidR="00616194">
        <w:fldChar w:fldCharType="end"/>
      </w:r>
      <w:r w:rsidR="00C2015F">
        <w:t>.</w:t>
      </w:r>
    </w:p>
    <w:p w:rsidR="001307C7" w:rsidRPr="003F04B0" w:rsidRDefault="00F12058" w:rsidP="008D007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rPr>
          <w:i/>
          <w:iCs/>
        </w:rPr>
        <w:t>evolvability</w:t>
      </w:r>
      <w:r w:rsidR="001307C7">
        <w:t xml:space="preserve"> </w:t>
      </w:r>
      <w:r w:rsidR="00616194" w:rsidRPr="00FB3C6B">
        <w:fldChar w:fldCharType="begin" w:fldLock="1"/>
      </w:r>
      <w:r w:rsidR="006B0338">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616194" w:rsidRPr="00FB3C6B">
        <w:fldChar w:fldCharType="separate"/>
      </w:r>
      <w:r w:rsidR="00635E26" w:rsidRPr="00635E26">
        <w:rPr>
          <w:noProof/>
        </w:rPr>
        <w:t>[17,33,34]</w:t>
      </w:r>
      <w:r w:rsidR="00616194"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616194" w:rsidRPr="00FB3C6B">
        <w:fldChar w:fldCharType="begin" w:fldLock="1"/>
      </w:r>
      <w:r w:rsidR="006B0338">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FB3C6B">
        <w:fldChar w:fldCharType="separate"/>
      </w:r>
      <w:r w:rsidR="00635E26" w:rsidRPr="00635E26">
        <w:rPr>
          <w:noProof/>
        </w:rPr>
        <w:t>[35]</w:t>
      </w:r>
      <w:r w:rsidR="00616194" w:rsidRPr="00FB3C6B">
        <w:fldChar w:fldCharType="end"/>
      </w:r>
      <w:r w:rsidR="009770F6" w:rsidRPr="00FB3C6B">
        <w:t xml:space="preserve"> and </w:t>
      </w:r>
      <w:r w:rsidR="00A20010" w:rsidRPr="00FB3C6B">
        <w:t xml:space="preserve">stochastic </w:t>
      </w:r>
      <w:r w:rsidR="00616194" w:rsidRPr="00FB3C6B">
        <w:fldChar w:fldCharType="begin" w:fldLock="1"/>
      </w:r>
      <w:r w:rsidR="006B0338">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616194" w:rsidRPr="00FB3C6B">
        <w:fldChar w:fldCharType="separate"/>
      </w:r>
      <w:r w:rsidR="00635E26" w:rsidRPr="00635E26">
        <w:rPr>
          <w:noProof/>
        </w:rPr>
        <w:t>[36]</w:t>
      </w:r>
      <w:r w:rsidR="00616194" w:rsidRPr="00FB3C6B">
        <w:fldChar w:fldCharType="end"/>
      </w:r>
      <w:r w:rsidR="00A20010" w:rsidRPr="00FB3C6B">
        <w:t xml:space="preserve"> models. </w:t>
      </w:r>
      <w:r w:rsidR="005B12CD">
        <w:t>These</w:t>
      </w:r>
      <w:r w:rsidR="00A20010" w:rsidRPr="00FB3C6B">
        <w:t xml:space="preserve"> </w:t>
      </w:r>
      <w:r w:rsidR="00800DD3">
        <w:t>articles</w:t>
      </w:r>
      <w:r w:rsidR="00800DD3"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616194" w:rsidRPr="003F04B0">
        <w:fldChar w:fldCharType="begin" w:fldLock="1"/>
      </w:r>
      <w:r w:rsidR="006B0338">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F04B0">
        <w:fldChar w:fldCharType="separate"/>
      </w:r>
      <w:r w:rsidR="00635E26" w:rsidRPr="00635E26">
        <w:rPr>
          <w:noProof/>
        </w:rPr>
        <w:t>[37]</w:t>
      </w:r>
      <w:r w:rsidR="00616194" w:rsidRPr="003F04B0">
        <w:fldChar w:fldCharType="end"/>
      </w:r>
      <w:r w:rsidR="00932C9B" w:rsidRPr="003F04B0">
        <w:t>.</w:t>
      </w:r>
    </w:p>
    <w:p w:rsidR="00625517" w:rsidRDefault="00600689" w:rsidP="008D0078">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16194" w:rsidRPr="003F04B0">
        <w:fldChar w:fldCharType="begin" w:fldLock="1"/>
      </w:r>
      <w:r w:rsidR="006B0338">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616194" w:rsidRPr="003F04B0">
        <w:fldChar w:fldCharType="separate"/>
      </w:r>
      <w:r w:rsidR="00635E26" w:rsidRPr="00635E26">
        <w:rPr>
          <w:noProof/>
        </w:rPr>
        <w:t>[38,39]</w:t>
      </w:r>
      <w:r w:rsidR="00616194"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w:t>
      </w:r>
      <w:r w:rsidR="00FC62DB">
        <w:rPr>
          <w:lang w:bidi="hi-IN"/>
        </w:rPr>
        <w:lastRenderedPageBreak/>
        <w:t xml:space="preserve">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r w:rsidRPr="007169AD">
        <w:rPr>
          <w:i/>
          <w:iCs/>
          <w:lang w:bidi="hi-IN"/>
        </w:rPr>
        <w:t>aB/3</w:t>
      </w:r>
      <w:r w:rsidRPr="007169AD">
        <w:rPr>
          <w:lang w:bidi="hi-IN"/>
        </w:rPr>
        <w:t xml:space="preserve"> is the </w:t>
      </w:r>
      <w:r w:rsidRPr="007169AD">
        <w:rPr>
          <w:i/>
          <w:iCs/>
          <w:lang w:bidi="hi-IN"/>
        </w:rPr>
        <w:t>aB</w:t>
      </w:r>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8D0078">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r w:rsidRPr="007169AD">
        <w:rPr>
          <w:i/>
          <w:iCs/>
          <w:lang w:bidi="hi-IN"/>
        </w:rPr>
        <w:t>aB</w:t>
      </w:r>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r w:rsidRPr="007169AD">
        <w:rPr>
          <w:i/>
          <w:iCs/>
        </w:rPr>
        <w:t>aB</w:t>
      </w:r>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8D0078">
      <w:pPr>
        <w:spacing w:line="480" w:lineRule="auto"/>
        <w:rPr>
          <w:lang w:bidi="hi-IN"/>
        </w:rPr>
      </w:pPr>
    </w:p>
    <w:p w:rsidR="00CD3F78" w:rsidRDefault="00BD46F2" w:rsidP="008D0078">
      <w:pPr>
        <w:pStyle w:val="FigureLegend"/>
        <w:spacing w:line="480" w:lineRule="auto"/>
        <w:rPr>
          <w:b/>
          <w:bCs/>
          <w:sz w:val="20"/>
          <w:szCs w:val="20"/>
        </w:rPr>
      </w:pPr>
      <w:bookmarkStart w:id="1" w:name="_Ref354316371"/>
      <w:del w:id="2" w:author="Yoav Ram" w:date="2014-07-13T14:28:00Z">
        <w:r w:rsidDel="002D7AB0">
          <w:rPr>
            <w:b/>
            <w:bCs/>
            <w:noProof/>
            <w:sz w:val="20"/>
            <w:szCs w:val="20"/>
            <w:rPrChange w:id="3">
              <w:rPr>
                <w:noProof/>
              </w:rPr>
            </w:rPrChange>
          </w:rPr>
          <w:lastRenderedPageBreak/>
          <w:drawing>
            <wp:inline distT="0" distB="0" distL="0" distR="0" wp14:anchorId="1E21A67C" wp14:editId="0BFCA85C">
              <wp:extent cx="5266690" cy="2179955"/>
              <wp:effectExtent l="0" t="0" r="0" b="0"/>
              <wp:docPr id="1" name="Picture 1"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del>
      <w:ins w:id="4" w:author="Yoav Ram" w:date="2014-07-13T14:28:00Z">
        <w:r w:rsidR="002D7AB0">
          <w:rPr>
            <w:b/>
            <w:bCs/>
            <w:noProof/>
            <w:sz w:val="20"/>
            <w:szCs w:val="20"/>
            <w:rPrChange w:id="5">
              <w:rPr>
                <w:noProof/>
              </w:rPr>
            </w:rPrChange>
          </w:rPr>
          <w:drawing>
            <wp:inline distT="0" distB="0" distL="0" distR="0" wp14:anchorId="76D38592" wp14:editId="2BB81C10">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ins>
    </w:p>
    <w:p w:rsidR="00CD3F78" w:rsidRDefault="00CD3F78" w:rsidP="005E3B94">
      <w:pPr>
        <w:pStyle w:val="FigureLegend"/>
        <w:spacing w:line="480" w:lineRule="auto"/>
        <w:jc w:val="left"/>
        <w:rPr>
          <w:sz w:val="20"/>
          <w:szCs w:val="20"/>
        </w:rPr>
      </w:pPr>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1</w:t>
      </w:r>
      <w:r w:rsidR="00616194" w:rsidRPr="00733307">
        <w:rPr>
          <w:b/>
          <w:bCs/>
          <w:sz w:val="20"/>
          <w:szCs w:val="20"/>
        </w:rPr>
        <w:fldChar w:fldCharType="end"/>
      </w:r>
      <w:bookmarkEnd w:id="1"/>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The figure shows the fi</w:t>
      </w:r>
      <w:r w:rsidR="00BD46F2">
        <w:rPr>
          <w:sz w:val="20"/>
          <w:szCs w:val="20"/>
        </w:rPr>
        <w:t xml:space="preserve">tness of the possible genotypes, which are </w:t>
      </w:r>
      <w:r w:rsidR="005E3B94">
        <w:rPr>
          <w:sz w:val="20"/>
          <w:szCs w:val="20"/>
        </w:rPr>
        <w:t>represented</w:t>
      </w:r>
      <w:r w:rsidR="00BD46F2">
        <w:rPr>
          <w:sz w:val="20"/>
          <w:szCs w:val="20"/>
        </w:rPr>
        <w:t xml:space="preserve"> by the allele combination at the specific loci (</w:t>
      </w:r>
      <w:r w:rsidRPr="00733307">
        <w:rPr>
          <w:i/>
          <w:iCs/>
          <w:sz w:val="20"/>
          <w:szCs w:val="20"/>
        </w:rPr>
        <w:t>a</w:t>
      </w:r>
      <w:r>
        <w:rPr>
          <w:i/>
          <w:iCs/>
          <w:sz w:val="20"/>
          <w:szCs w:val="20"/>
        </w:rPr>
        <w:t>b</w:t>
      </w:r>
      <w:r>
        <w:rPr>
          <w:sz w:val="20"/>
          <w:szCs w:val="20"/>
        </w:rPr>
        <w:t>,</w:t>
      </w:r>
      <w:r w:rsidRPr="00733307">
        <w:rPr>
          <w:sz w:val="20"/>
          <w:szCs w:val="20"/>
        </w:rPr>
        <w:t xml:space="preserve"> </w:t>
      </w:r>
      <w:r w:rsidRPr="00733307">
        <w:rPr>
          <w:i/>
          <w:iCs/>
          <w:sz w:val="20"/>
          <w:szCs w:val="20"/>
        </w:rPr>
        <w:t>A</w:t>
      </w:r>
      <w:r>
        <w:rPr>
          <w:i/>
          <w:iCs/>
          <w:sz w:val="20"/>
          <w:szCs w:val="20"/>
        </w:rPr>
        <w:t>b</w:t>
      </w:r>
      <w:r>
        <w:rPr>
          <w:sz w:val="20"/>
          <w:szCs w:val="20"/>
        </w:rPr>
        <w:t xml:space="preserve">, </w:t>
      </w:r>
      <w:r>
        <w:rPr>
          <w:i/>
          <w:iCs/>
          <w:sz w:val="20"/>
          <w:szCs w:val="20"/>
        </w:rPr>
        <w:t>aB</w:t>
      </w:r>
      <w:r>
        <w:rPr>
          <w:sz w:val="20"/>
          <w:szCs w:val="20"/>
        </w:rPr>
        <w:t>,</w:t>
      </w:r>
      <w:r w:rsidRPr="00733307">
        <w:rPr>
          <w:sz w:val="20"/>
          <w:szCs w:val="20"/>
        </w:rPr>
        <w:t xml:space="preserve"> and </w:t>
      </w:r>
      <w:r>
        <w:rPr>
          <w:i/>
          <w:iCs/>
          <w:sz w:val="20"/>
          <w:szCs w:val="20"/>
        </w:rPr>
        <w:t>AB</w:t>
      </w:r>
      <w:r w:rsidR="00BD46F2">
        <w:rPr>
          <w:sz w:val="20"/>
          <w:szCs w:val="20"/>
        </w:rPr>
        <w:t xml:space="preserve">) and </w:t>
      </w:r>
      <w:r w:rsidRPr="00733307">
        <w:rPr>
          <w:sz w:val="20"/>
          <w:szCs w:val="20"/>
        </w:rPr>
        <w:t xml:space="preserve">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The x-axis represents the number of accumulated mutations</w:t>
      </w:r>
      <w:ins w:id="6" w:author="Yoav Ram" w:date="2014-07-13T14:21:00Z">
        <w:r w:rsidR="002D7AB0">
          <w:rPr>
            <w:sz w:val="20"/>
            <w:szCs w:val="20"/>
          </w:rPr>
          <w:t xml:space="preserve"> (genotypes are </w:t>
        </w:r>
      </w:ins>
      <w:ins w:id="7" w:author="Yoav Ram" w:date="2014-07-13T14:20:00Z">
        <w:r w:rsidR="002D7AB0">
          <w:rPr>
            <w:sz w:val="20"/>
            <w:szCs w:val="20"/>
          </w:rPr>
          <w:t>jittered t</w:t>
        </w:r>
      </w:ins>
      <w:ins w:id="8" w:author="Yoav Ram" w:date="2014-07-13T14:21:00Z">
        <w:r w:rsidR="002D7AB0">
          <w:rPr>
            <w:sz w:val="20"/>
            <w:szCs w:val="20"/>
          </w:rPr>
          <w:t>o increase separation)</w:t>
        </w:r>
      </w:ins>
      <w:r>
        <w:rPr>
          <w:sz w:val="20"/>
          <w:szCs w:val="20"/>
        </w:rPr>
        <w:t xml:space="preserve">.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hypermutate</w:t>
      </w:r>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rsidP="00216196">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w:t>
      </w:r>
      <w:r>
        <w:rPr>
          <w:lang w:bidi="hi-IN"/>
        </w:rPr>
        <w:lastRenderedPageBreak/>
        <w:t>(the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due of their minor short term effects</w:t>
      </w:r>
      <w:r w:rsidR="005316EE" w:rsidRPr="00331E7E">
        <w:t>.</w:t>
      </w:r>
    </w:p>
    <w:p w:rsidR="005316EE" w:rsidRPr="00BA2B02" w:rsidRDefault="005316EE" w:rsidP="008D0078">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9" w:name="_Ref374443384"/>
            <w:bookmarkStart w:id="10" w:name="_Ref374460264"/>
            <w:r w:rsidRPr="00BA2B02">
              <w:t>(</w:t>
            </w:r>
            <w:r w:rsidR="00616194">
              <w:fldChar w:fldCharType="begin"/>
            </w:r>
            <w:r w:rsidR="00DA55AA">
              <w:instrText xml:space="preserve"> SEQ Equation </w:instrText>
            </w:r>
            <w:r w:rsidR="00616194">
              <w:fldChar w:fldCharType="separate"/>
            </w:r>
            <w:r w:rsidR="00C47BD2">
              <w:rPr>
                <w:noProof/>
              </w:rPr>
              <w:t>1</w:t>
            </w:r>
            <w:r w:rsidR="00616194">
              <w:rPr>
                <w:noProof/>
              </w:rPr>
              <w:fldChar w:fldCharType="end"/>
            </w:r>
            <w:bookmarkEnd w:id="9"/>
            <w:r w:rsidRPr="00BA2B02">
              <w:t>)</w:t>
            </w:r>
            <w:bookmarkEnd w:id="10"/>
          </w:p>
        </w:tc>
      </w:tr>
    </w:tbl>
    <w:p w:rsidR="005316EE" w:rsidRDefault="005316EE" w:rsidP="008D0078">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8D0078">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r>
        <w:lastRenderedPageBreak/>
        <w:t xml:space="preserve">either goes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(i)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616194">
        <w:fldChar w:fldCharType="begin" w:fldLock="1"/>
      </w:r>
      <w:r w:rsidR="006B0338">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"[40]" }, "properties" : { "noteIndex" : 0 }, "schema" : "https://github.com/citation-style-language/schema/raw/master/csl-citation.json" }</w:instrText>
      </w:r>
      <w:r w:rsidR="00616194">
        <w:fldChar w:fldCharType="separate"/>
      </w:r>
      <w:r w:rsidRPr="00CD660F">
        <w:rPr>
          <w:noProof/>
        </w:rPr>
        <w:t>(Haigh 1978)</w:t>
      </w:r>
      <w:r w:rsidR="00616194">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616194">
        <w:fldChar w:fldCharType="begin" w:fldLock="1"/>
      </w:r>
      <w:r w:rsidR="006B0338">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"[41]" }, "properties" : { "noteIndex" : 0 }, "schema" : "https://github.com/citation-style-language/schema/raw/master/csl-citation.json" }</w:instrText>
      </w:r>
      <w:r w:rsidR="00616194">
        <w:fldChar w:fldCharType="separate"/>
      </w:r>
      <w:r w:rsidR="00635E26" w:rsidRPr="00635E26">
        <w:rPr>
          <w:noProof/>
        </w:rPr>
        <w:t>[41]</w:t>
      </w:r>
      <w:r w:rsidR="00616194">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 xml:space="preserve">B), in which: (i)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aB/x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 xml:space="preserve">AB/x </w:t>
      </w:r>
      <w:r w:rsidR="00191D82">
        <w:t xml:space="preserve"> is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w:t>
      </w:r>
      <w:r w:rsidRPr="00020A87">
        <w:lastRenderedPageBreak/>
        <w:t xml:space="preserve">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616194" w:rsidRPr="00020A87">
        <w:fldChar w:fldCharType="begin" w:fldLock="1"/>
      </w:r>
      <w:r w:rsidR="006B0338">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sidRPr="00020A87">
        <w:fldChar w:fldCharType="separate"/>
      </w:r>
      <w:r w:rsidR="00635E26" w:rsidRPr="00635E26">
        <w:rPr>
          <w:noProof/>
        </w:rPr>
        <w:t>[42]</w:t>
      </w:r>
      <w:r w:rsidR="00616194" w:rsidRPr="00020A87">
        <w:fldChar w:fldCharType="end"/>
      </w:r>
      <w:r w:rsidRPr="00020A87">
        <w:t>.</w:t>
      </w:r>
    </w:p>
    <w:p w:rsidR="005316EE" w:rsidRPr="00020A87" w:rsidRDefault="005316EE" w:rsidP="008D0078">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631789"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r>
        <w:rPr>
          <w:i/>
          <w:iCs/>
        </w:rPr>
        <w:t xml:space="preserve">aB </w:t>
      </w:r>
      <w:r w:rsidRPr="00D65806">
        <w:t>(</w:t>
      </w:r>
      <w:r w:rsidR="006620EE">
        <w:t>Figure 1</w:t>
      </w:r>
      <w:r>
        <w:t>A). Denoting the popu</w:t>
      </w:r>
      <w:r w:rsidRPr="00BA2B02">
        <w:t xml:space="preserve">lation size by </w:t>
      </w:r>
      <w:r w:rsidRPr="00BA2B02">
        <w:rPr>
          <w:i/>
          <w:iCs/>
        </w:rPr>
        <w:t xml:space="preserve">N, </w:t>
      </w:r>
      <w:r w:rsidRPr="00BA2B02">
        <w:t xml:space="preserve">we note that (i)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lastRenderedPageBreak/>
        <w:t xml:space="preserve">Combining the two constraints we get this constraint on the population size </w:t>
      </w:r>
      <w:r w:rsidRPr="00AC2BE1">
        <w:rPr>
          <w:i/>
          <w:iCs/>
        </w:rPr>
        <w:t>N</w:t>
      </w:r>
      <w:r>
        <w:t>:</w:t>
      </w:r>
      <w:r>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r w:rsidRPr="00BA2B02">
        <w:rPr>
          <w:i/>
          <w:iCs/>
        </w:rPr>
        <w:t>aB</w:t>
      </w:r>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and  </w:t>
      </w:r>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and </w:t>
      </w:r>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11" w:name="_Ref378231031"/>
            <w:bookmarkStart w:id="12" w:name="_Ref354134924"/>
            <w:r w:rsidRPr="00BA2B02">
              <w:t>(</w:t>
            </w:r>
            <w:r w:rsidR="00616194">
              <w:fldChar w:fldCharType="begin"/>
            </w:r>
            <w:r w:rsidR="00DA55AA">
              <w:instrText xml:space="preserve"> SEQ Equation </w:instrText>
            </w:r>
            <w:r w:rsidR="00616194">
              <w:fldChar w:fldCharType="separate"/>
            </w:r>
            <w:r w:rsidR="00C47BD2">
              <w:rPr>
                <w:noProof/>
              </w:rPr>
              <w:t>2</w:t>
            </w:r>
            <w:r w:rsidR="00616194">
              <w:rPr>
                <w:noProof/>
              </w:rPr>
              <w:fldChar w:fldCharType="end"/>
            </w:r>
            <w:bookmarkEnd w:id="11"/>
            <w:r w:rsidRPr="00BA2B02">
              <w:t>)</w:t>
            </w:r>
            <w:bookmarkEnd w:id="12"/>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BE04BF"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13" w:name="_Ref354134926"/>
            <w:r>
              <w:t>(</w:t>
            </w:r>
            <w:r w:rsidR="00616194">
              <w:fldChar w:fldCharType="begin"/>
            </w:r>
            <w:r w:rsidRPr="00EC7EBC">
              <w:instrText xml:space="preserve"> SEQ Equation </w:instrText>
            </w:r>
            <w:r w:rsidR="00616194">
              <w:fldChar w:fldCharType="separate"/>
            </w:r>
            <w:r w:rsidR="00C47BD2">
              <w:rPr>
                <w:noProof/>
              </w:rPr>
              <w:t>3</w:t>
            </w:r>
            <w:r w:rsidR="00616194">
              <w:rPr>
                <w:noProof/>
              </w:rPr>
              <w:fldChar w:fldCharType="end"/>
            </w:r>
            <w:r>
              <w:t>)</w:t>
            </w:r>
            <w:bookmarkEnd w:id="13"/>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that </w:t>
      </w:r>
      <m:oMath>
        <m:r>
          <w:rPr>
            <w:rFonts w:ascii="Cambria Math" w:hAnsi="Cambria Math"/>
          </w:rPr>
          <m:t>τU&lt;1</m:t>
        </m:r>
      </m:oMath>
      <w:r>
        <w:t xml:space="preserve">. </w:t>
      </w:r>
    </w:p>
    <w:p w:rsidR="005316EE" w:rsidRDefault="005316EE" w:rsidP="008D0078">
      <w:pPr>
        <w:spacing w:line="480" w:lineRule="auto"/>
      </w:pPr>
      <w:r>
        <w:lastRenderedPageBreak/>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14" w:name="_Ref354319797"/>
      <w:r>
        <w:t xml:space="preserve">Fixation probability </w:t>
      </w:r>
      <w:bookmarkEnd w:id="14"/>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a large population size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Eshel </w:t>
      </w:r>
      <w:r w:rsidR="00616194">
        <w:fldChar w:fldCharType="begin" w:fldLock="1"/>
      </w:r>
      <w:r w:rsidR="006B0338">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"[43]" }, "properties" : { "noteIndex" : 0 }, "schema" : "https://github.com/citation-style-language/schema/raw/master/csl-citation.json" }</w:instrText>
      </w:r>
      <w:r w:rsidR="00616194">
        <w:fldChar w:fldCharType="separate"/>
      </w:r>
      <w:r w:rsidR="00635E26" w:rsidRPr="00635E26">
        <w:rPr>
          <w:noProof/>
        </w:rPr>
        <w:t>[43]</w:t>
      </w:r>
      <w:r w:rsidR="00616194">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15" w:name="_Ref378231034"/>
            <w:r>
              <w:t>(</w:t>
            </w:r>
            <w:r w:rsidR="00616194">
              <w:fldChar w:fldCharType="begin"/>
            </w:r>
            <w:r w:rsidRPr="00EC7EBC">
              <w:instrText xml:space="preserve"> SEQ Equation </w:instrText>
            </w:r>
            <w:r w:rsidR="00616194">
              <w:fldChar w:fldCharType="separate"/>
            </w:r>
            <w:r w:rsidR="00C47BD2">
              <w:rPr>
                <w:noProof/>
              </w:rPr>
              <w:t>4</w:t>
            </w:r>
            <w:r w:rsidR="00616194">
              <w:rPr>
                <w:noProof/>
              </w:rPr>
              <w:fldChar w:fldCharType="end"/>
            </w:r>
            <w:bookmarkEnd w:id="15"/>
            <w:r>
              <w:t>)</w:t>
            </w:r>
          </w:p>
        </w:tc>
      </w:tr>
    </w:tbl>
    <w:p w:rsidR="005316EE" w:rsidRDefault="005316EE" w:rsidP="008D0078">
      <w:pPr>
        <w:spacing w:line="480" w:lineRule="auto"/>
        <w:rPr>
          <w:lang w:bidi="hi-IN"/>
        </w:rPr>
      </w:pPr>
      <w:bookmarkStart w:id="16" w:name="_Ref360181968"/>
      <w:r>
        <w:rPr>
          <w:lang w:bidi="hi-IN"/>
        </w:rPr>
        <w:t xml:space="preserve">That is, the fixation probability of the double mutant is roughly twice its adaptive advantage. This is a classic result of population genetics theory </w:t>
      </w:r>
      <w:r w:rsidR="00616194">
        <w:rPr>
          <w:lang w:bidi="hi-IN"/>
        </w:rPr>
        <w:fldChar w:fldCharType="begin" w:fldLock="1"/>
      </w:r>
      <w:r w:rsidR="006B0338">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"[44,45]" }, "properties" : { "noteIndex" : 0 }, "schema" : "https://github.com/citation-style-language/schema/raw/master/csl-citation.json" }</w:instrText>
      </w:r>
      <w:r w:rsidR="00616194">
        <w:rPr>
          <w:lang w:bidi="hi-IN"/>
        </w:rPr>
        <w:fldChar w:fldCharType="separate"/>
      </w:r>
      <w:r w:rsidR="00635E26" w:rsidRPr="00635E26">
        <w:rPr>
          <w:noProof/>
          <w:lang w:bidi="hi-IN"/>
        </w:rPr>
        <w:t>[44,45]</w:t>
      </w:r>
      <w:r w:rsidR="00616194">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16"/>
    </w:p>
    <w:p w:rsidR="005316EE" w:rsidRPr="000448EE" w:rsidRDefault="005316EE" w:rsidP="008D0078">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 </w:t>
      </w:r>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r w:rsidR="005316EE" w:rsidRPr="00CB2F61">
        <w:rPr>
          <w:i/>
          <w:iCs/>
        </w:rPr>
        <w:t>Nqρ</w:t>
      </w:r>
      <w:r w:rsidR="005316EE" w:rsidRPr="00CB2F61">
        <w:t xml:space="preserve"> and </w:t>
      </w:r>
      <w:r w:rsidR="005316EE" w:rsidRPr="00CB2F61">
        <w:lastRenderedPageBreak/>
        <w:t xml:space="preserve">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17" w:name="_Ref378231036"/>
            <w:r>
              <w:t>(</w:t>
            </w:r>
            <w:r w:rsidR="00616194">
              <w:fldChar w:fldCharType="begin"/>
            </w:r>
            <w:r w:rsidRPr="00EC7EBC">
              <w:instrText xml:space="preserve"> SEQ Equation </w:instrText>
            </w:r>
            <w:r w:rsidR="00616194">
              <w:fldChar w:fldCharType="separate"/>
            </w:r>
            <w:r w:rsidR="00C47BD2">
              <w:rPr>
                <w:noProof/>
              </w:rPr>
              <w:t>5</w:t>
            </w:r>
            <w:r w:rsidR="00616194">
              <w:rPr>
                <w:noProof/>
              </w:rPr>
              <w:fldChar w:fldCharType="end"/>
            </w:r>
            <w:bookmarkEnd w:id="17"/>
            <w:r>
              <w:t>)</w:t>
            </w:r>
          </w:p>
        </w:tc>
      </w:tr>
    </w:tbl>
    <w:p w:rsidR="005316EE" w:rsidRDefault="005316EE" w:rsidP="008D0078">
      <w:pPr>
        <w:spacing w:line="480" w:lineRule="auto"/>
      </w:pPr>
      <w:r>
        <w:t xml:space="preserve">Plugging eqs.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BE04BF"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616194">
              <w:fldChar w:fldCharType="begin"/>
            </w:r>
            <w:r w:rsidRPr="00C23983">
              <w:instrText xml:space="preserve"> SEQ Equation </w:instrText>
            </w:r>
            <w:r w:rsidR="00616194">
              <w:fldChar w:fldCharType="separate"/>
            </w:r>
            <w:r w:rsidR="00C47BD2">
              <w:rPr>
                <w:noProof/>
              </w:rPr>
              <w:t>6</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BE04BF"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616194">
              <w:fldChar w:fldCharType="begin"/>
            </w:r>
            <w:r w:rsidR="00DA55AA">
              <w:instrText xml:space="preserve"> SEQ Equation </w:instrText>
            </w:r>
            <w:r w:rsidR="00616194">
              <w:fldChar w:fldCharType="separate"/>
            </w:r>
            <w:r w:rsidR="00C47BD2">
              <w:rPr>
                <w:noProof/>
              </w:rPr>
              <w:t>7</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BE04BF"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r>
              <w:t>(</w:t>
            </w:r>
            <w:r w:rsidR="00616194">
              <w:fldChar w:fldCharType="begin"/>
            </w:r>
            <w:r w:rsidRPr="00C23983">
              <w:instrText xml:space="preserve"> SEQ Equation </w:instrText>
            </w:r>
            <w:r w:rsidR="00616194">
              <w:fldChar w:fldCharType="separate"/>
            </w:r>
            <w:r w:rsidR="00C47BD2">
              <w:rPr>
                <w:noProof/>
              </w:rPr>
              <w:t>8</w:t>
            </w:r>
            <w:r w:rsidR="00616194">
              <w:rPr>
                <w:noProof/>
              </w:rPr>
              <w:fldChar w:fldCharType="end"/>
            </w:r>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Pr>
          <w:lang w:bidi="hi-IN"/>
        </w:rPr>
        <w:t xml:space="preserve"> for description of model parameters and</w:t>
      </w:r>
      <w:r w:rsidR="00585914">
        <w:rPr>
          <w:lang w:bidi="hi-IN"/>
        </w:rPr>
        <w:t xml:space="preserve"> an article by Weinreich and Chao</w:t>
      </w:r>
      <w:r>
        <w:rPr>
          <w:lang w:bidi="hi-IN"/>
        </w:rPr>
        <w:t xml:space="preserve"> </w:t>
      </w:r>
      <w:r w:rsidR="00616194">
        <w:rPr>
          <w:lang w:bidi="hi-IN"/>
        </w:rPr>
        <w:fldChar w:fldCharType="begin" w:fldLock="1"/>
      </w:r>
      <w:r w:rsidR="006B0338">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"[46]" }, "properties" : { "noteIndex" : 0 }, "schema" : "https://github.com/citation-style-language/schema/raw/master/csl-citation.json" }</w:instrText>
      </w:r>
      <w:r w:rsidR="00616194">
        <w:rPr>
          <w:lang w:bidi="hi-IN"/>
        </w:rPr>
        <w:fldChar w:fldCharType="separate"/>
      </w:r>
      <w:r w:rsidR="00635E26" w:rsidRPr="00635E26">
        <w:rPr>
          <w:noProof/>
          <w:lang w:bidi="hi-IN"/>
        </w:rPr>
        <w:t>[46]</w:t>
      </w:r>
      <w:r w:rsidR="00616194">
        <w:rPr>
          <w:lang w:bidi="hi-IN"/>
        </w:rPr>
        <w:fldChar w:fldCharType="end"/>
      </w:r>
      <w:r>
        <w:rPr>
          <w:lang w:bidi="hi-IN"/>
        </w:rPr>
        <w:t xml:space="preserve"> for a result similar to eq. 6.</w:t>
      </w:r>
    </w:p>
    <w:p w:rsidR="0084602B" w:rsidRDefault="00323C45" w:rsidP="008D0078">
      <w:pPr>
        <w:spacing w:line="480" w:lineRule="auto"/>
      </w:pPr>
      <w:r>
        <w:rPr>
          <w:rFonts w:eastAsiaTheme="minorEastAsia"/>
          <w:lang w:bidi="hi-IN"/>
        </w:rPr>
        <w:t>The main</w:t>
      </w:r>
      <w:r w:rsidR="005316EE">
        <w:rPr>
          <w:rFonts w:eastAsiaTheme="minorEastAsia"/>
          <w:lang w:bidi="hi-IN"/>
        </w:rPr>
        <w:t xml:space="preserve"> conclusions from eqs.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does not hypermutate.</w:t>
      </w:r>
    </w:p>
    <w:p w:rsidR="00323C45" w:rsidRDefault="0084602B" w:rsidP="008D0078">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w:t>
      </w:r>
      <w:r w:rsidR="00323C45">
        <w:lastRenderedPageBreak/>
        <w:t>see section 3.</w:t>
      </w:r>
      <w:r w:rsidR="00A90051">
        <w:t>5</w:t>
      </w:r>
      <w:r w:rsidR="00323C45">
        <w:t xml:space="preserve"> for a different scenario in which SIM</w:t>
      </w:r>
      <w:r>
        <w:t xml:space="preserve"> also</w:t>
      </w:r>
      <w:r w:rsidR="00323C45">
        <w:t xml:space="preserve"> increases the fixation probability.</w:t>
      </w:r>
    </w:p>
    <w:p w:rsidR="00CD3F78" w:rsidRDefault="00DD0EC1" w:rsidP="002D7AB0">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w:t>
      </w:r>
      <w:del w:id="18" w:author="Yoav Ram" w:date="2014-07-13T14:18:00Z">
        <w:r w:rsidR="005316EE" w:rsidDel="002D7AB0">
          <w:rPr>
            <w:rFonts w:eastAsiaTheme="minorEastAsia"/>
            <w:lang w:bidi="hi-IN"/>
          </w:rPr>
          <w:delText>s</w:delText>
        </w:r>
      </w:del>
      <w:r w:rsidR="005316EE">
        <w:rPr>
          <w:rFonts w:eastAsiaTheme="minorEastAsia"/>
          <w:lang w:bidi="hi-IN"/>
        </w:rPr>
        <w:t xml:space="preserve">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616194">
        <w:fldChar w:fldCharType="begin" w:fldLock="1"/>
      </w:r>
      <w:r w:rsidR="006B0338">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"[47]" }, "properties" : { "noteIndex" : 0 }, "schema" : "https://github.com/citation-style-language/schema/raw/master/csl-citation.json" }</w:instrText>
      </w:r>
      <w:r w:rsidR="00616194">
        <w:fldChar w:fldCharType="separate"/>
      </w:r>
      <w:r w:rsidR="00635E26" w:rsidRPr="00635E26">
        <w:rPr>
          <w:noProof/>
        </w:rPr>
        <w:t>[47]</w:t>
      </w:r>
      <w:r w:rsidR="00616194">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CD3F78" w:rsidRDefault="00CD3F78" w:rsidP="008D0078">
      <w:pPr>
        <w:spacing w:after="200" w:line="480" w:lineRule="auto"/>
        <w:rPr>
          <w:lang w:bidi="hi-IN"/>
        </w:rPr>
      </w:pPr>
      <w:r>
        <w:rPr>
          <w:lang w:bidi="hi-IN"/>
        </w:rPr>
        <w:br w:type="page"/>
      </w:r>
    </w:p>
    <w:p w:rsidR="00CD3F78" w:rsidRDefault="00CD3F78" w:rsidP="008D0078">
      <w:pPr>
        <w:pStyle w:val="FigureLegend"/>
        <w:spacing w:line="480" w:lineRule="auto"/>
        <w:rPr>
          <w:b/>
          <w:bCs/>
          <w:sz w:val="20"/>
          <w:szCs w:val="20"/>
        </w:rPr>
      </w:pPr>
      <w:r>
        <w:rPr>
          <w:b/>
          <w:bCs/>
          <w:noProof/>
          <w:sz w:val="20"/>
          <w:szCs w:val="20"/>
        </w:rPr>
        <w:lastRenderedPageBreak/>
        <w:drawing>
          <wp:inline distT="0" distB="0" distL="0" distR="0" wp14:anchorId="509FEDF5" wp14:editId="2278A4E6">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p>
    <w:p w:rsidR="00CD3F78" w:rsidRDefault="00CD3F78" w:rsidP="008D0078">
      <w:pPr>
        <w:pStyle w:val="FigureLegend"/>
        <w:spacing w:line="480" w:lineRule="auto"/>
        <w:jc w:val="left"/>
        <w:rPr>
          <w:sz w:val="20"/>
          <w:szCs w:val="20"/>
        </w:rPr>
      </w:pPr>
      <w:bookmarkStart w:id="19" w:name="_Ref383682047"/>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2</w:t>
      </w:r>
      <w:r w:rsidR="00616194" w:rsidRPr="00733307">
        <w:rPr>
          <w:b/>
          <w:bCs/>
          <w:sz w:val="20"/>
          <w:szCs w:val="20"/>
        </w:rPr>
        <w:fldChar w:fldCharType="end"/>
      </w:r>
      <w:bookmarkEnd w:id="19"/>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 xml:space="preserve">(SIMe; </w:t>
      </w:r>
      <w:r w:rsidRPr="00733307">
        <w:rPr>
          <w:sz w:val="20"/>
          <w:szCs w:val="20"/>
        </w:rPr>
        <w:t>see section</w:t>
      </w:r>
      <w:r>
        <w:rPr>
          <w:sz w:val="20"/>
          <w:szCs w:val="20"/>
        </w:rPr>
        <w:t xml:space="preserve"> 3.5)</w:t>
      </w:r>
      <w:r w:rsidRPr="00733307">
        <w:rPr>
          <w:sz w:val="20"/>
          <w:szCs w:val="20"/>
        </w:rPr>
        <w:t>. Lines are analytic approximations</w:t>
      </w:r>
      <w:r>
        <w:rPr>
          <w:sz w:val="20"/>
          <w:szCs w:val="20"/>
        </w:rPr>
        <w:t>. M</w:t>
      </w:r>
      <w:r w:rsidRPr="00733307">
        <w:rPr>
          <w:sz w:val="20"/>
          <w:szCs w:val="20"/>
        </w:rPr>
        <w:t>arkers are the means of stochastic simulation results</w:t>
      </w:r>
      <w:r>
        <w:rPr>
          <w:sz w:val="20"/>
          <w:szCs w:val="20"/>
        </w:rPr>
        <w:t>. 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00825E9D">
        <w:rPr>
          <w:sz w:val="20"/>
          <w:szCs w:val="20"/>
        </w:rPr>
        <w:t xml:space="preserve"> </w:t>
      </w:r>
      <w:r w:rsidR="00825E9D" w:rsidRPr="00825E9D">
        <w:rPr>
          <w:sz w:val="20"/>
          <w:szCs w:val="20"/>
        </w:rPr>
        <w:t>(Online version in colour.)</w:t>
      </w:r>
    </w:p>
    <w:p w:rsidR="00CD3F78" w:rsidRDefault="00CD3F78" w:rsidP="008D0078">
      <w:pPr>
        <w:spacing w:after="200" w:line="480" w:lineRule="auto"/>
        <w:rPr>
          <w:sz w:val="20"/>
          <w:szCs w:val="20"/>
        </w:rPr>
      </w:pPr>
      <w:r>
        <w:rPr>
          <w:sz w:val="20"/>
          <w:szCs w:val="20"/>
        </w:rPr>
        <w:br w:type="page"/>
      </w:r>
    </w:p>
    <w:p w:rsidR="005316EE" w:rsidRDefault="005316EE" w:rsidP="008D0078">
      <w:pPr>
        <w:spacing w:line="480" w:lineRule="auto"/>
        <w:rPr>
          <w:rFonts w:eastAsiaTheme="minorEastAsia"/>
          <w:lang w:bidi="hi-IN"/>
        </w:rPr>
      </w:pPr>
      <w:r w:rsidRPr="00E74930">
        <w:rPr>
          <w:lang w:bidi="hi-IN"/>
        </w:rPr>
        <w:lastRenderedPageBreak/>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r w:rsidR="00E74930" w:rsidRPr="00E74930">
        <w:rPr>
          <w:rFonts w:eastAsiaTheme="minorEastAsia" w:cs="Times New Roman"/>
          <w:i/>
          <w:iCs/>
          <w:lang w:bidi="hi-IN"/>
        </w:rPr>
        <w:t>τ</w:t>
      </w:r>
      <w:r w:rsidR="00E74930" w:rsidRPr="00E74930">
        <w:rPr>
          <w:rFonts w:eastAsiaTheme="minorEastAsia"/>
          <w:i/>
          <w:iCs/>
          <w:lang w:bidi="hi-IN"/>
        </w:rPr>
        <w:t>U/s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80478F" w:rsidRDefault="005316EE" w:rsidP="008D0078">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hypermutate.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80478F" w:rsidRDefault="0080478F" w:rsidP="008D0078">
      <w:pPr>
        <w:spacing w:after="200" w:line="480" w:lineRule="auto"/>
      </w:pPr>
      <w:r>
        <w:br w:type="page"/>
      </w:r>
    </w:p>
    <w:p w:rsidR="0080478F" w:rsidRDefault="00643DA4" w:rsidP="008D0078">
      <w:pPr>
        <w:keepNext/>
        <w:spacing w:line="480" w:lineRule="auto"/>
        <w:jc w:val="center"/>
      </w:pPr>
      <w:del w:id="20" w:author="Yoav Ram" w:date="2014-07-13T15:36:00Z">
        <w:r w:rsidDel="006E3084">
          <w:rPr>
            <w:b/>
            <w:bCs/>
            <w:noProof/>
            <w:sz w:val="20"/>
            <w:szCs w:val="20"/>
            <w:rPrChange w:id="21">
              <w:rPr>
                <w:noProof/>
              </w:rPr>
            </w:rPrChange>
          </w:rPr>
          <w:lastRenderedPageBreak/>
          <w:drawing>
            <wp:inline distT="0" distB="0" distL="0" distR="0" wp14:anchorId="095ADDAE" wp14:editId="7DF712AE">
              <wp:extent cx="5259705" cy="2011680"/>
              <wp:effectExtent l="0" t="0" r="0" b="7620"/>
              <wp:docPr id="17" name="Picture 1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ruggedsim\manuscript\ram_f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9705" cy="2011680"/>
                      </a:xfrm>
                      <a:prstGeom prst="rect">
                        <a:avLst/>
                      </a:prstGeom>
                      <a:noFill/>
                      <a:ln>
                        <a:noFill/>
                      </a:ln>
                    </pic:spPr>
                  </pic:pic>
                </a:graphicData>
              </a:graphic>
            </wp:inline>
          </w:drawing>
        </w:r>
      </w:del>
      <w:ins w:id="22" w:author="Yoav Ram" w:date="2014-07-13T15:36:00Z">
        <w:r w:rsidR="006E3084">
          <w:rPr>
            <w:noProof/>
          </w:rPr>
          <w:drawing>
            <wp:inline distT="0" distB="0" distL="0" distR="0" wp14:anchorId="0A949F71" wp14:editId="02B559B1">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ins>
    </w:p>
    <w:p w:rsidR="0080478F" w:rsidRPr="00886250" w:rsidRDefault="0080478F" w:rsidP="008D0078">
      <w:pPr>
        <w:spacing w:line="480" w:lineRule="auto"/>
        <w:rPr>
          <w:noProof/>
          <w:sz w:val="20"/>
          <w:szCs w:val="20"/>
        </w:rPr>
      </w:pPr>
      <w:bookmarkStart w:id="23" w:name="_Ref383675982"/>
      <w:r w:rsidRPr="00BA3BDB">
        <w:rPr>
          <w:b/>
          <w:bCs/>
          <w:sz w:val="20"/>
          <w:szCs w:val="20"/>
        </w:rPr>
        <w:t xml:space="preserve">Figure </w:t>
      </w:r>
      <w:r w:rsidR="00616194" w:rsidRPr="00BA3BDB">
        <w:rPr>
          <w:b/>
          <w:bCs/>
          <w:sz w:val="20"/>
          <w:szCs w:val="20"/>
        </w:rPr>
        <w:fldChar w:fldCharType="begin"/>
      </w:r>
      <w:r w:rsidRPr="00BA3BDB">
        <w:rPr>
          <w:b/>
          <w:bCs/>
          <w:sz w:val="20"/>
          <w:szCs w:val="20"/>
        </w:rPr>
        <w:instrText xml:space="preserve"> SEQ Figure \* ARABIC </w:instrText>
      </w:r>
      <w:r w:rsidR="00616194" w:rsidRPr="00BA3BDB">
        <w:rPr>
          <w:b/>
          <w:bCs/>
          <w:sz w:val="20"/>
          <w:szCs w:val="20"/>
        </w:rPr>
        <w:fldChar w:fldCharType="separate"/>
      </w:r>
      <w:r w:rsidR="00C47BD2">
        <w:rPr>
          <w:b/>
          <w:bCs/>
          <w:noProof/>
          <w:sz w:val="20"/>
          <w:szCs w:val="20"/>
        </w:rPr>
        <w:t>3</w:t>
      </w:r>
      <w:r w:rsidR="00616194" w:rsidRPr="00BA3BDB">
        <w:rPr>
          <w:b/>
          <w:bCs/>
          <w:sz w:val="20"/>
          <w:szCs w:val="20"/>
        </w:rPr>
        <w:fldChar w:fldCharType="end"/>
      </w:r>
      <w:bookmarkEnd w:id="23"/>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r w:rsidRPr="00886250">
        <w:rPr>
          <w:rFonts w:ascii="Times New Roman" w:hAnsi="Times New Roman" w:cs="Times New Roman"/>
          <w:i/>
          <w:iCs/>
          <w:sz w:val="20"/>
          <w:szCs w:val="20"/>
          <w:vertAlign w:val="superscript"/>
        </w:rPr>
        <w:t>τ</w:t>
      </w:r>
      <w:r w:rsidRPr="00886250">
        <w:rPr>
          <w:i/>
          <w:iCs/>
          <w:sz w:val="20"/>
          <w:szCs w:val="20"/>
          <w:vertAlign w:val="superscript"/>
        </w:rPr>
        <w:t>U</w:t>
      </w:r>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r w:rsidR="00825E9D">
        <w:rPr>
          <w:sz w:val="20"/>
          <w:szCs w:val="20"/>
        </w:rPr>
        <w:t xml:space="preserve"> </w:t>
      </w:r>
      <w:r w:rsidR="00825E9D" w:rsidRPr="00825E9D">
        <w:rPr>
          <w:sz w:val="20"/>
          <w:szCs w:val="20"/>
        </w:rPr>
        <w:t>(Online version in colour.)</w:t>
      </w:r>
      <w:r w:rsidRPr="00886250">
        <w:rPr>
          <w:sz w:val="20"/>
          <w:szCs w:val="20"/>
        </w:rPr>
        <w:t>.</w:t>
      </w:r>
      <w:r w:rsidRPr="00886250">
        <w:rPr>
          <w:noProof/>
          <w:sz w:val="20"/>
          <w:szCs w:val="20"/>
        </w:rPr>
        <w:t xml:space="preserve"> </w:t>
      </w:r>
    </w:p>
    <w:p w:rsidR="005316EE" w:rsidRPr="006418C7" w:rsidRDefault="005316EE" w:rsidP="008D0078">
      <w:pPr>
        <w:spacing w:line="480" w:lineRule="auto"/>
      </w:pPr>
    </w:p>
    <w:p w:rsidR="005316EE" w:rsidRDefault="005316EE" w:rsidP="008D0078">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8D0078">
      <w:pPr>
        <w:spacing w:line="480" w:lineRule="auto"/>
        <w:rPr>
          <w:lang w:bidi="hi-IN"/>
        </w:rPr>
      </w:pPr>
      <w:r w:rsidRPr="00020A87">
        <w:rPr>
          <w:lang w:bidi="hi-IN"/>
        </w:rPr>
        <w:t xml:space="preserve">We used the above </w:t>
      </w:r>
      <w:r>
        <w:rPr>
          <w:lang w:bidi="hi-IN"/>
        </w:rPr>
        <w:t>approximations</w:t>
      </w:r>
      <w:r w:rsidR="00C03529">
        <w:rPr>
          <w:lang w:bidi="hi-IN"/>
        </w:rPr>
        <w:t xml:space="preserve"> (eqs.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616194" w:rsidRPr="00331E7E">
        <w:rPr>
          <w:lang w:bidi="hi-IN"/>
        </w:rPr>
        <w:fldChar w:fldCharType="begin" w:fldLock="1"/>
      </w:r>
      <w:r w:rsidR="006B033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31E7E">
        <w:rPr>
          <w:lang w:bidi="hi-IN"/>
        </w:rPr>
        <w:fldChar w:fldCharType="separate"/>
      </w:r>
      <w:r w:rsidR="00635E26" w:rsidRPr="00331E7E">
        <w:rPr>
          <w:noProof/>
          <w:lang w:bidi="hi-IN"/>
        </w:rPr>
        <w:t>[37]</w:t>
      </w:r>
      <w:r w:rsidR="00616194"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the population mean fitness mainly depends on the fitness and mutation rate of the fittest individuals</w:t>
      </w:r>
      <w:r w:rsidR="005316EE">
        <w:rPr>
          <w:lang w:bidi="hi-IN"/>
        </w:rPr>
        <w:t xml:space="preserve">. Therefore, </w:t>
      </w:r>
      <w:r w:rsidR="005316EE" w:rsidRPr="00020A87">
        <w:rPr>
          <w:lang w:bidi="hi-IN"/>
        </w:rPr>
        <w:t>the population mean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616194">
        <w:rPr>
          <w:lang w:bidi="hi-IN"/>
        </w:rPr>
        <w:fldChar w:fldCharType="begin" w:fldLock="1"/>
      </w:r>
      <w:r w:rsidR="006B0338">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"[48]" }, "properties" : { "noteIndex" : 0 }, "schema" : "https://github.com/citation-style-language/schema/raw/master/csl-citation.json" }</w:instrText>
      </w:r>
      <w:r w:rsidR="00616194">
        <w:rPr>
          <w:lang w:bidi="hi-IN"/>
        </w:rPr>
        <w:fldChar w:fldCharType="separate"/>
      </w:r>
      <w:r w:rsidR="00635E26" w:rsidRPr="00635E26">
        <w:rPr>
          <w:noProof/>
          <w:lang w:bidi="hi-IN"/>
        </w:rPr>
        <w:t>[48]</w:t>
      </w:r>
      <w:r w:rsidR="00616194">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616194" w:rsidRPr="00BA2B02">
        <w:rPr>
          <w:lang w:bidi="hi-IN"/>
        </w:rPr>
        <w:fldChar w:fldCharType="begin" w:fldLock="1"/>
      </w:r>
      <w:r w:rsidR="006B033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rsidP="008D0078">
      <w:pPr>
        <w:spacing w:after="200" w:line="480" w:lineRule="auto"/>
        <w:rPr>
          <w:lang w:bidi="hi-IN"/>
        </w:rPr>
      </w:pPr>
      <w:r>
        <w:rPr>
          <w:lang w:bidi="hi-IN"/>
        </w:rPr>
        <w:br w:type="page"/>
      </w:r>
    </w:p>
    <w:p w:rsidR="00CD3F78" w:rsidRPr="00733307" w:rsidRDefault="00CD3F78" w:rsidP="008D0078">
      <w:pPr>
        <w:spacing w:line="480" w:lineRule="auto"/>
        <w:jc w:val="center"/>
        <w:rPr>
          <w:sz w:val="20"/>
          <w:szCs w:val="20"/>
        </w:rPr>
      </w:pPr>
      <w:r>
        <w:rPr>
          <w:noProof/>
          <w:sz w:val="20"/>
          <w:szCs w:val="20"/>
        </w:rPr>
        <w:lastRenderedPageBreak/>
        <w:drawing>
          <wp:inline distT="0" distB="0" distL="0" distR="0" wp14:anchorId="138D6D1E" wp14:editId="339FCC0D">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8D0078">
      <w:pPr>
        <w:pStyle w:val="FigureLegend"/>
        <w:spacing w:line="480" w:lineRule="auto"/>
        <w:jc w:val="left"/>
        <w:rPr>
          <w:rFonts w:eastAsiaTheme="minorEastAsia"/>
          <w:sz w:val="20"/>
          <w:szCs w:val="20"/>
          <w:lang w:bidi="hi-IN"/>
        </w:rPr>
      </w:pPr>
      <w:bookmarkStart w:id="24" w:name="_Ref360184105"/>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4</w:t>
      </w:r>
      <w:r w:rsidR="00616194" w:rsidRPr="00733307">
        <w:rPr>
          <w:b/>
          <w:bCs/>
          <w:sz w:val="20"/>
          <w:szCs w:val="20"/>
        </w:rPr>
        <w:fldChar w:fldCharType="end"/>
      </w:r>
      <w:bookmarkEnd w:id="24"/>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(eqs.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-fold</w:t>
      </w:r>
      <w:r w:rsidRPr="00733307">
        <w:rPr>
          <w:sz w:val="20"/>
          <w:szCs w:val="20"/>
          <w:lang w:bidi="hi-IN"/>
        </w:rPr>
        <w:t>; Stress-induced mutagenesis (SIM) increases the mutation rate of stressed individuals</w:t>
      </w:r>
      <w:r w:rsidRPr="00733307">
        <w:rPr>
          <w:rFonts w:cs="Times New Roman"/>
          <w:i/>
          <w:iCs/>
          <w:sz w:val="20"/>
          <w:szCs w:val="20"/>
        </w:rPr>
        <w:t xml:space="preserve"> τ</w:t>
      </w:r>
      <w:r w:rsidRPr="00733307">
        <w:rPr>
          <w:rFonts w:cs="Times New Roman"/>
          <w:i/>
          <w:iCs/>
          <w:sz w:val="20"/>
          <w:szCs w:val="20"/>
          <w:vertAlign w:val="subscript"/>
        </w:rPr>
        <w:t>SIM</w:t>
      </w:r>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r w:rsidRPr="00733307">
        <w:rPr>
          <w:rFonts w:cs="Times New Roman"/>
          <w:i/>
          <w:iCs/>
          <w:sz w:val="20"/>
          <w:szCs w:val="20"/>
        </w:rPr>
        <w:t>τ</w:t>
      </w:r>
      <w:r w:rsidRPr="00733307">
        <w:rPr>
          <w:rFonts w:cs="Times New Roman"/>
          <w:i/>
          <w:iCs/>
          <w:sz w:val="20"/>
          <w:szCs w:val="20"/>
          <w:vertAlign w:val="subscript"/>
        </w:rPr>
        <w:t>SIM</w:t>
      </w:r>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sidR="00825E9D">
        <w:rPr>
          <w:i/>
          <w:iCs/>
          <w:sz w:val="20"/>
          <w:szCs w:val="20"/>
          <w:lang w:bidi="hi-IN"/>
        </w:rPr>
        <w:t xml:space="preserve"> </w:t>
      </w:r>
      <w:r w:rsidR="00616194" w:rsidRPr="00331E7E">
        <w:rPr>
          <w:iCs/>
          <w:sz w:val="20"/>
          <w:szCs w:val="20"/>
          <w:lang w:bidi="hi-IN"/>
        </w:rPr>
        <w:t>(Online version in colour.)</w:t>
      </w:r>
      <w:r w:rsidRPr="00825E9D">
        <w:rPr>
          <w:rFonts w:eastAsiaTheme="minorEastAsia"/>
          <w:sz w:val="20"/>
          <w:szCs w:val="20"/>
          <w:lang w:bidi="hi-IN"/>
        </w:rPr>
        <w:t>.</w:t>
      </w:r>
    </w:p>
    <w:p w:rsidR="005316EE" w:rsidRDefault="005316EE" w:rsidP="008D0078">
      <w:pPr>
        <w:spacing w:line="480" w:lineRule="auto"/>
        <w:rPr>
          <w:lang w:bidi="hi-IN"/>
        </w:rPr>
      </w:pPr>
    </w:p>
    <w:p w:rsidR="005316EE" w:rsidRPr="00AB4B01" w:rsidRDefault="005316EE" w:rsidP="008D0078">
      <w:pPr>
        <w:spacing w:line="480" w:lineRule="auto"/>
        <w:rPr>
          <w:lang w:bidi="hi-IN"/>
        </w:rPr>
      </w:pPr>
      <w:r>
        <w:rPr>
          <w:lang w:bidi="hi-IN"/>
        </w:rPr>
        <w:lastRenderedPageBreak/>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8D0078">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r w:rsidRPr="00C03529">
        <w:rPr>
          <w:i/>
          <w:iCs/>
        </w:rPr>
        <w:t>τU</w:t>
      </w:r>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r w:rsidRPr="00C03529">
        <w:rPr>
          <w:i/>
          <w:iCs/>
        </w:rPr>
        <w:t>τ</w:t>
      </w:r>
      <w:r w:rsidRPr="00C03529">
        <w:rPr>
          <w:i/>
          <w:iCs/>
          <w:vertAlign w:val="subscript"/>
        </w:rPr>
        <w:t>CM</w:t>
      </w:r>
      <w:r w:rsidRPr="00C03529">
        <w:t>=7</w:t>
      </w:r>
      <w:r w:rsidRPr="00C03529">
        <w:rPr>
          <w:i/>
          <w:iCs/>
        </w:rPr>
        <w:t xml:space="preserve"> </w:t>
      </w:r>
      <w:r w:rsidRPr="00C03529">
        <w:t>and</w:t>
      </w:r>
      <w:r w:rsidRPr="00C03529">
        <w:rPr>
          <w:i/>
          <w:iCs/>
        </w:rPr>
        <w:t xml:space="preserve"> τ</w:t>
      </w:r>
      <w:r w:rsidRPr="00C03529">
        <w:rPr>
          <w:i/>
          <w:iCs/>
          <w:vertAlign w:val="subscript"/>
        </w:rPr>
        <w:t>SIM</w:t>
      </w:r>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hypermutate.  </w:t>
      </w:r>
    </w:p>
    <w:p w:rsidR="004E017A" w:rsidRPr="00BA2B02" w:rsidRDefault="005316EE" w:rsidP="008D0078">
      <w:pPr>
        <w:spacing w:line="480" w:lineRule="auto"/>
      </w:pPr>
      <w:r w:rsidRPr="00BA2B02">
        <w:lastRenderedPageBreak/>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hypermutates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BE04BF"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616194">
              <w:fldChar w:fldCharType="begin"/>
            </w:r>
            <w:r w:rsidR="00DA55AA">
              <w:instrText xml:space="preserve"> SEQ Equation </w:instrText>
            </w:r>
            <w:r w:rsidR="00616194">
              <w:fldChar w:fldCharType="separate"/>
            </w:r>
            <w:r w:rsidR="00C47BD2">
              <w:rPr>
                <w:noProof/>
              </w:rPr>
              <w:t>9</w:t>
            </w:r>
            <w:r w:rsidR="00616194">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616194" w:rsidRPr="00BA2B02">
        <w:fldChar w:fldCharType="begin" w:fldLock="1"/>
      </w:r>
      <w:r w:rsidR="006B0338">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"[34,49,50]" }, "properties" : { "noteIndex" : 0 }, "schema" : "https://github.com/citation-style-language/schema/raw/master/csl-citation.json" }</w:instrText>
      </w:r>
      <w:r w:rsidR="00616194" w:rsidRPr="00BA2B02">
        <w:fldChar w:fldCharType="separate"/>
      </w:r>
      <w:r w:rsidR="00635E26" w:rsidRPr="00635E26">
        <w:rPr>
          <w:noProof/>
        </w:rPr>
        <w:t>[34,49,50]</w:t>
      </w:r>
      <w:r w:rsidR="00616194"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A328A2">
        <w:fldChar w:fldCharType="begin" w:fldLock="1"/>
      </w:r>
      <w:r w:rsidR="006B0338">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"[51]" }, "properties" : { "noteIndex" : 0 }, "schema" : "https://github.com/citation-style-language/schema/raw/master/csl-citation.json" }</w:instrText>
      </w:r>
      <w:r w:rsidR="00A328A2">
        <w:fldChar w:fldCharType="separate"/>
      </w:r>
      <w:r w:rsidR="00A328A2" w:rsidRPr="00A328A2">
        <w:rPr>
          <w:noProof/>
        </w:rPr>
        <w:t>[51]</w:t>
      </w:r>
      <w:r w:rsidR="00A328A2">
        <w:fldChar w:fldCharType="end"/>
      </w:r>
      <w:r w:rsidR="004E017A">
        <w:t>.</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r w:rsidR="000E6AE6">
        <w:rPr>
          <w:lang w:bidi="hi-IN"/>
        </w:rPr>
        <w:t>SIM</w:t>
      </w:r>
      <w:r w:rsidR="00900394">
        <w:rPr>
          <w:vertAlign w:val="subscript"/>
          <w:lang w:bidi="hi-IN"/>
        </w:rPr>
        <w:t>e</w:t>
      </w:r>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616194">
        <w:rPr>
          <w:lang w:bidi="hi-IN"/>
        </w:rPr>
        <w:fldChar w:fldCharType="begin" w:fldLock="1"/>
      </w:r>
      <w:r w:rsidR="006B0338">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he adaptation rate with SIM</w:t>
      </w:r>
      <w:r w:rsidR="00900394">
        <w:rPr>
          <w:vertAlign w:val="subscript"/>
        </w:rPr>
        <w:t>e</w:t>
      </w:r>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BE04BF"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25" w:name="_Ref360621538"/>
            <w:r>
              <w:t>(</w:t>
            </w:r>
            <w:r w:rsidR="00616194">
              <w:fldChar w:fldCharType="begin"/>
            </w:r>
            <w:r w:rsidRPr="0095303A">
              <w:instrText xml:space="preserve"> SEQ Equation </w:instrText>
            </w:r>
            <w:r w:rsidR="00616194">
              <w:fldChar w:fldCharType="separate"/>
            </w:r>
            <w:r w:rsidR="00C47BD2">
              <w:rPr>
                <w:noProof/>
              </w:rPr>
              <w:t>10</w:t>
            </w:r>
            <w:r w:rsidR="00616194">
              <w:rPr>
                <w:noProof/>
              </w:rPr>
              <w:fldChar w:fldCharType="end"/>
            </w:r>
            <w:r>
              <w:t>)</w:t>
            </w:r>
            <w:bookmarkEnd w:id="25"/>
          </w:p>
        </w:tc>
      </w:tr>
    </w:tbl>
    <w:p w:rsidR="005316EE" w:rsidRPr="008F3447" w:rsidRDefault="00A7180F" w:rsidP="008D0078">
      <w:pPr>
        <w:spacing w:line="480" w:lineRule="auto"/>
      </w:pPr>
      <w:r>
        <w:lastRenderedPageBreak/>
        <w:t>That is</w:t>
      </w:r>
      <w:r w:rsidR="005316EE">
        <w:t xml:space="preserve">, adaptation with </w:t>
      </w:r>
      <w:r w:rsidR="005316EE">
        <w:rPr>
          <w:lang w:bidi="hi-IN"/>
        </w:rPr>
        <w:t>SIM</w:t>
      </w:r>
      <w:r w:rsidR="005316EE">
        <w:rPr>
          <w:vertAlign w:val="subscript"/>
          <w:lang w:bidi="hi-IN"/>
        </w:rPr>
        <w:t>e</w:t>
      </w:r>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SIM</w:t>
      </w:r>
      <w:r w:rsidR="005316EE">
        <w:rPr>
          <w:vertAlign w:val="subscript"/>
        </w:rPr>
        <w:t>e</w:t>
      </w:r>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BE04BF"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26" w:name="_Ref361310097"/>
            <w:r w:rsidRPr="000448EE">
              <w:t>(</w:t>
            </w:r>
            <w:r w:rsidR="00616194" w:rsidRPr="000448EE">
              <w:fldChar w:fldCharType="begin"/>
            </w:r>
            <w:r w:rsidR="00DA55AA" w:rsidRPr="000448EE">
              <w:instrText xml:space="preserve"> SEQ Equation </w:instrText>
            </w:r>
            <w:r w:rsidR="00616194" w:rsidRPr="000448EE">
              <w:fldChar w:fldCharType="separate"/>
            </w:r>
            <w:r w:rsidR="00C47BD2">
              <w:rPr>
                <w:noProof/>
              </w:rPr>
              <w:t>11</w:t>
            </w:r>
            <w:r w:rsidR="00616194" w:rsidRPr="000448EE">
              <w:rPr>
                <w:noProof/>
              </w:rPr>
              <w:fldChar w:fldCharType="end"/>
            </w:r>
            <w:r w:rsidRPr="000448EE">
              <w:t>)</w:t>
            </w:r>
            <w:bookmarkEnd w:id="26"/>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=0.0004, increasing the mutation rate of stressed individuals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Pr="006B0338" w:rsidRDefault="00004B35" w:rsidP="00B10A9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616194">
        <w:rPr>
          <w:lang w:bidi="hi-IN"/>
        </w:rPr>
        <w:fldChar w:fldCharType="begin" w:fldLock="1"/>
      </w:r>
      <w:r w:rsidR="006B0338">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616194">
        <w:rPr>
          <w:lang w:bidi="hi-IN"/>
        </w:rPr>
        <w:fldChar w:fldCharType="separate"/>
      </w:r>
      <w:r w:rsidR="00635E26" w:rsidRPr="00635E26">
        <w:rPr>
          <w:noProof/>
          <w:lang w:bidi="hi-IN"/>
        </w:rPr>
        <w:t>[14]</w:t>
      </w:r>
      <w:r w:rsidR="00616194">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without compromising the population mean fitness</w:t>
      </w:r>
      <w:r w:rsidR="00C023C7">
        <w:rPr>
          <w:lang w:bidi="hi-IN"/>
        </w:rPr>
        <w:t xml:space="preserve"> in a </w:t>
      </w:r>
      <w:r w:rsidR="00735806">
        <w:rPr>
          <w:lang w:bidi="hi-IN"/>
        </w:rPr>
        <w:t>stable</w:t>
      </w:r>
      <w:r w:rsidR="00C023C7">
        <w:rPr>
          <w:lang w:bidi="hi-IN"/>
        </w:rPr>
        <w:t xml:space="preserve"> environment</w:t>
      </w:r>
      <w:r>
        <w:rPr>
          <w:lang w:bidi="hi-IN"/>
        </w:rPr>
        <w:t>.</w:t>
      </w:r>
      <w:ins w:id="27" w:author="Yoav Ram" w:date="2014-07-14T10:49:00Z">
        <w:r w:rsidR="006B0338">
          <w:rPr>
            <w:lang w:bidi="hi-IN"/>
          </w:rPr>
          <w:t xml:space="preserve"> </w:t>
        </w:r>
      </w:ins>
    </w:p>
    <w:p w:rsidR="00A67023" w:rsidRDefault="00C023C7" w:rsidP="008D0078">
      <w:pPr>
        <w:spacing w:line="480" w:lineRule="auto"/>
        <w:rPr>
          <w:ins w:id="28" w:author="Yoav Ram" w:date="2014-07-14T10:56:00Z"/>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w:t>
      </w:r>
      <w:r w:rsidR="00CE78D0">
        <w:rPr>
          <w:lang w:bidi="hi-IN"/>
        </w:rPr>
        <w:lastRenderedPageBreak/>
        <w:t>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616194" w:rsidRPr="00BA2B02">
        <w:rPr>
          <w:lang w:bidi="hi-IN"/>
        </w:rPr>
        <w:fldChar w:fldCharType="begin" w:fldLock="1"/>
      </w:r>
      <w:r w:rsidR="006B0338">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"[53]" }, "properties" : { "noteIndex" : 0 }, "schema" : "https://github.com/citation-style-language/schema/raw/master/csl-citation.json" }</w:instrText>
      </w:r>
      <w:r w:rsidR="00616194" w:rsidRPr="00BA2B02">
        <w:rPr>
          <w:lang w:bidi="hi-IN"/>
        </w:rPr>
        <w:fldChar w:fldCharType="separate"/>
      </w:r>
      <w:r w:rsidR="006B0338" w:rsidRPr="006B0338">
        <w:rPr>
          <w:noProof/>
          <w:lang w:bidi="hi-IN"/>
        </w:rPr>
        <w:t>[53]</w:t>
      </w:r>
      <w:r w:rsidR="00616194" w:rsidRPr="00BA2B02">
        <w:rPr>
          <w:lang w:bidi="hi-IN"/>
        </w:rPr>
        <w:fldChar w:fldCharType="end"/>
      </w:r>
      <w:r w:rsidR="00CE78D0" w:rsidRPr="00BA2B02">
        <w:rPr>
          <w:lang w:bidi="hi-IN"/>
        </w:rPr>
        <w:t>.</w:t>
      </w:r>
    </w:p>
    <w:p w:rsidR="00B10A9D" w:rsidDel="003131D8" w:rsidRDefault="00B10A9D" w:rsidP="003131D8">
      <w:pPr>
        <w:spacing w:line="480" w:lineRule="auto"/>
        <w:rPr>
          <w:del w:id="29" w:author="Yoav Ram" w:date="2014-07-14T10:56:00Z"/>
          <w:lang w:bidi="hi-IN"/>
        </w:rPr>
      </w:pPr>
      <w:ins w:id="30" w:author="Yoav Ram" w:date="2014-07-14T10:56:00Z">
        <w:r>
          <w:rPr>
            <w:lang w:bidi="hi-IN"/>
          </w:rPr>
          <w:t>Although our model focuses on rugged landscapes in which single mutants have lower fitness (</w:t>
        </w:r>
        <w:r>
          <w:rPr>
            <w:i/>
            <w:iCs/>
            <w:lang w:bidi="hi-IN"/>
          </w:rPr>
          <w:t>s</w:t>
        </w:r>
      </w:ins>
      <w:ins w:id="31" w:author="Yoav Ram" w:date="2014-07-14T11:00:00Z">
        <w:r w:rsidR="0059042F">
          <w:rPr>
            <w:lang w:bidi="hi-IN"/>
          </w:rPr>
          <w:t>&gt;</w:t>
        </w:r>
      </w:ins>
      <w:ins w:id="32" w:author="Yoav Ram" w:date="2014-07-14T10:56:00Z">
        <w:r>
          <w:rPr>
            <w:lang w:bidi="hi-IN"/>
          </w:rPr>
          <w:t>0), one can also consider cases in which single mutants have intermediate fitness (0</w:t>
        </w:r>
      </w:ins>
      <w:ins w:id="33" w:author="Yoav Ram" w:date="2014-07-14T11:01:00Z">
        <w:r w:rsidR="0059042F">
          <w:rPr>
            <w:lang w:bidi="hi-IN"/>
          </w:rPr>
          <w:t>&gt;</w:t>
        </w:r>
      </w:ins>
      <w:ins w:id="34" w:author="Yoav Ram" w:date="2014-07-14T10:56:00Z">
        <w:r>
          <w:rPr>
            <w:i/>
            <w:iCs/>
            <w:lang w:bidi="hi-IN"/>
          </w:rPr>
          <w:t>s</w:t>
        </w:r>
      </w:ins>
      <w:ins w:id="35" w:author="Yoav Ram" w:date="2014-07-14T11:01:00Z">
        <w:r w:rsidR="0059042F">
          <w:rPr>
            <w:i/>
            <w:iCs/>
            <w:lang w:bidi="hi-IN"/>
          </w:rPr>
          <w:t>&gt;</w:t>
        </w:r>
      </w:ins>
      <w:ins w:id="36" w:author="Yoav Ram" w:date="2014-07-14T10:56:00Z">
        <w:r>
          <w:rPr>
            <w:i/>
            <w:iCs/>
            <w:lang w:bidi="hi-IN"/>
          </w:rPr>
          <w:t>sH</w:t>
        </w:r>
        <w:r>
          <w:rPr>
            <w:lang w:bidi="hi-IN"/>
          </w:rPr>
          <w:t xml:space="preserve">) </w:t>
        </w:r>
        <w:r>
          <w:rPr>
            <w:lang w:bidi="hi-IN"/>
          </w:rPr>
          <w:fldChar w:fldCharType="begin" w:fldLock="1"/>
        </w:r>
        <w:r>
          <w:rPr>
            <w:lang w:bidi="hi-IN"/>
          </w:rPr>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"mendeley" : { "previouslyFormattedCitation" : "[52]" }, "properties" : { "noteIndex" : 0 }, "schema" : "https://github.com/citation-style-language/schema/raw/master/csl-citation.json" }</w:instrText>
        </w:r>
        <w:r>
          <w:rPr>
            <w:lang w:bidi="hi-IN"/>
          </w:rPr>
          <w:fldChar w:fldCharType="separate"/>
        </w:r>
        <w:r w:rsidRPr="006B0338">
          <w:rPr>
            <w:noProof/>
            <w:lang w:bidi="hi-IN"/>
          </w:rPr>
          <w:t>[52]</w:t>
        </w:r>
        <w:r>
          <w:rPr>
            <w:lang w:bidi="hi-IN"/>
          </w:rPr>
          <w:fldChar w:fldCharType="end"/>
        </w:r>
        <w:r>
          <w:rPr>
            <w:lang w:bidi="hi-IN"/>
          </w:rPr>
          <w:t xml:space="preserve">. We previously shown that SIM is favored by selection in these cases </w:t>
        </w:r>
        <w:r>
          <w:rPr>
            <w:lang w:bidi="hi-IN"/>
          </w:rPr>
          <w:fldChar w:fldCharType="begin" w:fldLock="1"/>
        </w:r>
        <w:r>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Pr>
            <w:lang w:bidi="hi-IN"/>
          </w:rPr>
          <w:fldChar w:fldCharType="separate"/>
        </w:r>
        <w:r w:rsidRPr="006B0338">
          <w:rPr>
            <w:noProof/>
            <w:lang w:bidi="hi-IN"/>
          </w:rPr>
          <w:t>[37]</w:t>
        </w:r>
        <w:r>
          <w:rPr>
            <w:lang w:bidi="hi-IN"/>
          </w:rPr>
          <w:fldChar w:fldCharType="end"/>
        </w:r>
        <w:r>
          <w:rPr>
            <w:lang w:bidi="hi-IN"/>
          </w:rPr>
          <w:t>; however,  further work is required to analyze the effect of SIM on adaptation rate such scenarios.</w:t>
        </w:r>
      </w:ins>
      <w:ins w:id="37" w:author="Yoav Ram" w:date="2014-07-14T11:01:00Z">
        <w:r w:rsidR="003131D8" w:rsidRPr="00BA2B02" w:rsidDel="00B10A9D">
          <w:rPr>
            <w:lang w:bidi="hi-IN"/>
          </w:rPr>
          <w:t xml:space="preserve"> </w:t>
        </w:r>
      </w:ins>
    </w:p>
    <w:p w:rsidR="003131D8" w:rsidRPr="00BA2B02" w:rsidRDefault="003131D8" w:rsidP="0059042F">
      <w:pPr>
        <w:spacing w:line="480" w:lineRule="auto"/>
        <w:rPr>
          <w:ins w:id="38" w:author="Yoav Ram" w:date="2014-07-14T11:01:00Z"/>
          <w:lang w:bidi="hi-IN"/>
        </w:rPr>
      </w:pPr>
      <w:bookmarkStart w:id="39" w:name="_GoBack"/>
      <w:bookmarkEnd w:id="39"/>
    </w:p>
    <w:p w:rsidR="00D84632" w:rsidRPr="00BA2B02" w:rsidRDefault="00A67023" w:rsidP="003131D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616194" w:rsidRPr="00BA2B02">
        <w:rPr>
          <w:lang w:bidi="hi-IN"/>
        </w:rPr>
        <w:fldChar w:fldCharType="begin" w:fldLock="1"/>
      </w:r>
      <w:r w:rsidR="006B0338">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"[54]" }, "properties" : { "noteIndex" : 0 }, "schema" : "https://github.com/citation-style-language/schema/raw/master/csl-citation.json" }</w:instrText>
      </w:r>
      <w:r w:rsidR="00616194" w:rsidRPr="00BA2B02">
        <w:rPr>
          <w:lang w:bidi="hi-IN"/>
        </w:rPr>
        <w:fldChar w:fldCharType="separate"/>
      </w:r>
      <w:r w:rsidR="006B0338" w:rsidRPr="006B0338">
        <w:rPr>
          <w:noProof/>
          <w:lang w:bidi="hi-IN"/>
        </w:rPr>
        <w:t>[54]</w:t>
      </w:r>
      <w:r w:rsidR="00616194"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616194" w:rsidRPr="00BA2B02">
        <w:rPr>
          <w:lang w:bidi="hi-IN"/>
        </w:rPr>
        <w:fldChar w:fldCharType="begin" w:fldLock="1"/>
      </w:r>
      <w:r w:rsidR="006B0338">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"[55\u201358]" }, "properties" : { "noteIndex" : 0 }, "schema" : "https://github.com/citation-style-language/schema/raw/master/csl-citation.json" }</w:instrText>
      </w:r>
      <w:r w:rsidR="00616194" w:rsidRPr="00BA2B02">
        <w:rPr>
          <w:lang w:bidi="hi-IN"/>
        </w:rPr>
        <w:fldChar w:fldCharType="separate"/>
      </w:r>
      <w:r w:rsidR="006B0338" w:rsidRPr="006B0338">
        <w:rPr>
          <w:noProof/>
          <w:lang w:bidi="hi-IN"/>
        </w:rPr>
        <w:t>[55–58]</w:t>
      </w:r>
      <w:r w:rsidR="00616194"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w:t>
      </w:r>
      <w:r w:rsidR="00ED111F" w:rsidRPr="00BA2B02">
        <w:rPr>
          <w:lang w:bidi="hi-IN"/>
        </w:rPr>
        <w:lastRenderedPageBreak/>
        <w:t xml:space="preserve">responses that serve other </w:t>
      </w:r>
      <w:r w:rsidR="00F2594F" w:rsidRPr="00BA2B02">
        <w:rPr>
          <w:lang w:bidi="hi-IN"/>
        </w:rPr>
        <w:t xml:space="preserve">cellular </w:t>
      </w:r>
      <w:r w:rsidR="00ED111F" w:rsidRPr="00BA2B02">
        <w:rPr>
          <w:lang w:bidi="hi-IN"/>
        </w:rPr>
        <w:t xml:space="preserve">functions </w:t>
      </w:r>
      <w:r w:rsidR="00616194" w:rsidRPr="00BA2B02">
        <w:rPr>
          <w:lang w:bidi="hi-IN"/>
        </w:rPr>
        <w:fldChar w:fldCharType="begin" w:fldLock="1"/>
      </w:r>
      <w:r w:rsidR="006B0338">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[16,32]</w:t>
      </w:r>
      <w:r w:rsidR="00616194"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8D0078">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616194" w:rsidRPr="00BA2B02">
        <w:rPr>
          <w:lang w:bidi="hi-IN"/>
        </w:rPr>
        <w:fldChar w:fldCharType="begin" w:fldLock="1"/>
      </w:r>
      <w:r w:rsidR="006B0338">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[35]</w:t>
      </w:r>
      <w:r w:rsidR="00616194" w:rsidRPr="00BA2B02">
        <w:rPr>
          <w:lang w:bidi="hi-IN"/>
        </w:rPr>
        <w:fldChar w:fldCharType="end"/>
      </w:r>
      <w:r w:rsidR="00134FEB" w:rsidRPr="00BA2B02">
        <w:rPr>
          <w:lang w:bidi="hi-IN"/>
        </w:rPr>
        <w:t xml:space="preserve">, direct competitions </w:t>
      </w:r>
      <w:r w:rsidR="00616194" w:rsidRPr="00BA2B02">
        <w:rPr>
          <w:lang w:bidi="hi-IN"/>
        </w:rPr>
        <w:fldChar w:fldCharType="begin" w:fldLock="1"/>
      </w:r>
      <w:r w:rsidR="006B0338">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"[59]" }, "properties" : { "noteIndex" : 0 }, "schema" : "https://github.com/citation-style-language/schema/raw/master/csl-citation.json" }</w:instrText>
      </w:r>
      <w:r w:rsidR="00616194" w:rsidRPr="00BA2B02">
        <w:rPr>
          <w:lang w:bidi="hi-IN"/>
        </w:rPr>
        <w:fldChar w:fldCharType="separate"/>
      </w:r>
      <w:r w:rsidR="006B0338" w:rsidRPr="006B0338">
        <w:rPr>
          <w:noProof/>
          <w:lang w:bidi="hi-IN"/>
        </w:rPr>
        <w:t>[59]</w:t>
      </w:r>
      <w:r w:rsidR="00616194" w:rsidRPr="00BA2B02">
        <w:rPr>
          <w:lang w:bidi="hi-IN"/>
        </w:rPr>
        <w:fldChar w:fldCharType="end"/>
      </w:r>
      <w:r w:rsidR="00134FEB" w:rsidRPr="00BA2B02">
        <w:rPr>
          <w:lang w:bidi="hi-IN"/>
        </w:rPr>
        <w:t>, and adaptation rate (due to the Fisher-Muller effect).</w:t>
      </w:r>
    </w:p>
    <w:p w:rsidR="0007409B" w:rsidRPr="00BA2B02" w:rsidRDefault="00514DED" w:rsidP="008D0078">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616194" w:rsidRPr="00BA2B02">
        <w:rPr>
          <w:lang w:bidi="hi-IN"/>
        </w:rPr>
        <w:fldChar w:fldCharType="begin" w:fldLock="1"/>
      </w:r>
      <w:r w:rsidR="006B033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Online Appendix F</w:t>
      </w:r>
      <w:r w:rsidR="00396506">
        <w:rPr>
          <w:lang w:bidi="hi-IN"/>
        </w:rPr>
        <w:t>)</w:t>
      </w:r>
      <w:r w:rsidR="00D76319" w:rsidRPr="00BA2B02">
        <w:rPr>
          <w:lang w:bidi="hi-IN"/>
        </w:rPr>
        <w:t>.</w:t>
      </w:r>
    </w:p>
    <w:p w:rsidR="00616194" w:rsidRDefault="00B37F95">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616194">
        <w:rPr>
          <w:lang w:bidi="hi-IN"/>
        </w:rPr>
        <w:fldChar w:fldCharType="begin" w:fldLock="1"/>
      </w:r>
      <w:r w:rsidR="006B0338">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616194">
        <w:rPr>
          <w:lang w:bidi="hi-IN"/>
        </w:rPr>
        <w:fldChar w:fldCharType="separate"/>
      </w:r>
      <w:r w:rsidR="00635E26" w:rsidRPr="00635E26">
        <w:rPr>
          <w:noProof/>
          <w:lang w:bidi="hi-IN"/>
        </w:rPr>
        <w:t>[38,39]</w:t>
      </w:r>
      <w:r w:rsidR="00616194">
        <w:rPr>
          <w:lang w:bidi="hi-IN"/>
        </w:rPr>
        <w:fldChar w:fldCharType="end"/>
      </w:r>
      <w:r w:rsidRPr="00B37F95">
        <w:rPr>
          <w:lang w:bidi="hi-IN"/>
        </w:rPr>
        <w:t xml:space="preserve">. His solution is valid </w:t>
      </w:r>
      <w:r w:rsidR="00616194">
        <w:rPr>
          <w:lang w:bidi="hi-IN"/>
        </w:rPr>
        <w:fldChar w:fldCharType="begin" w:fldLock="1"/>
      </w:r>
      <w:r w:rsidR="006B0338">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"[60\u201362]" }, "properties" : { "noteIndex" : 0 }, "schema" : "https://github.com/citation-style-language/schema/raw/master/csl-citation.json" }</w:instrText>
      </w:r>
      <w:r w:rsidR="00616194">
        <w:rPr>
          <w:lang w:bidi="hi-IN"/>
        </w:rPr>
        <w:fldChar w:fldCharType="separate"/>
      </w:r>
      <w:r w:rsidR="006B0338" w:rsidRPr="006B0338">
        <w:rPr>
          <w:noProof/>
          <w:lang w:bidi="hi-IN"/>
        </w:rPr>
        <w:t>[60–62]</w:t>
      </w:r>
      <w:r w:rsidR="00616194">
        <w:rPr>
          <w:lang w:bidi="hi-IN"/>
        </w:rPr>
        <w:fldChar w:fldCharType="end"/>
      </w:r>
      <w:r>
        <w:rPr>
          <w:lang w:bidi="hi-IN"/>
        </w:rPr>
        <w:t xml:space="preserve"> </w:t>
      </w:r>
      <w:r w:rsidRPr="00B37F95">
        <w:rPr>
          <w:lang w:bidi="hi-IN"/>
        </w:rPr>
        <w:t>but possibly limited to specific parameter ranges</w:t>
      </w:r>
      <w:r>
        <w:rPr>
          <w:lang w:bidi="hi-IN"/>
        </w:rPr>
        <w:t xml:space="preserve"> </w:t>
      </w:r>
      <w:r w:rsidR="00616194" w:rsidRPr="00FB3C6B">
        <w:rPr>
          <w:lang w:bidi="hi-IN"/>
        </w:rPr>
        <w:fldChar w:fldCharType="begin" w:fldLock="1"/>
      </w:r>
      <w:r w:rsidR="006B0338">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"[63\u201366]" }, "properties" : { "noteIndex" : 0 }, "schema" : "https://github.com/citation-style-language/schema/raw/master/csl-citation.json" }</w:instrText>
      </w:r>
      <w:r w:rsidR="00616194" w:rsidRPr="00FB3C6B">
        <w:rPr>
          <w:lang w:bidi="hi-IN"/>
        </w:rPr>
        <w:fldChar w:fldCharType="separate"/>
      </w:r>
      <w:r w:rsidR="006B0338" w:rsidRPr="006B0338">
        <w:rPr>
          <w:noProof/>
          <w:lang w:bidi="hi-IN"/>
        </w:rPr>
        <w:t>[63–66]</w:t>
      </w:r>
      <w:r w:rsidR="00616194"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w:t>
      </w:r>
      <w:r w:rsidRPr="00FB3C6B">
        <w:rPr>
          <w:lang w:bidi="hi-IN"/>
        </w:rPr>
        <w:lastRenderedPageBreak/>
        <w:t>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616194" w:rsidRPr="00FB3C6B">
        <w:rPr>
          <w:lang w:bidi="hi-IN"/>
        </w:rPr>
        <w:fldChar w:fldCharType="begin" w:fldLock="1"/>
      </w:r>
      <w:r w:rsidR="006B0338">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"[67]" }, "properties" : { "noteIndex" : 0 }, "schema" : "https://github.com/citation-style-language/schema/raw/master/csl-citation.json" }</w:instrText>
      </w:r>
      <w:r w:rsidR="00616194" w:rsidRPr="00FB3C6B">
        <w:rPr>
          <w:lang w:bidi="hi-IN"/>
        </w:rPr>
        <w:fldChar w:fldCharType="separate"/>
      </w:r>
      <w:r w:rsidR="006B0338" w:rsidRPr="006B0338">
        <w:rPr>
          <w:noProof/>
          <w:lang w:bidi="hi-IN"/>
        </w:rPr>
        <w:t>[67]</w:t>
      </w:r>
      <w:r w:rsidR="00616194" w:rsidRPr="00FB3C6B">
        <w:rPr>
          <w:lang w:bidi="hi-IN"/>
        </w:rPr>
        <w:fldChar w:fldCharType="end"/>
      </w:r>
      <w:r w:rsidR="008A7A0A" w:rsidRPr="00FB3C6B">
        <w:rPr>
          <w:lang w:bidi="hi-IN"/>
        </w:rPr>
        <w:t xml:space="preserve">; environmental fluctuations </w:t>
      </w:r>
      <w:r w:rsidR="00616194" w:rsidRPr="00FB3C6B">
        <w:rPr>
          <w:lang w:bidi="hi-IN"/>
        </w:rPr>
        <w:fldChar w:fldCharType="begin" w:fldLock="1"/>
      </w:r>
      <w:r w:rsidR="006B0338">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"[68]" }, "properties" : { "noteIndex" : 0 }, "schema" : "https://github.com/citation-style-language/schema/raw/master/csl-citation.json" }</w:instrText>
      </w:r>
      <w:r w:rsidR="00616194" w:rsidRPr="00FB3C6B">
        <w:rPr>
          <w:lang w:bidi="hi-IN"/>
        </w:rPr>
        <w:fldChar w:fldCharType="separate"/>
      </w:r>
      <w:r w:rsidR="006B0338" w:rsidRPr="006B0338">
        <w:rPr>
          <w:noProof/>
          <w:lang w:bidi="hi-IN"/>
        </w:rPr>
        <w:t>[68]</w:t>
      </w:r>
      <w:r w:rsidR="00616194" w:rsidRPr="00FB3C6B">
        <w:rPr>
          <w:lang w:bidi="hi-IN"/>
        </w:rPr>
        <w:fldChar w:fldCharType="end"/>
      </w:r>
      <w:r w:rsidR="008A7A0A" w:rsidRPr="00FB3C6B">
        <w:rPr>
          <w:lang w:bidi="hi-IN"/>
        </w:rPr>
        <w:t xml:space="preserve">; environmental heterogeneity </w:t>
      </w:r>
      <w:r w:rsidR="00616194" w:rsidRPr="00FB3C6B">
        <w:rPr>
          <w:lang w:bidi="hi-IN"/>
        </w:rPr>
        <w:fldChar w:fldCharType="begin" w:fldLock="1"/>
      </w:r>
      <w:r w:rsidR="006B0338">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"[69]" }, "properties" : { "noteIndex" : 0 }, "schema" : "https://github.com/citation-style-language/schema/raw/master/csl-citation.json" }</w:instrText>
      </w:r>
      <w:r w:rsidR="00616194" w:rsidRPr="00FB3C6B">
        <w:rPr>
          <w:lang w:bidi="hi-IN"/>
        </w:rPr>
        <w:fldChar w:fldCharType="separate"/>
      </w:r>
      <w:r w:rsidR="006B0338" w:rsidRPr="006B0338">
        <w:rPr>
          <w:noProof/>
          <w:lang w:bidi="hi-IN"/>
        </w:rPr>
        <w:t>[69]</w:t>
      </w:r>
      <w:r w:rsidR="00616194" w:rsidRPr="00FB3C6B">
        <w:rPr>
          <w:lang w:bidi="hi-IN"/>
        </w:rPr>
        <w:fldChar w:fldCharType="end"/>
      </w:r>
      <w:r w:rsidR="008A7A0A" w:rsidRPr="00FB3C6B">
        <w:rPr>
          <w:lang w:bidi="hi-IN"/>
        </w:rPr>
        <w:t xml:space="preserve">; fitness-associated recombination </w:t>
      </w:r>
      <w:r w:rsidR="00616194" w:rsidRPr="00FB3C6B">
        <w:rPr>
          <w:lang w:bidi="hi-IN"/>
        </w:rPr>
        <w:fldChar w:fldCharType="begin" w:fldLock="1"/>
      </w:r>
      <w:r w:rsidR="006B0338">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"[70]" }, "properties" : { "noteIndex" : 0 }, "schema" : "https://github.com/citation-style-language/schema/raw/master/csl-citation.json" }</w:instrText>
      </w:r>
      <w:r w:rsidR="00616194" w:rsidRPr="00FB3C6B">
        <w:rPr>
          <w:lang w:bidi="hi-IN"/>
        </w:rPr>
        <w:fldChar w:fldCharType="separate"/>
      </w:r>
      <w:r w:rsidR="006B0338" w:rsidRPr="006B0338">
        <w:rPr>
          <w:noProof/>
          <w:lang w:bidi="hi-IN"/>
        </w:rPr>
        <w:t>[70]</w:t>
      </w:r>
      <w:r w:rsidR="00616194"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616194">
        <w:rPr>
          <w:lang w:bidi="hi-IN"/>
        </w:rPr>
        <w:fldChar w:fldCharType="begin" w:fldLock="1"/>
      </w:r>
      <w:r w:rsidR="006B0338">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"[71]" }, "properties" : { "noteIndex" : 0 }, "schema" : "https://github.com/citation-style-language/schema/raw/master/csl-citation.json" }</w:instrText>
      </w:r>
      <w:r w:rsidR="00616194">
        <w:rPr>
          <w:lang w:bidi="hi-IN"/>
        </w:rPr>
        <w:fldChar w:fldCharType="separate"/>
      </w:r>
      <w:r w:rsidR="006B0338" w:rsidRPr="006B0338">
        <w:rPr>
          <w:noProof/>
          <w:lang w:bidi="hi-IN"/>
        </w:rPr>
        <w:t>[71]</w:t>
      </w:r>
      <w:r w:rsidR="00616194">
        <w:rPr>
          <w:lang w:bidi="hi-IN"/>
        </w:rPr>
        <w:fldChar w:fldCharType="end"/>
      </w:r>
      <w:r w:rsidR="00E4228C">
        <w:rPr>
          <w:lang w:bidi="hi-IN"/>
        </w:rPr>
        <w:t>;</w:t>
      </w:r>
      <w:r w:rsidR="008A7A0A" w:rsidRPr="00FB3C6B">
        <w:rPr>
          <w:lang w:bidi="hi-IN"/>
        </w:rPr>
        <w:t xml:space="preserve"> and intermediate recombination rates </w:t>
      </w:r>
      <w:r w:rsidR="00616194" w:rsidRPr="00FB3C6B">
        <w:rPr>
          <w:lang w:bidi="hi-IN"/>
        </w:rPr>
        <w:fldChar w:fldCharType="begin" w:fldLock="1"/>
      </w:r>
      <w:r w:rsidR="006B0338">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"[72]" }, "properties" : { "noteIndex" : 0 }, "schema" : "https://github.com/citation-style-language/schema/raw/master/csl-citation.json" }</w:instrText>
      </w:r>
      <w:r w:rsidR="00616194" w:rsidRPr="00FB3C6B">
        <w:rPr>
          <w:lang w:bidi="hi-IN"/>
        </w:rPr>
        <w:fldChar w:fldCharType="separate"/>
      </w:r>
      <w:r w:rsidR="006B0338" w:rsidRPr="006B0338">
        <w:rPr>
          <w:noProof/>
          <w:lang w:bidi="hi-IN"/>
        </w:rPr>
        <w:t>[72]</w:t>
      </w:r>
      <w:r w:rsidR="00616194"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is similar to that of W</w:t>
      </w:r>
      <w:r w:rsidR="002D2649" w:rsidRPr="00FB3C6B">
        <w:rPr>
          <w:lang w:bidi="hi-IN"/>
        </w:rPr>
        <w:t>e</w:t>
      </w:r>
      <w:r w:rsidR="00914F9D" w:rsidRPr="00FB3C6B">
        <w:rPr>
          <w:lang w:bidi="hi-IN"/>
        </w:rPr>
        <w:t xml:space="preserve">inreich </w:t>
      </w:r>
      <w:r w:rsidR="006D2C68">
        <w:rPr>
          <w:lang w:bidi="hi-IN"/>
        </w:rPr>
        <w:t>and</w:t>
      </w:r>
      <w:r w:rsidR="00914F9D" w:rsidRPr="00FB3C6B">
        <w:rPr>
          <w:lang w:bidi="hi-IN"/>
        </w:rPr>
        <w:t xml:space="preserve"> Chao </w:t>
      </w:r>
      <w:r w:rsidR="00616194" w:rsidRPr="00FB3C6B">
        <w:rPr>
          <w:lang w:bidi="hi-IN"/>
        </w:rPr>
        <w:fldChar w:fldCharType="begin" w:fldLock="1"/>
      </w:r>
      <w:r w:rsidR="006B0338">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"[46]"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[46]</w:t>
      </w:r>
      <w:r w:rsidR="00616194"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616194" w:rsidRPr="00FB3C6B">
        <w:fldChar w:fldCharType="begin" w:fldLock="1"/>
      </w:r>
      <w:r w:rsidR="006B0338">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616194" w:rsidRPr="00FB3C6B">
        <w:fldChar w:fldCharType="separate"/>
      </w:r>
      <w:r w:rsidR="00635E26" w:rsidRPr="00635E26">
        <w:rPr>
          <w:noProof/>
        </w:rPr>
        <w:t>[34]</w:t>
      </w:r>
      <w:r w:rsidR="00616194"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616194" w:rsidRPr="00FB3C6B">
        <w:fldChar w:fldCharType="begin" w:fldLock="1"/>
      </w:r>
      <w:r w:rsidR="006B0338">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"[73]" }, "properties" : { "noteIndex" : 0 }, "schema" : "https://github.com/citation-style-language/schema/raw/master/csl-citation.json" }</w:instrText>
      </w:r>
      <w:r w:rsidR="00616194" w:rsidRPr="00FB3C6B">
        <w:fldChar w:fldCharType="separate"/>
      </w:r>
      <w:r w:rsidR="006B0338" w:rsidRPr="006B0338">
        <w:rPr>
          <w:noProof/>
        </w:rPr>
        <w:t>[73]</w:t>
      </w:r>
      <w:r w:rsidR="00616194"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8D0078">
      <w:pPr>
        <w:spacing w:line="480" w:lineRule="auto"/>
        <w:rPr>
          <w:lang w:bidi="hi-IN"/>
        </w:rPr>
      </w:pPr>
      <w:r>
        <w:rPr>
          <w:lang w:bidi="hi-IN"/>
        </w:rPr>
        <w:t xml:space="preserve">Stress-induced mutagenesis has been implicated as a driver of adaptive evolution for several decades </w:t>
      </w:r>
      <w:r w:rsidR="00616194">
        <w:rPr>
          <w:lang w:bidi="hi-IN"/>
        </w:rPr>
        <w:fldChar w:fldCharType="begin" w:fldLock="1"/>
      </w:r>
      <w:r w:rsidR="006B0338">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"[17,33,74]" }, "properties" : { "noteIndex" : 0 }, "schema" : "https://github.com/citation-style-language/schema/raw/master/csl-citation.json" }</w:instrText>
      </w:r>
      <w:r w:rsidR="00616194">
        <w:rPr>
          <w:lang w:bidi="hi-IN"/>
        </w:rPr>
        <w:fldChar w:fldCharType="separate"/>
      </w:r>
      <w:r w:rsidR="006B0338" w:rsidRPr="006B0338">
        <w:rPr>
          <w:noProof/>
          <w:lang w:bidi="hi-IN"/>
        </w:rPr>
        <w:t>[17,33,74]</w:t>
      </w:r>
      <w:r w:rsidR="00616194">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w:t>
      </w:r>
      <w:r w:rsidR="00FB30D0" w:rsidRPr="008F3447">
        <w:rPr>
          <w:lang w:bidi="hi-IN"/>
        </w:rPr>
        <w:lastRenderedPageBreak/>
        <w:t xml:space="preserve">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331E7E">
      <w:pPr>
        <w:spacing w:line="480" w:lineRule="auto"/>
      </w:pPr>
      <w:r w:rsidRPr="00EF44A6">
        <w:t xml:space="preserve">We thank </w:t>
      </w:r>
      <w:r w:rsidR="00B25D55" w:rsidRPr="00EF44A6">
        <w:t>U</w:t>
      </w:r>
      <w:r w:rsidR="00331E7E">
        <w:t>.</w:t>
      </w:r>
      <w:r w:rsidR="00B25D55" w:rsidRPr="00EF44A6">
        <w:t xml:space="preserve"> Obol</w:t>
      </w:r>
      <w:r w:rsidR="00B25D55" w:rsidRPr="00FB3C6B">
        <w:t xml:space="preserve">ski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ins w:id="40" w:author="Yoav Ram" w:date="2014-07-13T14:17:00Z">
        <w:r w:rsidR="002D7AB0">
          <w:t>, T. F. Cooper//the editor// and two anonymous reviewers</w:t>
        </w:r>
      </w:ins>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t>Data accessibility</w:t>
      </w:r>
    </w:p>
    <w:p w:rsidR="00034118" w:rsidRDefault="00034118" w:rsidP="00034118">
      <w:pPr>
        <w:spacing w:line="480" w:lineRule="auto"/>
      </w:pPr>
      <w:r>
        <w:t>The data used in this study, as well as the code necessary to reproduce the figures, will be made available on Dryad before publication.</w:t>
      </w:r>
    </w:p>
    <w:p w:rsidR="00961941" w:rsidRDefault="00961941" w:rsidP="008D0078">
      <w:pPr>
        <w:pStyle w:val="Heading1"/>
        <w:spacing w:line="480" w:lineRule="auto"/>
      </w:pPr>
      <w:bookmarkStart w:id="41" w:name="_Ref360530640"/>
      <w:bookmarkStart w:id="42" w:name="_Ref363980873"/>
      <w:r w:rsidRPr="00961941">
        <w:t>Appendixes</w:t>
      </w:r>
    </w:p>
    <w:p w:rsidR="00961941" w:rsidRDefault="00961941" w:rsidP="008D0078">
      <w:pPr>
        <w:pStyle w:val="Heading2"/>
        <w:numPr>
          <w:ilvl w:val="0"/>
          <w:numId w:val="0"/>
        </w:numPr>
        <w:spacing w:line="480" w:lineRule="auto"/>
        <w:ind w:left="357" w:hanging="357"/>
      </w:pPr>
      <w:r>
        <w:t xml:space="preserve">Appendix </w:t>
      </w:r>
      <w:bookmarkEnd w:id="41"/>
      <w:bookmarkEnd w:id="42"/>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and </w:t>
      </w:r>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w:lastRenderedPageBreak/>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BE04BF"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under the assumption</w:t>
      </w:r>
      <w:r>
        <w:t xml:space="preserve"> </w:t>
      </w:r>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BE04BF"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t xml:space="preserve">The last approximation assumes that </w:t>
      </w:r>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BE04BF"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BE04BF"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r w:rsidRPr="00466C39">
        <w:rPr>
          <w:rFonts w:eastAsiaTheme="minorEastAsia"/>
        </w:rPr>
        <w:t xml:space="preserve">because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r w:rsidRPr="00466C39">
        <w:rPr>
          <w:rFonts w:eastAsiaTheme="minorEastAsia"/>
          <w:i/>
          <w:iCs/>
        </w:rPr>
        <w:t>q</w:t>
      </w:r>
      <w:r w:rsidRPr="00466C39">
        <w:rPr>
          <w:rFonts w:eastAsiaTheme="minorEastAsia"/>
          <w:i/>
          <w:iCs/>
          <w:vertAlign w:val="subscript"/>
        </w:rPr>
        <w:t>SIM</w:t>
      </w:r>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43" w:name="_Ref360530760"/>
      <w:bookmarkStart w:id="44" w:name="_Ref363980888"/>
      <w:r>
        <w:t>Appendix</w:t>
      </w:r>
      <w:bookmarkEnd w:id="43"/>
      <w:r>
        <w:t xml:space="preserve"> </w:t>
      </w:r>
      <w:bookmarkEnd w:id="44"/>
      <w:r w:rsidR="00C46C20">
        <w:t>B</w:t>
      </w:r>
      <w:r>
        <w:t>: Fixation of a double mutant</w:t>
      </w:r>
    </w:p>
    <w:p w:rsidR="00961941" w:rsidRDefault="00961941" w:rsidP="008D0078">
      <w:pPr>
        <w:spacing w:line="480" w:lineRule="auto"/>
        <w:rPr>
          <w:lang w:bidi="hi-IN"/>
        </w:rPr>
      </w:pPr>
      <w:r>
        <w:t xml:space="preserve">Following Eshel </w:t>
      </w:r>
      <w:r w:rsidR="00616194">
        <w:fldChar w:fldCharType="begin" w:fldLock="1"/>
      </w:r>
      <w:r w:rsidR="006B0338">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"[43]" }, "properties" : { "noteIndex" : 0 }, "schema" : "https://github.com/citation-style-language/schema/raw/master/csl-citation.json" }</w:instrText>
      </w:r>
      <w:r w:rsidR="00616194">
        <w:fldChar w:fldCharType="separate"/>
      </w:r>
      <w:r w:rsidR="00635E26" w:rsidRPr="00635E26">
        <w:rPr>
          <w:noProof/>
        </w:rPr>
        <w:t>[43]</w:t>
      </w:r>
      <w:r w:rsidR="00616194">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w:lastRenderedPageBreak/>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616194" w:rsidRPr="000448EE">
        <w:fldChar w:fldCharType="begin" w:fldLock="1"/>
      </w:r>
      <w:r w:rsidR="006B0338">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"[75]" }, "properties" : { "noteIndex" : 0 }, "schema" : "https://github.com/citation-style-language/schema/raw/master/csl-citation.json" }</w:instrText>
      </w:r>
      <w:r w:rsidR="00616194" w:rsidRPr="000448EE">
        <w:fldChar w:fldCharType="separate"/>
      </w:r>
      <w:r w:rsidR="006B0338" w:rsidRPr="006B0338">
        <w:rPr>
          <w:noProof/>
        </w:rPr>
        <w:t>[75]</w:t>
      </w:r>
      <w:r w:rsidR="00616194" w:rsidRPr="000448EE">
        <w:fldChar w:fldCharType="end"/>
      </w:r>
      <w:r w:rsidRPr="000448EE">
        <w:t>). At this stage, double mutants are still very rare, so we can use the population</w:t>
      </w:r>
      <w:r>
        <w:t xml:space="preserve"> mean fitness at the MSB. The population mean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r w:rsidRPr="00544FA2">
        <w:rPr>
          <w:i/>
          <w:iCs/>
        </w:rPr>
        <w:t>sH</w:t>
      </w:r>
      <w:r>
        <w:t xml:space="preserve"> </w:t>
      </w:r>
      <w:r w:rsidRPr="00544FA2">
        <w:t>is</w:t>
      </w:r>
      <w:bookmarkStart w:id="45"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46" w:name="_Ref363980903"/>
      <w:r>
        <w:t xml:space="preserve">Appendix </w:t>
      </w:r>
      <w:bookmarkEnd w:id="45"/>
      <w:bookmarkEnd w:id="46"/>
      <w:r w:rsidR="00C46C20">
        <w:t>C</w:t>
      </w:r>
      <w:r>
        <w:t>: Fixation of a double mutant with SIM</w:t>
      </w:r>
      <w:r>
        <w:rPr>
          <w:vertAlign w:val="subscript"/>
        </w:rPr>
        <w:t>e</w:t>
      </w:r>
    </w:p>
    <w:p w:rsidR="00961941" w:rsidRPr="00335E62" w:rsidRDefault="00961941">
      <w:pPr>
        <w:spacing w:line="480" w:lineRule="auto"/>
        <w:rPr>
          <w:lang w:bidi="hi-IN"/>
        </w:rPr>
      </w:pPr>
      <w:r>
        <w:rPr>
          <w:lang w:bidi="hi-IN"/>
        </w:rPr>
        <w:t>With SIM</w:t>
      </w:r>
      <w:r>
        <w:rPr>
          <w:vertAlign w:val="subscript"/>
          <w:lang w:bidi="hi-IN"/>
        </w:rPr>
        <w:t>e</w:t>
      </w:r>
      <w:r>
        <w:rPr>
          <w:lang w:bidi="hi-IN"/>
        </w:rPr>
        <w:t xml:space="preserve"> the mutation rate of </w:t>
      </w:r>
      <w:r>
        <w:rPr>
          <w:i/>
          <w:iCs/>
          <w:lang w:bidi="hi-IN"/>
        </w:rPr>
        <w:t>ab</w:t>
      </w:r>
      <w:r>
        <w:rPr>
          <w:lang w:bidi="hi-IN"/>
        </w:rPr>
        <w:t xml:space="preserve"> is </w:t>
      </w:r>
      <w:r w:rsidRPr="00335E62">
        <w:rPr>
          <w:i/>
          <w:iCs/>
        </w:rPr>
        <w:t>τU</w:t>
      </w:r>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616194">
        <w:rPr>
          <w:lang w:bidi="hi-IN"/>
        </w:rPr>
        <w:fldChar w:fldCharType="begin" w:fldLock="1"/>
      </w:r>
      <w:r w:rsidR="006B0338">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Pr>
          <w:lang w:bidi="hi-IN"/>
        </w:rPr>
        <w:t xml:space="preserve"> is much faster than adaptation. Following the derivation in Appendix </w:t>
      </w:r>
      <w:del w:id="47" w:author="Yoav Ram" w:date="2014-07-13T15:38:00Z">
        <w:r w:rsidDel="006E3084">
          <w:rPr>
            <w:lang w:bidi="hi-IN"/>
          </w:rPr>
          <w:delText>2</w:delText>
        </w:r>
      </w:del>
      <w:ins w:id="48" w:author="Yoav Ram" w:date="2014-07-13T15:38:00Z">
        <w:r w:rsidR="006E3084">
          <w:rPr>
            <w:lang w:bidi="hi-IN"/>
          </w:rPr>
          <w:t>B</w:t>
        </w:r>
      </w:ins>
      <w:r>
        <w:rPr>
          <w:lang w:bidi="hi-IN"/>
        </w:rPr>
        <w:t>, the relative fitness of SIM</w:t>
      </w:r>
      <w:r>
        <w:rPr>
          <w:vertAlign w:val="subscript"/>
          <w:lang w:bidi="hi-IN"/>
        </w:rPr>
        <w:t>e</w:t>
      </w:r>
      <w:r>
        <w:rPr>
          <w:lang w:bidi="hi-IN"/>
        </w:rPr>
        <w:t xml:space="preserve"> is</w:t>
      </w:r>
    </w:p>
    <w:p w:rsidR="00961941" w:rsidRDefault="00BE04BF"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lastRenderedPageBreak/>
        <w:t>Plugging that in the fixation probability,</w:t>
      </w:r>
    </w:p>
    <w:p w:rsidR="00961941" w:rsidRDefault="00BE04BF"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BE04BF"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BE04BF"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Because the appearance with SIM</w:t>
      </w:r>
      <w:r>
        <w:rPr>
          <w:rFonts w:eastAsiaTheme="minorEastAsia"/>
          <w:vertAlign w:val="subscript"/>
          <w:lang w:bidi="hi-IN"/>
        </w:rPr>
        <w:t>e</w:t>
      </w:r>
      <w:r>
        <w:rPr>
          <w:rFonts w:eastAsiaTheme="minorEastAsia"/>
          <w:lang w:bidi="hi-IN"/>
        </w:rPr>
        <w:t xml:space="preserve"> is the same as with CM, the adaptation rate with SIM</w:t>
      </w:r>
      <w:r>
        <w:rPr>
          <w:rFonts w:eastAsiaTheme="minorEastAsia"/>
          <w:vertAlign w:val="subscript"/>
          <w:lang w:bidi="hi-IN"/>
        </w:rPr>
        <w:t>e</w:t>
      </w:r>
      <w:r>
        <w:rPr>
          <w:rFonts w:eastAsiaTheme="minorEastAsia"/>
          <w:lang w:bidi="hi-IN"/>
        </w:rPr>
        <w:t xml:space="preserve"> can be written as</w:t>
      </w:r>
    </w:p>
    <w:p w:rsidR="00961941" w:rsidRDefault="00BE04BF"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t>References</w:t>
      </w:r>
    </w:p>
    <w:p w:rsidR="006B0338" w:rsidRPr="006B0338" w:rsidRDefault="00616194">
      <w:pPr>
        <w:pStyle w:val="NormalWeb"/>
        <w:ind w:left="640" w:hanging="640"/>
        <w:divId w:val="2130935028"/>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6B0338" w:rsidRPr="006B0338">
        <w:rPr>
          <w:rFonts w:ascii="Palatino Linotype" w:hAnsi="Palatino Linotype"/>
          <w:noProof/>
          <w:sz w:val="22"/>
        </w:rPr>
        <w:t>1.</w:t>
      </w:r>
      <w:r w:rsidR="006B0338" w:rsidRPr="006B0338">
        <w:rPr>
          <w:rFonts w:ascii="Palatino Linotype" w:hAnsi="Palatino Linotype"/>
          <w:noProof/>
          <w:sz w:val="22"/>
        </w:rPr>
        <w:tab/>
        <w:t xml:space="preserve">Sniegowski, P. D., Gerrish, P. J., Johnson, T. &amp; Shaver, A. 2000 The evolution of mutation rates: separating causes from consequences. </w:t>
      </w:r>
      <w:r w:rsidR="006B0338" w:rsidRPr="006B0338">
        <w:rPr>
          <w:rFonts w:ascii="Palatino Linotype" w:hAnsi="Palatino Linotype"/>
          <w:i/>
          <w:iCs/>
          <w:noProof/>
          <w:sz w:val="22"/>
        </w:rPr>
        <w:t>BioEssays</w:t>
      </w:r>
      <w:r w:rsidR="006B0338" w:rsidRPr="006B0338">
        <w:rPr>
          <w:rFonts w:ascii="Palatino Linotype" w:hAnsi="Palatino Linotype"/>
          <w:noProof/>
          <w:sz w:val="22"/>
        </w:rPr>
        <w:t xml:space="preserve"> </w:t>
      </w:r>
      <w:r w:rsidR="006B0338" w:rsidRPr="006B0338">
        <w:rPr>
          <w:rFonts w:ascii="Palatino Linotype" w:hAnsi="Palatino Linotype"/>
          <w:b/>
          <w:bCs/>
          <w:noProof/>
          <w:sz w:val="22"/>
        </w:rPr>
        <w:t>22</w:t>
      </w:r>
      <w:r w:rsidR="006B0338" w:rsidRPr="006B0338">
        <w:rPr>
          <w:rFonts w:ascii="Palatino Linotype" w:hAnsi="Palatino Linotype"/>
          <w:noProof/>
          <w:sz w:val="22"/>
        </w:rPr>
        <w:t>, 1057–66. (doi:10.1002/1521-1878(200012)22:12&lt;1057::AID-BIES3&gt;3.0.CO;2-W)</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w:t>
      </w:r>
      <w:r w:rsidRPr="006B0338">
        <w:rPr>
          <w:rFonts w:ascii="Palatino Linotype" w:hAnsi="Palatino Linotype"/>
          <w:noProof/>
          <w:sz w:val="22"/>
        </w:rPr>
        <w:tab/>
        <w:t xml:space="preserve">Denamur, E. &amp; Matic, I. 2006 Evolution of mutation rates in bacteria. </w:t>
      </w:r>
      <w:r w:rsidRPr="006B0338">
        <w:rPr>
          <w:rFonts w:ascii="Palatino Linotype" w:hAnsi="Palatino Linotype"/>
          <w:i/>
          <w:iCs/>
          <w:noProof/>
          <w:sz w:val="22"/>
        </w:rPr>
        <w:t>Mol. Microbiol.</w:t>
      </w:r>
      <w:r w:rsidRPr="006B0338">
        <w:rPr>
          <w:rFonts w:ascii="Palatino Linotype" w:hAnsi="Palatino Linotype"/>
          <w:noProof/>
          <w:sz w:val="22"/>
        </w:rPr>
        <w:t xml:space="preserve"> </w:t>
      </w:r>
      <w:r w:rsidRPr="006B0338">
        <w:rPr>
          <w:rFonts w:ascii="Palatino Linotype" w:hAnsi="Palatino Linotype"/>
          <w:b/>
          <w:bCs/>
          <w:noProof/>
          <w:sz w:val="22"/>
        </w:rPr>
        <w:t>60</w:t>
      </w:r>
      <w:r w:rsidRPr="006B0338">
        <w:rPr>
          <w:rFonts w:ascii="Palatino Linotype" w:hAnsi="Palatino Linotype"/>
          <w:noProof/>
          <w:sz w:val="22"/>
        </w:rPr>
        <w:t>, 820–7. (doi:10.1111/j.1365-2958.2006.05150.x)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w:t>
      </w:r>
      <w:r w:rsidRPr="006B0338">
        <w:rPr>
          <w:rFonts w:ascii="Palatino Linotype" w:hAnsi="Palatino Linotype"/>
          <w:noProof/>
          <w:sz w:val="22"/>
        </w:rPr>
        <w:tab/>
        <w:t xml:space="preserve">De Visser, J. A. G. M. 2002 The fate of microbial mutators. </w:t>
      </w:r>
      <w:r w:rsidRPr="006B0338">
        <w:rPr>
          <w:rFonts w:ascii="Palatino Linotype" w:hAnsi="Palatino Linotype"/>
          <w:i/>
          <w:iCs/>
          <w:noProof/>
          <w:sz w:val="22"/>
        </w:rPr>
        <w:t>Microbiology</w:t>
      </w:r>
      <w:r w:rsidRPr="006B0338">
        <w:rPr>
          <w:rFonts w:ascii="Palatino Linotype" w:hAnsi="Palatino Linotype"/>
          <w:noProof/>
          <w:sz w:val="22"/>
        </w:rPr>
        <w:t xml:space="preserve"> </w:t>
      </w:r>
      <w:r w:rsidRPr="006B0338">
        <w:rPr>
          <w:rFonts w:ascii="Palatino Linotype" w:hAnsi="Palatino Linotype"/>
          <w:b/>
          <w:bCs/>
          <w:noProof/>
          <w:sz w:val="22"/>
        </w:rPr>
        <w:t>148</w:t>
      </w:r>
      <w:r w:rsidRPr="006B0338">
        <w:rPr>
          <w:rFonts w:ascii="Palatino Linotype" w:hAnsi="Palatino Linotype"/>
          <w:noProof/>
          <w:sz w:val="22"/>
        </w:rPr>
        <w:t xml:space="preserve">, 1247–52.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w:t>
      </w:r>
      <w:r w:rsidRPr="006B0338">
        <w:rPr>
          <w:rFonts w:ascii="Palatino Linotype" w:hAnsi="Palatino Linotype"/>
          <w:noProof/>
          <w:sz w:val="22"/>
        </w:rPr>
        <w:tab/>
        <w:t xml:space="preserve">Funchain, P., Yeung, A., Stewart, J. L., Lin, R., Slupska, M. M. &amp; Miller, J. H. 2000 The consequences of growth of a mutator strain of </w:t>
      </w:r>
      <w:r w:rsidRPr="006B0338">
        <w:rPr>
          <w:rFonts w:ascii="Palatino Linotype" w:hAnsi="Palatino Linotype"/>
          <w:i/>
          <w:iCs/>
          <w:noProof/>
          <w:sz w:val="22"/>
        </w:rPr>
        <w:t>Escherichia coli</w:t>
      </w:r>
      <w:r w:rsidRPr="006B0338">
        <w:rPr>
          <w:rFonts w:ascii="Palatino Linotype" w:hAnsi="Palatino Linotype"/>
          <w:noProof/>
          <w:sz w:val="22"/>
        </w:rPr>
        <w:t xml:space="preserve"> as measured by loss of function among multiple gene targets and loss of fitness. </w:t>
      </w:r>
      <w:r w:rsidRPr="006B0338">
        <w:rPr>
          <w:rFonts w:ascii="Palatino Linotype" w:hAnsi="Palatino Linotype"/>
          <w:i/>
          <w:iCs/>
          <w:noProof/>
          <w:sz w:val="22"/>
        </w:rPr>
        <w:t>Genetics</w:t>
      </w:r>
      <w:r w:rsidRPr="006B0338">
        <w:rPr>
          <w:rFonts w:ascii="Palatino Linotype" w:hAnsi="Palatino Linotype"/>
          <w:noProof/>
          <w:sz w:val="22"/>
        </w:rPr>
        <w:t xml:space="preserve"> </w:t>
      </w:r>
      <w:r w:rsidRPr="006B0338">
        <w:rPr>
          <w:rFonts w:ascii="Palatino Linotype" w:hAnsi="Palatino Linotype"/>
          <w:b/>
          <w:bCs/>
          <w:noProof/>
          <w:sz w:val="22"/>
        </w:rPr>
        <w:t>154</w:t>
      </w:r>
      <w:r w:rsidRPr="006B0338">
        <w:rPr>
          <w:rFonts w:ascii="Palatino Linotype" w:hAnsi="Palatino Linotype"/>
          <w:noProof/>
          <w:sz w:val="22"/>
        </w:rPr>
        <w:t xml:space="preserve">, 959–70.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w:t>
      </w:r>
      <w:r w:rsidRPr="006B0338">
        <w:rPr>
          <w:rFonts w:ascii="Palatino Linotype" w:hAnsi="Palatino Linotype"/>
          <w:noProof/>
          <w:sz w:val="22"/>
        </w:rPr>
        <w:tab/>
        <w:t xml:space="preserve">Montanari, S. et al. 2007 Biological cost of hypermutation in </w:t>
      </w:r>
      <w:r w:rsidRPr="006B0338">
        <w:rPr>
          <w:rFonts w:ascii="Palatino Linotype" w:hAnsi="Palatino Linotype"/>
          <w:i/>
          <w:iCs/>
          <w:noProof/>
          <w:sz w:val="22"/>
        </w:rPr>
        <w:t>Pseudomonas aeruginosa</w:t>
      </w:r>
      <w:r w:rsidRPr="006B0338">
        <w:rPr>
          <w:rFonts w:ascii="Palatino Linotype" w:hAnsi="Palatino Linotype"/>
          <w:noProof/>
          <w:sz w:val="22"/>
        </w:rPr>
        <w:t xml:space="preserve"> strains from patients with cystic fibrosis. </w:t>
      </w:r>
      <w:r w:rsidRPr="006B0338">
        <w:rPr>
          <w:rFonts w:ascii="Palatino Linotype" w:hAnsi="Palatino Linotype"/>
          <w:i/>
          <w:iCs/>
          <w:noProof/>
          <w:sz w:val="22"/>
        </w:rPr>
        <w:t>Microbiology</w:t>
      </w:r>
      <w:r w:rsidRPr="006B0338">
        <w:rPr>
          <w:rFonts w:ascii="Palatino Linotype" w:hAnsi="Palatino Linotype"/>
          <w:noProof/>
          <w:sz w:val="22"/>
        </w:rPr>
        <w:t xml:space="preserve"> </w:t>
      </w:r>
      <w:r w:rsidRPr="006B0338">
        <w:rPr>
          <w:rFonts w:ascii="Palatino Linotype" w:hAnsi="Palatino Linotype"/>
          <w:b/>
          <w:bCs/>
          <w:noProof/>
          <w:sz w:val="22"/>
        </w:rPr>
        <w:t>153</w:t>
      </w:r>
      <w:r w:rsidRPr="006B0338">
        <w:rPr>
          <w:rFonts w:ascii="Palatino Linotype" w:hAnsi="Palatino Linotype"/>
          <w:noProof/>
          <w:sz w:val="22"/>
        </w:rPr>
        <w:t>, 1445–54. (doi:10.1099/mic.0.2006/003400-0)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lastRenderedPageBreak/>
        <w:t>6.</w:t>
      </w:r>
      <w:r w:rsidRPr="006B0338">
        <w:rPr>
          <w:rFonts w:ascii="Palatino Linotype" w:hAnsi="Palatino Linotype"/>
          <w:noProof/>
          <w:sz w:val="22"/>
        </w:rPr>
        <w:tab/>
        <w:t xml:space="preserve">Kimura, M. 1967 On the evolutionary adjustment of spontaneous mutation rates. </w:t>
      </w:r>
      <w:r w:rsidRPr="006B0338">
        <w:rPr>
          <w:rFonts w:ascii="Palatino Linotype" w:hAnsi="Palatino Linotype"/>
          <w:i/>
          <w:iCs/>
          <w:noProof/>
          <w:sz w:val="22"/>
        </w:rPr>
        <w:t>Genet. Res.</w:t>
      </w:r>
      <w:r w:rsidRPr="006B0338">
        <w:rPr>
          <w:rFonts w:ascii="Palatino Linotype" w:hAnsi="Palatino Linotype"/>
          <w:noProof/>
          <w:sz w:val="22"/>
        </w:rPr>
        <w:t xml:space="preserve"> </w:t>
      </w:r>
      <w:r w:rsidRPr="006B0338">
        <w:rPr>
          <w:rFonts w:ascii="Palatino Linotype" w:hAnsi="Palatino Linotype"/>
          <w:b/>
          <w:bCs/>
          <w:noProof/>
          <w:sz w:val="22"/>
        </w:rPr>
        <w:t>9</w:t>
      </w:r>
      <w:r w:rsidRPr="006B0338">
        <w:rPr>
          <w:rFonts w:ascii="Palatino Linotype" w:hAnsi="Palatino Linotype"/>
          <w:noProof/>
          <w:sz w:val="22"/>
        </w:rPr>
        <w:t>, 23–34. (doi:10.1017/S0016672300010284)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w:t>
      </w:r>
      <w:r w:rsidRPr="006B0338">
        <w:rPr>
          <w:rFonts w:ascii="Palatino Linotype" w:hAnsi="Palatino Linotype"/>
          <w:noProof/>
          <w:sz w:val="22"/>
        </w:rPr>
        <w:tab/>
        <w:t xml:space="preserve">Liberman, U. &amp; Feldman, M. W. 1986 Modifiers of mutation rate: a general reduction principle. </w:t>
      </w:r>
      <w:r w:rsidRPr="006B0338">
        <w:rPr>
          <w:rFonts w:ascii="Palatino Linotype" w:hAnsi="Palatino Linotype"/>
          <w:i/>
          <w:iCs/>
          <w:noProof/>
          <w:sz w:val="22"/>
        </w:rPr>
        <w:t>Theor. Popul. Biol.</w:t>
      </w:r>
      <w:r w:rsidRPr="006B0338">
        <w:rPr>
          <w:rFonts w:ascii="Palatino Linotype" w:hAnsi="Palatino Linotype"/>
          <w:noProof/>
          <w:sz w:val="22"/>
        </w:rPr>
        <w:t xml:space="preserve"> </w:t>
      </w:r>
      <w:r w:rsidRPr="006B0338">
        <w:rPr>
          <w:rFonts w:ascii="Palatino Linotype" w:hAnsi="Palatino Linotype"/>
          <w:b/>
          <w:bCs/>
          <w:noProof/>
          <w:sz w:val="22"/>
        </w:rPr>
        <w:t>30</w:t>
      </w:r>
      <w:r w:rsidRPr="006B0338">
        <w:rPr>
          <w:rFonts w:ascii="Palatino Linotype" w:hAnsi="Palatino Linotype"/>
          <w:noProof/>
          <w:sz w:val="22"/>
        </w:rPr>
        <w:t xml:space="preserve">, 125–42.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8.</w:t>
      </w:r>
      <w:r w:rsidRPr="006B0338">
        <w:rPr>
          <w:rFonts w:ascii="Palatino Linotype" w:hAnsi="Palatino Linotype"/>
          <w:noProof/>
          <w:sz w:val="22"/>
        </w:rPr>
        <w:tab/>
        <w:t xml:space="preserve">Giraud, A., Radman, M., Matic, I. &amp; Taddei, F. 2001 The rise and fall of mutator bacteria. </w:t>
      </w:r>
      <w:r w:rsidRPr="006B0338">
        <w:rPr>
          <w:rFonts w:ascii="Palatino Linotype" w:hAnsi="Palatino Linotype"/>
          <w:i/>
          <w:iCs/>
          <w:noProof/>
          <w:sz w:val="22"/>
        </w:rPr>
        <w:t>Curr. Opin. Microbiol.</w:t>
      </w:r>
      <w:r w:rsidRPr="006B0338">
        <w:rPr>
          <w:rFonts w:ascii="Palatino Linotype" w:hAnsi="Palatino Linotype"/>
          <w:noProof/>
          <w:sz w:val="22"/>
        </w:rPr>
        <w:t xml:space="preserve"> </w:t>
      </w:r>
      <w:r w:rsidRPr="006B0338">
        <w:rPr>
          <w:rFonts w:ascii="Palatino Linotype" w:hAnsi="Palatino Linotype"/>
          <w:b/>
          <w:bCs/>
          <w:noProof/>
          <w:sz w:val="22"/>
        </w:rPr>
        <w:t>4</w:t>
      </w:r>
      <w:r w:rsidRPr="006B0338">
        <w:rPr>
          <w:rFonts w:ascii="Palatino Linotype" w:hAnsi="Palatino Linotype"/>
          <w:noProof/>
          <w:sz w:val="22"/>
        </w:rPr>
        <w:t>, 582–585. (doi:10.1016/S1369-5274(00)00254-X)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9.</w:t>
      </w:r>
      <w:r w:rsidRPr="006B0338">
        <w:rPr>
          <w:rFonts w:ascii="Palatino Linotype" w:hAnsi="Palatino Linotype"/>
          <w:noProof/>
          <w:sz w:val="22"/>
        </w:rPr>
        <w:tab/>
        <w:t xml:space="preserve">Sniegowski, P. D., Gerrish, P. J. &amp; Lenski, R. E. 1997 Evolution of high mutation rates in experimental populations of E. coli. </w:t>
      </w:r>
      <w:r w:rsidRPr="006B0338">
        <w:rPr>
          <w:rFonts w:ascii="Palatino Linotype" w:hAnsi="Palatino Linotype"/>
          <w:i/>
          <w:iCs/>
          <w:noProof/>
          <w:sz w:val="22"/>
        </w:rPr>
        <w:t>Nature</w:t>
      </w:r>
      <w:r w:rsidRPr="006B0338">
        <w:rPr>
          <w:rFonts w:ascii="Palatino Linotype" w:hAnsi="Palatino Linotype"/>
          <w:noProof/>
          <w:sz w:val="22"/>
        </w:rPr>
        <w:t xml:space="preserve"> </w:t>
      </w:r>
      <w:r w:rsidRPr="006B0338">
        <w:rPr>
          <w:rFonts w:ascii="Palatino Linotype" w:hAnsi="Palatino Linotype"/>
          <w:b/>
          <w:bCs/>
          <w:noProof/>
          <w:sz w:val="22"/>
        </w:rPr>
        <w:t>387</w:t>
      </w:r>
      <w:r w:rsidRPr="006B0338">
        <w:rPr>
          <w:rFonts w:ascii="Palatino Linotype" w:hAnsi="Palatino Linotype"/>
          <w:noProof/>
          <w:sz w:val="22"/>
        </w:rPr>
        <w:t>, 703–5. (doi:10.1038/42701)</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10.</w:t>
      </w:r>
      <w:r w:rsidRPr="006B0338">
        <w:rPr>
          <w:rFonts w:ascii="Palatino Linotype" w:hAnsi="Palatino Linotype"/>
          <w:noProof/>
          <w:sz w:val="22"/>
        </w:rPr>
        <w:tab/>
        <w:t xml:space="preserve">Wielgoss, S. et al. 2012 Mutation rate dynamics in a bacterial population reflect tension between adaptation and genetic load. </w:t>
      </w:r>
      <w:r w:rsidRPr="006B0338">
        <w:rPr>
          <w:rFonts w:ascii="Palatino Linotype" w:hAnsi="Palatino Linotype"/>
          <w:i/>
          <w:iCs/>
          <w:noProof/>
          <w:sz w:val="22"/>
        </w:rPr>
        <w:t>Proc. Natl. Acad. Sci.</w:t>
      </w:r>
      <w:r w:rsidRPr="006B0338">
        <w:rPr>
          <w:rFonts w:ascii="Palatino Linotype" w:hAnsi="Palatino Linotype"/>
          <w:noProof/>
          <w:sz w:val="22"/>
        </w:rPr>
        <w:t xml:space="preserve"> </w:t>
      </w:r>
      <w:r w:rsidRPr="006B0338">
        <w:rPr>
          <w:rFonts w:ascii="Palatino Linotype" w:hAnsi="Palatino Linotype"/>
          <w:b/>
          <w:bCs/>
          <w:noProof/>
          <w:sz w:val="22"/>
        </w:rPr>
        <w:t>110</w:t>
      </w:r>
      <w:r w:rsidRPr="006B0338">
        <w:rPr>
          <w:rFonts w:ascii="Palatino Linotype" w:hAnsi="Palatino Linotype"/>
          <w:noProof/>
          <w:sz w:val="22"/>
        </w:rPr>
        <w:t>, 222–227. (doi:10.1073/pnas.1219574110)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11.</w:t>
      </w:r>
      <w:r w:rsidRPr="006B0338">
        <w:rPr>
          <w:rFonts w:ascii="Palatino Linotype" w:hAnsi="Palatino Linotype"/>
          <w:noProof/>
          <w:sz w:val="22"/>
        </w:rPr>
        <w:tab/>
        <w:t xml:space="preserve">Taddei, F., Radman, M., Maynard Smith, J., Toupance, B., Gouyon, P.-H. &amp; Godelle, B. 1997 Role of mutator alleles in adaptive evolution. </w:t>
      </w:r>
      <w:r w:rsidRPr="006B0338">
        <w:rPr>
          <w:rFonts w:ascii="Palatino Linotype" w:hAnsi="Palatino Linotype"/>
          <w:i/>
          <w:iCs/>
          <w:noProof/>
          <w:sz w:val="22"/>
        </w:rPr>
        <w:t>Nature</w:t>
      </w:r>
      <w:r w:rsidRPr="006B0338">
        <w:rPr>
          <w:rFonts w:ascii="Palatino Linotype" w:hAnsi="Palatino Linotype"/>
          <w:noProof/>
          <w:sz w:val="22"/>
        </w:rPr>
        <w:t xml:space="preserve"> </w:t>
      </w:r>
      <w:r w:rsidRPr="006B0338">
        <w:rPr>
          <w:rFonts w:ascii="Palatino Linotype" w:hAnsi="Palatino Linotype"/>
          <w:b/>
          <w:bCs/>
          <w:noProof/>
          <w:sz w:val="22"/>
        </w:rPr>
        <w:t>387</w:t>
      </w:r>
      <w:r w:rsidRPr="006B0338">
        <w:rPr>
          <w:rFonts w:ascii="Palatino Linotype" w:hAnsi="Palatino Linotype"/>
          <w:noProof/>
          <w:sz w:val="22"/>
        </w:rPr>
        <w:t>, 700–2. (doi:10.1038/42696)</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12.</w:t>
      </w:r>
      <w:r w:rsidRPr="006B0338">
        <w:rPr>
          <w:rFonts w:ascii="Palatino Linotype" w:hAnsi="Palatino Linotype"/>
          <w:noProof/>
          <w:sz w:val="22"/>
        </w:rPr>
        <w:tab/>
        <w:t xml:space="preserve">Kessler, D. &amp; Levine, H. 1998 Mutator Dynamics on a Smooth Evolutionary Landscape. </w:t>
      </w:r>
      <w:r w:rsidRPr="006B0338">
        <w:rPr>
          <w:rFonts w:ascii="Palatino Linotype" w:hAnsi="Palatino Linotype"/>
          <w:i/>
          <w:iCs/>
          <w:noProof/>
          <w:sz w:val="22"/>
        </w:rPr>
        <w:t>Phys. Rev. Lett.</w:t>
      </w:r>
      <w:r w:rsidRPr="006B0338">
        <w:rPr>
          <w:rFonts w:ascii="Palatino Linotype" w:hAnsi="Palatino Linotype"/>
          <w:noProof/>
          <w:sz w:val="22"/>
        </w:rPr>
        <w:t xml:space="preserve"> </w:t>
      </w:r>
      <w:r w:rsidRPr="006B0338">
        <w:rPr>
          <w:rFonts w:ascii="Palatino Linotype" w:hAnsi="Palatino Linotype"/>
          <w:b/>
          <w:bCs/>
          <w:noProof/>
          <w:sz w:val="22"/>
        </w:rPr>
        <w:t>80</w:t>
      </w:r>
      <w:r w:rsidRPr="006B0338">
        <w:rPr>
          <w:rFonts w:ascii="Palatino Linotype" w:hAnsi="Palatino Linotype"/>
          <w:noProof/>
          <w:sz w:val="22"/>
        </w:rPr>
        <w:t>, 2012–2015. (doi:10.1103/PhysRevLett.80.2012)</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13.</w:t>
      </w:r>
      <w:r w:rsidRPr="006B0338">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6B0338">
        <w:rPr>
          <w:rFonts w:ascii="Palatino Linotype" w:hAnsi="Palatino Linotype"/>
          <w:i/>
          <w:iCs/>
          <w:noProof/>
          <w:sz w:val="22"/>
        </w:rPr>
        <w:t>Genetics</w:t>
      </w:r>
      <w:r w:rsidRPr="006B0338">
        <w:rPr>
          <w:rFonts w:ascii="Palatino Linotype" w:hAnsi="Palatino Linotype"/>
          <w:noProof/>
          <w:sz w:val="22"/>
        </w:rPr>
        <w:t xml:space="preserve"> </w:t>
      </w:r>
      <w:r w:rsidRPr="006B0338">
        <w:rPr>
          <w:rFonts w:ascii="Palatino Linotype" w:hAnsi="Palatino Linotype"/>
          <w:b/>
          <w:bCs/>
          <w:noProof/>
          <w:sz w:val="22"/>
        </w:rPr>
        <w:t>152</w:t>
      </w:r>
      <w:r w:rsidRPr="006B0338">
        <w:rPr>
          <w:rFonts w:ascii="Palatino Linotype" w:hAnsi="Palatino Linotype"/>
          <w:noProof/>
          <w:sz w:val="22"/>
        </w:rPr>
        <w:t xml:space="preserve">, 485–93.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14.</w:t>
      </w:r>
      <w:r w:rsidRPr="006B0338">
        <w:rPr>
          <w:rFonts w:ascii="Palatino Linotype" w:hAnsi="Palatino Linotype"/>
          <w:noProof/>
          <w:sz w:val="22"/>
        </w:rPr>
        <w:tab/>
        <w:t xml:space="preserve">Leigh, E. G. J. 1970 Natural Selection and Mutability. </w:t>
      </w:r>
      <w:r w:rsidRPr="006B0338">
        <w:rPr>
          <w:rFonts w:ascii="Palatino Linotype" w:hAnsi="Palatino Linotype"/>
          <w:i/>
          <w:iCs/>
          <w:noProof/>
          <w:sz w:val="22"/>
        </w:rPr>
        <w:t>Am. Nat.</w:t>
      </w:r>
      <w:r w:rsidRPr="006B0338">
        <w:rPr>
          <w:rFonts w:ascii="Palatino Linotype" w:hAnsi="Palatino Linotype"/>
          <w:noProof/>
          <w:sz w:val="22"/>
        </w:rPr>
        <w:t xml:space="preserve"> </w:t>
      </w:r>
      <w:r w:rsidRPr="006B0338">
        <w:rPr>
          <w:rFonts w:ascii="Palatino Linotype" w:hAnsi="Palatino Linotype"/>
          <w:b/>
          <w:bCs/>
          <w:noProof/>
          <w:sz w:val="22"/>
        </w:rPr>
        <w:t>104</w:t>
      </w:r>
      <w:r w:rsidRPr="006B0338">
        <w:rPr>
          <w:rFonts w:ascii="Palatino Linotype" w:hAnsi="Palatino Linotype"/>
          <w:noProof/>
          <w:sz w:val="22"/>
        </w:rPr>
        <w:t xml:space="preserve">, 301–305.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15.</w:t>
      </w:r>
      <w:r w:rsidRPr="006B0338">
        <w:rPr>
          <w:rFonts w:ascii="Palatino Linotype" w:hAnsi="Palatino Linotype"/>
          <w:noProof/>
          <w:sz w:val="22"/>
        </w:rPr>
        <w:tab/>
        <w:t xml:space="preserve">Galhardo, R. S., Hastings, P. J. &amp; Rosenberg, S. M. 2007 Mutation as a stress response and the regulation of evolvability. </w:t>
      </w:r>
      <w:r w:rsidRPr="006B0338">
        <w:rPr>
          <w:rFonts w:ascii="Palatino Linotype" w:hAnsi="Palatino Linotype"/>
          <w:i/>
          <w:iCs/>
          <w:noProof/>
          <w:sz w:val="22"/>
        </w:rPr>
        <w:t>Crit. Rev. Biochem. Mol. Biol.</w:t>
      </w:r>
      <w:r w:rsidRPr="006B0338">
        <w:rPr>
          <w:rFonts w:ascii="Palatino Linotype" w:hAnsi="Palatino Linotype"/>
          <w:noProof/>
          <w:sz w:val="22"/>
        </w:rPr>
        <w:t xml:space="preserve"> </w:t>
      </w:r>
      <w:r w:rsidRPr="006B0338">
        <w:rPr>
          <w:rFonts w:ascii="Palatino Linotype" w:hAnsi="Palatino Linotype"/>
          <w:b/>
          <w:bCs/>
          <w:noProof/>
          <w:sz w:val="22"/>
        </w:rPr>
        <w:t>42</w:t>
      </w:r>
      <w:r w:rsidRPr="006B0338">
        <w:rPr>
          <w:rFonts w:ascii="Palatino Linotype" w:hAnsi="Palatino Linotype"/>
          <w:noProof/>
          <w:sz w:val="22"/>
        </w:rPr>
        <w:t>, 399–435. (doi:10.1080/10409230701648502)</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16.</w:t>
      </w:r>
      <w:r w:rsidRPr="006B0338">
        <w:rPr>
          <w:rFonts w:ascii="Palatino Linotype" w:hAnsi="Palatino Linotype"/>
          <w:noProof/>
          <w:sz w:val="22"/>
        </w:rPr>
        <w:tab/>
        <w:t xml:space="preserve">Foster, P. L. 2007 Stress-induced mutagenesis in bacteria. </w:t>
      </w:r>
      <w:r w:rsidRPr="006B0338">
        <w:rPr>
          <w:rFonts w:ascii="Palatino Linotype" w:hAnsi="Palatino Linotype"/>
          <w:i/>
          <w:iCs/>
          <w:noProof/>
          <w:sz w:val="22"/>
        </w:rPr>
        <w:t>Crit. Rev. Biochem. Mol. Biol.</w:t>
      </w:r>
      <w:r w:rsidRPr="006B0338">
        <w:rPr>
          <w:rFonts w:ascii="Palatino Linotype" w:hAnsi="Palatino Linotype"/>
          <w:noProof/>
          <w:sz w:val="22"/>
        </w:rPr>
        <w:t xml:space="preserve"> </w:t>
      </w:r>
      <w:r w:rsidRPr="006B0338">
        <w:rPr>
          <w:rFonts w:ascii="Palatino Linotype" w:hAnsi="Palatino Linotype"/>
          <w:b/>
          <w:bCs/>
          <w:noProof/>
          <w:sz w:val="22"/>
        </w:rPr>
        <w:t>42</w:t>
      </w:r>
      <w:r w:rsidRPr="006B0338">
        <w:rPr>
          <w:rFonts w:ascii="Palatino Linotype" w:hAnsi="Palatino Linotype"/>
          <w:noProof/>
          <w:sz w:val="22"/>
        </w:rPr>
        <w:t>, 373–97. (doi:10.1080/10409230701648494)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17.</w:t>
      </w:r>
      <w:r w:rsidRPr="006B0338">
        <w:rPr>
          <w:rFonts w:ascii="Palatino Linotype" w:hAnsi="Palatino Linotype"/>
          <w:noProof/>
          <w:sz w:val="22"/>
        </w:rPr>
        <w:tab/>
        <w:t xml:space="preserve">Rosenberg, S. M., Shee, C., Frisch, R. L. &amp; Hastings, P. J. 2012 Stress-induced mutation via DNA breaks in </w:t>
      </w:r>
      <w:r w:rsidRPr="006B0338">
        <w:rPr>
          <w:rFonts w:ascii="Palatino Linotype" w:hAnsi="Palatino Linotype"/>
          <w:i/>
          <w:iCs/>
          <w:noProof/>
          <w:sz w:val="22"/>
        </w:rPr>
        <w:t>Escherichia coli</w:t>
      </w:r>
      <w:r w:rsidRPr="006B0338">
        <w:rPr>
          <w:rFonts w:ascii="Palatino Linotype" w:hAnsi="Palatino Linotype"/>
          <w:noProof/>
          <w:sz w:val="22"/>
        </w:rPr>
        <w:t xml:space="preserve">: A molecular mechanism with implications for evolution and medicine. </w:t>
      </w:r>
      <w:r w:rsidRPr="006B0338">
        <w:rPr>
          <w:rFonts w:ascii="Palatino Linotype" w:hAnsi="Palatino Linotype"/>
          <w:i/>
          <w:iCs/>
          <w:noProof/>
          <w:sz w:val="22"/>
        </w:rPr>
        <w:t>BioEssays</w:t>
      </w:r>
      <w:r w:rsidRPr="006B0338">
        <w:rPr>
          <w:rFonts w:ascii="Palatino Linotype" w:hAnsi="Palatino Linotype"/>
          <w:noProof/>
          <w:sz w:val="22"/>
        </w:rPr>
        <w:t xml:space="preserve"> , 1–8. (doi:10.1002/bies.201200050)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18.</w:t>
      </w:r>
      <w:r w:rsidRPr="006B0338">
        <w:rPr>
          <w:rFonts w:ascii="Palatino Linotype" w:hAnsi="Palatino Linotype"/>
          <w:noProof/>
          <w:sz w:val="22"/>
        </w:rPr>
        <w:tab/>
        <w:t xml:space="preserve">Bjedov, I., Tenaillon, O., Gérard, B., Souza, V., Denamur, E., Radman, M., Taddei, F. &amp; Matic, I. 2003 Stress-induced mutagenesis in bacteria. </w:t>
      </w:r>
      <w:r w:rsidRPr="006B0338">
        <w:rPr>
          <w:rFonts w:ascii="Palatino Linotype" w:hAnsi="Palatino Linotype"/>
          <w:i/>
          <w:iCs/>
          <w:noProof/>
          <w:sz w:val="22"/>
        </w:rPr>
        <w:t>Science (80-. ).</w:t>
      </w:r>
      <w:r w:rsidRPr="006B0338">
        <w:rPr>
          <w:rFonts w:ascii="Palatino Linotype" w:hAnsi="Palatino Linotype"/>
          <w:noProof/>
          <w:sz w:val="22"/>
        </w:rPr>
        <w:t xml:space="preserve"> </w:t>
      </w:r>
      <w:r w:rsidRPr="006B0338">
        <w:rPr>
          <w:rFonts w:ascii="Palatino Linotype" w:hAnsi="Palatino Linotype"/>
          <w:b/>
          <w:bCs/>
          <w:noProof/>
          <w:sz w:val="22"/>
        </w:rPr>
        <w:t>300</w:t>
      </w:r>
      <w:r w:rsidRPr="006B0338">
        <w:rPr>
          <w:rFonts w:ascii="Palatino Linotype" w:hAnsi="Palatino Linotype"/>
          <w:noProof/>
          <w:sz w:val="22"/>
        </w:rPr>
        <w:t>, 1404–9. (doi:10.1126/science.1082240)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lastRenderedPageBreak/>
        <w:t>19.</w:t>
      </w:r>
      <w:r w:rsidRPr="006B0338">
        <w:rPr>
          <w:rFonts w:ascii="Palatino Linotype" w:hAnsi="Palatino Linotype"/>
          <w:noProof/>
          <w:sz w:val="22"/>
        </w:rPr>
        <w:tab/>
        <w:t xml:space="preserve">Katz, S. &amp; Hershberg, R. 2013 Elevated mutagenesis does not explain the increased frequency of antibiotic resistant mutants in starved aging colonies. </w:t>
      </w:r>
      <w:r w:rsidRPr="006B0338">
        <w:rPr>
          <w:rFonts w:ascii="Palatino Linotype" w:hAnsi="Palatino Linotype"/>
          <w:i/>
          <w:iCs/>
          <w:noProof/>
          <w:sz w:val="22"/>
        </w:rPr>
        <w:t>PLoS Genet.</w:t>
      </w:r>
      <w:r w:rsidRPr="006B0338">
        <w:rPr>
          <w:rFonts w:ascii="Palatino Linotype" w:hAnsi="Palatino Linotype"/>
          <w:noProof/>
          <w:sz w:val="22"/>
        </w:rPr>
        <w:t xml:space="preserve"> </w:t>
      </w:r>
      <w:r w:rsidRPr="006B0338">
        <w:rPr>
          <w:rFonts w:ascii="Palatino Linotype" w:hAnsi="Palatino Linotype"/>
          <w:b/>
          <w:bCs/>
          <w:noProof/>
          <w:sz w:val="22"/>
        </w:rPr>
        <w:t>9</w:t>
      </w:r>
      <w:r w:rsidRPr="006B0338">
        <w:rPr>
          <w:rFonts w:ascii="Palatino Linotype" w:hAnsi="Palatino Linotype"/>
          <w:noProof/>
          <w:sz w:val="22"/>
        </w:rPr>
        <w:t>, e1003968. (doi:10.1371/journal.pgen.1003968)</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20.</w:t>
      </w:r>
      <w:r w:rsidRPr="006B0338">
        <w:rPr>
          <w:rFonts w:ascii="Palatino Linotype" w:hAnsi="Palatino Linotype"/>
          <w:noProof/>
          <w:sz w:val="22"/>
        </w:rPr>
        <w:tab/>
        <w:t xml:space="preserve">Kivisaar, M. 2010 Mechanisms of stationary-phase mutagenesis in bacteria: mutational processes in pseudomonads. </w:t>
      </w:r>
      <w:r w:rsidRPr="006B0338">
        <w:rPr>
          <w:rFonts w:ascii="Palatino Linotype" w:hAnsi="Palatino Linotype"/>
          <w:i/>
          <w:iCs/>
          <w:noProof/>
          <w:sz w:val="22"/>
        </w:rPr>
        <w:t>FEMS Microbiol. Lett.</w:t>
      </w:r>
      <w:r w:rsidRPr="006B0338">
        <w:rPr>
          <w:rFonts w:ascii="Palatino Linotype" w:hAnsi="Palatino Linotype"/>
          <w:noProof/>
          <w:sz w:val="22"/>
        </w:rPr>
        <w:t xml:space="preserve"> </w:t>
      </w:r>
      <w:r w:rsidRPr="006B0338">
        <w:rPr>
          <w:rFonts w:ascii="Palatino Linotype" w:hAnsi="Palatino Linotype"/>
          <w:b/>
          <w:bCs/>
          <w:noProof/>
          <w:sz w:val="22"/>
        </w:rPr>
        <w:t>312</w:t>
      </w:r>
      <w:r w:rsidRPr="006B0338">
        <w:rPr>
          <w:rFonts w:ascii="Palatino Linotype" w:hAnsi="Palatino Linotype"/>
          <w:noProof/>
          <w:sz w:val="22"/>
        </w:rPr>
        <w:t>, 1–14. (doi:10.1111/j.1574-6968.2010.02027.x)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21.</w:t>
      </w:r>
      <w:r w:rsidRPr="006B0338">
        <w:rPr>
          <w:rFonts w:ascii="Palatino Linotype" w:hAnsi="Palatino Linotype"/>
          <w:noProof/>
          <w:sz w:val="22"/>
        </w:rPr>
        <w:tab/>
        <w:t xml:space="preserve">Kang, J. M., Iovine, N. M. &amp; Blaser, M. J. 2006 A paradigm for direct stress-induced mutation in prokaryotes. </w:t>
      </w:r>
      <w:r w:rsidRPr="006B0338">
        <w:rPr>
          <w:rFonts w:ascii="Palatino Linotype" w:hAnsi="Palatino Linotype"/>
          <w:i/>
          <w:iCs/>
          <w:noProof/>
          <w:sz w:val="22"/>
        </w:rPr>
        <w:t>FASEB J.</w:t>
      </w:r>
      <w:r w:rsidRPr="006B0338">
        <w:rPr>
          <w:rFonts w:ascii="Palatino Linotype" w:hAnsi="Palatino Linotype"/>
          <w:noProof/>
          <w:sz w:val="22"/>
        </w:rPr>
        <w:t xml:space="preserve"> </w:t>
      </w:r>
      <w:r w:rsidRPr="006B0338">
        <w:rPr>
          <w:rFonts w:ascii="Palatino Linotype" w:hAnsi="Palatino Linotype"/>
          <w:b/>
          <w:bCs/>
          <w:noProof/>
          <w:sz w:val="22"/>
        </w:rPr>
        <w:t>20</w:t>
      </w:r>
      <w:r w:rsidRPr="006B0338">
        <w:rPr>
          <w:rFonts w:ascii="Palatino Linotype" w:hAnsi="Palatino Linotype"/>
          <w:noProof/>
          <w:sz w:val="22"/>
        </w:rPr>
        <w:t>, 2476–85. (doi:10.1096/fj.06-6209com)</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22.</w:t>
      </w:r>
      <w:r w:rsidRPr="006B0338">
        <w:rPr>
          <w:rFonts w:ascii="Palatino Linotype" w:hAnsi="Palatino Linotype"/>
          <w:noProof/>
          <w:sz w:val="22"/>
        </w:rPr>
        <w:tab/>
        <w:t xml:space="preserve">Baharoglu, Z. &amp; Mazel, D. 2011 </w:t>
      </w:r>
      <w:r w:rsidRPr="006B0338">
        <w:rPr>
          <w:rFonts w:ascii="Palatino Linotype" w:hAnsi="Palatino Linotype"/>
          <w:i/>
          <w:iCs/>
          <w:noProof/>
          <w:sz w:val="22"/>
        </w:rPr>
        <w:t>Vibrio cholerae</w:t>
      </w:r>
      <w:r w:rsidRPr="006B0338">
        <w:rPr>
          <w:rFonts w:ascii="Palatino Linotype" w:hAnsi="Palatino Linotype"/>
          <w:noProof/>
          <w:sz w:val="22"/>
        </w:rPr>
        <w:t xml:space="preserve"> triggers SOS and mutagenesis in response to a wide range of antibiotics: a route towards multiresistance. </w:t>
      </w:r>
      <w:r w:rsidRPr="006B0338">
        <w:rPr>
          <w:rFonts w:ascii="Palatino Linotype" w:hAnsi="Palatino Linotype"/>
          <w:i/>
          <w:iCs/>
          <w:noProof/>
          <w:sz w:val="22"/>
        </w:rPr>
        <w:t>Antimicrob. Agents Chemother.</w:t>
      </w:r>
      <w:r w:rsidRPr="006B0338">
        <w:rPr>
          <w:rFonts w:ascii="Palatino Linotype" w:hAnsi="Palatino Linotype"/>
          <w:noProof/>
          <w:sz w:val="22"/>
        </w:rPr>
        <w:t xml:space="preserve"> </w:t>
      </w:r>
      <w:r w:rsidRPr="006B0338">
        <w:rPr>
          <w:rFonts w:ascii="Palatino Linotype" w:hAnsi="Palatino Linotype"/>
          <w:b/>
          <w:bCs/>
          <w:noProof/>
          <w:sz w:val="22"/>
        </w:rPr>
        <w:t>55</w:t>
      </w:r>
      <w:r w:rsidRPr="006B0338">
        <w:rPr>
          <w:rFonts w:ascii="Palatino Linotype" w:hAnsi="Palatino Linotype"/>
          <w:noProof/>
          <w:sz w:val="22"/>
        </w:rPr>
        <w:t>, 2438–41. (doi:10.1128/AAC.01549-10)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23.</w:t>
      </w:r>
      <w:r w:rsidRPr="006B0338">
        <w:rPr>
          <w:rFonts w:ascii="Palatino Linotype" w:hAnsi="Palatino Linotype"/>
          <w:noProof/>
          <w:sz w:val="22"/>
        </w:rPr>
        <w:tab/>
        <w:t xml:space="preserve">Henderson-Begg, S. K., Livermore, D. M. &amp; Hall, L. M. C. 2006 Effect of subinhibitory concentrations of antibiotics on mutation frequency in </w:t>
      </w:r>
      <w:r w:rsidRPr="006B0338">
        <w:rPr>
          <w:rFonts w:ascii="Palatino Linotype" w:hAnsi="Palatino Linotype"/>
          <w:i/>
          <w:iCs/>
          <w:noProof/>
          <w:sz w:val="22"/>
        </w:rPr>
        <w:t>Streptococcus pneumoniae</w:t>
      </w:r>
      <w:r w:rsidRPr="006B0338">
        <w:rPr>
          <w:rFonts w:ascii="Palatino Linotype" w:hAnsi="Palatino Linotype"/>
          <w:noProof/>
          <w:sz w:val="22"/>
        </w:rPr>
        <w:t xml:space="preserve">. </w:t>
      </w:r>
      <w:r w:rsidRPr="006B0338">
        <w:rPr>
          <w:rFonts w:ascii="Palatino Linotype" w:hAnsi="Palatino Linotype"/>
          <w:i/>
          <w:iCs/>
          <w:noProof/>
          <w:sz w:val="22"/>
        </w:rPr>
        <w:t>J. Antimicrob. Chemother.</w:t>
      </w:r>
      <w:r w:rsidRPr="006B0338">
        <w:rPr>
          <w:rFonts w:ascii="Palatino Linotype" w:hAnsi="Palatino Linotype"/>
          <w:noProof/>
          <w:sz w:val="22"/>
        </w:rPr>
        <w:t xml:space="preserve"> </w:t>
      </w:r>
      <w:r w:rsidRPr="006B0338">
        <w:rPr>
          <w:rFonts w:ascii="Palatino Linotype" w:hAnsi="Palatino Linotype"/>
          <w:b/>
          <w:bCs/>
          <w:noProof/>
          <w:sz w:val="22"/>
        </w:rPr>
        <w:t>57</w:t>
      </w:r>
      <w:r w:rsidRPr="006B0338">
        <w:rPr>
          <w:rFonts w:ascii="Palatino Linotype" w:hAnsi="Palatino Linotype"/>
          <w:noProof/>
          <w:sz w:val="22"/>
        </w:rPr>
        <w:t>, 849–54. (doi:10.1093/jac/dkl064)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24.</w:t>
      </w:r>
      <w:r w:rsidRPr="006B0338">
        <w:rPr>
          <w:rFonts w:ascii="Palatino Linotype" w:hAnsi="Palatino Linotype"/>
          <w:noProof/>
          <w:sz w:val="22"/>
        </w:rPr>
        <w:tab/>
        <w:t xml:space="preserve">Heidenreich, E. 2007 Adaptive mutation in </w:t>
      </w:r>
      <w:r w:rsidRPr="006B0338">
        <w:rPr>
          <w:rFonts w:ascii="Palatino Linotype" w:hAnsi="Palatino Linotype"/>
          <w:i/>
          <w:iCs/>
          <w:noProof/>
          <w:sz w:val="22"/>
        </w:rPr>
        <w:t>Saccharomyces cerevisiae</w:t>
      </w:r>
      <w:r w:rsidRPr="006B0338">
        <w:rPr>
          <w:rFonts w:ascii="Palatino Linotype" w:hAnsi="Palatino Linotype"/>
          <w:noProof/>
          <w:sz w:val="22"/>
        </w:rPr>
        <w:t xml:space="preserve">. </w:t>
      </w:r>
      <w:r w:rsidRPr="006B0338">
        <w:rPr>
          <w:rFonts w:ascii="Palatino Linotype" w:hAnsi="Palatino Linotype"/>
          <w:i/>
          <w:iCs/>
          <w:noProof/>
          <w:sz w:val="22"/>
        </w:rPr>
        <w:t>Crit. Rev. Biochem. Mol. Biol.</w:t>
      </w:r>
      <w:r w:rsidRPr="006B0338">
        <w:rPr>
          <w:rFonts w:ascii="Palatino Linotype" w:hAnsi="Palatino Linotype"/>
          <w:noProof/>
          <w:sz w:val="22"/>
        </w:rPr>
        <w:t xml:space="preserve"> </w:t>
      </w:r>
      <w:r w:rsidRPr="006B0338">
        <w:rPr>
          <w:rFonts w:ascii="Palatino Linotype" w:hAnsi="Palatino Linotype"/>
          <w:b/>
          <w:bCs/>
          <w:noProof/>
          <w:sz w:val="22"/>
        </w:rPr>
        <w:t>42</w:t>
      </w:r>
      <w:r w:rsidRPr="006B0338">
        <w:rPr>
          <w:rFonts w:ascii="Palatino Linotype" w:hAnsi="Palatino Linotype"/>
          <w:noProof/>
          <w:sz w:val="22"/>
        </w:rPr>
        <w:t>, 285–311. (doi:10.1080/10409230701507773)</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25.</w:t>
      </w:r>
      <w:r w:rsidRPr="006B0338">
        <w:rPr>
          <w:rFonts w:ascii="Palatino Linotype" w:hAnsi="Palatino Linotype"/>
          <w:noProof/>
          <w:sz w:val="22"/>
        </w:rPr>
        <w:tab/>
        <w:t xml:space="preserve">Rodriguez, G. P., Romanova, N. V, Bao, G., Rouf, N. C., Kow, Y. W. &amp; Crouse, G. F. 2012 Mismatch repair-dependent mutagenesis in nondividing cells. </w:t>
      </w:r>
      <w:r w:rsidRPr="006B0338">
        <w:rPr>
          <w:rFonts w:ascii="Palatino Linotype" w:hAnsi="Palatino Linotype"/>
          <w:i/>
          <w:iCs/>
          <w:noProof/>
          <w:sz w:val="22"/>
        </w:rPr>
        <w:t>Proc. Natl. Acad. Sci.</w:t>
      </w:r>
      <w:r w:rsidRPr="006B0338">
        <w:rPr>
          <w:rFonts w:ascii="Palatino Linotype" w:hAnsi="Palatino Linotype"/>
          <w:noProof/>
          <w:sz w:val="22"/>
        </w:rPr>
        <w:t xml:space="preserve"> </w:t>
      </w:r>
      <w:r w:rsidRPr="006B0338">
        <w:rPr>
          <w:rFonts w:ascii="Palatino Linotype" w:hAnsi="Palatino Linotype"/>
          <w:b/>
          <w:bCs/>
          <w:noProof/>
          <w:sz w:val="22"/>
        </w:rPr>
        <w:t>109</w:t>
      </w:r>
      <w:r w:rsidRPr="006B0338">
        <w:rPr>
          <w:rFonts w:ascii="Palatino Linotype" w:hAnsi="Palatino Linotype"/>
          <w:noProof/>
          <w:sz w:val="22"/>
        </w:rPr>
        <w:t xml:space="preserve">, 6153–8.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26.</w:t>
      </w:r>
      <w:r w:rsidRPr="006B0338">
        <w:rPr>
          <w:rFonts w:ascii="Palatino Linotype" w:hAnsi="Palatino Linotype"/>
          <w:noProof/>
          <w:sz w:val="22"/>
        </w:rPr>
        <w:tab/>
        <w:t xml:space="preserve">Goho, S. &amp; Bell, G. 2000 Mild environmental stress elicits mutations affecting fitness in Chlamydomonas. </w:t>
      </w:r>
      <w:r w:rsidRPr="006B0338">
        <w:rPr>
          <w:rFonts w:ascii="Palatino Linotype" w:hAnsi="Palatino Linotype"/>
          <w:i/>
          <w:iCs/>
          <w:noProof/>
          <w:sz w:val="22"/>
        </w:rPr>
        <w:t>Proc. R. Soc. B Biol. Sci.</w:t>
      </w:r>
      <w:r w:rsidRPr="006B0338">
        <w:rPr>
          <w:rFonts w:ascii="Palatino Linotype" w:hAnsi="Palatino Linotype"/>
          <w:noProof/>
          <w:sz w:val="22"/>
        </w:rPr>
        <w:t xml:space="preserve"> </w:t>
      </w:r>
      <w:r w:rsidRPr="006B0338">
        <w:rPr>
          <w:rFonts w:ascii="Palatino Linotype" w:hAnsi="Palatino Linotype"/>
          <w:b/>
          <w:bCs/>
          <w:noProof/>
          <w:sz w:val="22"/>
        </w:rPr>
        <w:t>267</w:t>
      </w:r>
      <w:r w:rsidRPr="006B0338">
        <w:rPr>
          <w:rFonts w:ascii="Palatino Linotype" w:hAnsi="Palatino Linotype"/>
          <w:noProof/>
          <w:sz w:val="22"/>
        </w:rPr>
        <w:t>, 123–9. (doi:10.1098/rspb.2000.0976)</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27.</w:t>
      </w:r>
      <w:r w:rsidRPr="006B0338">
        <w:rPr>
          <w:rFonts w:ascii="Palatino Linotype" w:hAnsi="Palatino Linotype"/>
          <w:noProof/>
          <w:sz w:val="22"/>
        </w:rPr>
        <w:tab/>
        <w:t xml:space="preserve">Matsuba, C., Ostrow, D. G., Salomon, M. P., Tolani, A. &amp; Baer, C. F. 2012 Temperature, stress and spontaneous mutation in </w:t>
      </w:r>
      <w:r w:rsidRPr="006B0338">
        <w:rPr>
          <w:rFonts w:ascii="Palatino Linotype" w:hAnsi="Palatino Linotype"/>
          <w:i/>
          <w:iCs/>
          <w:noProof/>
          <w:sz w:val="22"/>
        </w:rPr>
        <w:t>Caenorhabditis briggsae</w:t>
      </w:r>
      <w:r w:rsidRPr="006B0338">
        <w:rPr>
          <w:rFonts w:ascii="Palatino Linotype" w:hAnsi="Palatino Linotype"/>
          <w:noProof/>
          <w:sz w:val="22"/>
        </w:rPr>
        <w:t xml:space="preserve"> and </w:t>
      </w:r>
      <w:r w:rsidRPr="006B0338">
        <w:rPr>
          <w:rFonts w:ascii="Palatino Linotype" w:hAnsi="Palatino Linotype"/>
          <w:i/>
          <w:iCs/>
          <w:noProof/>
          <w:sz w:val="22"/>
        </w:rPr>
        <w:t>Caenorhabditis elegans</w:t>
      </w:r>
      <w:r w:rsidRPr="006B0338">
        <w:rPr>
          <w:rFonts w:ascii="Palatino Linotype" w:hAnsi="Palatino Linotype"/>
          <w:noProof/>
          <w:sz w:val="22"/>
        </w:rPr>
        <w:t xml:space="preserve">. </w:t>
      </w:r>
      <w:r w:rsidRPr="006B0338">
        <w:rPr>
          <w:rFonts w:ascii="Palatino Linotype" w:hAnsi="Palatino Linotype"/>
          <w:i/>
          <w:iCs/>
          <w:noProof/>
          <w:sz w:val="22"/>
        </w:rPr>
        <w:t>Biol. Lett.</w:t>
      </w:r>
      <w:r w:rsidRPr="006B0338">
        <w:rPr>
          <w:rFonts w:ascii="Palatino Linotype" w:hAnsi="Palatino Linotype"/>
          <w:noProof/>
          <w:sz w:val="22"/>
        </w:rPr>
        <w:t xml:space="preserve"> , 8–12. (doi:10.1098/rsbl.2012.0334)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28.</w:t>
      </w:r>
      <w:r w:rsidRPr="006B0338">
        <w:rPr>
          <w:rFonts w:ascii="Palatino Linotype" w:hAnsi="Palatino Linotype"/>
          <w:noProof/>
          <w:sz w:val="22"/>
        </w:rPr>
        <w:tab/>
        <w:t xml:space="preserve">Sharp, N. P. &amp; Agrawal, A. F. 2012 Evidence for elevated mutation rates in low-quality genotypes. </w:t>
      </w:r>
      <w:r w:rsidRPr="006B0338">
        <w:rPr>
          <w:rFonts w:ascii="Palatino Linotype" w:hAnsi="Palatino Linotype"/>
          <w:i/>
          <w:iCs/>
          <w:noProof/>
          <w:sz w:val="22"/>
        </w:rPr>
        <w:t>Proc. Natl. Acad. Sci.</w:t>
      </w:r>
      <w:r w:rsidRPr="006B0338">
        <w:rPr>
          <w:rFonts w:ascii="Palatino Linotype" w:hAnsi="Palatino Linotype"/>
          <w:noProof/>
          <w:sz w:val="22"/>
        </w:rPr>
        <w:t xml:space="preserve"> </w:t>
      </w:r>
      <w:r w:rsidRPr="006B0338">
        <w:rPr>
          <w:rFonts w:ascii="Palatino Linotype" w:hAnsi="Palatino Linotype"/>
          <w:b/>
          <w:bCs/>
          <w:noProof/>
          <w:sz w:val="22"/>
        </w:rPr>
        <w:t>109</w:t>
      </w:r>
      <w:r w:rsidRPr="006B0338">
        <w:rPr>
          <w:rFonts w:ascii="Palatino Linotype" w:hAnsi="Palatino Linotype"/>
          <w:noProof/>
          <w:sz w:val="22"/>
        </w:rPr>
        <w:t>, 6142–6. (doi:10.1073/pnas.1118918109)</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29.</w:t>
      </w:r>
      <w:r w:rsidRPr="006B0338">
        <w:rPr>
          <w:rFonts w:ascii="Palatino Linotype" w:hAnsi="Palatino Linotype"/>
          <w:noProof/>
          <w:sz w:val="22"/>
        </w:rPr>
        <w:tab/>
        <w:t xml:space="preserve">Bristow, R. G. &amp; Hill, R. P. 2008 Hypoxia and metabolism: Hypoxia, DNA repair and genetic instability. </w:t>
      </w:r>
      <w:r w:rsidRPr="006B0338">
        <w:rPr>
          <w:rFonts w:ascii="Palatino Linotype" w:hAnsi="Palatino Linotype"/>
          <w:i/>
          <w:iCs/>
          <w:noProof/>
          <w:sz w:val="22"/>
        </w:rPr>
        <w:t>Nat. Rev. Cancer</w:t>
      </w:r>
      <w:r w:rsidRPr="006B0338">
        <w:rPr>
          <w:rFonts w:ascii="Palatino Linotype" w:hAnsi="Palatino Linotype"/>
          <w:noProof/>
          <w:sz w:val="22"/>
        </w:rPr>
        <w:t xml:space="preserve"> </w:t>
      </w:r>
      <w:r w:rsidRPr="006B0338">
        <w:rPr>
          <w:rFonts w:ascii="Palatino Linotype" w:hAnsi="Palatino Linotype"/>
          <w:b/>
          <w:bCs/>
          <w:noProof/>
          <w:sz w:val="22"/>
        </w:rPr>
        <w:t>8</w:t>
      </w:r>
      <w:r w:rsidRPr="006B0338">
        <w:rPr>
          <w:rFonts w:ascii="Palatino Linotype" w:hAnsi="Palatino Linotype"/>
          <w:noProof/>
          <w:sz w:val="22"/>
        </w:rPr>
        <w:t>, 180–92. (doi:10.1038/nrc2344)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30.</w:t>
      </w:r>
      <w:r w:rsidRPr="006B0338">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6B0338">
        <w:rPr>
          <w:rFonts w:ascii="Palatino Linotype" w:hAnsi="Palatino Linotype"/>
          <w:i/>
          <w:iCs/>
          <w:noProof/>
          <w:sz w:val="22"/>
        </w:rPr>
        <w:t>Mol. Cell</w:t>
      </w:r>
      <w:r w:rsidRPr="006B0338">
        <w:rPr>
          <w:rFonts w:ascii="Palatino Linotype" w:hAnsi="Palatino Linotype"/>
          <w:noProof/>
          <w:sz w:val="22"/>
        </w:rPr>
        <w:t xml:space="preserve"> </w:t>
      </w:r>
      <w:r w:rsidRPr="006B0338">
        <w:rPr>
          <w:rFonts w:ascii="Palatino Linotype" w:hAnsi="Palatino Linotype"/>
          <w:b/>
          <w:bCs/>
          <w:noProof/>
          <w:sz w:val="22"/>
        </w:rPr>
        <w:t>19</w:t>
      </w:r>
      <w:r w:rsidRPr="006B0338">
        <w:rPr>
          <w:rFonts w:ascii="Palatino Linotype" w:hAnsi="Palatino Linotype"/>
          <w:noProof/>
          <w:sz w:val="22"/>
        </w:rPr>
        <w:t>, 791–804. (doi:10.1016/j.molcel.2005.07.025)</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lastRenderedPageBreak/>
        <w:t>31.</w:t>
      </w:r>
      <w:r w:rsidRPr="006B0338">
        <w:rPr>
          <w:rFonts w:ascii="Palatino Linotype" w:hAnsi="Palatino Linotype"/>
          <w:noProof/>
          <w:sz w:val="22"/>
        </w:rPr>
        <w:tab/>
        <w:t xml:space="preserve">Debora, B. N., Vidales, L. E., Ramírez, R., Ramírez, M., Robleto, E. A., Yasbin, R. E. &amp; Pedraza-Reyes, M. 2010 Mismatch Repair Modulation of MutY Activity Drives </w:t>
      </w:r>
      <w:r w:rsidRPr="006B0338">
        <w:rPr>
          <w:rFonts w:ascii="Palatino Linotype" w:hAnsi="Palatino Linotype"/>
          <w:i/>
          <w:iCs/>
          <w:noProof/>
          <w:sz w:val="22"/>
        </w:rPr>
        <w:t>Bacillus subtilis</w:t>
      </w:r>
      <w:r w:rsidRPr="006B0338">
        <w:rPr>
          <w:rFonts w:ascii="Palatino Linotype" w:hAnsi="Palatino Linotype"/>
          <w:noProof/>
          <w:sz w:val="22"/>
        </w:rPr>
        <w:t xml:space="preserve"> Stationary-Phase Mutagenesis. </w:t>
      </w:r>
      <w:r w:rsidRPr="006B0338">
        <w:rPr>
          <w:rFonts w:ascii="Palatino Linotype" w:hAnsi="Palatino Linotype"/>
          <w:i/>
          <w:iCs/>
          <w:noProof/>
          <w:sz w:val="22"/>
        </w:rPr>
        <w:t>J. Bacteriol.</w:t>
      </w:r>
      <w:r w:rsidRPr="006B0338">
        <w:rPr>
          <w:rFonts w:ascii="Palatino Linotype" w:hAnsi="Palatino Linotype"/>
          <w:noProof/>
          <w:sz w:val="22"/>
        </w:rPr>
        <w:t xml:space="preserve"> </w:t>
      </w:r>
      <w:r w:rsidRPr="006B0338">
        <w:rPr>
          <w:rFonts w:ascii="Palatino Linotype" w:hAnsi="Palatino Linotype"/>
          <w:b/>
          <w:bCs/>
          <w:noProof/>
          <w:sz w:val="22"/>
        </w:rPr>
        <w:t>193</w:t>
      </w:r>
      <w:r w:rsidRPr="006B0338">
        <w:rPr>
          <w:rFonts w:ascii="Palatino Linotype" w:hAnsi="Palatino Linotype"/>
          <w:noProof/>
          <w:sz w:val="22"/>
        </w:rPr>
        <w:t>, 236–45. (doi:10.1128/JB.00940-10)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32.</w:t>
      </w:r>
      <w:r w:rsidRPr="006B0338">
        <w:rPr>
          <w:rFonts w:ascii="Palatino Linotype" w:hAnsi="Palatino Linotype"/>
          <w:noProof/>
          <w:sz w:val="22"/>
        </w:rPr>
        <w:tab/>
        <w:t xml:space="preserve">Al Mamun, A. A. M. et al. 2012 Identity and function of a large gene network underlying mutagenic repair of DNA breaks. </w:t>
      </w:r>
      <w:r w:rsidRPr="006B0338">
        <w:rPr>
          <w:rFonts w:ascii="Palatino Linotype" w:hAnsi="Palatino Linotype"/>
          <w:i/>
          <w:iCs/>
          <w:noProof/>
          <w:sz w:val="22"/>
        </w:rPr>
        <w:t>Science (80-. ).</w:t>
      </w:r>
      <w:r w:rsidRPr="006B0338">
        <w:rPr>
          <w:rFonts w:ascii="Palatino Linotype" w:hAnsi="Palatino Linotype"/>
          <w:noProof/>
          <w:sz w:val="22"/>
        </w:rPr>
        <w:t xml:space="preserve"> </w:t>
      </w:r>
      <w:r w:rsidRPr="006B0338">
        <w:rPr>
          <w:rFonts w:ascii="Palatino Linotype" w:hAnsi="Palatino Linotype"/>
          <w:b/>
          <w:bCs/>
          <w:noProof/>
          <w:sz w:val="22"/>
        </w:rPr>
        <w:t>338</w:t>
      </w:r>
      <w:r w:rsidRPr="006B0338">
        <w:rPr>
          <w:rFonts w:ascii="Palatino Linotype" w:hAnsi="Palatino Linotype"/>
          <w:noProof/>
          <w:sz w:val="22"/>
        </w:rPr>
        <w:t>, 1344–8. (doi:10.1126/science.1226683)</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33.</w:t>
      </w:r>
      <w:r w:rsidRPr="006B0338">
        <w:rPr>
          <w:rFonts w:ascii="Palatino Linotype" w:hAnsi="Palatino Linotype"/>
          <w:noProof/>
          <w:sz w:val="22"/>
        </w:rPr>
        <w:tab/>
        <w:t xml:space="preserve">Tenaillon, O., Denamur, E. &amp; Matic, I. 2004 Evolutionary significance of stress-induced mutagenesis in bacteria. </w:t>
      </w:r>
      <w:r w:rsidRPr="006B0338">
        <w:rPr>
          <w:rFonts w:ascii="Palatino Linotype" w:hAnsi="Palatino Linotype"/>
          <w:i/>
          <w:iCs/>
          <w:noProof/>
          <w:sz w:val="22"/>
        </w:rPr>
        <w:t>Trends Microbiol.</w:t>
      </w:r>
      <w:r w:rsidRPr="006B0338">
        <w:rPr>
          <w:rFonts w:ascii="Palatino Linotype" w:hAnsi="Palatino Linotype"/>
          <w:noProof/>
          <w:sz w:val="22"/>
        </w:rPr>
        <w:t xml:space="preserve"> </w:t>
      </w:r>
      <w:r w:rsidRPr="006B0338">
        <w:rPr>
          <w:rFonts w:ascii="Palatino Linotype" w:hAnsi="Palatino Linotype"/>
          <w:b/>
          <w:bCs/>
          <w:noProof/>
          <w:sz w:val="22"/>
        </w:rPr>
        <w:t>12</w:t>
      </w:r>
      <w:r w:rsidRPr="006B0338">
        <w:rPr>
          <w:rFonts w:ascii="Palatino Linotype" w:hAnsi="Palatino Linotype"/>
          <w:noProof/>
          <w:sz w:val="22"/>
        </w:rPr>
        <w:t>, 264–70. (doi:10.1016/j.tim.2004.04.002)</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34.</w:t>
      </w:r>
      <w:r w:rsidRPr="006B0338">
        <w:rPr>
          <w:rFonts w:ascii="Palatino Linotype" w:hAnsi="Palatino Linotype"/>
          <w:noProof/>
          <w:sz w:val="22"/>
        </w:rPr>
        <w:tab/>
        <w:t xml:space="preserve">Cirz, R. T. &amp; Romesberg, F. E. 2007 Controlling mutation: intervening in evolution as a therapeutic strategy. </w:t>
      </w:r>
      <w:r w:rsidRPr="006B0338">
        <w:rPr>
          <w:rFonts w:ascii="Palatino Linotype" w:hAnsi="Palatino Linotype"/>
          <w:i/>
          <w:iCs/>
          <w:noProof/>
          <w:sz w:val="22"/>
        </w:rPr>
        <w:t>Crit. Rev. Biochem. Mol. Biol.</w:t>
      </w:r>
      <w:r w:rsidRPr="006B0338">
        <w:rPr>
          <w:rFonts w:ascii="Palatino Linotype" w:hAnsi="Palatino Linotype"/>
          <w:noProof/>
          <w:sz w:val="22"/>
        </w:rPr>
        <w:t xml:space="preserve"> </w:t>
      </w:r>
      <w:r w:rsidRPr="006B0338">
        <w:rPr>
          <w:rFonts w:ascii="Palatino Linotype" w:hAnsi="Palatino Linotype"/>
          <w:b/>
          <w:bCs/>
          <w:noProof/>
          <w:sz w:val="22"/>
        </w:rPr>
        <w:t>42</w:t>
      </w:r>
      <w:r w:rsidRPr="006B0338">
        <w:rPr>
          <w:rFonts w:ascii="Palatino Linotype" w:hAnsi="Palatino Linotype"/>
          <w:noProof/>
          <w:sz w:val="22"/>
        </w:rPr>
        <w:t>, 341–54. (doi:10.1080/10409230701597741)</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35.</w:t>
      </w:r>
      <w:r w:rsidRPr="006B0338">
        <w:rPr>
          <w:rFonts w:ascii="Palatino Linotype" w:hAnsi="Palatino Linotype"/>
          <w:noProof/>
          <w:sz w:val="22"/>
        </w:rPr>
        <w:tab/>
        <w:t xml:space="preserve">Agrawal, A. F. 2002 Genetic loads under fitness-dependent mutation rates. </w:t>
      </w:r>
      <w:r w:rsidRPr="006B0338">
        <w:rPr>
          <w:rFonts w:ascii="Palatino Linotype" w:hAnsi="Palatino Linotype"/>
          <w:i/>
          <w:iCs/>
          <w:noProof/>
          <w:sz w:val="22"/>
        </w:rPr>
        <w:t>J. Evol. Biol.</w:t>
      </w:r>
      <w:r w:rsidRPr="006B0338">
        <w:rPr>
          <w:rFonts w:ascii="Palatino Linotype" w:hAnsi="Palatino Linotype"/>
          <w:noProof/>
          <w:sz w:val="22"/>
        </w:rPr>
        <w:t xml:space="preserve"> </w:t>
      </w:r>
      <w:r w:rsidRPr="006B0338">
        <w:rPr>
          <w:rFonts w:ascii="Palatino Linotype" w:hAnsi="Palatino Linotype"/>
          <w:b/>
          <w:bCs/>
          <w:noProof/>
          <w:sz w:val="22"/>
        </w:rPr>
        <w:t>15</w:t>
      </w:r>
      <w:r w:rsidRPr="006B0338">
        <w:rPr>
          <w:rFonts w:ascii="Palatino Linotype" w:hAnsi="Palatino Linotype"/>
          <w:noProof/>
          <w:sz w:val="22"/>
        </w:rPr>
        <w:t>, 1004–1010. (doi:10.1046/j.1420-9101.2002.00464.x)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36.</w:t>
      </w:r>
      <w:r w:rsidRPr="006B0338">
        <w:rPr>
          <w:rFonts w:ascii="Palatino Linotype" w:hAnsi="Palatino Linotype"/>
          <w:noProof/>
          <w:sz w:val="22"/>
        </w:rPr>
        <w:tab/>
        <w:t xml:space="preserve">Shaw, F. H. &amp; Baer, C. F. 2011 Fitness-dependent mutation rates in finite populations. </w:t>
      </w:r>
      <w:r w:rsidRPr="006B0338">
        <w:rPr>
          <w:rFonts w:ascii="Palatino Linotype" w:hAnsi="Palatino Linotype"/>
          <w:i/>
          <w:iCs/>
          <w:noProof/>
          <w:sz w:val="22"/>
        </w:rPr>
        <w:t>J. Evol. Biol.</w:t>
      </w:r>
      <w:r w:rsidRPr="006B0338">
        <w:rPr>
          <w:rFonts w:ascii="Palatino Linotype" w:hAnsi="Palatino Linotype"/>
          <w:noProof/>
          <w:sz w:val="22"/>
        </w:rPr>
        <w:t xml:space="preserve"> </w:t>
      </w:r>
      <w:r w:rsidRPr="006B0338">
        <w:rPr>
          <w:rFonts w:ascii="Palatino Linotype" w:hAnsi="Palatino Linotype"/>
          <w:b/>
          <w:bCs/>
          <w:noProof/>
          <w:sz w:val="22"/>
        </w:rPr>
        <w:t>24</w:t>
      </w:r>
      <w:r w:rsidRPr="006B0338">
        <w:rPr>
          <w:rFonts w:ascii="Palatino Linotype" w:hAnsi="Palatino Linotype"/>
          <w:noProof/>
          <w:sz w:val="22"/>
        </w:rPr>
        <w:t>, 1677–84. (doi:10.1111/j.1420-9101.2011.02320.x)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37.</w:t>
      </w:r>
      <w:r w:rsidRPr="006B0338">
        <w:rPr>
          <w:rFonts w:ascii="Palatino Linotype" w:hAnsi="Palatino Linotype"/>
          <w:noProof/>
          <w:sz w:val="22"/>
        </w:rPr>
        <w:tab/>
        <w:t xml:space="preserve">Ram, Y. &amp; Hadany, L. 2012 The evolution of stress-induced hypermutation in asexual populations.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66</w:t>
      </w:r>
      <w:r w:rsidRPr="006B0338">
        <w:rPr>
          <w:rFonts w:ascii="Palatino Linotype" w:hAnsi="Palatino Linotype"/>
          <w:noProof/>
          <w:sz w:val="22"/>
        </w:rPr>
        <w:t>, 2315–28. (doi:10.1111/j.1558-5646.2012.01576.x)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38.</w:t>
      </w:r>
      <w:r w:rsidRPr="006B0338">
        <w:rPr>
          <w:rFonts w:ascii="Palatino Linotype" w:hAnsi="Palatino Linotype"/>
          <w:noProof/>
          <w:sz w:val="22"/>
        </w:rPr>
        <w:tab/>
        <w:t xml:space="preserve">Wright, S. 1931 Evolution in Mendelian Populations. </w:t>
      </w:r>
      <w:r w:rsidRPr="006B0338">
        <w:rPr>
          <w:rFonts w:ascii="Palatino Linotype" w:hAnsi="Palatino Linotype"/>
          <w:i/>
          <w:iCs/>
          <w:noProof/>
          <w:sz w:val="22"/>
        </w:rPr>
        <w:t>Genetics</w:t>
      </w:r>
      <w:r w:rsidRPr="006B0338">
        <w:rPr>
          <w:rFonts w:ascii="Palatino Linotype" w:hAnsi="Palatino Linotype"/>
          <w:noProof/>
          <w:sz w:val="22"/>
        </w:rPr>
        <w:t xml:space="preserve"> </w:t>
      </w:r>
      <w:r w:rsidRPr="006B0338">
        <w:rPr>
          <w:rFonts w:ascii="Palatino Linotype" w:hAnsi="Palatino Linotype"/>
          <w:b/>
          <w:bCs/>
          <w:noProof/>
          <w:sz w:val="22"/>
        </w:rPr>
        <w:t>16</w:t>
      </w:r>
      <w:r w:rsidRPr="006B0338">
        <w:rPr>
          <w:rFonts w:ascii="Palatino Linotype" w:hAnsi="Palatino Linotype"/>
          <w:noProof/>
          <w:sz w:val="22"/>
        </w:rPr>
        <w:t xml:space="preserve">, 97–159.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39.</w:t>
      </w:r>
      <w:r w:rsidRPr="006B0338">
        <w:rPr>
          <w:rFonts w:ascii="Palatino Linotype" w:hAnsi="Palatino Linotype"/>
          <w:noProof/>
          <w:sz w:val="22"/>
        </w:rPr>
        <w:tab/>
        <w:t xml:space="preserve">Wright, S. 1988 Surfaces of selective value revisited. </w:t>
      </w:r>
      <w:r w:rsidRPr="006B0338">
        <w:rPr>
          <w:rFonts w:ascii="Palatino Linotype" w:hAnsi="Palatino Linotype"/>
          <w:i/>
          <w:iCs/>
          <w:noProof/>
          <w:sz w:val="22"/>
        </w:rPr>
        <w:t>Am. Nat.</w:t>
      </w:r>
      <w:r w:rsidRPr="006B0338">
        <w:rPr>
          <w:rFonts w:ascii="Palatino Linotype" w:hAnsi="Palatino Linotype"/>
          <w:noProof/>
          <w:sz w:val="22"/>
        </w:rPr>
        <w:t xml:space="preserve"> </w:t>
      </w:r>
      <w:r w:rsidRPr="006B0338">
        <w:rPr>
          <w:rFonts w:ascii="Palatino Linotype" w:hAnsi="Palatino Linotype"/>
          <w:b/>
          <w:bCs/>
          <w:noProof/>
          <w:sz w:val="22"/>
        </w:rPr>
        <w:t>131</w:t>
      </w:r>
      <w:r w:rsidRPr="006B0338">
        <w:rPr>
          <w:rFonts w:ascii="Palatino Linotype" w:hAnsi="Palatino Linotype"/>
          <w:noProof/>
          <w:sz w:val="22"/>
        </w:rPr>
        <w:t>, 115–123. (doi:10.1086/284777)</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40.</w:t>
      </w:r>
      <w:r w:rsidRPr="006B0338">
        <w:rPr>
          <w:rFonts w:ascii="Palatino Linotype" w:hAnsi="Palatino Linotype"/>
          <w:noProof/>
          <w:sz w:val="22"/>
        </w:rPr>
        <w:tab/>
        <w:t xml:space="preserve">Haigh, J. 1978 The accumulation of deleterious genes in a population - Muller’s Ratchet. </w:t>
      </w:r>
      <w:r w:rsidRPr="006B0338">
        <w:rPr>
          <w:rFonts w:ascii="Palatino Linotype" w:hAnsi="Palatino Linotype"/>
          <w:i/>
          <w:iCs/>
          <w:noProof/>
          <w:sz w:val="22"/>
        </w:rPr>
        <w:t>Theor. Popul. Biol.</w:t>
      </w:r>
      <w:r w:rsidRPr="006B0338">
        <w:rPr>
          <w:rFonts w:ascii="Palatino Linotype" w:hAnsi="Palatino Linotype"/>
          <w:noProof/>
          <w:sz w:val="22"/>
        </w:rPr>
        <w:t xml:space="preserve"> </w:t>
      </w:r>
      <w:r w:rsidRPr="006B0338">
        <w:rPr>
          <w:rFonts w:ascii="Palatino Linotype" w:hAnsi="Palatino Linotype"/>
          <w:b/>
          <w:bCs/>
          <w:noProof/>
          <w:sz w:val="22"/>
        </w:rPr>
        <w:t>14</w:t>
      </w:r>
      <w:r w:rsidRPr="006B0338">
        <w:rPr>
          <w:rFonts w:ascii="Palatino Linotype" w:hAnsi="Palatino Linotype"/>
          <w:noProof/>
          <w:sz w:val="22"/>
        </w:rPr>
        <w:t>, 251–267. (doi:10.1016/0040-5809(78)90027-8)</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41.</w:t>
      </w:r>
      <w:r w:rsidRPr="006B0338">
        <w:rPr>
          <w:rFonts w:ascii="Palatino Linotype" w:hAnsi="Palatino Linotype"/>
          <w:noProof/>
          <w:sz w:val="22"/>
        </w:rPr>
        <w:tab/>
        <w:t xml:space="preserve">Gessler, D. D. G. 1995 The constraints of finite size in asexual populations and the rate of the ratchet. </w:t>
      </w:r>
      <w:r w:rsidRPr="006B0338">
        <w:rPr>
          <w:rFonts w:ascii="Palatino Linotype" w:hAnsi="Palatino Linotype"/>
          <w:i/>
          <w:iCs/>
          <w:noProof/>
          <w:sz w:val="22"/>
        </w:rPr>
        <w:t>Genet. Res.</w:t>
      </w:r>
      <w:r w:rsidRPr="006B0338">
        <w:rPr>
          <w:rFonts w:ascii="Palatino Linotype" w:hAnsi="Palatino Linotype"/>
          <w:noProof/>
          <w:sz w:val="22"/>
        </w:rPr>
        <w:t xml:space="preserve"> </w:t>
      </w:r>
      <w:r w:rsidRPr="006B0338">
        <w:rPr>
          <w:rFonts w:ascii="Palatino Linotype" w:hAnsi="Palatino Linotype"/>
          <w:b/>
          <w:bCs/>
          <w:noProof/>
          <w:sz w:val="22"/>
        </w:rPr>
        <w:t>66</w:t>
      </w:r>
      <w:r w:rsidRPr="006B0338">
        <w:rPr>
          <w:rFonts w:ascii="Palatino Linotype" w:hAnsi="Palatino Linotype"/>
          <w:noProof/>
          <w:sz w:val="22"/>
        </w:rPr>
        <w:t>, 241. (doi:10.1017/S0016672300034686)</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42.</w:t>
      </w:r>
      <w:r w:rsidRPr="006B0338">
        <w:rPr>
          <w:rFonts w:ascii="Palatino Linotype" w:hAnsi="Palatino Linotype"/>
          <w:noProof/>
          <w:sz w:val="22"/>
        </w:rPr>
        <w:tab/>
        <w:t xml:space="preserve">Gordo, I. &amp; Dionisio, F. 2005 Nonequilibrium model for estimating parameters of deleterious mutations. </w:t>
      </w:r>
      <w:r w:rsidRPr="006B0338">
        <w:rPr>
          <w:rFonts w:ascii="Palatino Linotype" w:hAnsi="Palatino Linotype"/>
          <w:i/>
          <w:iCs/>
          <w:noProof/>
          <w:sz w:val="22"/>
        </w:rPr>
        <w:t>Phys. Rev. E</w:t>
      </w:r>
      <w:r w:rsidRPr="006B0338">
        <w:rPr>
          <w:rFonts w:ascii="Palatino Linotype" w:hAnsi="Palatino Linotype"/>
          <w:noProof/>
          <w:sz w:val="22"/>
        </w:rPr>
        <w:t xml:space="preserve"> </w:t>
      </w:r>
      <w:r w:rsidRPr="006B0338">
        <w:rPr>
          <w:rFonts w:ascii="Palatino Linotype" w:hAnsi="Palatino Linotype"/>
          <w:b/>
          <w:bCs/>
          <w:noProof/>
          <w:sz w:val="22"/>
        </w:rPr>
        <w:t>71</w:t>
      </w:r>
      <w:r w:rsidRPr="006B0338">
        <w:rPr>
          <w:rFonts w:ascii="Palatino Linotype" w:hAnsi="Palatino Linotype"/>
          <w:noProof/>
          <w:sz w:val="22"/>
        </w:rPr>
        <w:t>, 18–21. (doi:10.1103/PhysRevE.71.031907)</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43.</w:t>
      </w:r>
      <w:r w:rsidRPr="006B0338">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6B0338">
        <w:rPr>
          <w:rFonts w:ascii="Palatino Linotype" w:hAnsi="Palatino Linotype"/>
          <w:i/>
          <w:iCs/>
          <w:noProof/>
          <w:sz w:val="22"/>
        </w:rPr>
        <w:t>J. Math. Biol.</w:t>
      </w:r>
      <w:r w:rsidRPr="006B0338">
        <w:rPr>
          <w:rFonts w:ascii="Palatino Linotype" w:hAnsi="Palatino Linotype"/>
          <w:noProof/>
          <w:sz w:val="22"/>
        </w:rPr>
        <w:t xml:space="preserve"> </w:t>
      </w:r>
      <w:r w:rsidRPr="006B0338">
        <w:rPr>
          <w:rFonts w:ascii="Palatino Linotype" w:hAnsi="Palatino Linotype"/>
          <w:b/>
          <w:bCs/>
          <w:noProof/>
          <w:sz w:val="22"/>
        </w:rPr>
        <w:t>12</w:t>
      </w:r>
      <w:r w:rsidRPr="006B0338">
        <w:rPr>
          <w:rFonts w:ascii="Palatino Linotype" w:hAnsi="Palatino Linotype"/>
          <w:noProof/>
          <w:sz w:val="22"/>
        </w:rPr>
        <w:t>, 355–362. (doi:10.1007/BF00276922)</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lastRenderedPageBreak/>
        <w:t>44.</w:t>
      </w:r>
      <w:r w:rsidRPr="006B0338">
        <w:rPr>
          <w:rFonts w:ascii="Palatino Linotype" w:hAnsi="Palatino Linotype"/>
          <w:noProof/>
          <w:sz w:val="22"/>
        </w:rPr>
        <w:tab/>
        <w:t xml:space="preserve">Fisher, R. A. 1930 </w:t>
      </w:r>
      <w:r w:rsidRPr="006B0338">
        <w:rPr>
          <w:rFonts w:ascii="Palatino Linotype" w:hAnsi="Palatino Linotype"/>
          <w:i/>
          <w:iCs/>
          <w:noProof/>
          <w:sz w:val="22"/>
        </w:rPr>
        <w:t>The Genetical Theory of Natural Selection</w:t>
      </w:r>
      <w:r w:rsidRPr="006B0338">
        <w:rPr>
          <w:rFonts w:ascii="Palatino Linotype" w:hAnsi="Palatino Linotype"/>
          <w:noProof/>
          <w:sz w:val="22"/>
        </w:rPr>
        <w:t>. Oxford: Clarendon Press.</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45.</w:t>
      </w:r>
      <w:r w:rsidRPr="006B0338">
        <w:rPr>
          <w:rFonts w:ascii="Palatino Linotype" w:hAnsi="Palatino Linotype"/>
          <w:noProof/>
          <w:sz w:val="22"/>
        </w:rPr>
        <w:tab/>
        <w:t xml:space="preserve">Patwa, Z. &amp; Wahl, L. M. 2008 The fixation probability of beneficial mutations. </w:t>
      </w:r>
      <w:r w:rsidRPr="006B0338">
        <w:rPr>
          <w:rFonts w:ascii="Palatino Linotype" w:hAnsi="Palatino Linotype"/>
          <w:i/>
          <w:iCs/>
          <w:noProof/>
          <w:sz w:val="22"/>
        </w:rPr>
        <w:t>J. R. Soc. Interface</w:t>
      </w:r>
      <w:r w:rsidRPr="006B0338">
        <w:rPr>
          <w:rFonts w:ascii="Palatino Linotype" w:hAnsi="Palatino Linotype"/>
          <w:noProof/>
          <w:sz w:val="22"/>
        </w:rPr>
        <w:t xml:space="preserve"> </w:t>
      </w:r>
      <w:r w:rsidRPr="006B0338">
        <w:rPr>
          <w:rFonts w:ascii="Palatino Linotype" w:hAnsi="Palatino Linotype"/>
          <w:b/>
          <w:bCs/>
          <w:noProof/>
          <w:sz w:val="22"/>
        </w:rPr>
        <w:t>5</w:t>
      </w:r>
      <w:r w:rsidRPr="006B0338">
        <w:rPr>
          <w:rFonts w:ascii="Palatino Linotype" w:hAnsi="Palatino Linotype"/>
          <w:noProof/>
          <w:sz w:val="22"/>
        </w:rPr>
        <w:t>, 1279–89. (doi:10.1098/rsif.2008.0248)</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46.</w:t>
      </w:r>
      <w:r w:rsidRPr="006B0338">
        <w:rPr>
          <w:rFonts w:ascii="Palatino Linotype" w:hAnsi="Palatino Linotype"/>
          <w:noProof/>
          <w:sz w:val="22"/>
        </w:rPr>
        <w:tab/>
        <w:t xml:space="preserve">Weinreich, D. M. &amp; Chao, L. 2005 Rapid evolutionary escape by large populations from local fitness peaks is likely in nature.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59</w:t>
      </w:r>
      <w:r w:rsidRPr="006B0338">
        <w:rPr>
          <w:rFonts w:ascii="Palatino Linotype" w:hAnsi="Palatino Linotype"/>
          <w:noProof/>
          <w:sz w:val="22"/>
        </w:rPr>
        <w:t xml:space="preserve">, 1175–82.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47.</w:t>
      </w:r>
      <w:r w:rsidRPr="006B0338">
        <w:rPr>
          <w:rFonts w:ascii="Palatino Linotype" w:hAnsi="Palatino Linotype"/>
          <w:noProof/>
          <w:sz w:val="22"/>
        </w:rPr>
        <w:tab/>
        <w:t xml:space="preserve">Maynard Smith, J. &amp; Haigh, J. 1974 The hitch-hiking effect of a favourable gene. </w:t>
      </w:r>
      <w:r w:rsidRPr="006B0338">
        <w:rPr>
          <w:rFonts w:ascii="Palatino Linotype" w:hAnsi="Palatino Linotype"/>
          <w:i/>
          <w:iCs/>
          <w:noProof/>
          <w:sz w:val="22"/>
        </w:rPr>
        <w:t>Genet. Res.</w:t>
      </w:r>
      <w:r w:rsidRPr="006B0338">
        <w:rPr>
          <w:rFonts w:ascii="Palatino Linotype" w:hAnsi="Palatino Linotype"/>
          <w:noProof/>
          <w:sz w:val="22"/>
        </w:rPr>
        <w:t xml:space="preserve"> </w:t>
      </w:r>
      <w:r w:rsidRPr="006B0338">
        <w:rPr>
          <w:rFonts w:ascii="Palatino Linotype" w:hAnsi="Palatino Linotype"/>
          <w:b/>
          <w:bCs/>
          <w:noProof/>
          <w:sz w:val="22"/>
        </w:rPr>
        <w:t>23</w:t>
      </w:r>
      <w:r w:rsidRPr="006B0338">
        <w:rPr>
          <w:rFonts w:ascii="Palatino Linotype" w:hAnsi="Palatino Linotype"/>
          <w:noProof/>
          <w:sz w:val="22"/>
        </w:rPr>
        <w:t>, 23–35. (doi:10.1017/S0016672300014634)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48.</w:t>
      </w:r>
      <w:r w:rsidRPr="006B0338">
        <w:rPr>
          <w:rFonts w:ascii="Palatino Linotype" w:hAnsi="Palatino Linotype"/>
          <w:noProof/>
          <w:sz w:val="22"/>
        </w:rPr>
        <w:tab/>
        <w:t xml:space="preserve">Lynch, M., Bürger, R., Butcher, D. &amp; Gabriel, W. 1993 The mutational meltdown in asexual populations. </w:t>
      </w:r>
      <w:r w:rsidRPr="006B0338">
        <w:rPr>
          <w:rFonts w:ascii="Palatino Linotype" w:hAnsi="Palatino Linotype"/>
          <w:i/>
          <w:iCs/>
          <w:noProof/>
          <w:sz w:val="22"/>
        </w:rPr>
        <w:t>J. Hered.</w:t>
      </w:r>
      <w:r w:rsidRPr="006B0338">
        <w:rPr>
          <w:rFonts w:ascii="Palatino Linotype" w:hAnsi="Palatino Linotype"/>
          <w:noProof/>
          <w:sz w:val="22"/>
        </w:rPr>
        <w:t xml:space="preserve"> </w:t>
      </w:r>
      <w:r w:rsidRPr="006B0338">
        <w:rPr>
          <w:rFonts w:ascii="Palatino Linotype" w:hAnsi="Palatino Linotype"/>
          <w:b/>
          <w:bCs/>
          <w:noProof/>
          <w:sz w:val="22"/>
        </w:rPr>
        <w:t>84</w:t>
      </w:r>
      <w:r w:rsidRPr="006B0338">
        <w:rPr>
          <w:rFonts w:ascii="Palatino Linotype" w:hAnsi="Palatino Linotype"/>
          <w:noProof/>
          <w:sz w:val="22"/>
        </w:rPr>
        <w:t xml:space="preserve">, 339–44.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49.</w:t>
      </w:r>
      <w:r w:rsidRPr="006B0338">
        <w:rPr>
          <w:rFonts w:ascii="Palatino Linotype" w:hAnsi="Palatino Linotype"/>
          <w:noProof/>
          <w:sz w:val="22"/>
        </w:rPr>
        <w:tab/>
        <w:t xml:space="preserve">Obolski, U. &amp; Hadany, L. 2012 Implications of stress-induced genetic variation for minimizing multidrug resistance in bacteria. </w:t>
      </w:r>
      <w:r w:rsidRPr="006B0338">
        <w:rPr>
          <w:rFonts w:ascii="Palatino Linotype" w:hAnsi="Palatino Linotype"/>
          <w:i/>
          <w:iCs/>
          <w:noProof/>
          <w:sz w:val="22"/>
        </w:rPr>
        <w:t>BMC Med.</w:t>
      </w:r>
      <w:r w:rsidRPr="006B0338">
        <w:rPr>
          <w:rFonts w:ascii="Palatino Linotype" w:hAnsi="Palatino Linotype"/>
          <w:noProof/>
          <w:sz w:val="22"/>
        </w:rPr>
        <w:t xml:space="preserve"> </w:t>
      </w:r>
      <w:r w:rsidRPr="006B0338">
        <w:rPr>
          <w:rFonts w:ascii="Palatino Linotype" w:hAnsi="Palatino Linotype"/>
          <w:b/>
          <w:bCs/>
          <w:noProof/>
          <w:sz w:val="22"/>
        </w:rPr>
        <w:t>10</w:t>
      </w:r>
      <w:r w:rsidRPr="006B0338">
        <w:rPr>
          <w:rFonts w:ascii="Palatino Linotype" w:hAnsi="Palatino Linotype"/>
          <w:noProof/>
          <w:sz w:val="22"/>
        </w:rPr>
        <w:t>, 1–30. (doi:10.1186/1741-7015-10-89)</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50.</w:t>
      </w:r>
      <w:r w:rsidRPr="006B0338">
        <w:rPr>
          <w:rFonts w:ascii="Palatino Linotype" w:hAnsi="Palatino Linotype"/>
          <w:noProof/>
          <w:sz w:val="22"/>
        </w:rPr>
        <w:tab/>
        <w:t xml:space="preserve">Shor, E., Fox, C. a. &amp; Broach, J. R. 2013 The yeast environmental stress response regulates mutagenesis induced by proteotoxic stress. </w:t>
      </w:r>
      <w:r w:rsidRPr="006B0338">
        <w:rPr>
          <w:rFonts w:ascii="Palatino Linotype" w:hAnsi="Palatino Linotype"/>
          <w:i/>
          <w:iCs/>
          <w:noProof/>
          <w:sz w:val="22"/>
        </w:rPr>
        <w:t>PLoS Genet.</w:t>
      </w:r>
      <w:r w:rsidRPr="006B0338">
        <w:rPr>
          <w:rFonts w:ascii="Palatino Linotype" w:hAnsi="Palatino Linotype"/>
          <w:noProof/>
          <w:sz w:val="22"/>
        </w:rPr>
        <w:t xml:space="preserve"> </w:t>
      </w:r>
      <w:r w:rsidRPr="006B0338">
        <w:rPr>
          <w:rFonts w:ascii="Palatino Linotype" w:hAnsi="Palatino Linotype"/>
          <w:b/>
          <w:bCs/>
          <w:noProof/>
          <w:sz w:val="22"/>
        </w:rPr>
        <w:t>9</w:t>
      </w:r>
      <w:r w:rsidRPr="006B0338">
        <w:rPr>
          <w:rFonts w:ascii="Palatino Linotype" w:hAnsi="Palatino Linotype"/>
          <w:noProof/>
          <w:sz w:val="22"/>
        </w:rPr>
        <w:t>, e1003680. (doi:10.1371/journal.pgen.1003680)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51.</w:t>
      </w:r>
      <w:r w:rsidRPr="006B0338">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6B0338">
        <w:rPr>
          <w:rFonts w:ascii="Palatino Linotype" w:hAnsi="Palatino Linotype"/>
          <w:i/>
          <w:iCs/>
          <w:noProof/>
          <w:sz w:val="22"/>
        </w:rPr>
        <w:t>Curr. Genomics</w:t>
      </w:r>
      <w:r w:rsidRPr="006B0338">
        <w:rPr>
          <w:rFonts w:ascii="Palatino Linotype" w:hAnsi="Palatino Linotype"/>
          <w:noProof/>
          <w:sz w:val="22"/>
        </w:rPr>
        <w:t xml:space="preserve"> </w:t>
      </w:r>
      <w:r w:rsidRPr="006B0338">
        <w:rPr>
          <w:rFonts w:ascii="Palatino Linotype" w:hAnsi="Palatino Linotype"/>
          <w:b/>
          <w:bCs/>
          <w:noProof/>
          <w:sz w:val="22"/>
        </w:rPr>
        <w:t>7</w:t>
      </w:r>
      <w:r w:rsidRPr="006B0338">
        <w:rPr>
          <w:rFonts w:ascii="Palatino Linotype" w:hAnsi="Palatino Linotype"/>
          <w:noProof/>
          <w:sz w:val="22"/>
        </w:rPr>
        <w:t xml:space="preserve">, 481–96.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52.</w:t>
      </w:r>
      <w:r w:rsidRPr="006B0338">
        <w:rPr>
          <w:rFonts w:ascii="Palatino Linotype" w:hAnsi="Palatino Linotype"/>
          <w:noProof/>
          <w:sz w:val="22"/>
        </w:rPr>
        <w:tab/>
        <w:t xml:space="preserve">Christiansen, F. B., Otto, S. P., Bergman, A. &amp; Feldman, M. W. 1998 Waiting with and without recombination: the time to production of a double mutant. </w:t>
      </w:r>
      <w:r w:rsidRPr="006B0338">
        <w:rPr>
          <w:rFonts w:ascii="Palatino Linotype" w:hAnsi="Palatino Linotype"/>
          <w:i/>
          <w:iCs/>
          <w:noProof/>
          <w:sz w:val="22"/>
        </w:rPr>
        <w:t>Theor. Popul. Biol.</w:t>
      </w:r>
      <w:r w:rsidRPr="006B0338">
        <w:rPr>
          <w:rFonts w:ascii="Palatino Linotype" w:hAnsi="Palatino Linotype"/>
          <w:noProof/>
          <w:sz w:val="22"/>
        </w:rPr>
        <w:t xml:space="preserve"> </w:t>
      </w:r>
      <w:r w:rsidRPr="006B0338">
        <w:rPr>
          <w:rFonts w:ascii="Palatino Linotype" w:hAnsi="Palatino Linotype"/>
          <w:b/>
          <w:bCs/>
          <w:noProof/>
          <w:sz w:val="22"/>
        </w:rPr>
        <w:t>53</w:t>
      </w:r>
      <w:r w:rsidRPr="006B0338">
        <w:rPr>
          <w:rFonts w:ascii="Palatino Linotype" w:hAnsi="Palatino Linotype"/>
          <w:noProof/>
          <w:sz w:val="22"/>
        </w:rPr>
        <w:t>, 199–215. (doi:10.1006/tpbi.1997.1358)</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53.</w:t>
      </w:r>
      <w:r w:rsidRPr="006B0338">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6B0338">
        <w:rPr>
          <w:rFonts w:ascii="Palatino Linotype" w:hAnsi="Palatino Linotype"/>
          <w:i/>
          <w:iCs/>
          <w:noProof/>
          <w:sz w:val="22"/>
        </w:rPr>
        <w:t>Proc. R. Soc. B Biol. Sci.</w:t>
      </w:r>
      <w:r w:rsidRPr="006B0338">
        <w:rPr>
          <w:rFonts w:ascii="Palatino Linotype" w:hAnsi="Palatino Linotype"/>
          <w:noProof/>
          <w:sz w:val="22"/>
        </w:rPr>
        <w:t xml:space="preserve"> </w:t>
      </w:r>
      <w:r w:rsidRPr="006B0338">
        <w:rPr>
          <w:rFonts w:ascii="Palatino Linotype" w:hAnsi="Palatino Linotype"/>
          <w:b/>
          <w:bCs/>
          <w:noProof/>
          <w:sz w:val="22"/>
        </w:rPr>
        <w:t>280</w:t>
      </w:r>
      <w:r w:rsidRPr="006B0338">
        <w:rPr>
          <w:rFonts w:ascii="Palatino Linotype" w:hAnsi="Palatino Linotype"/>
          <w:noProof/>
          <w:sz w:val="22"/>
        </w:rPr>
        <w:t>, 20130007. (doi:10.1098/rspb.2013.0007)</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54.</w:t>
      </w:r>
      <w:r w:rsidRPr="006B0338">
        <w:rPr>
          <w:rFonts w:ascii="Palatino Linotype" w:hAnsi="Palatino Linotype"/>
          <w:noProof/>
          <w:sz w:val="22"/>
        </w:rPr>
        <w:tab/>
        <w:t xml:space="preserve">Dawson, K. J. 1998 Evolutionarily stable mutation rates. </w:t>
      </w:r>
      <w:r w:rsidRPr="006B0338">
        <w:rPr>
          <w:rFonts w:ascii="Palatino Linotype" w:hAnsi="Palatino Linotype"/>
          <w:i/>
          <w:iCs/>
          <w:noProof/>
          <w:sz w:val="22"/>
        </w:rPr>
        <w:t>J. Theor. Biol.</w:t>
      </w:r>
      <w:r w:rsidRPr="006B0338">
        <w:rPr>
          <w:rFonts w:ascii="Palatino Linotype" w:hAnsi="Palatino Linotype"/>
          <w:noProof/>
          <w:sz w:val="22"/>
        </w:rPr>
        <w:t xml:space="preserve"> </w:t>
      </w:r>
      <w:r w:rsidRPr="006B0338">
        <w:rPr>
          <w:rFonts w:ascii="Palatino Linotype" w:hAnsi="Palatino Linotype"/>
          <w:b/>
          <w:bCs/>
          <w:noProof/>
          <w:sz w:val="22"/>
        </w:rPr>
        <w:t>194</w:t>
      </w:r>
      <w:r w:rsidRPr="006B0338">
        <w:rPr>
          <w:rFonts w:ascii="Palatino Linotype" w:hAnsi="Palatino Linotype"/>
          <w:noProof/>
          <w:sz w:val="22"/>
        </w:rPr>
        <w:t>, 143–57. (doi:10.1006/jtbi.1998.0752)</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55.</w:t>
      </w:r>
      <w:r w:rsidRPr="006B0338">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6B0338">
        <w:rPr>
          <w:rFonts w:ascii="Palatino Linotype" w:hAnsi="Palatino Linotype"/>
          <w:i/>
          <w:iCs/>
          <w:noProof/>
          <w:sz w:val="22"/>
        </w:rPr>
        <w:t>Science (80-. ).</w:t>
      </w:r>
      <w:r w:rsidRPr="006B0338">
        <w:rPr>
          <w:rFonts w:ascii="Palatino Linotype" w:hAnsi="Palatino Linotype"/>
          <w:noProof/>
          <w:sz w:val="22"/>
        </w:rPr>
        <w:t xml:space="preserve"> </w:t>
      </w:r>
      <w:r w:rsidRPr="006B0338">
        <w:rPr>
          <w:rFonts w:ascii="Palatino Linotype" w:hAnsi="Palatino Linotype"/>
          <w:b/>
          <w:bCs/>
          <w:noProof/>
          <w:sz w:val="22"/>
        </w:rPr>
        <w:t>291</w:t>
      </w:r>
      <w:r w:rsidRPr="006B0338">
        <w:rPr>
          <w:rFonts w:ascii="Palatino Linotype" w:hAnsi="Palatino Linotype"/>
          <w:noProof/>
          <w:sz w:val="22"/>
        </w:rPr>
        <w:t>, 2606–8. (doi:10.1126/science.1056421)</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56.</w:t>
      </w:r>
      <w:r w:rsidRPr="006B0338">
        <w:rPr>
          <w:rFonts w:ascii="Palatino Linotype" w:hAnsi="Palatino Linotype"/>
          <w:noProof/>
          <w:sz w:val="22"/>
        </w:rPr>
        <w:tab/>
        <w:t xml:space="preserve">Loh, E., Salk, J. J. &amp; Loeb, L. A. 2010 Optimization of DNA polymerase mutation rates during bacterial evolution. </w:t>
      </w:r>
      <w:r w:rsidRPr="006B0338">
        <w:rPr>
          <w:rFonts w:ascii="Palatino Linotype" w:hAnsi="Palatino Linotype"/>
          <w:i/>
          <w:iCs/>
          <w:noProof/>
          <w:sz w:val="22"/>
        </w:rPr>
        <w:t>Proc. Natl. Acad. Sci.</w:t>
      </w:r>
      <w:r w:rsidRPr="006B0338">
        <w:rPr>
          <w:rFonts w:ascii="Palatino Linotype" w:hAnsi="Palatino Linotype"/>
          <w:noProof/>
          <w:sz w:val="22"/>
        </w:rPr>
        <w:t xml:space="preserve"> </w:t>
      </w:r>
      <w:r w:rsidRPr="006B0338">
        <w:rPr>
          <w:rFonts w:ascii="Palatino Linotype" w:hAnsi="Palatino Linotype"/>
          <w:b/>
          <w:bCs/>
          <w:noProof/>
          <w:sz w:val="22"/>
        </w:rPr>
        <w:t>107</w:t>
      </w:r>
      <w:r w:rsidRPr="006B0338">
        <w:rPr>
          <w:rFonts w:ascii="Palatino Linotype" w:hAnsi="Palatino Linotype"/>
          <w:noProof/>
          <w:sz w:val="22"/>
        </w:rPr>
        <w:t>, 1154–9. (doi:10.1073/pnas.0912451107)</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lastRenderedPageBreak/>
        <w:t>57.</w:t>
      </w:r>
      <w:r w:rsidRPr="006B0338">
        <w:rPr>
          <w:rFonts w:ascii="Palatino Linotype" w:hAnsi="Palatino Linotype"/>
          <w:noProof/>
          <w:sz w:val="22"/>
        </w:rPr>
        <w:tab/>
        <w:t xml:space="preserve">Gentile, C. F., Yu, S.-C., Serrano, S. A., Gerrish, P. J. &amp; Sniegowski, P. D. 2011 Competition between high- and higher-mutating strains of </w:t>
      </w:r>
      <w:r w:rsidRPr="006B0338">
        <w:rPr>
          <w:rFonts w:ascii="Palatino Linotype" w:hAnsi="Palatino Linotype"/>
          <w:i/>
          <w:iCs/>
          <w:noProof/>
          <w:sz w:val="22"/>
        </w:rPr>
        <w:t>Escherichia coli</w:t>
      </w:r>
      <w:r w:rsidRPr="006B0338">
        <w:rPr>
          <w:rFonts w:ascii="Palatino Linotype" w:hAnsi="Palatino Linotype"/>
          <w:noProof/>
          <w:sz w:val="22"/>
        </w:rPr>
        <w:t xml:space="preserve">. </w:t>
      </w:r>
      <w:r w:rsidRPr="006B0338">
        <w:rPr>
          <w:rFonts w:ascii="Palatino Linotype" w:hAnsi="Palatino Linotype"/>
          <w:i/>
          <w:iCs/>
          <w:noProof/>
          <w:sz w:val="22"/>
        </w:rPr>
        <w:t>Biol. Lett.</w:t>
      </w:r>
      <w:r w:rsidRPr="006B0338">
        <w:rPr>
          <w:rFonts w:ascii="Palatino Linotype" w:hAnsi="Palatino Linotype"/>
          <w:noProof/>
          <w:sz w:val="22"/>
        </w:rPr>
        <w:t xml:space="preserve"> </w:t>
      </w:r>
      <w:r w:rsidRPr="006B0338">
        <w:rPr>
          <w:rFonts w:ascii="Palatino Linotype" w:hAnsi="Palatino Linotype"/>
          <w:b/>
          <w:bCs/>
          <w:noProof/>
          <w:sz w:val="22"/>
        </w:rPr>
        <w:t>7</w:t>
      </w:r>
      <w:r w:rsidRPr="006B0338">
        <w:rPr>
          <w:rFonts w:ascii="Palatino Linotype" w:hAnsi="Palatino Linotype"/>
          <w:noProof/>
          <w:sz w:val="22"/>
        </w:rPr>
        <w:t>, 422–4. (doi:10.1098/rsbl.2010.1036)</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58.</w:t>
      </w:r>
      <w:r w:rsidRPr="006B0338">
        <w:rPr>
          <w:rFonts w:ascii="Palatino Linotype" w:hAnsi="Palatino Linotype"/>
          <w:noProof/>
          <w:sz w:val="22"/>
        </w:rPr>
        <w:tab/>
        <w:t xml:space="preserve">Shee, C., Gibson, J. L., Darrow, M. C., Gonzalez, C. &amp; Rosenberg, S. M. 2011 Impact of a stress-inducible switch to mutagenic repair of DNA breaks on mutation in </w:t>
      </w:r>
      <w:r w:rsidRPr="006B0338">
        <w:rPr>
          <w:rFonts w:ascii="Palatino Linotype" w:hAnsi="Palatino Linotype"/>
          <w:i/>
          <w:iCs/>
          <w:noProof/>
          <w:sz w:val="22"/>
        </w:rPr>
        <w:t>Escherichia coli</w:t>
      </w:r>
      <w:r w:rsidRPr="006B0338">
        <w:rPr>
          <w:rFonts w:ascii="Palatino Linotype" w:hAnsi="Palatino Linotype"/>
          <w:noProof/>
          <w:sz w:val="22"/>
        </w:rPr>
        <w:t xml:space="preserve">. </w:t>
      </w:r>
      <w:r w:rsidRPr="006B0338">
        <w:rPr>
          <w:rFonts w:ascii="Palatino Linotype" w:hAnsi="Palatino Linotype"/>
          <w:i/>
          <w:iCs/>
          <w:noProof/>
          <w:sz w:val="22"/>
        </w:rPr>
        <w:t>Proc. Natl. Acad. Sci.</w:t>
      </w:r>
      <w:r w:rsidRPr="006B0338">
        <w:rPr>
          <w:rFonts w:ascii="Palatino Linotype" w:hAnsi="Palatino Linotype"/>
          <w:noProof/>
          <w:sz w:val="22"/>
        </w:rPr>
        <w:t xml:space="preserve"> </w:t>
      </w:r>
      <w:r w:rsidRPr="006B0338">
        <w:rPr>
          <w:rFonts w:ascii="Palatino Linotype" w:hAnsi="Palatino Linotype"/>
          <w:b/>
          <w:bCs/>
          <w:noProof/>
          <w:sz w:val="22"/>
        </w:rPr>
        <w:t>108</w:t>
      </w:r>
      <w:r w:rsidRPr="006B0338">
        <w:rPr>
          <w:rFonts w:ascii="Palatino Linotype" w:hAnsi="Palatino Linotype"/>
          <w:noProof/>
          <w:sz w:val="22"/>
        </w:rPr>
        <w:t>, 13659–13664. (doi:10.1073/pnas.1104681108)</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59.</w:t>
      </w:r>
      <w:r w:rsidRPr="006B0338">
        <w:rPr>
          <w:rFonts w:ascii="Palatino Linotype" w:hAnsi="Palatino Linotype"/>
          <w:noProof/>
          <w:sz w:val="22"/>
        </w:rPr>
        <w:tab/>
        <w:t xml:space="preserve">Tenaillon, O., Le Nagard, H., Godelle, B. &amp; Taddei, F. 2000 Mutators and sex in bacteria: conflict between adaptive strategies. </w:t>
      </w:r>
      <w:r w:rsidRPr="006B0338">
        <w:rPr>
          <w:rFonts w:ascii="Palatino Linotype" w:hAnsi="Palatino Linotype"/>
          <w:i/>
          <w:iCs/>
          <w:noProof/>
          <w:sz w:val="22"/>
        </w:rPr>
        <w:t>Proc. Natl. Acad. Sci.</w:t>
      </w:r>
      <w:r w:rsidRPr="006B0338">
        <w:rPr>
          <w:rFonts w:ascii="Palatino Linotype" w:hAnsi="Palatino Linotype"/>
          <w:noProof/>
          <w:sz w:val="22"/>
        </w:rPr>
        <w:t xml:space="preserve"> </w:t>
      </w:r>
      <w:r w:rsidRPr="006B0338">
        <w:rPr>
          <w:rFonts w:ascii="Palatino Linotype" w:hAnsi="Palatino Linotype"/>
          <w:b/>
          <w:bCs/>
          <w:noProof/>
          <w:sz w:val="22"/>
        </w:rPr>
        <w:t>97</w:t>
      </w:r>
      <w:r w:rsidRPr="006B0338">
        <w:rPr>
          <w:rFonts w:ascii="Palatino Linotype" w:hAnsi="Palatino Linotype"/>
          <w:noProof/>
          <w:sz w:val="22"/>
        </w:rPr>
        <w:t>, 10465–70. (doi:10.1073/pnas.180063397)</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60.</w:t>
      </w:r>
      <w:r w:rsidRPr="006B0338">
        <w:rPr>
          <w:rFonts w:ascii="Palatino Linotype" w:hAnsi="Palatino Linotype"/>
          <w:noProof/>
          <w:sz w:val="22"/>
        </w:rPr>
        <w:tab/>
        <w:t xml:space="preserve">Crow, J. F., Engels, W. R. &amp; Denniston, C. 1990 Phase Three of Wright’s Shifting-Balance Theory.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44</w:t>
      </w:r>
      <w:r w:rsidRPr="006B0338">
        <w:rPr>
          <w:rFonts w:ascii="Palatino Linotype" w:hAnsi="Palatino Linotype"/>
          <w:noProof/>
          <w:sz w:val="22"/>
        </w:rPr>
        <w:t>, 233. (doi:10.2307/2409403)</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61.</w:t>
      </w:r>
      <w:r w:rsidRPr="006B0338">
        <w:rPr>
          <w:rFonts w:ascii="Palatino Linotype" w:hAnsi="Palatino Linotype"/>
          <w:noProof/>
          <w:sz w:val="22"/>
        </w:rPr>
        <w:tab/>
        <w:t xml:space="preserve">Wade, M. J. &amp; Goodnight, C. J. 1991 Wright’s shifting balance theory: an experimental study. </w:t>
      </w:r>
      <w:r w:rsidRPr="006B0338">
        <w:rPr>
          <w:rFonts w:ascii="Palatino Linotype" w:hAnsi="Palatino Linotype"/>
          <w:i/>
          <w:iCs/>
          <w:noProof/>
          <w:sz w:val="22"/>
        </w:rPr>
        <w:t>Science (80-. ).</w:t>
      </w:r>
      <w:r w:rsidRPr="006B0338">
        <w:rPr>
          <w:rFonts w:ascii="Palatino Linotype" w:hAnsi="Palatino Linotype"/>
          <w:noProof/>
          <w:sz w:val="22"/>
        </w:rPr>
        <w:t xml:space="preserve"> </w:t>
      </w:r>
      <w:r w:rsidRPr="006B0338">
        <w:rPr>
          <w:rFonts w:ascii="Palatino Linotype" w:hAnsi="Palatino Linotype"/>
          <w:b/>
          <w:bCs/>
          <w:noProof/>
          <w:sz w:val="22"/>
        </w:rPr>
        <w:t>253</w:t>
      </w:r>
      <w:r w:rsidRPr="006B0338">
        <w:rPr>
          <w:rFonts w:ascii="Palatino Linotype" w:hAnsi="Palatino Linotype"/>
          <w:noProof/>
          <w:sz w:val="22"/>
        </w:rPr>
        <w:t>, 1015–8. (doi:10.1126/science.1887214)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62.</w:t>
      </w:r>
      <w:r w:rsidRPr="006B0338">
        <w:rPr>
          <w:rFonts w:ascii="Palatino Linotype" w:hAnsi="Palatino Linotype"/>
          <w:noProof/>
          <w:sz w:val="22"/>
        </w:rPr>
        <w:tab/>
        <w:t xml:space="preserve">Peck, S. L., Ellner, S. P. &amp; Gould, F. 2000 Varying migration and deme size and the feasibility of the shifting balance.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54</w:t>
      </w:r>
      <w:r w:rsidRPr="006B0338">
        <w:rPr>
          <w:rFonts w:ascii="Palatino Linotype" w:hAnsi="Palatino Linotype"/>
          <w:noProof/>
          <w:sz w:val="22"/>
        </w:rPr>
        <w:t>, 324–7. (doi:10.1111/j.0014-3820.2000.tb00035.x)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63.</w:t>
      </w:r>
      <w:r w:rsidRPr="006B0338">
        <w:rPr>
          <w:rFonts w:ascii="Palatino Linotype" w:hAnsi="Palatino Linotype"/>
          <w:noProof/>
          <w:sz w:val="22"/>
        </w:rPr>
        <w:tab/>
        <w:t xml:space="preserve">Moore, F. B.-G. &amp; Tonsor, S. J. 1994 A Simulation of Wright’s Shifting-Balance Process: Migration and the Three Phases.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48</w:t>
      </w:r>
      <w:r w:rsidRPr="006B0338">
        <w:rPr>
          <w:rFonts w:ascii="Palatino Linotype" w:hAnsi="Palatino Linotype"/>
          <w:noProof/>
          <w:sz w:val="22"/>
        </w:rPr>
        <w:t>, 69. (doi:10.2307/2410004)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64.</w:t>
      </w:r>
      <w:r w:rsidRPr="006B0338">
        <w:rPr>
          <w:rFonts w:ascii="Palatino Linotype" w:hAnsi="Palatino Linotype"/>
          <w:noProof/>
          <w:sz w:val="22"/>
        </w:rPr>
        <w:tab/>
        <w:t xml:space="preserve">Gavrilets, S. 1996 On phase three of the shifting-balance theory.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50</w:t>
      </w:r>
      <w:r w:rsidRPr="006B0338">
        <w:rPr>
          <w:rFonts w:ascii="Palatino Linotype" w:hAnsi="Palatino Linotype"/>
          <w:noProof/>
          <w:sz w:val="22"/>
        </w:rPr>
        <w:t>, 1034–1041. (doi:10.2307/2410644)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65.</w:t>
      </w:r>
      <w:r w:rsidRPr="006B0338">
        <w:rPr>
          <w:rFonts w:ascii="Palatino Linotype" w:hAnsi="Palatino Linotype"/>
          <w:noProof/>
          <w:sz w:val="22"/>
        </w:rPr>
        <w:tab/>
        <w:t xml:space="preserve">Coyne, J. A., Barton, N. H. &amp; Turelli, M. 2000 Is Wright’s shifting balance process important in evolution?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54</w:t>
      </w:r>
      <w:r w:rsidRPr="006B0338">
        <w:rPr>
          <w:rFonts w:ascii="Palatino Linotype" w:hAnsi="Palatino Linotype"/>
          <w:noProof/>
          <w:sz w:val="22"/>
        </w:rPr>
        <w:t>, 306–317. (doi:10.1111/j.0014-3820.2000.tb00033.x)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66.</w:t>
      </w:r>
      <w:r w:rsidRPr="006B0338">
        <w:rPr>
          <w:rFonts w:ascii="Palatino Linotype" w:hAnsi="Palatino Linotype"/>
          <w:noProof/>
          <w:sz w:val="22"/>
        </w:rPr>
        <w:tab/>
        <w:t xml:space="preserve">Whitlock, M. C. &amp; Phillips, P. C. 2000 The exquisite corpse: a shifting view of the shifting balance. </w:t>
      </w:r>
      <w:r w:rsidRPr="006B0338">
        <w:rPr>
          <w:rFonts w:ascii="Palatino Linotype" w:hAnsi="Palatino Linotype"/>
          <w:i/>
          <w:iCs/>
          <w:noProof/>
          <w:sz w:val="22"/>
        </w:rPr>
        <w:t>Trends Ecol. Evol.</w:t>
      </w:r>
      <w:r w:rsidRPr="006B0338">
        <w:rPr>
          <w:rFonts w:ascii="Palatino Linotype" w:hAnsi="Palatino Linotype"/>
          <w:noProof/>
          <w:sz w:val="22"/>
        </w:rPr>
        <w:t xml:space="preserve"> </w:t>
      </w:r>
      <w:r w:rsidRPr="006B0338">
        <w:rPr>
          <w:rFonts w:ascii="Palatino Linotype" w:hAnsi="Palatino Linotype"/>
          <w:b/>
          <w:bCs/>
          <w:noProof/>
          <w:sz w:val="22"/>
        </w:rPr>
        <w:t>15</w:t>
      </w:r>
      <w:r w:rsidRPr="006B0338">
        <w:rPr>
          <w:rFonts w:ascii="Palatino Linotype" w:hAnsi="Palatino Linotype"/>
          <w:noProof/>
          <w:sz w:val="22"/>
        </w:rPr>
        <w:t>, 347–348. (doi:10.1016/S0169-5347(00)01930-3)</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67.</w:t>
      </w:r>
      <w:r w:rsidRPr="006B0338">
        <w:rPr>
          <w:rFonts w:ascii="Palatino Linotype" w:hAnsi="Palatino Linotype"/>
          <w:noProof/>
          <w:sz w:val="22"/>
        </w:rPr>
        <w:tab/>
        <w:t xml:space="preserve">Whitlock, M. C. 1995 Variance-induced peak shifts.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49</w:t>
      </w:r>
      <w:r w:rsidRPr="006B0338">
        <w:rPr>
          <w:rFonts w:ascii="Palatino Linotype" w:hAnsi="Palatino Linotype"/>
          <w:noProof/>
          <w:sz w:val="22"/>
        </w:rPr>
        <w:t>, 252. (doi:10.2307/2410335)</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68.</w:t>
      </w:r>
      <w:r w:rsidRPr="006B0338">
        <w:rPr>
          <w:rFonts w:ascii="Palatino Linotype" w:hAnsi="Palatino Linotype"/>
          <w:noProof/>
          <w:sz w:val="22"/>
        </w:rPr>
        <w:tab/>
        <w:t xml:space="preserve">Whitlock, M. C. 1997 Founder effects and peak shifts without genetic drift: adaptive peak shifts occur easily when environments fluctuate slightly. </w:t>
      </w:r>
      <w:r w:rsidRPr="006B0338">
        <w:rPr>
          <w:rFonts w:ascii="Palatino Linotype" w:hAnsi="Palatino Linotype"/>
          <w:i/>
          <w:iCs/>
          <w:noProof/>
          <w:sz w:val="22"/>
        </w:rPr>
        <w:t>Evolution</w:t>
      </w:r>
      <w:r w:rsidRPr="006B0338">
        <w:rPr>
          <w:rFonts w:ascii="Palatino Linotype" w:hAnsi="Palatino Linotype"/>
          <w:noProof/>
          <w:sz w:val="22"/>
        </w:rPr>
        <w:t xml:space="preserve"> </w:t>
      </w:r>
      <w:r w:rsidRPr="006B0338">
        <w:rPr>
          <w:rFonts w:ascii="Palatino Linotype" w:hAnsi="Palatino Linotype"/>
          <w:b/>
          <w:bCs/>
          <w:noProof/>
          <w:sz w:val="22"/>
        </w:rPr>
        <w:t>51</w:t>
      </w:r>
      <w:r w:rsidRPr="006B0338">
        <w:rPr>
          <w:rFonts w:ascii="Palatino Linotype" w:hAnsi="Palatino Linotype"/>
          <w:noProof/>
          <w:sz w:val="22"/>
        </w:rPr>
        <w:t>, 1044. (doi:10.2307/2411033)</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69.</w:t>
      </w:r>
      <w:r w:rsidRPr="006B0338">
        <w:rPr>
          <w:rFonts w:ascii="Palatino Linotype" w:hAnsi="Palatino Linotype"/>
          <w:noProof/>
          <w:sz w:val="22"/>
        </w:rPr>
        <w:tab/>
        <w:t xml:space="preserve">Hadany, L. 2003 Adaptive peak shifts in a heterogenous environment. </w:t>
      </w:r>
      <w:r w:rsidRPr="006B0338">
        <w:rPr>
          <w:rFonts w:ascii="Palatino Linotype" w:hAnsi="Palatino Linotype"/>
          <w:i/>
          <w:iCs/>
          <w:noProof/>
          <w:sz w:val="22"/>
        </w:rPr>
        <w:t>Theor. Popul. Biol.</w:t>
      </w:r>
      <w:r w:rsidRPr="006B0338">
        <w:rPr>
          <w:rFonts w:ascii="Palatino Linotype" w:hAnsi="Palatino Linotype"/>
          <w:noProof/>
          <w:sz w:val="22"/>
        </w:rPr>
        <w:t xml:space="preserve"> </w:t>
      </w:r>
      <w:r w:rsidRPr="006B0338">
        <w:rPr>
          <w:rFonts w:ascii="Palatino Linotype" w:hAnsi="Palatino Linotype"/>
          <w:b/>
          <w:bCs/>
          <w:noProof/>
          <w:sz w:val="22"/>
        </w:rPr>
        <w:t>63</w:t>
      </w:r>
      <w:r w:rsidRPr="006B0338">
        <w:rPr>
          <w:rFonts w:ascii="Palatino Linotype" w:hAnsi="Palatino Linotype"/>
          <w:noProof/>
          <w:sz w:val="22"/>
        </w:rPr>
        <w:t>, 41–51. (doi:10.1016/S0040-5809(02)00011-4)</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lastRenderedPageBreak/>
        <w:t>70.</w:t>
      </w:r>
      <w:r w:rsidRPr="006B0338">
        <w:rPr>
          <w:rFonts w:ascii="Palatino Linotype" w:hAnsi="Palatino Linotype"/>
          <w:noProof/>
          <w:sz w:val="22"/>
        </w:rPr>
        <w:tab/>
        <w:t xml:space="preserve">Hadany, L. &amp; Beker, T. 2003 Fitness-associated recombination on rugged adaptive landscapes. </w:t>
      </w:r>
      <w:r w:rsidRPr="006B0338">
        <w:rPr>
          <w:rFonts w:ascii="Palatino Linotype" w:hAnsi="Palatino Linotype"/>
          <w:i/>
          <w:iCs/>
          <w:noProof/>
          <w:sz w:val="22"/>
        </w:rPr>
        <w:t>J. Evol. Biol.</w:t>
      </w:r>
      <w:r w:rsidRPr="006B0338">
        <w:rPr>
          <w:rFonts w:ascii="Palatino Linotype" w:hAnsi="Palatino Linotype"/>
          <w:noProof/>
          <w:sz w:val="22"/>
        </w:rPr>
        <w:t xml:space="preserve"> </w:t>
      </w:r>
      <w:r w:rsidRPr="006B0338">
        <w:rPr>
          <w:rFonts w:ascii="Palatino Linotype" w:hAnsi="Palatino Linotype"/>
          <w:b/>
          <w:bCs/>
          <w:noProof/>
          <w:sz w:val="22"/>
        </w:rPr>
        <w:t>16</w:t>
      </w:r>
      <w:r w:rsidRPr="006B0338">
        <w:rPr>
          <w:rFonts w:ascii="Palatino Linotype" w:hAnsi="Palatino Linotype"/>
          <w:noProof/>
          <w:sz w:val="22"/>
        </w:rPr>
        <w:t>, 862–870. (doi:10.1046/j.1420-9101.2003.00586.x)</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71.</w:t>
      </w:r>
      <w:r w:rsidRPr="006B0338">
        <w:rPr>
          <w:rFonts w:ascii="Palatino Linotype" w:hAnsi="Palatino Linotype"/>
          <w:noProof/>
          <w:sz w:val="22"/>
        </w:rPr>
        <w:tab/>
        <w:t xml:space="preserve">Weissman, D. B., Desai, M. M., Fisher, D. S. &amp; Feldman, M. W. 2009 The rate at which asexual populations cross fitness valleys. </w:t>
      </w:r>
      <w:r w:rsidRPr="006B0338">
        <w:rPr>
          <w:rFonts w:ascii="Palatino Linotype" w:hAnsi="Palatino Linotype"/>
          <w:i/>
          <w:iCs/>
          <w:noProof/>
          <w:sz w:val="22"/>
        </w:rPr>
        <w:t>Theor. Popul. Biol.</w:t>
      </w:r>
      <w:r w:rsidRPr="006B0338">
        <w:rPr>
          <w:rFonts w:ascii="Palatino Linotype" w:hAnsi="Palatino Linotype"/>
          <w:noProof/>
          <w:sz w:val="22"/>
        </w:rPr>
        <w:t xml:space="preserve"> </w:t>
      </w:r>
      <w:r w:rsidRPr="006B0338">
        <w:rPr>
          <w:rFonts w:ascii="Palatino Linotype" w:hAnsi="Palatino Linotype"/>
          <w:b/>
          <w:bCs/>
          <w:noProof/>
          <w:sz w:val="22"/>
        </w:rPr>
        <w:t>75</w:t>
      </w:r>
      <w:r w:rsidRPr="006B0338">
        <w:rPr>
          <w:rFonts w:ascii="Palatino Linotype" w:hAnsi="Palatino Linotype"/>
          <w:noProof/>
          <w:sz w:val="22"/>
        </w:rPr>
        <w:t>, 286–300. (doi:10.1016/j.tpb.2009.02.006)</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72.</w:t>
      </w:r>
      <w:r w:rsidRPr="006B0338">
        <w:rPr>
          <w:rFonts w:ascii="Palatino Linotype" w:hAnsi="Palatino Linotype"/>
          <w:noProof/>
          <w:sz w:val="22"/>
        </w:rPr>
        <w:tab/>
        <w:t xml:space="preserve">Weissman, D. B., Feldman, M. W. &amp; Fisher, D. S. 2010 The rate of fitness-valley crossing in sexual populations. </w:t>
      </w:r>
      <w:r w:rsidRPr="006B0338">
        <w:rPr>
          <w:rFonts w:ascii="Palatino Linotype" w:hAnsi="Palatino Linotype"/>
          <w:i/>
          <w:iCs/>
          <w:noProof/>
          <w:sz w:val="22"/>
        </w:rPr>
        <w:t>Genetics</w:t>
      </w:r>
      <w:r w:rsidRPr="006B0338">
        <w:rPr>
          <w:rFonts w:ascii="Palatino Linotype" w:hAnsi="Palatino Linotype"/>
          <w:noProof/>
          <w:sz w:val="22"/>
        </w:rPr>
        <w:t xml:space="preserve"> </w:t>
      </w:r>
      <w:r w:rsidRPr="006B0338">
        <w:rPr>
          <w:rFonts w:ascii="Palatino Linotype" w:hAnsi="Palatino Linotype"/>
          <w:b/>
          <w:bCs/>
          <w:noProof/>
          <w:sz w:val="22"/>
        </w:rPr>
        <w:t>186</w:t>
      </w:r>
      <w:r w:rsidRPr="006B0338">
        <w:rPr>
          <w:rFonts w:ascii="Palatino Linotype" w:hAnsi="Palatino Linotype"/>
          <w:noProof/>
          <w:sz w:val="22"/>
        </w:rPr>
        <w:t>, 1389–410. (doi:10.1534/genetics.110.123240)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73.</w:t>
      </w:r>
      <w:r w:rsidRPr="006B0338">
        <w:rPr>
          <w:rFonts w:ascii="Palatino Linotype" w:hAnsi="Palatino Linotype"/>
          <w:noProof/>
          <w:sz w:val="22"/>
        </w:rPr>
        <w:tab/>
        <w:t xml:space="preserve">Schrag, S. J., Perrot, V. &amp; Levin, B. R. 1997 Adaptation to the fitness costs of antibiotic resistance in </w:t>
      </w:r>
      <w:r w:rsidRPr="006B0338">
        <w:rPr>
          <w:rFonts w:ascii="Palatino Linotype" w:hAnsi="Palatino Linotype"/>
          <w:i/>
          <w:iCs/>
          <w:noProof/>
          <w:sz w:val="22"/>
        </w:rPr>
        <w:t>Escherichia coli</w:t>
      </w:r>
      <w:r w:rsidRPr="006B0338">
        <w:rPr>
          <w:rFonts w:ascii="Palatino Linotype" w:hAnsi="Palatino Linotype"/>
          <w:noProof/>
          <w:sz w:val="22"/>
        </w:rPr>
        <w:t xml:space="preserve">. </w:t>
      </w:r>
      <w:r w:rsidRPr="006B0338">
        <w:rPr>
          <w:rFonts w:ascii="Palatino Linotype" w:hAnsi="Palatino Linotype"/>
          <w:i/>
          <w:iCs/>
          <w:noProof/>
          <w:sz w:val="22"/>
        </w:rPr>
        <w:t>Proc. R. Soc. B Biol. Sci.</w:t>
      </w:r>
      <w:r w:rsidRPr="006B0338">
        <w:rPr>
          <w:rFonts w:ascii="Palatino Linotype" w:hAnsi="Palatino Linotype"/>
          <w:noProof/>
          <w:sz w:val="22"/>
        </w:rPr>
        <w:t xml:space="preserve"> </w:t>
      </w:r>
      <w:r w:rsidRPr="006B0338">
        <w:rPr>
          <w:rFonts w:ascii="Palatino Linotype" w:hAnsi="Palatino Linotype"/>
          <w:b/>
          <w:bCs/>
          <w:noProof/>
          <w:sz w:val="22"/>
        </w:rPr>
        <w:t>264</w:t>
      </w:r>
      <w:r w:rsidRPr="006B0338">
        <w:rPr>
          <w:rFonts w:ascii="Palatino Linotype" w:hAnsi="Palatino Linotype"/>
          <w:noProof/>
          <w:sz w:val="22"/>
        </w:rPr>
        <w:t>, 1287–91. (doi:10.1098/rspb.1997.0178)</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74.</w:t>
      </w:r>
      <w:r w:rsidRPr="006B0338">
        <w:rPr>
          <w:rFonts w:ascii="Palatino Linotype" w:hAnsi="Palatino Linotype"/>
          <w:noProof/>
          <w:sz w:val="22"/>
        </w:rPr>
        <w:tab/>
        <w:t xml:space="preserve">Cairns, J., Overbaugh, J. &amp; Miller, S. 1988 The origin of mutants. </w:t>
      </w:r>
      <w:r w:rsidRPr="006B0338">
        <w:rPr>
          <w:rFonts w:ascii="Palatino Linotype" w:hAnsi="Palatino Linotype"/>
          <w:i/>
          <w:iCs/>
          <w:noProof/>
          <w:sz w:val="22"/>
        </w:rPr>
        <w:t>Nature</w:t>
      </w:r>
      <w:r w:rsidRPr="006B0338">
        <w:rPr>
          <w:rFonts w:ascii="Palatino Linotype" w:hAnsi="Palatino Linotype"/>
          <w:noProof/>
          <w:sz w:val="22"/>
        </w:rPr>
        <w:t xml:space="preserve"> </w:t>
      </w:r>
      <w:r w:rsidRPr="006B0338">
        <w:rPr>
          <w:rFonts w:ascii="Palatino Linotype" w:hAnsi="Palatino Linotype"/>
          <w:b/>
          <w:bCs/>
          <w:noProof/>
          <w:sz w:val="22"/>
        </w:rPr>
        <w:t>335</w:t>
      </w:r>
      <w:r w:rsidRPr="006B0338">
        <w:rPr>
          <w:rFonts w:ascii="Palatino Linotype" w:hAnsi="Palatino Linotype"/>
          <w:noProof/>
          <w:sz w:val="22"/>
        </w:rPr>
        <w:t>, 142–5. (doi:10.1038/335142a0)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75.</w:t>
      </w:r>
      <w:r w:rsidRPr="006B0338">
        <w:rPr>
          <w:rFonts w:ascii="Palatino Linotype" w:hAnsi="Palatino Linotype"/>
          <w:noProof/>
          <w:sz w:val="22"/>
        </w:rPr>
        <w:tab/>
        <w:t xml:space="preserve">Johnson, T. &amp; Barton, N. H. 2002 The effect of deleterious alleles on adaptation in asexual populations. </w:t>
      </w:r>
      <w:r w:rsidRPr="006B0338">
        <w:rPr>
          <w:rFonts w:ascii="Palatino Linotype" w:hAnsi="Palatino Linotype"/>
          <w:i/>
          <w:iCs/>
          <w:noProof/>
          <w:sz w:val="22"/>
        </w:rPr>
        <w:t>Genetics</w:t>
      </w:r>
      <w:r w:rsidRPr="006B0338">
        <w:rPr>
          <w:rFonts w:ascii="Palatino Linotype" w:hAnsi="Palatino Linotype"/>
          <w:noProof/>
          <w:sz w:val="22"/>
        </w:rPr>
        <w:t xml:space="preserve"> </w:t>
      </w:r>
      <w:r w:rsidRPr="006B0338">
        <w:rPr>
          <w:rFonts w:ascii="Palatino Linotype" w:hAnsi="Palatino Linotype"/>
          <w:b/>
          <w:bCs/>
          <w:noProof/>
          <w:sz w:val="22"/>
        </w:rPr>
        <w:t>162</w:t>
      </w:r>
      <w:r w:rsidRPr="006B0338">
        <w:rPr>
          <w:rFonts w:ascii="Palatino Linotype" w:hAnsi="Palatino Linotype"/>
          <w:noProof/>
          <w:sz w:val="22"/>
        </w:rPr>
        <w:t xml:space="preserve">, 395–411.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76.</w:t>
      </w:r>
      <w:r w:rsidRPr="006B0338">
        <w:rPr>
          <w:rFonts w:ascii="Palatino Linotype" w:hAnsi="Palatino Linotype"/>
          <w:noProof/>
          <w:sz w:val="22"/>
        </w:rPr>
        <w:tab/>
        <w:t xml:space="preserve">Kibota, T. T. &amp; Lynch, M. 1996 Estimate of the genomic mutation rate deleterious to overall fitness in </w:t>
      </w:r>
      <w:r w:rsidRPr="006B0338">
        <w:rPr>
          <w:rFonts w:ascii="Palatino Linotype" w:hAnsi="Palatino Linotype"/>
          <w:i/>
          <w:iCs/>
          <w:noProof/>
          <w:sz w:val="22"/>
        </w:rPr>
        <w:t>E. coli</w:t>
      </w:r>
      <w:r w:rsidRPr="006B0338">
        <w:rPr>
          <w:rFonts w:ascii="Palatino Linotype" w:hAnsi="Palatino Linotype"/>
          <w:noProof/>
          <w:sz w:val="22"/>
        </w:rPr>
        <w:t xml:space="preserve">. </w:t>
      </w:r>
      <w:r w:rsidRPr="006B0338">
        <w:rPr>
          <w:rFonts w:ascii="Palatino Linotype" w:hAnsi="Palatino Linotype"/>
          <w:i/>
          <w:iCs/>
          <w:noProof/>
          <w:sz w:val="22"/>
        </w:rPr>
        <w:t>Nature</w:t>
      </w:r>
      <w:r w:rsidRPr="006B0338">
        <w:rPr>
          <w:rFonts w:ascii="Palatino Linotype" w:hAnsi="Palatino Linotype"/>
          <w:noProof/>
          <w:sz w:val="22"/>
        </w:rPr>
        <w:t xml:space="preserve"> </w:t>
      </w:r>
      <w:r w:rsidRPr="006B0338">
        <w:rPr>
          <w:rFonts w:ascii="Palatino Linotype" w:hAnsi="Palatino Linotype"/>
          <w:b/>
          <w:bCs/>
          <w:noProof/>
          <w:sz w:val="22"/>
        </w:rPr>
        <w:t>381</w:t>
      </w:r>
      <w:r w:rsidRPr="006B0338">
        <w:rPr>
          <w:rFonts w:ascii="Palatino Linotype" w:hAnsi="Palatino Linotype"/>
          <w:noProof/>
          <w:sz w:val="22"/>
        </w:rPr>
        <w:t>, 694–6. (doi:10.1038/381694a0)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77.</w:t>
      </w:r>
      <w:r w:rsidRPr="006B0338">
        <w:rPr>
          <w:rFonts w:ascii="Palatino Linotype" w:hAnsi="Palatino Linotype"/>
          <w:noProof/>
          <w:sz w:val="22"/>
        </w:rPr>
        <w:tab/>
        <w:t xml:space="preserve">Gordo, I., Perfeito, L. &amp; Sousa, A. 2011 Fitness effects of mutations in bacteria. </w:t>
      </w:r>
      <w:r w:rsidRPr="006B0338">
        <w:rPr>
          <w:rFonts w:ascii="Palatino Linotype" w:hAnsi="Palatino Linotype"/>
          <w:i/>
          <w:iCs/>
          <w:noProof/>
          <w:sz w:val="22"/>
        </w:rPr>
        <w:t>J. Mol. Microbiol. Biotechnol.</w:t>
      </w:r>
      <w:r w:rsidRPr="006B0338">
        <w:rPr>
          <w:rFonts w:ascii="Palatino Linotype" w:hAnsi="Palatino Linotype"/>
          <w:noProof/>
          <w:sz w:val="22"/>
        </w:rPr>
        <w:t xml:space="preserve"> </w:t>
      </w:r>
      <w:r w:rsidRPr="006B0338">
        <w:rPr>
          <w:rFonts w:ascii="Palatino Linotype" w:hAnsi="Palatino Linotype"/>
          <w:b/>
          <w:bCs/>
          <w:noProof/>
          <w:sz w:val="22"/>
        </w:rPr>
        <w:t>21</w:t>
      </w:r>
      <w:r w:rsidRPr="006B0338">
        <w:rPr>
          <w:rFonts w:ascii="Palatino Linotype" w:hAnsi="Palatino Linotype"/>
          <w:noProof/>
          <w:sz w:val="22"/>
        </w:rPr>
        <w:t>, 20–35. (doi:10.1159/000332747)</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78.</w:t>
      </w:r>
      <w:r w:rsidRPr="006B0338">
        <w:rPr>
          <w:rFonts w:ascii="Palatino Linotype" w:hAnsi="Palatino Linotype"/>
          <w:noProof/>
          <w:sz w:val="22"/>
        </w:rPr>
        <w:tab/>
        <w:t xml:space="preserve">Drake, J. W., Charlesworth, B., Charlesworth, D. &amp; Crow, J. F. 1998 Rates of spontaneous mutation. </w:t>
      </w:r>
      <w:r w:rsidRPr="006B0338">
        <w:rPr>
          <w:rFonts w:ascii="Palatino Linotype" w:hAnsi="Palatino Linotype"/>
          <w:i/>
          <w:iCs/>
          <w:noProof/>
          <w:sz w:val="22"/>
        </w:rPr>
        <w:t>Genetics</w:t>
      </w:r>
      <w:r w:rsidRPr="006B0338">
        <w:rPr>
          <w:rFonts w:ascii="Palatino Linotype" w:hAnsi="Palatino Linotype"/>
          <w:noProof/>
          <w:sz w:val="22"/>
        </w:rPr>
        <w:t xml:space="preserve"> </w:t>
      </w:r>
      <w:r w:rsidRPr="006B0338">
        <w:rPr>
          <w:rFonts w:ascii="Palatino Linotype" w:hAnsi="Palatino Linotype"/>
          <w:b/>
          <w:bCs/>
          <w:noProof/>
          <w:sz w:val="22"/>
        </w:rPr>
        <w:t>148</w:t>
      </w:r>
      <w:r w:rsidRPr="006B0338">
        <w:rPr>
          <w:rFonts w:ascii="Palatino Linotype" w:hAnsi="Palatino Linotype"/>
          <w:noProof/>
          <w:sz w:val="22"/>
        </w:rPr>
        <w:t xml:space="preserve">, 1667–86. </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79.</w:t>
      </w:r>
      <w:r w:rsidRPr="006B0338">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6B0338">
        <w:rPr>
          <w:rFonts w:ascii="Palatino Linotype" w:hAnsi="Palatino Linotype"/>
          <w:i/>
          <w:iCs/>
          <w:noProof/>
          <w:sz w:val="22"/>
        </w:rPr>
        <w:t>Escherichia coli</w:t>
      </w:r>
      <w:r w:rsidRPr="006B0338">
        <w:rPr>
          <w:rFonts w:ascii="Palatino Linotype" w:hAnsi="Palatino Linotype"/>
          <w:noProof/>
          <w:sz w:val="22"/>
        </w:rPr>
        <w:t xml:space="preserve">. </w:t>
      </w:r>
      <w:r w:rsidRPr="006B0338">
        <w:rPr>
          <w:rFonts w:ascii="Palatino Linotype" w:hAnsi="Palatino Linotype"/>
          <w:i/>
          <w:iCs/>
          <w:noProof/>
          <w:sz w:val="22"/>
        </w:rPr>
        <w:t>G3</w:t>
      </w:r>
      <w:r w:rsidRPr="006B0338">
        <w:rPr>
          <w:rFonts w:ascii="Palatino Linotype" w:hAnsi="Palatino Linotype"/>
          <w:noProof/>
          <w:sz w:val="22"/>
        </w:rPr>
        <w:t xml:space="preserve"> </w:t>
      </w:r>
      <w:r w:rsidRPr="006B0338">
        <w:rPr>
          <w:rFonts w:ascii="Palatino Linotype" w:hAnsi="Palatino Linotype"/>
          <w:b/>
          <w:bCs/>
          <w:noProof/>
          <w:sz w:val="22"/>
        </w:rPr>
        <w:t>1</w:t>
      </w:r>
      <w:r w:rsidRPr="006B0338">
        <w:rPr>
          <w:rFonts w:ascii="Palatino Linotype" w:hAnsi="Palatino Linotype"/>
          <w:noProof/>
          <w:sz w:val="22"/>
        </w:rPr>
        <w:t>, 183–186. (doi:10.1534/g3.111.000406)</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80.</w:t>
      </w:r>
      <w:r w:rsidRPr="006B0338">
        <w:rPr>
          <w:rFonts w:ascii="Palatino Linotype" w:hAnsi="Palatino Linotype"/>
          <w:noProof/>
          <w:sz w:val="22"/>
        </w:rPr>
        <w:tab/>
        <w:t xml:space="preserve">Hall, L. M. C. &amp; Henderson-Begg, S. K. 2006 Hypermutable bacteria isolated from humans--a critical analysis. </w:t>
      </w:r>
      <w:r w:rsidRPr="006B0338">
        <w:rPr>
          <w:rFonts w:ascii="Palatino Linotype" w:hAnsi="Palatino Linotype"/>
          <w:i/>
          <w:iCs/>
          <w:noProof/>
          <w:sz w:val="22"/>
        </w:rPr>
        <w:t>Microbiology</w:t>
      </w:r>
      <w:r w:rsidRPr="006B0338">
        <w:rPr>
          <w:rFonts w:ascii="Palatino Linotype" w:hAnsi="Palatino Linotype"/>
          <w:noProof/>
          <w:sz w:val="22"/>
        </w:rPr>
        <w:t xml:space="preserve"> </w:t>
      </w:r>
      <w:r w:rsidRPr="006B0338">
        <w:rPr>
          <w:rFonts w:ascii="Palatino Linotype" w:hAnsi="Palatino Linotype"/>
          <w:b/>
          <w:bCs/>
          <w:noProof/>
          <w:sz w:val="22"/>
        </w:rPr>
        <w:t>152</w:t>
      </w:r>
      <w:r w:rsidRPr="006B0338">
        <w:rPr>
          <w:rFonts w:ascii="Palatino Linotype" w:hAnsi="Palatino Linotype"/>
          <w:noProof/>
          <w:sz w:val="22"/>
        </w:rPr>
        <w:t>, 2505–14. (doi:10.1099/mic.0.29079-0)</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81.</w:t>
      </w:r>
      <w:r w:rsidRPr="006B0338">
        <w:rPr>
          <w:rFonts w:ascii="Palatino Linotype" w:hAnsi="Palatino Linotype"/>
          <w:noProof/>
          <w:sz w:val="22"/>
        </w:rPr>
        <w:tab/>
        <w:t xml:space="preserve">Pupo, G. M. &amp; Richardson, B. J. 1995 Biochemical genetics of a natural population of </w:t>
      </w:r>
      <w:r w:rsidRPr="006B0338">
        <w:rPr>
          <w:rFonts w:ascii="Palatino Linotype" w:hAnsi="Palatino Linotype"/>
          <w:i/>
          <w:iCs/>
          <w:noProof/>
          <w:sz w:val="22"/>
        </w:rPr>
        <w:t>Escherichia coli</w:t>
      </w:r>
      <w:r w:rsidRPr="006B0338">
        <w:rPr>
          <w:rFonts w:ascii="Palatino Linotype" w:hAnsi="Palatino Linotype"/>
          <w:noProof/>
          <w:sz w:val="22"/>
        </w:rPr>
        <w:t xml:space="preserve">: seasonal changes in alleles and haplotypes. </w:t>
      </w:r>
      <w:r w:rsidRPr="006B0338">
        <w:rPr>
          <w:rFonts w:ascii="Palatino Linotype" w:hAnsi="Palatino Linotype"/>
          <w:i/>
          <w:iCs/>
          <w:noProof/>
          <w:sz w:val="22"/>
        </w:rPr>
        <w:t>Microbiology</w:t>
      </w:r>
      <w:r w:rsidRPr="006B0338">
        <w:rPr>
          <w:rFonts w:ascii="Palatino Linotype" w:hAnsi="Palatino Linotype"/>
          <w:noProof/>
          <w:sz w:val="22"/>
        </w:rPr>
        <w:t xml:space="preserve"> </w:t>
      </w:r>
      <w:r w:rsidRPr="006B0338">
        <w:rPr>
          <w:rFonts w:ascii="Palatino Linotype" w:hAnsi="Palatino Linotype"/>
          <w:b/>
          <w:bCs/>
          <w:noProof/>
          <w:sz w:val="22"/>
        </w:rPr>
        <w:t>141</w:t>
      </w:r>
      <w:r w:rsidRPr="006B0338">
        <w:rPr>
          <w:rFonts w:ascii="Palatino Linotype" w:hAnsi="Palatino Linotype"/>
          <w:noProof/>
          <w:sz w:val="22"/>
        </w:rPr>
        <w:t>, 1037–44. (doi:10.1099/13500872-141-4-1037)</w:t>
      </w:r>
    </w:p>
    <w:p w:rsidR="006B0338" w:rsidRPr="006B0338" w:rsidRDefault="006B0338">
      <w:pPr>
        <w:pStyle w:val="NormalWeb"/>
        <w:ind w:left="640" w:hanging="640"/>
        <w:divId w:val="2130935028"/>
        <w:rPr>
          <w:rFonts w:ascii="Palatino Linotype" w:hAnsi="Palatino Linotype"/>
          <w:noProof/>
          <w:sz w:val="22"/>
        </w:rPr>
      </w:pPr>
      <w:r w:rsidRPr="006B0338">
        <w:rPr>
          <w:rFonts w:ascii="Palatino Linotype" w:hAnsi="Palatino Linotype"/>
          <w:noProof/>
          <w:sz w:val="22"/>
        </w:rPr>
        <w:t>82.</w:t>
      </w:r>
      <w:r w:rsidRPr="006B0338">
        <w:rPr>
          <w:rFonts w:ascii="Palatino Linotype" w:hAnsi="Palatino Linotype"/>
          <w:noProof/>
          <w:sz w:val="22"/>
        </w:rPr>
        <w:tab/>
        <w:t xml:space="preserve">Berg, O. G. 1996 Selection intensity for codon bias and the effective population size of </w:t>
      </w:r>
      <w:r w:rsidRPr="006B0338">
        <w:rPr>
          <w:rFonts w:ascii="Palatino Linotype" w:hAnsi="Palatino Linotype"/>
          <w:i/>
          <w:iCs/>
          <w:noProof/>
          <w:sz w:val="22"/>
        </w:rPr>
        <w:t>Escherichia coli</w:t>
      </w:r>
      <w:r w:rsidRPr="006B0338">
        <w:rPr>
          <w:rFonts w:ascii="Palatino Linotype" w:hAnsi="Palatino Linotype"/>
          <w:noProof/>
          <w:sz w:val="22"/>
        </w:rPr>
        <w:t xml:space="preserve">. </w:t>
      </w:r>
      <w:r w:rsidRPr="006B0338">
        <w:rPr>
          <w:rFonts w:ascii="Palatino Linotype" w:hAnsi="Palatino Linotype"/>
          <w:i/>
          <w:iCs/>
          <w:noProof/>
          <w:sz w:val="22"/>
        </w:rPr>
        <w:t>Genetics</w:t>
      </w:r>
      <w:r w:rsidRPr="006B0338">
        <w:rPr>
          <w:rFonts w:ascii="Palatino Linotype" w:hAnsi="Palatino Linotype"/>
          <w:noProof/>
          <w:sz w:val="22"/>
        </w:rPr>
        <w:t xml:space="preserve"> </w:t>
      </w:r>
      <w:r w:rsidRPr="006B0338">
        <w:rPr>
          <w:rFonts w:ascii="Palatino Linotype" w:hAnsi="Palatino Linotype"/>
          <w:b/>
          <w:bCs/>
          <w:noProof/>
          <w:sz w:val="22"/>
        </w:rPr>
        <w:t>142</w:t>
      </w:r>
      <w:r w:rsidRPr="006B0338">
        <w:rPr>
          <w:rFonts w:ascii="Palatino Linotype" w:hAnsi="Palatino Linotype"/>
          <w:noProof/>
          <w:sz w:val="22"/>
        </w:rPr>
        <w:t xml:space="preserve">, 1379–82. </w:t>
      </w:r>
    </w:p>
    <w:p w:rsidR="008F2169" w:rsidRDefault="00616194" w:rsidP="006B0338">
      <w:pPr>
        <w:pStyle w:val="NormalWeb"/>
        <w:ind w:left="640" w:hanging="640"/>
        <w:divId w:val="866721145"/>
        <w:rPr>
          <w:lang w:bidi="hi-IN"/>
        </w:rPr>
      </w:pPr>
      <w:r>
        <w:lastRenderedPageBreak/>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49" w:name="_Ref358791100"/>
      <w:r>
        <w:t xml:space="preserve">Table </w:t>
      </w:r>
      <w:r w:rsidR="00616194">
        <w:fldChar w:fldCharType="begin"/>
      </w:r>
      <w:r w:rsidRPr="00E1623D">
        <w:instrText xml:space="preserve"> SEQ Table \* ARABIC </w:instrText>
      </w:r>
      <w:r w:rsidR="00616194">
        <w:fldChar w:fldCharType="separate"/>
      </w:r>
      <w:r w:rsidR="00C47BD2">
        <w:rPr>
          <w:noProof/>
        </w:rPr>
        <w:t>1</w:t>
      </w:r>
      <w:r w:rsidR="00616194">
        <w:rPr>
          <w:noProof/>
        </w:rPr>
        <w:fldChar w:fldCharType="end"/>
      </w:r>
      <w:bookmarkEnd w:id="49"/>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B0338">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"[76,77]" }, "properties" : { "noteIndex" : 0 }, "schema" : "https://github.com/citation-style-language/schema/raw/master/csl-citation.json" }</w:instrText>
            </w:r>
            <w:r>
              <w:fldChar w:fldCharType="separate"/>
            </w:r>
            <w:r w:rsidR="006B0338" w:rsidRPr="006B0338">
              <w:rPr>
                <w:noProof/>
              </w:rPr>
              <w:t>[76,77]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6B0338">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"[77]" }, "properties" : { "noteIndex" : 0 }, "schema" : "https://github.com/citation-style-language/schema/raw/master/csl-citation.json" }</w:instrText>
            </w:r>
            <w:r>
              <w:fldChar w:fldCharType="separate"/>
            </w:r>
            <w:r w:rsidR="006B0338" w:rsidRPr="006B0338">
              <w:rPr>
                <w:noProof/>
              </w:rPr>
              <w:t>[77]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B0338">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"[78,79]" }, "properties" : { "noteIndex" : 0 }, "schema" : "https://github.com/citation-style-language/schema/raw/master/csl-citation.json" }</w:instrText>
            </w:r>
            <w:r>
              <w:fldChar w:fldCharType="separate"/>
            </w:r>
            <w:r w:rsidR="006B0338" w:rsidRPr="006B0338">
              <w:rPr>
                <w:noProof/>
              </w:rPr>
              <w:t>[78,79]</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6B0338">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"[77]" }, "properties" : { "noteIndex" : 0 }, "schema" : "https://github.com/citation-style-language/schema/raw/master/csl-citation.json" }</w:instrText>
            </w:r>
            <w:r>
              <w:fldChar w:fldCharType="separate"/>
            </w:r>
            <w:r w:rsidR="006B0338" w:rsidRPr="006B0338">
              <w:rPr>
                <w:noProof/>
              </w:rPr>
              <w:t>[77]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B0338">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"[18,80]" }, "properties" : { "noteIndex" : 0 }, "schema" : "https://github.com/citation-style-language/schema/raw/master/csl-citation.json" }</w:instrText>
            </w:r>
            <w:r>
              <w:fldChar w:fldCharType="separate"/>
            </w:r>
            <w:r w:rsidR="006B0338" w:rsidRPr="006B0338">
              <w:rPr>
                <w:noProof/>
              </w:rPr>
              <w:t>[18,80]</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6B0338">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"[81,82]" }, "properties" : { "noteIndex" : 0 }, "schema" : "https://github.com/citation-style-language/schema/raw/master/csl-citation.json" }</w:instrText>
            </w:r>
            <w:r w:rsidRPr="00EA316D">
              <w:fldChar w:fldCharType="separate"/>
            </w:r>
            <w:r w:rsidR="006B0338" w:rsidRPr="006B0338">
              <w:rPr>
                <w:noProof/>
              </w:rPr>
              <w:t>[81,82]</w:t>
            </w:r>
            <w:r w:rsidRPr="00EA316D">
              <w:fldChar w:fldCharType="end"/>
            </w:r>
          </w:p>
        </w:tc>
      </w:tr>
    </w:tbl>
    <w:p w:rsidR="00961941" w:rsidRDefault="00961941" w:rsidP="008D0078">
      <w:pPr>
        <w:spacing w:line="480" w:lineRule="auto"/>
      </w:pPr>
      <w:r>
        <w:softHyphen/>
      </w:r>
      <w:r>
        <w:softHyphen/>
      </w:r>
      <w:r>
        <w:softHyphen/>
      </w:r>
    </w:p>
    <w:p w:rsidR="00961941" w:rsidRDefault="00961941" w:rsidP="008D0078">
      <w:pPr>
        <w:spacing w:line="480" w:lineRule="auto"/>
      </w:pPr>
    </w:p>
    <w:sectPr w:rsidR="00961941" w:rsidSect="008F3447">
      <w:headerReference w:type="default" r:id="rId17"/>
      <w:footerReference w:type="default" r:id="rId18"/>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04BF" w:rsidRDefault="00BE04BF" w:rsidP="009A122D">
      <w:pPr>
        <w:spacing w:after="0" w:line="240" w:lineRule="auto"/>
      </w:pPr>
      <w:r>
        <w:separator/>
      </w:r>
    </w:p>
  </w:endnote>
  <w:endnote w:type="continuationSeparator" w:id="0">
    <w:p w:rsidR="00BE04BF" w:rsidRDefault="00BE04BF"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embedRegular r:id="rId1" w:fontKey="{506858FC-353F-4F46-A5AA-964438B01624}"/>
    <w:embedBold r:id="rId2" w:fontKey="{75E85BFC-E020-439C-9358-1C798B34A8E1}"/>
    <w:embedItalic r:id="rId3" w:fontKey="{7A4E657A-AA3F-41D7-AFF5-51C9E0FCBB3E}"/>
    <w:embedBoldItalic r:id="rId4" w:fontKey="{6A9B087D-6391-429C-851A-FB40333AF1DF}"/>
  </w:font>
  <w:font w:name="Tahoma">
    <w:panose1 w:val="020B0604030504040204"/>
    <w:charset w:val="00"/>
    <w:family w:val="swiss"/>
    <w:pitch w:val="variable"/>
    <w:sig w:usb0="E1002EFF" w:usb1="C000605B" w:usb2="00000029" w:usb3="00000000" w:csb0="000101FF" w:csb1="00000000"/>
    <w:embedRegular r:id="rId5" w:fontKey="{F4B1387A-5D88-4C70-AF75-05B5F8F15F81}"/>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D53F79C2-E9E9-4E00-AE33-86151D93C915}"/>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A328A2" w:rsidRDefault="00A328A2">
        <w:pPr>
          <w:pStyle w:val="Footer"/>
          <w:jc w:val="center"/>
        </w:pPr>
        <w:r>
          <w:fldChar w:fldCharType="begin"/>
        </w:r>
        <w:r>
          <w:instrText xml:space="preserve"> PAGE   \* MERGEFORMAT </w:instrText>
        </w:r>
        <w:r>
          <w:fldChar w:fldCharType="separate"/>
        </w:r>
        <w:r w:rsidR="003131D8">
          <w:rPr>
            <w:noProof/>
          </w:rPr>
          <w:t>24</w:t>
        </w:r>
        <w:r>
          <w:rPr>
            <w:noProof/>
          </w:rPr>
          <w:fldChar w:fldCharType="end"/>
        </w:r>
      </w:p>
    </w:sdtContent>
  </w:sdt>
  <w:p w:rsidR="00A328A2" w:rsidRDefault="00A328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04BF" w:rsidRDefault="00BE04BF" w:rsidP="009A122D">
      <w:pPr>
        <w:spacing w:after="0" w:line="240" w:lineRule="auto"/>
      </w:pPr>
      <w:r>
        <w:separator/>
      </w:r>
    </w:p>
  </w:footnote>
  <w:footnote w:type="continuationSeparator" w:id="0">
    <w:p w:rsidR="00BE04BF" w:rsidRDefault="00BE04BF"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8A2" w:rsidRDefault="00A328A2" w:rsidP="0030349D">
    <w:pPr>
      <w:spacing w:line="480" w:lineRule="auto"/>
      <w:ind w:firstLine="284"/>
      <w:jc w:val="right"/>
      <w:rPr>
        <w:lang w:bidi="hi-IN"/>
      </w:rPr>
    </w:pPr>
    <w:r w:rsidRPr="004E278A">
      <w:rPr>
        <w:lang w:bidi="hi-IN"/>
      </w:rPr>
      <w:t>SIM</w:t>
    </w:r>
    <w:r>
      <w:rPr>
        <w:lang w:bidi="hi-IN"/>
      </w:rPr>
      <w:t xml:space="preserve"> and 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2973"/>
    <w:rsid w:val="00042B4C"/>
    <w:rsid w:val="00042C46"/>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376"/>
    <w:rsid w:val="00171518"/>
    <w:rsid w:val="001725A7"/>
    <w:rsid w:val="001732C8"/>
    <w:rsid w:val="00173C79"/>
    <w:rsid w:val="00175D8E"/>
    <w:rsid w:val="001776D4"/>
    <w:rsid w:val="00184C3E"/>
    <w:rsid w:val="00185C6A"/>
    <w:rsid w:val="001910E3"/>
    <w:rsid w:val="00191D82"/>
    <w:rsid w:val="001968C9"/>
    <w:rsid w:val="00197574"/>
    <w:rsid w:val="001975FE"/>
    <w:rsid w:val="00197CF4"/>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4E2F"/>
    <w:rsid w:val="00302666"/>
    <w:rsid w:val="00302CF7"/>
    <w:rsid w:val="0030349D"/>
    <w:rsid w:val="00304F72"/>
    <w:rsid w:val="00305197"/>
    <w:rsid w:val="00305556"/>
    <w:rsid w:val="00312002"/>
    <w:rsid w:val="003131D8"/>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5710"/>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6178"/>
    <w:rsid w:val="00560C54"/>
    <w:rsid w:val="00563FAB"/>
    <w:rsid w:val="00564668"/>
    <w:rsid w:val="005754EE"/>
    <w:rsid w:val="005757FF"/>
    <w:rsid w:val="00575BB5"/>
    <w:rsid w:val="00581307"/>
    <w:rsid w:val="005816EE"/>
    <w:rsid w:val="005821AF"/>
    <w:rsid w:val="005842D2"/>
    <w:rsid w:val="005853AD"/>
    <w:rsid w:val="00585914"/>
    <w:rsid w:val="00587E54"/>
    <w:rsid w:val="0059042F"/>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6194"/>
    <w:rsid w:val="00622093"/>
    <w:rsid w:val="006231EF"/>
    <w:rsid w:val="0062328A"/>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0338"/>
    <w:rsid w:val="006B3A9D"/>
    <w:rsid w:val="006B774C"/>
    <w:rsid w:val="006B781F"/>
    <w:rsid w:val="006C02DB"/>
    <w:rsid w:val="006D14E9"/>
    <w:rsid w:val="006D1AF4"/>
    <w:rsid w:val="006D2C68"/>
    <w:rsid w:val="006D3024"/>
    <w:rsid w:val="006D3220"/>
    <w:rsid w:val="006D5802"/>
    <w:rsid w:val="006D6585"/>
    <w:rsid w:val="006E04FA"/>
    <w:rsid w:val="006E3084"/>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0DD3"/>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52D7"/>
    <w:rsid w:val="008A6B5D"/>
    <w:rsid w:val="008A73E2"/>
    <w:rsid w:val="008A7A0A"/>
    <w:rsid w:val="008B7326"/>
    <w:rsid w:val="008D0078"/>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28A2"/>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A9D"/>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56C74"/>
    <w:rsid w:val="00B66998"/>
    <w:rsid w:val="00B67E56"/>
    <w:rsid w:val="00B72912"/>
    <w:rsid w:val="00B7610D"/>
    <w:rsid w:val="00B82D73"/>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46F2"/>
    <w:rsid w:val="00BD7A9A"/>
    <w:rsid w:val="00BE04BF"/>
    <w:rsid w:val="00BE10FD"/>
    <w:rsid w:val="00BE1EF9"/>
    <w:rsid w:val="00BF06EE"/>
    <w:rsid w:val="00BF0B48"/>
    <w:rsid w:val="00BF1957"/>
    <w:rsid w:val="00BF2DDC"/>
    <w:rsid w:val="00BF336A"/>
    <w:rsid w:val="00BF4446"/>
    <w:rsid w:val="00BF554E"/>
    <w:rsid w:val="00C00770"/>
    <w:rsid w:val="00C023C7"/>
    <w:rsid w:val="00C03529"/>
    <w:rsid w:val="00C04756"/>
    <w:rsid w:val="00C11B88"/>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3B17"/>
    <w:rsid w:val="00D2584A"/>
    <w:rsid w:val="00D26998"/>
    <w:rsid w:val="00D26AEF"/>
    <w:rsid w:val="00D3015D"/>
    <w:rsid w:val="00D3522A"/>
    <w:rsid w:val="00D35D48"/>
    <w:rsid w:val="00D37700"/>
    <w:rsid w:val="00D40F2C"/>
    <w:rsid w:val="00D4102F"/>
    <w:rsid w:val="00D45CB2"/>
    <w:rsid w:val="00D5184D"/>
    <w:rsid w:val="00D56A32"/>
    <w:rsid w:val="00D6325C"/>
    <w:rsid w:val="00D6393B"/>
    <w:rsid w:val="00D66493"/>
    <w:rsid w:val="00D72D8D"/>
    <w:rsid w:val="00D74797"/>
    <w:rsid w:val="00D747B0"/>
    <w:rsid w:val="00D76319"/>
    <w:rsid w:val="00D82F82"/>
    <w:rsid w:val="00D84632"/>
    <w:rsid w:val="00D95127"/>
    <w:rsid w:val="00D96086"/>
    <w:rsid w:val="00DA34B7"/>
    <w:rsid w:val="00DA55AA"/>
    <w:rsid w:val="00DA5E7F"/>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866721145">
                                                                                                                                                                                                                                                                                                                                                                                                                                                                                                                                                                                                                                                                                                                                                                                  <w:marLeft w:val="0"/>
                                                                                                                                                                                                                                                                                                                                                                                                                                                                                                                                                                                                                                                                                                                                                                                  <w:marRight w:val="0"/>
                                                                                                                                                                                                                                                                                                                                                                                                                                                                                                                                                                                                                                                                                                                                                                                  <w:marTop w:val="0"/>
                                                                                                                                                                                                                                                                                                                                                                                                                                                                                                                                                                                                                                                                                                                                                                                  <w:marBottom w:val="0"/>
                                                                                                                                                                                                                                                                                                                                                                                                                                                                                                                                                                                                                                                                                                                                                                                  <w:divBdr>
                                                                                                                                                                                                                                                                                                                                                                                                                                                                                                                                                                                                                                                                                                                                                                                    <w:top w:val="none" w:sz="0" w:space="0" w:color="auto"/>
                                                                                                                                                                                                                                                                                                                                                                                                                                                                                                                                                                                                                                                                                                                                                                                    <w:left w:val="none" w:sz="0" w:space="0" w:color="auto"/>
                                                                                                                                                                                                                                                                                                                                                                                                                                                                                                                                                                                                                                                                                                                                                                                    <w:bottom w:val="none" w:sz="0" w:space="0" w:color="auto"/>
                                                                                                                                                                                                                                                                                                                                                                                                                                                                                                                                                                                                                                                                                                                                                                                    <w:right w:val="none" w:sz="0" w:space="0" w:color="auto"/>
                                                                                                                                                                                                                                                                                                                                                                                                                                                                                                                                                                                                                                                                                                                                                                                  </w:divBdr>
                                                                                                                                                                                                                                                                                                                                                                                                                                                                                                                                                                                                                                                                                                                                                                                  <w:divsChild>
                                                                                                                                                                                                                                                                                                                                                                                                                                                                                                                                                                                                                                                                                                                                                                                    <w:div w:id="213093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7C52C4-08F8-432C-964B-EE241016C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37</Pages>
  <Words>49280</Words>
  <Characters>246400</Characters>
  <Application>Microsoft Office Word</Application>
  <DocSecurity>0</DocSecurity>
  <Lines>2053</Lines>
  <Paragraphs>590</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295090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19</cp:revision>
  <cp:lastPrinted>2014-04-06T12:49:00Z</cp:lastPrinted>
  <dcterms:created xsi:type="dcterms:W3CDTF">2014-04-28T13:42:00Z</dcterms:created>
  <dcterms:modified xsi:type="dcterms:W3CDTF">2014-07-14T08:01:00Z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