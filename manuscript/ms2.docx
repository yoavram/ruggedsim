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D5184D" w:rsidP="00D5184D">
      <w:pPr>
        <w:pStyle w:val="Title"/>
        <w:spacing w:line="480" w:lineRule="auto"/>
        <w:ind w:firstLine="284"/>
        <w:jc w:val="center"/>
        <w:rPr>
          <w:sz w:val="32"/>
          <w:szCs w:val="24"/>
        </w:rPr>
      </w:pPr>
      <w:r w:rsidRPr="0038310A">
        <w:rPr>
          <w:sz w:val="32"/>
          <w:szCs w:val="24"/>
        </w:rPr>
        <w:softHyphen/>
        <w:t>Stress-Induced Mutagenesis</w:t>
      </w:r>
      <w:r>
        <w:rPr>
          <w:sz w:val="32"/>
          <w:szCs w:val="24"/>
        </w:rPr>
        <w:t xml:space="preserve"> and Complex Adaptation</w:t>
      </w:r>
    </w:p>
    <w:p w:rsidR="002630C5" w:rsidRPr="0038310A" w:rsidRDefault="002630C5" w:rsidP="008D0078">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8D0078">
      <w:pPr>
        <w:spacing w:line="480" w:lineRule="auto"/>
        <w:ind w:firstLine="284"/>
        <w:rPr>
          <w:rFonts w:ascii="Times New Roman" w:hAnsi="Times New Roman" w:cs="Times New Roman"/>
        </w:rPr>
      </w:pPr>
    </w:p>
    <w:p w:rsidR="00CA14DA" w:rsidRDefault="0038310A" w:rsidP="008D0078">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w:t>
      </w:r>
    </w:p>
    <w:p w:rsidR="002630C5" w:rsidRDefault="00CA14DA" w:rsidP="008D0078">
      <w:pPr>
        <w:spacing w:line="480" w:lineRule="auto"/>
        <w:ind w:firstLine="284"/>
        <w:rPr>
          <w:lang w:bidi="hi-IN"/>
        </w:rPr>
      </w:pPr>
      <w:r>
        <w:rPr>
          <w:lang w:bidi="hi-IN"/>
        </w:rPr>
        <w:t xml:space="preserve">             </w:t>
      </w:r>
      <w:r w:rsidR="0038310A">
        <w:rPr>
          <w:lang w:bidi="hi-IN"/>
        </w:rPr>
        <w:t xml:space="preserve">LH - </w:t>
      </w:r>
      <w:hyperlink r:id="rId10" w:history="1">
        <w:r w:rsidR="00B8554B">
          <w:rPr>
            <w:rStyle w:val="Hyperlink"/>
            <w:lang w:bidi="hi-IN"/>
          </w:rPr>
          <w:t>lilach.hadany@gmail.com</w:t>
        </w:r>
      </w:hyperlink>
      <w:r>
        <w:rPr>
          <w:rFonts w:ascii="Times New Roman" w:hAnsi="Times New Roman" w:cs="Times New Roman"/>
          <w:bCs/>
          <w:lang w:bidi="hi-IN"/>
        </w:rPr>
        <w:t xml:space="preserve"> (</w:t>
      </w:r>
      <w:r w:rsidR="00616194" w:rsidRPr="00BD46F2">
        <w:rPr>
          <w:rFonts w:ascii="Times New Roman" w:hAnsi="Times New Roman" w:cs="Times New Roman"/>
          <w:bCs/>
          <w:lang w:bidi="hi-IN"/>
        </w:rPr>
        <w:t>corresponding author)</w:t>
      </w:r>
    </w:p>
    <w:p w:rsidR="002630C5" w:rsidRDefault="0038310A" w:rsidP="008D0078">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8D0078">
      <w:pPr>
        <w:spacing w:line="480" w:lineRule="auto"/>
        <w:ind w:firstLine="284"/>
        <w:rPr>
          <w:lang w:bidi="hi-IN"/>
        </w:rPr>
      </w:pPr>
      <w:r>
        <w:rPr>
          <w:lang w:bidi="hi-IN"/>
        </w:rPr>
        <w:t>Tel-Aviv 69978, Israel</w:t>
      </w:r>
      <w:r w:rsidR="0038310A">
        <w:rPr>
          <w:lang w:bidi="hi-IN"/>
        </w:rPr>
        <w:t>. Tel. +972.3.640.6886</w:t>
      </w:r>
    </w:p>
    <w:p w:rsidR="002630C5" w:rsidRDefault="004E278A" w:rsidP="008D0078">
      <w:pPr>
        <w:spacing w:line="480" w:lineRule="auto"/>
        <w:ind w:firstLine="284"/>
        <w:rPr>
          <w:lang w:bidi="hi-IN"/>
        </w:rPr>
      </w:pPr>
      <w:r w:rsidRPr="0038310A">
        <w:rPr>
          <w:b/>
          <w:bCs/>
          <w:lang w:bidi="hi-IN"/>
        </w:rPr>
        <w:t>Running title:</w:t>
      </w:r>
      <w:r>
        <w:rPr>
          <w:lang w:bidi="hi-IN"/>
        </w:rPr>
        <w:t xml:space="preserve"> </w:t>
      </w:r>
      <w:r w:rsidR="00CA14DA">
        <w:rPr>
          <w:lang w:bidi="hi-IN"/>
        </w:rPr>
        <w:t xml:space="preserve">Complex Adaptation with </w:t>
      </w:r>
      <w:r w:rsidRPr="004E278A">
        <w:rPr>
          <w:lang w:bidi="hi-IN"/>
        </w:rPr>
        <w:t>SIM</w:t>
      </w:r>
    </w:p>
    <w:p w:rsidR="00347C94" w:rsidRDefault="00347C94" w:rsidP="008D0078">
      <w:pPr>
        <w:spacing w:line="480" w:lineRule="auto"/>
        <w:ind w:firstLine="284"/>
        <w:rPr>
          <w:lang w:bidi="hi-IN"/>
        </w:rPr>
      </w:pPr>
      <w:r w:rsidRPr="0038310A">
        <w:rPr>
          <w:b/>
          <w:bCs/>
          <w:lang w:bidi="hi-IN"/>
        </w:rPr>
        <w:t>Keywords</w:t>
      </w:r>
      <w:r>
        <w:rPr>
          <w:lang w:bidi="hi-IN"/>
        </w:rPr>
        <w:t xml:space="preserve">: </w:t>
      </w:r>
      <w:r w:rsidR="00CA14DA" w:rsidRPr="00CA14DA">
        <w:rPr>
          <w:lang w:bidi="hi-IN"/>
        </w:rPr>
        <w:t>stress-induced variation</w:t>
      </w:r>
      <w:r>
        <w:rPr>
          <w:lang w:bidi="hi-IN"/>
        </w:rPr>
        <w:t xml:space="preserve">, </w:t>
      </w:r>
      <w:r w:rsidR="00CA14DA" w:rsidRPr="00CA14DA">
        <w:rPr>
          <w:lang w:bidi="hi-IN"/>
        </w:rPr>
        <w:t>mutation rate</w:t>
      </w:r>
      <w:r>
        <w:rPr>
          <w:lang w:bidi="hi-IN"/>
        </w:rPr>
        <w:t xml:space="preserve">, </w:t>
      </w:r>
      <w:r w:rsidR="00CA14DA" w:rsidRPr="00CA14DA">
        <w:rPr>
          <w:lang w:bidi="hi-IN"/>
        </w:rPr>
        <w:t>mathematical model</w:t>
      </w:r>
      <w:r>
        <w:rPr>
          <w:lang w:bidi="hi-IN"/>
        </w:rPr>
        <w:t xml:space="preserve">, </w:t>
      </w:r>
      <w:r w:rsidR="00CA14DA">
        <w:rPr>
          <w:lang w:bidi="hi-IN"/>
        </w:rPr>
        <w:t>simulations</w:t>
      </w:r>
      <w:r>
        <w:rPr>
          <w:lang w:bidi="hi-IN"/>
        </w:rPr>
        <w:t xml:space="preserve">, </w:t>
      </w:r>
      <w:r w:rsidR="00CA14DA">
        <w:rPr>
          <w:lang w:bidi="hi-IN"/>
        </w:rPr>
        <w:t>t</w:t>
      </w:r>
      <w:r>
        <w:rPr>
          <w:lang w:bidi="hi-IN"/>
        </w:rPr>
        <w:t>rade-off</w:t>
      </w:r>
    </w:p>
    <w:p w:rsidR="0038310A" w:rsidRDefault="0038310A" w:rsidP="008D0078">
      <w:pPr>
        <w:spacing w:line="480" w:lineRule="auto"/>
        <w:rPr>
          <w:lang w:bidi="hi-IN"/>
        </w:rPr>
      </w:pPr>
      <w:r>
        <w:rPr>
          <w:lang w:bidi="hi-IN"/>
        </w:rPr>
        <w:br w:type="page"/>
      </w:r>
    </w:p>
    <w:p w:rsidR="003757EA" w:rsidRDefault="002C7209" w:rsidP="008D0078">
      <w:pPr>
        <w:pStyle w:val="Heading1"/>
        <w:keepLines w:val="0"/>
        <w:numPr>
          <w:ilvl w:val="0"/>
          <w:numId w:val="0"/>
        </w:numPr>
        <w:tabs>
          <w:tab w:val="left" w:pos="482"/>
        </w:tabs>
        <w:spacing w:after="180" w:line="480" w:lineRule="auto"/>
        <w:jc w:val="both"/>
      </w:pPr>
      <w:r>
        <w:lastRenderedPageBreak/>
        <w:t>Summary</w:t>
      </w:r>
    </w:p>
    <w:p w:rsidR="00961941" w:rsidRDefault="00C22795" w:rsidP="008D0078">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00DD3">
        <w:t xml:space="preserve">rate of complex </w:t>
      </w:r>
      <w:r w:rsidR="008518D6">
        <w:t xml:space="preserve">adaptation </w:t>
      </w:r>
      <w:r w:rsidR="00282DE0">
        <w:t xml:space="preserve">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increas</w:t>
      </w:r>
      <w:r w:rsidR="00800DD3">
        <w:t>es</w:t>
      </w:r>
      <w:r w:rsidR="00282DE0">
        <w:t xml:space="preserve"> </w:t>
      </w:r>
      <w:r w:rsidR="00800DD3">
        <w:t xml:space="preserve">the rate of complex adaptation </w:t>
      </w:r>
      <w:r w:rsidR="00282DE0">
        <w:t xml:space="preserve">without reducing </w:t>
      </w:r>
      <w:r w:rsidR="00EE1379">
        <w:t xml:space="preserve">the </w:t>
      </w:r>
      <w:r w:rsidR="00800DD3">
        <w:t xml:space="preserve">population mean fitness, thus breaking the evolutionary trade-off between </w:t>
      </w:r>
      <w:r w:rsidR="00800DD3">
        <w:rPr>
          <w:i/>
          <w:iCs/>
        </w:rPr>
        <w:t>adaptability</w:t>
      </w:r>
      <w:r w:rsidR="00800DD3">
        <w:t xml:space="preserve"> and </w:t>
      </w:r>
      <w:r w:rsidR="00800DD3">
        <w:rPr>
          <w:i/>
          <w:iCs/>
        </w:rPr>
        <w:t>adaptedness</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w:t>
      </w:r>
      <w:r w:rsidR="00800DD3">
        <w:t xml:space="preserve">rate of complex </w:t>
      </w:r>
      <w:r w:rsidR="00EE1379">
        <w:t xml:space="preserve">adaptation </w:t>
      </w:r>
      <w:r w:rsidR="006231EF">
        <w:t xml:space="preserve">with </w:t>
      </w:r>
      <w:r w:rsidR="006D3220" w:rsidRPr="006D3220">
        <w:t>different mutational strategies.</w:t>
      </w:r>
    </w:p>
    <w:p w:rsidR="00961941" w:rsidRDefault="00961941" w:rsidP="008D0078">
      <w:pPr>
        <w:spacing w:line="480" w:lineRule="auto"/>
      </w:pPr>
      <w:r>
        <w:br w:type="page"/>
      </w:r>
    </w:p>
    <w:p w:rsidR="00625517" w:rsidRDefault="00625517" w:rsidP="008D0078">
      <w:pPr>
        <w:pStyle w:val="Heading1"/>
        <w:keepLines w:val="0"/>
        <w:tabs>
          <w:tab w:val="left" w:pos="482"/>
        </w:tabs>
        <w:spacing w:after="180" w:line="480" w:lineRule="auto"/>
        <w:ind w:left="0" w:firstLine="0"/>
        <w:jc w:val="both"/>
      </w:pPr>
      <w:r>
        <w:lastRenderedPageBreak/>
        <w:t>Introduction</w:t>
      </w:r>
    </w:p>
    <w:p w:rsidR="00F63FED" w:rsidRDefault="001307C7" w:rsidP="008D0078">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616194">
        <w:fldChar w:fldCharType="begin" w:fldLock="1"/>
      </w:r>
      <w:r w:rsidR="006B0338">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"previouslyFormattedCitation" : "[1\u20133]" }, "properties" : { "noteIndex" : 0 }, "schema" : "https://github.com/citation-style-language/schema/raw/master/csl-citation.json" }</w:instrText>
      </w:r>
      <w:r w:rsidR="00616194">
        <w:fldChar w:fldCharType="separate"/>
      </w:r>
      <w:r w:rsidR="00A328A2" w:rsidRPr="00A328A2">
        <w:rPr>
          <w:noProof/>
        </w:rPr>
        <w:t>[1–3]</w:t>
      </w:r>
      <w:r w:rsidR="00616194">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616194" w:rsidRPr="00FB3C6B">
        <w:fldChar w:fldCharType="begin" w:fldLock="1"/>
      </w:r>
      <w:r w:rsidR="006B0338">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"[4]" }, "properties" : { "noteIndex" : 0 }, "schema" : "https://github.com/citation-style-language/schema/raw/master/csl-citation.json" }</w:instrText>
      </w:r>
      <w:r w:rsidR="00616194" w:rsidRPr="00FB3C6B">
        <w:fldChar w:fldCharType="separate"/>
      </w:r>
      <w:r w:rsidR="00635E26" w:rsidRPr="00635E26">
        <w:rPr>
          <w:noProof/>
        </w:rPr>
        <w:t>[4]</w:t>
      </w:r>
      <w:r w:rsidR="00616194"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616194" w:rsidRPr="00FB3C6B">
        <w:fldChar w:fldCharType="begin" w:fldLock="1"/>
      </w:r>
      <w:r w:rsidR="006B0338">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"[5]" }, "properties" : { "noteIndex" : 0 }, "schema" : "https://github.com/citation-style-language/schema/raw/master/csl-citation.json" }</w:instrText>
      </w:r>
      <w:r w:rsidR="00616194" w:rsidRPr="00FB3C6B">
        <w:fldChar w:fldCharType="separate"/>
      </w:r>
      <w:r w:rsidR="00635E26" w:rsidRPr="00635E26">
        <w:rPr>
          <w:noProof/>
        </w:rPr>
        <w:t>[5]</w:t>
      </w:r>
      <w:r w:rsidR="00616194"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616194" w:rsidRPr="00FB3C6B">
        <w:fldChar w:fldCharType="begin" w:fldLock="1"/>
      </w:r>
      <w:r w:rsidR="006B0338">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"[6,7]" }, "properties" : { "noteIndex" : 0 }, "schema" : "https://github.com/citation-style-language/schema/raw/master/csl-citation.json" }</w:instrText>
      </w:r>
      <w:r w:rsidR="00616194" w:rsidRPr="00FB3C6B">
        <w:fldChar w:fldCharType="separate"/>
      </w:r>
      <w:r w:rsidR="00635E26" w:rsidRPr="00635E26">
        <w:rPr>
          <w:noProof/>
        </w:rPr>
        <w:t>[6,7]</w:t>
      </w:r>
      <w:r w:rsidR="00616194"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616194">
        <w:fldChar w:fldCharType="begin" w:fldLock="1"/>
      </w:r>
      <w:r w:rsidR="006B0338">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"[8]" }, "properties" : { "noteIndex" : 0 }, "schema" : "https://github.com/citation-style-language/schema/raw/master/csl-citation.json" }</w:instrText>
      </w:r>
      <w:r w:rsidR="00616194">
        <w:fldChar w:fldCharType="separate"/>
      </w:r>
      <w:r w:rsidR="00635E26" w:rsidRPr="00635E26">
        <w:rPr>
          <w:noProof/>
        </w:rPr>
        <w:t>[8]</w:t>
      </w:r>
      <w:r w:rsidR="00616194">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616194" w:rsidRPr="00FB3C6B">
        <w:fldChar w:fldCharType="begin" w:fldLock="1"/>
      </w:r>
      <w:r w:rsidR="006B0338">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"[9,10]" }, "properties" : { "noteIndex" : 0 }, "schema" : "https://github.com/citation-style-language/schema/raw/master/csl-citation.json" }</w:instrText>
      </w:r>
      <w:r w:rsidR="00616194" w:rsidRPr="00FB3C6B">
        <w:fldChar w:fldCharType="separate"/>
      </w:r>
      <w:r w:rsidR="00635E26" w:rsidRPr="00635E26">
        <w:rPr>
          <w:noProof/>
        </w:rPr>
        <w:t>[9,10]</w:t>
      </w:r>
      <w:r w:rsidR="00616194" w:rsidRPr="00FB3C6B">
        <w:fldChar w:fldCharType="end"/>
      </w:r>
      <w:r w:rsidR="00E1760D">
        <w:t>,</w:t>
      </w:r>
      <w:r w:rsidR="003E2958">
        <w:t xml:space="preserve"> mathematical analysis, and</w:t>
      </w:r>
      <w:r w:rsidR="00E1760D">
        <w:t xml:space="preserve"> simulations </w:t>
      </w:r>
      <w:r w:rsidR="00616194">
        <w:fldChar w:fldCharType="begin" w:fldLock="1"/>
      </w:r>
      <w:r w:rsidR="006B0338">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"[11\u201313]" }, "properties" : { "noteIndex" : 0 }, "schema" : "https://github.com/citation-style-language/schema/raw/master/csl-citation.json" }</w:instrText>
      </w:r>
      <w:r w:rsidR="00616194">
        <w:fldChar w:fldCharType="separate"/>
      </w:r>
      <w:r w:rsidR="00635E26" w:rsidRPr="00635E26">
        <w:rPr>
          <w:noProof/>
        </w:rPr>
        <w:t>[11–13]</w:t>
      </w:r>
      <w:r w:rsidR="00616194">
        <w:fldChar w:fldCharType="end"/>
      </w:r>
      <w:r w:rsidR="00E1760D">
        <w:t>.</w:t>
      </w:r>
      <w:r w:rsidR="003E2958">
        <w:t xml:space="preserve"> </w:t>
      </w:r>
    </w:p>
    <w:p w:rsidR="00625517" w:rsidRPr="00F4470C" w:rsidRDefault="00E26B85" w:rsidP="008D0078">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616194">
        <w:fldChar w:fldCharType="begin" w:fldLock="1"/>
      </w:r>
      <w:r w:rsidR="006B0338">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"[14]" }, "properties" : { "noteIndex" : 0 }, "schema" : "https://github.com/citation-style-language/schema/raw/master/csl-citation.json" }</w:instrText>
      </w:r>
      <w:r w:rsidR="00616194">
        <w:fldChar w:fldCharType="separate"/>
      </w:r>
      <w:r w:rsidR="00635E26" w:rsidRPr="00635E26">
        <w:rPr>
          <w:noProof/>
        </w:rPr>
        <w:t>[14]</w:t>
      </w:r>
      <w:r w:rsidR="00616194">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8D0078">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both prokaryote</w:t>
      </w:r>
      <w:r w:rsidR="00E26B85">
        <w:t>s</w:t>
      </w:r>
      <w:r>
        <w:t xml:space="preserve"> and eukaryote</w:t>
      </w:r>
      <w:r w:rsidR="00E26B85">
        <w:t>s</w:t>
      </w:r>
      <w:r w:rsidR="00AE4609">
        <w:t xml:space="preserve"> </w:t>
      </w:r>
      <w:r w:rsidR="00616194">
        <w:fldChar w:fldCharType="begin" w:fldLock="1"/>
      </w:r>
      <w:r w:rsidR="006B0338">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"[15]" }, "properties" : { "noteIndex" : 0 }, "schema" : "https://github.com/citation-style-language/schema/raw/master/csl-citation.json" }</w:instrText>
      </w:r>
      <w:r w:rsidR="00616194">
        <w:fldChar w:fldCharType="separate"/>
      </w:r>
      <w:r w:rsidR="00635E26" w:rsidRPr="00635E26">
        <w:rPr>
          <w:noProof/>
        </w:rPr>
        <w:t>[15]</w:t>
      </w:r>
      <w:r w:rsidR="00616194">
        <w:fldChar w:fldCharType="end"/>
      </w:r>
      <w:r w:rsidR="001B2273">
        <w:t xml:space="preserve">. SIM </w:t>
      </w:r>
      <w:r w:rsidR="00A70BE8">
        <w:t>has been</w:t>
      </w:r>
      <w:r w:rsidR="00AE4609">
        <w:t xml:space="preserve"> observed </w:t>
      </w:r>
      <w:r w:rsidR="001B2273">
        <w:t xml:space="preserve">in lab strains </w:t>
      </w:r>
      <w:r w:rsidR="00616194">
        <w:rPr>
          <w:i/>
          <w:iCs/>
        </w:rPr>
        <w:fldChar w:fldCharType="begin" w:fldLock="1"/>
      </w:r>
      <w:r w:rsidR="006B0338">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"[16,17]" }, "properties" : { "noteIndex" : 0 }, "schema" : "https://github.com/citation-style-language/schema/raw/master/csl-citation.json" }</w:instrText>
      </w:r>
      <w:r w:rsidR="00616194">
        <w:rPr>
          <w:i/>
          <w:iCs/>
        </w:rPr>
        <w:fldChar w:fldCharType="separate"/>
      </w:r>
      <w:r w:rsidR="00635E26" w:rsidRPr="00635E26">
        <w:rPr>
          <w:iCs/>
          <w:noProof/>
        </w:rPr>
        <w:t>[16,17]</w:t>
      </w:r>
      <w:r w:rsidR="00616194">
        <w:rPr>
          <w:i/>
          <w:iCs/>
        </w:rPr>
        <w:fldChar w:fldCharType="end"/>
      </w:r>
      <w:r w:rsidR="005B12CD">
        <w:t xml:space="preserve"> and</w:t>
      </w:r>
      <w:r w:rsidR="00AE4609">
        <w:t xml:space="preserve"> </w:t>
      </w:r>
      <w:r w:rsidR="00AE4609">
        <w:lastRenderedPageBreak/>
        <w:t>natural populations</w:t>
      </w:r>
      <w:r w:rsidR="001B2273">
        <w:t xml:space="preserve"> of </w:t>
      </w:r>
      <w:r w:rsidR="001B2273" w:rsidRPr="00FB3C6B">
        <w:rPr>
          <w:i/>
          <w:iCs/>
        </w:rPr>
        <w:t>Escherichia coli</w:t>
      </w:r>
      <w:r w:rsidR="00AE4609" w:rsidRPr="00FB3C6B">
        <w:t xml:space="preserve"> </w:t>
      </w:r>
      <w:r w:rsidR="00616194" w:rsidRPr="00FB3C6B">
        <w:fldChar w:fldCharType="begin" w:fldLock="1"/>
      </w:r>
      <w:r w:rsidR="006B0338">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"previouslyFormattedCitation" : "[18,19]" }, "properties" : { "noteIndex" : 0 }, "schema" : "https://github.com/citation-style-language/schema/raw/master/csl-citation.json" }</w:instrText>
      </w:r>
      <w:r w:rsidR="00616194" w:rsidRPr="00FB3C6B">
        <w:fldChar w:fldCharType="separate"/>
      </w:r>
      <w:r w:rsidR="00A328A2" w:rsidRPr="00A328A2">
        <w:rPr>
          <w:noProof/>
        </w:rPr>
        <w:t>[18,19]</w:t>
      </w:r>
      <w:r w:rsidR="00616194"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616194" w:rsidRPr="00FB3C6B">
        <w:fldChar w:fldCharType="begin" w:fldLock="1"/>
      </w:r>
      <w:r w:rsidR="006B0338">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"[20]" }, "properties" : { "noteIndex" : 0 }, "schema" : "https://github.com/citation-style-language/schema/raw/master/csl-citation.json" }</w:instrText>
      </w:r>
      <w:r w:rsidR="00616194" w:rsidRPr="00FB3C6B">
        <w:fldChar w:fldCharType="separate"/>
      </w:r>
      <w:r w:rsidR="00635E26" w:rsidRPr="00635E26">
        <w:rPr>
          <w:noProof/>
        </w:rPr>
        <w:t>[20]</w:t>
      </w:r>
      <w:r w:rsidR="00616194" w:rsidRPr="00FB3C6B">
        <w:fldChar w:fldCharType="end"/>
      </w:r>
      <w:r w:rsidR="00C53C8F" w:rsidRPr="00FB3C6B">
        <w:t xml:space="preserve">, </w:t>
      </w:r>
      <w:r w:rsidR="00C53C8F" w:rsidRPr="00FB3C6B">
        <w:rPr>
          <w:i/>
          <w:iCs/>
        </w:rPr>
        <w:t xml:space="preserve">Helicobacter pylori </w:t>
      </w:r>
      <w:r w:rsidR="00616194" w:rsidRPr="00FB3C6B">
        <w:rPr>
          <w:i/>
          <w:iCs/>
        </w:rPr>
        <w:fldChar w:fldCharType="begin" w:fldLock="1"/>
      </w:r>
      <w:r w:rsidR="006B0338">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"[21]" }, "properties" : { "noteIndex" : 0 }, "schema" : "https://github.com/citation-style-language/schema/raw/master/csl-citation.json" }</w:instrText>
      </w:r>
      <w:r w:rsidR="00616194" w:rsidRPr="00FB3C6B">
        <w:rPr>
          <w:i/>
          <w:iCs/>
        </w:rPr>
        <w:fldChar w:fldCharType="separate"/>
      </w:r>
      <w:r w:rsidR="00635E26" w:rsidRPr="00635E26">
        <w:rPr>
          <w:iCs/>
          <w:noProof/>
        </w:rPr>
        <w:t>[21]</w:t>
      </w:r>
      <w:r w:rsidR="00616194" w:rsidRPr="00FB3C6B">
        <w:rPr>
          <w:i/>
          <w:iCs/>
        </w:rPr>
        <w:fldChar w:fldCharType="end"/>
      </w:r>
      <w:r w:rsidR="00C53C8F" w:rsidRPr="00FB3C6B">
        <w:t>,</w:t>
      </w:r>
      <w:r w:rsidR="00E26B85">
        <w:t xml:space="preserve"> </w:t>
      </w:r>
      <w:r w:rsidR="00E26B85">
        <w:rPr>
          <w:i/>
          <w:iCs/>
        </w:rPr>
        <w:t xml:space="preserve">Vibrio cholera </w:t>
      </w:r>
      <w:r w:rsidR="00616194">
        <w:rPr>
          <w:i/>
          <w:iCs/>
        </w:rPr>
        <w:fldChar w:fldCharType="begin" w:fldLock="1"/>
      </w:r>
      <w:r w:rsidR="006B0338">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"[22]" }, "properties" : { "noteIndex" : 0 }, "schema" : "https://github.com/citation-style-language/schema/raw/master/csl-citation.json" }</w:instrText>
      </w:r>
      <w:r w:rsidR="00616194">
        <w:rPr>
          <w:i/>
          <w:iCs/>
        </w:rPr>
        <w:fldChar w:fldCharType="separate"/>
      </w:r>
      <w:r w:rsidR="00635E26" w:rsidRPr="00635E26">
        <w:rPr>
          <w:iCs/>
          <w:noProof/>
        </w:rPr>
        <w:t>[22]</w:t>
      </w:r>
      <w:r w:rsidR="00616194">
        <w:rPr>
          <w:i/>
          <w:iCs/>
        </w:rPr>
        <w:fldChar w:fldCharType="end"/>
      </w:r>
      <w:r w:rsidR="00C53C8F" w:rsidRPr="00FB3C6B">
        <w:t xml:space="preserve"> and </w:t>
      </w:r>
      <w:r w:rsidR="00C53C8F" w:rsidRPr="00FB3C6B">
        <w:rPr>
          <w:i/>
          <w:iCs/>
        </w:rPr>
        <w:t>Streptococcus pneumonia</w:t>
      </w:r>
      <w:r w:rsidR="00C53C8F" w:rsidRPr="00FB3C6B">
        <w:t xml:space="preserve"> </w:t>
      </w:r>
      <w:r w:rsidR="00616194" w:rsidRPr="00FB3C6B">
        <w:fldChar w:fldCharType="begin" w:fldLock="1"/>
      </w:r>
      <w:r w:rsidR="006B0338">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"[23]" }, "properties" : { "noteIndex" : 0 }, "schema" : "https://github.com/citation-style-language/schema/raw/master/csl-citation.json" }</w:instrText>
      </w:r>
      <w:r w:rsidR="00616194" w:rsidRPr="00FB3C6B">
        <w:fldChar w:fldCharType="separate"/>
      </w:r>
      <w:r w:rsidR="00635E26" w:rsidRPr="00635E26">
        <w:rPr>
          <w:noProof/>
        </w:rPr>
        <w:t>[23]</w:t>
      </w:r>
      <w:r w:rsidR="00616194"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616194" w:rsidRPr="00FB3C6B">
        <w:fldChar w:fldCharType="begin" w:fldLock="1"/>
      </w:r>
      <w:r w:rsidR="006B0338">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"[24,25]" }, "properties" : { "noteIndex" : 0 }, "schema" : "https://github.com/citation-style-language/schema/raw/master/csl-citation.json" }</w:instrText>
      </w:r>
      <w:r w:rsidR="00616194" w:rsidRPr="00FB3C6B">
        <w:fldChar w:fldCharType="separate"/>
      </w:r>
      <w:r w:rsidR="00635E26" w:rsidRPr="00635E26">
        <w:rPr>
          <w:noProof/>
        </w:rPr>
        <w:t>[24,25]</w:t>
      </w:r>
      <w:r w:rsidR="00616194" w:rsidRPr="00FB3C6B">
        <w:fldChar w:fldCharType="end"/>
      </w:r>
      <w:r w:rsidR="00C53C8F" w:rsidRPr="00FB3C6B">
        <w:t xml:space="preserve">, algae </w:t>
      </w:r>
      <w:r w:rsidR="00616194" w:rsidRPr="00FB3C6B">
        <w:fldChar w:fldCharType="begin" w:fldLock="1"/>
      </w:r>
      <w:r w:rsidR="006B0338">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"[26]" }, "properties" : { "noteIndex" : 0 }, "schema" : "https://github.com/citation-style-language/schema/raw/master/csl-citation.json" }</w:instrText>
      </w:r>
      <w:r w:rsidR="00616194" w:rsidRPr="00FB3C6B">
        <w:fldChar w:fldCharType="separate"/>
      </w:r>
      <w:r w:rsidR="00635E26" w:rsidRPr="00635E26">
        <w:rPr>
          <w:noProof/>
        </w:rPr>
        <w:t>[26]</w:t>
      </w:r>
      <w:r w:rsidR="00616194" w:rsidRPr="00FB3C6B">
        <w:fldChar w:fldCharType="end"/>
      </w:r>
      <w:r w:rsidR="00C53C8F" w:rsidRPr="00FB3C6B">
        <w:t xml:space="preserve">, </w:t>
      </w:r>
      <w:r w:rsidR="005B12CD">
        <w:t>nematodes</w:t>
      </w:r>
      <w:r w:rsidR="00C53C8F" w:rsidRPr="00FB3C6B">
        <w:t xml:space="preserve"> </w:t>
      </w:r>
      <w:r w:rsidR="00616194" w:rsidRPr="00FB3C6B">
        <w:fldChar w:fldCharType="begin" w:fldLock="1"/>
      </w:r>
      <w:r w:rsidR="006B0338">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"[27]" }, "properties" : { "noteIndex" : 0 }, "schema" : "https://github.com/citation-style-language/schema/raw/master/csl-citation.json" }</w:instrText>
      </w:r>
      <w:r w:rsidR="00616194" w:rsidRPr="00FB3C6B">
        <w:fldChar w:fldCharType="separate"/>
      </w:r>
      <w:r w:rsidR="00635E26" w:rsidRPr="00635E26">
        <w:rPr>
          <w:noProof/>
        </w:rPr>
        <w:t>[27]</w:t>
      </w:r>
      <w:r w:rsidR="00616194" w:rsidRPr="00FB3C6B">
        <w:fldChar w:fldCharType="end"/>
      </w:r>
      <w:r w:rsidR="00C53C8F" w:rsidRPr="00FB3C6B">
        <w:t xml:space="preserve">, flies </w:t>
      </w:r>
      <w:r w:rsidR="00616194" w:rsidRPr="00FB3C6B">
        <w:fldChar w:fldCharType="begin" w:fldLock="1"/>
      </w:r>
      <w:r w:rsidR="006B0338">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"[28]" }, "properties" : { "noteIndex" : 0 }, "schema" : "https://github.com/citation-style-language/schema/raw/master/csl-citation.json" }</w:instrText>
      </w:r>
      <w:r w:rsidR="00616194" w:rsidRPr="00FB3C6B">
        <w:fldChar w:fldCharType="separate"/>
      </w:r>
      <w:r w:rsidR="00635E26" w:rsidRPr="00635E26">
        <w:rPr>
          <w:noProof/>
        </w:rPr>
        <w:t>[28]</w:t>
      </w:r>
      <w:r w:rsidR="00616194" w:rsidRPr="00FB3C6B">
        <w:fldChar w:fldCharType="end"/>
      </w:r>
      <w:r w:rsidR="00C53C8F" w:rsidRPr="00FB3C6B">
        <w:t xml:space="preserve">, and human cancer cells </w:t>
      </w:r>
      <w:r w:rsidR="00616194" w:rsidRPr="00FB3C6B">
        <w:fldChar w:fldCharType="begin" w:fldLock="1"/>
      </w:r>
      <w:r w:rsidR="006B0338">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"[29]" }, "properties" : { "noteIndex" : 0 }, "schema" : "https://github.com/citation-style-language/schema/raw/master/csl-citation.json" }</w:instrText>
      </w:r>
      <w:r w:rsidR="00616194" w:rsidRPr="00FB3C6B">
        <w:fldChar w:fldCharType="separate"/>
      </w:r>
      <w:r w:rsidR="00635E26" w:rsidRPr="00635E26">
        <w:rPr>
          <w:noProof/>
        </w:rPr>
        <w:t>[29]</w:t>
      </w:r>
      <w:r w:rsidR="00616194"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616194">
        <w:fldChar w:fldCharType="begin" w:fldLock="1"/>
      </w:r>
      <w:r w:rsidR="006B0338">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"[30]" }, "properties" : { "noteIndex" : 0 }, "schema" : "https://github.com/citation-style-language/schema/raw/master/csl-citation.json" }</w:instrText>
      </w:r>
      <w:r w:rsidR="00616194">
        <w:fldChar w:fldCharType="separate"/>
      </w:r>
      <w:r w:rsidR="00635E26" w:rsidRPr="00635E26">
        <w:rPr>
          <w:noProof/>
        </w:rPr>
        <w:t>[30]</w:t>
      </w:r>
      <w:r w:rsidR="00616194">
        <w:fldChar w:fldCharType="end"/>
      </w:r>
      <w:r>
        <w:t xml:space="preserve"> and by inhibiting the mismatch repair system </w:t>
      </w:r>
      <w:r w:rsidR="00616194">
        <w:fldChar w:fldCharType="begin" w:fldLock="1"/>
      </w:r>
      <w:r w:rsidR="006B0338">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"[31]" }, "properties" : { "noteIndex" : 0 }, "schema" : "https://github.com/citation-style-language/schema/raw/master/csl-citation.json" }</w:instrText>
      </w:r>
      <w:r w:rsidR="00616194">
        <w:fldChar w:fldCharType="separate"/>
      </w:r>
      <w:r w:rsidR="00635E26" w:rsidRPr="00635E26">
        <w:rPr>
          <w:noProof/>
        </w:rPr>
        <w:t>[31]</w:t>
      </w:r>
      <w:r w:rsidR="00616194">
        <w:fldChar w:fldCharType="end"/>
      </w:r>
      <w:r>
        <w:t>.</w:t>
      </w:r>
      <w:r w:rsidR="00AE0B1E">
        <w:t xml:space="preserve"> </w:t>
      </w:r>
      <w:r w:rsidR="00A70BE8">
        <w:t>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616194">
        <w:fldChar w:fldCharType="begin" w:fldLock="1"/>
      </w:r>
      <w:r w:rsidR="006B0338">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"[32]" }, "properties" : { "noteIndex" : 0 }, "schema" : "https://github.com/citation-style-language/schema/raw/master/csl-citation.json" }</w:instrText>
      </w:r>
      <w:r w:rsidR="00616194">
        <w:fldChar w:fldCharType="separate"/>
      </w:r>
      <w:r w:rsidR="00635E26" w:rsidRPr="00635E26">
        <w:rPr>
          <w:noProof/>
        </w:rPr>
        <w:t>[32]</w:t>
      </w:r>
      <w:r w:rsidR="00616194">
        <w:fldChar w:fldCharType="end"/>
      </w:r>
      <w:r w:rsidR="00C2015F">
        <w:t>.</w:t>
      </w:r>
    </w:p>
    <w:p w:rsidR="001307C7" w:rsidRPr="003F04B0" w:rsidRDefault="00F12058" w:rsidP="008D0078">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616194" w:rsidRPr="00FB3C6B">
        <w:fldChar w:fldCharType="begin" w:fldLock="1"/>
      </w:r>
      <w:r w:rsidR="006B0338">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"[17,33,34]" }, "properties" : { "noteIndex" : 0 }, "schema" : "https://github.com/citation-style-language/schema/raw/master/csl-citation.json" }</w:instrText>
      </w:r>
      <w:r w:rsidR="00616194" w:rsidRPr="00FB3C6B">
        <w:fldChar w:fldCharType="separate"/>
      </w:r>
      <w:r w:rsidR="00635E26" w:rsidRPr="00635E26">
        <w:rPr>
          <w:noProof/>
        </w:rPr>
        <w:t>[17,33,34]</w:t>
      </w:r>
      <w:r w:rsidR="00616194"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616194" w:rsidRPr="00FB3C6B">
        <w:fldChar w:fldCharType="begin" w:fldLock="1"/>
      </w:r>
      <w:r w:rsidR="006B0338">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616194" w:rsidRPr="00FB3C6B">
        <w:fldChar w:fldCharType="separate"/>
      </w:r>
      <w:r w:rsidR="00635E26" w:rsidRPr="00635E26">
        <w:rPr>
          <w:noProof/>
        </w:rPr>
        <w:t>[35]</w:t>
      </w:r>
      <w:r w:rsidR="00616194" w:rsidRPr="00FB3C6B">
        <w:fldChar w:fldCharType="end"/>
      </w:r>
      <w:r w:rsidR="009770F6" w:rsidRPr="00FB3C6B">
        <w:t xml:space="preserve"> and </w:t>
      </w:r>
      <w:r w:rsidR="00A20010" w:rsidRPr="00FB3C6B">
        <w:t xml:space="preserve">stochastic </w:t>
      </w:r>
      <w:r w:rsidR="00616194" w:rsidRPr="00FB3C6B">
        <w:fldChar w:fldCharType="begin" w:fldLock="1"/>
      </w:r>
      <w:r w:rsidR="006B0338">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"[36]" }, "properties" : { "noteIndex" : 0 }, "schema" : "https://github.com/citation-style-language/schema/raw/master/csl-citation.json" }</w:instrText>
      </w:r>
      <w:r w:rsidR="00616194" w:rsidRPr="00FB3C6B">
        <w:fldChar w:fldCharType="separate"/>
      </w:r>
      <w:r w:rsidR="00635E26" w:rsidRPr="00635E26">
        <w:rPr>
          <w:noProof/>
        </w:rPr>
        <w:t>[36]</w:t>
      </w:r>
      <w:r w:rsidR="00616194" w:rsidRPr="00FB3C6B">
        <w:fldChar w:fldCharType="end"/>
      </w:r>
      <w:r w:rsidR="00A20010" w:rsidRPr="00FB3C6B">
        <w:t xml:space="preserve"> models. </w:t>
      </w:r>
      <w:r w:rsidR="005B12CD">
        <w:t>These</w:t>
      </w:r>
      <w:r w:rsidR="00A20010" w:rsidRPr="00FB3C6B">
        <w:t xml:space="preserve"> </w:t>
      </w:r>
      <w:r w:rsidR="00800DD3">
        <w:t>articles</w:t>
      </w:r>
      <w:r w:rsidR="00800DD3" w:rsidRPr="00FB3C6B">
        <w:t xml:space="preserve"> </w:t>
      </w:r>
      <w:r w:rsidR="001307C7" w:rsidRPr="00FB3C6B">
        <w:t xml:space="preserve">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616194" w:rsidRPr="003F04B0">
        <w:fldChar w:fldCharType="begin" w:fldLock="1"/>
      </w:r>
      <w:r w:rsidR="006B0338">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3F04B0">
        <w:fldChar w:fldCharType="separate"/>
      </w:r>
      <w:r w:rsidR="00635E26" w:rsidRPr="00635E26">
        <w:rPr>
          <w:noProof/>
        </w:rPr>
        <w:t>[37]</w:t>
      </w:r>
      <w:r w:rsidR="00616194" w:rsidRPr="003F04B0">
        <w:fldChar w:fldCharType="end"/>
      </w:r>
      <w:r w:rsidR="00932C9B" w:rsidRPr="003F04B0">
        <w:t>.</w:t>
      </w:r>
    </w:p>
    <w:p w:rsidR="00625517" w:rsidRDefault="00600689" w:rsidP="008D0078">
      <w:pPr>
        <w:spacing w:line="480" w:lineRule="auto"/>
        <w:rPr>
          <w:lang w:bidi="hi-IN"/>
        </w:rPr>
      </w:pPr>
      <w:r w:rsidRPr="003F04B0">
        <w:t xml:space="preserve">Here, we analyze population genetics models of adaptive evolution to explore the rate </w:t>
      </w:r>
      <w:r w:rsidR="00800DD3">
        <w:t xml:space="preserve">of complex </w:t>
      </w:r>
      <w:r w:rsidRPr="003F04B0">
        <w:t>adaptation</w:t>
      </w:r>
      <w:r w:rsidR="00800DD3">
        <w:t xml:space="preserve"> on rugged fitness landscapes, in which </w:t>
      </w:r>
      <w:r w:rsidRPr="003F04B0">
        <w:t xml:space="preserve">adaptations require two separately deleterious mutations </w:t>
      </w:r>
      <w:r w:rsidR="00616194" w:rsidRPr="003F04B0">
        <w:fldChar w:fldCharType="begin" w:fldLock="1"/>
      </w:r>
      <w:r w:rsidR="006B0338">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"[38,39]" }, "properties" : { "noteIndex" : 0 }, "schema" : "https://github.com/citation-style-language/schema/raw/master/csl-citation.json" }</w:instrText>
      </w:r>
      <w:r w:rsidR="00616194" w:rsidRPr="003F04B0">
        <w:fldChar w:fldCharType="separate"/>
      </w:r>
      <w:r w:rsidR="00635E26" w:rsidRPr="00635E26">
        <w:rPr>
          <w:noProof/>
        </w:rPr>
        <w:t>[38,39]</w:t>
      </w:r>
      <w:r w:rsidR="00616194"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w:t>
      </w:r>
      <w:r w:rsidR="00FC62DB">
        <w:rPr>
          <w:lang w:bidi="hi-IN"/>
        </w:rPr>
        <w:lastRenderedPageBreak/>
        <w:t xml:space="preserve">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w:t>
      </w:r>
      <w:r w:rsidR="0037763B">
        <w:rPr>
          <w:lang w:bidi="hi-IN"/>
        </w:rPr>
        <w:t xml:space="preserve">rate of complex </w:t>
      </w:r>
      <w:r w:rsidR="00FC62DB">
        <w:rPr>
          <w:lang w:bidi="hi-IN"/>
        </w:rPr>
        <w:t>adaptation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8D0078">
      <w:pPr>
        <w:pStyle w:val="Heading1"/>
        <w:spacing w:line="480" w:lineRule="auto"/>
        <w:rPr>
          <w:lang w:bidi="hi-IN"/>
        </w:rPr>
      </w:pPr>
      <w:r w:rsidRPr="0038310A">
        <w:rPr>
          <w:szCs w:val="24"/>
        </w:rPr>
        <w:softHyphen/>
      </w:r>
      <w:bookmarkStart w:id="0" w:name="_Ref361735010"/>
      <w:r>
        <w:rPr>
          <w:lang w:bidi="hi-IN"/>
        </w:rPr>
        <w:t>Model</w:t>
      </w:r>
      <w:bookmarkEnd w:id="0"/>
    </w:p>
    <w:p w:rsidR="005316EE" w:rsidRPr="007169AD" w:rsidRDefault="005316EE" w:rsidP="008D0078">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8D0078">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w:t>
      </w:r>
      <w:r w:rsidR="00191D82">
        <w:rPr>
          <w:lang w:bidi="hi-IN"/>
        </w:rPr>
        <w:t>rugged fitness landscape</w:t>
      </w:r>
      <w:r w:rsidRPr="007169AD">
        <w:rPr>
          <w:lang w:bidi="hi-IN"/>
        </w:rPr>
        <w:t xml:space="preserve">.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peaks </w:t>
      </w:r>
      <w:r w:rsidRPr="007169AD">
        <w:rPr>
          <w:i/>
          <w:iCs/>
        </w:rPr>
        <w:t>ab</w:t>
      </w:r>
      <w:r w:rsidRPr="007169AD">
        <w:t xml:space="preserve">/0 and </w:t>
      </w:r>
      <w:r w:rsidRPr="007169AD">
        <w:rPr>
          <w:i/>
          <w:iCs/>
        </w:rPr>
        <w:t>AB/0</w:t>
      </w:r>
      <w:r w:rsidRPr="00BA2B02">
        <w:t xml:space="preserve"> (</w:t>
      </w:r>
      <w:r w:rsidR="006620EE">
        <w:rPr>
          <w:lang w:bidi="hi-IN"/>
        </w:rPr>
        <w:t>Figure 1</w:t>
      </w:r>
      <w:r w:rsidRPr="00BA2B02">
        <w:rPr>
          <w:lang w:bidi="hi-IN"/>
        </w:rPr>
        <w:t>)</w:t>
      </w:r>
      <w:r w:rsidRPr="007169AD">
        <w:rPr>
          <w:lang w:bidi="hi-IN"/>
        </w:rPr>
        <w:t xml:space="preserve">. </w:t>
      </w:r>
    </w:p>
    <w:p w:rsidR="00CD3F78" w:rsidRDefault="00CD3F78" w:rsidP="008D0078">
      <w:pPr>
        <w:spacing w:line="480" w:lineRule="auto"/>
        <w:rPr>
          <w:lang w:bidi="hi-IN"/>
        </w:rPr>
      </w:pPr>
    </w:p>
    <w:p w:rsidR="00CD3F78" w:rsidRDefault="00BD46F2" w:rsidP="008D0078">
      <w:pPr>
        <w:pStyle w:val="FigureLegend"/>
        <w:spacing w:line="480" w:lineRule="auto"/>
        <w:rPr>
          <w:b/>
          <w:bCs/>
          <w:sz w:val="20"/>
          <w:szCs w:val="20"/>
        </w:rPr>
      </w:pPr>
      <w:bookmarkStart w:id="1" w:name="_Ref354316371"/>
      <w:del w:id="2" w:author="Yoav Ram" w:date="2014-07-13T14:28:00Z">
        <w:r w:rsidDel="002D7AB0">
          <w:rPr>
            <w:b/>
            <w:bCs/>
            <w:noProof/>
            <w:sz w:val="20"/>
            <w:szCs w:val="20"/>
            <w:rPrChange w:id="3" w:author="Unknown">
              <w:rPr>
                <w:noProof/>
              </w:rPr>
            </w:rPrChange>
          </w:rPr>
          <w:lastRenderedPageBreak/>
          <w:drawing>
            <wp:inline distT="0" distB="0" distL="0" distR="0" wp14:anchorId="1E21A67C" wp14:editId="0BFCA85C">
              <wp:extent cx="5266690" cy="2179955"/>
              <wp:effectExtent l="0" t="0" r="0" b="0"/>
              <wp:docPr id="1" name="Picture 1" descr="D:\workspace\ruggedsim\manuscript\ram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2179955"/>
                      </a:xfrm>
                      <a:prstGeom prst="rect">
                        <a:avLst/>
                      </a:prstGeom>
                      <a:noFill/>
                      <a:ln>
                        <a:noFill/>
                      </a:ln>
                    </pic:spPr>
                  </pic:pic>
                </a:graphicData>
              </a:graphic>
            </wp:inline>
          </w:drawing>
        </w:r>
      </w:del>
      <w:ins w:id="4" w:author="Yoav Ram" w:date="2014-07-13T14:28:00Z">
        <w:r w:rsidR="002D7AB0">
          <w:rPr>
            <w:b/>
            <w:bCs/>
            <w:noProof/>
            <w:sz w:val="20"/>
            <w:szCs w:val="20"/>
            <w:rPrChange w:id="5" w:author="Unknown">
              <w:rPr>
                <w:noProof/>
              </w:rPr>
            </w:rPrChange>
          </w:rPr>
          <w:drawing>
            <wp:inline distT="0" distB="0" distL="0" distR="0" wp14:anchorId="76D38592" wp14:editId="2BB81C10">
              <wp:extent cx="5266690" cy="2179955"/>
              <wp:effectExtent l="0" t="0" r="0" b="0"/>
              <wp:docPr id="2" name="Picture 2" descr="D:\workspace\ruggedsim\manuscript\ram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2179955"/>
                      </a:xfrm>
                      <a:prstGeom prst="rect">
                        <a:avLst/>
                      </a:prstGeom>
                      <a:noFill/>
                      <a:ln>
                        <a:noFill/>
                      </a:ln>
                    </pic:spPr>
                  </pic:pic>
                </a:graphicData>
              </a:graphic>
            </wp:inline>
          </w:drawing>
        </w:r>
      </w:ins>
    </w:p>
    <w:p w:rsidR="00CD3F78" w:rsidRDefault="00CD3F78" w:rsidP="005E3B94">
      <w:pPr>
        <w:pStyle w:val="FigureLegend"/>
        <w:spacing w:line="480" w:lineRule="auto"/>
        <w:jc w:val="left"/>
        <w:rPr>
          <w:sz w:val="20"/>
          <w:szCs w:val="20"/>
        </w:rPr>
      </w:pPr>
      <w:r w:rsidRPr="00733307">
        <w:rPr>
          <w:b/>
          <w:bCs/>
          <w:sz w:val="20"/>
          <w:szCs w:val="20"/>
        </w:rPr>
        <w:t xml:space="preserve">Figure </w:t>
      </w:r>
      <w:r w:rsidR="00616194" w:rsidRPr="00733307">
        <w:rPr>
          <w:b/>
          <w:bCs/>
          <w:sz w:val="20"/>
          <w:szCs w:val="20"/>
        </w:rPr>
        <w:fldChar w:fldCharType="begin"/>
      </w:r>
      <w:r w:rsidRPr="00733307">
        <w:rPr>
          <w:b/>
          <w:bCs/>
          <w:sz w:val="20"/>
          <w:szCs w:val="20"/>
        </w:rPr>
        <w:instrText xml:space="preserve"> SEQ Figure \* ARABIC </w:instrText>
      </w:r>
      <w:r w:rsidR="00616194" w:rsidRPr="00733307">
        <w:rPr>
          <w:b/>
          <w:bCs/>
          <w:sz w:val="20"/>
          <w:szCs w:val="20"/>
        </w:rPr>
        <w:fldChar w:fldCharType="separate"/>
      </w:r>
      <w:r w:rsidR="00C47BD2">
        <w:rPr>
          <w:b/>
          <w:bCs/>
          <w:noProof/>
          <w:sz w:val="20"/>
          <w:szCs w:val="20"/>
        </w:rPr>
        <w:t>1</w:t>
      </w:r>
      <w:r w:rsidR="00616194" w:rsidRPr="00733307">
        <w:rPr>
          <w:b/>
          <w:bCs/>
          <w:sz w:val="20"/>
          <w:szCs w:val="20"/>
        </w:rPr>
        <w:fldChar w:fldCharType="end"/>
      </w:r>
      <w:bookmarkEnd w:id="1"/>
      <w:r w:rsidRPr="00733307">
        <w:rPr>
          <w:b/>
          <w:bCs/>
          <w:sz w:val="20"/>
          <w:szCs w:val="20"/>
        </w:rPr>
        <w:t xml:space="preserve"> – Adaptation on a </w:t>
      </w:r>
      <w:r>
        <w:rPr>
          <w:b/>
          <w:bCs/>
          <w:sz w:val="20"/>
          <w:szCs w:val="20"/>
        </w:rPr>
        <w:t>rugged</w:t>
      </w:r>
      <w:r w:rsidRPr="00733307">
        <w:rPr>
          <w:b/>
          <w:bCs/>
          <w:sz w:val="20"/>
          <w:szCs w:val="20"/>
        </w:rPr>
        <w:t xml:space="preserve"> fitness landscape.</w:t>
      </w:r>
      <w:r w:rsidRPr="00733307">
        <w:rPr>
          <w:sz w:val="20"/>
          <w:szCs w:val="20"/>
        </w:rPr>
        <w:t xml:space="preserve"> </w:t>
      </w:r>
      <w:r>
        <w:rPr>
          <w:sz w:val="20"/>
          <w:szCs w:val="20"/>
        </w:rPr>
        <w:t>The figure shows the fi</w:t>
      </w:r>
      <w:r w:rsidR="00BD46F2">
        <w:rPr>
          <w:sz w:val="20"/>
          <w:szCs w:val="20"/>
        </w:rPr>
        <w:t xml:space="preserve">tness of the possible genotypes, which are </w:t>
      </w:r>
      <w:r w:rsidR="005E3B94">
        <w:rPr>
          <w:sz w:val="20"/>
          <w:szCs w:val="20"/>
        </w:rPr>
        <w:t>represented</w:t>
      </w:r>
      <w:r w:rsidR="00BD46F2">
        <w:rPr>
          <w:sz w:val="20"/>
          <w:szCs w:val="20"/>
        </w:rPr>
        <w:t xml:space="preserve"> by the allele combination at the specific loci (</w:t>
      </w:r>
      <w:r w:rsidRPr="00733307">
        <w:rPr>
          <w:i/>
          <w:iCs/>
          <w:sz w:val="20"/>
          <w:szCs w:val="20"/>
        </w:rPr>
        <w:t>a</w:t>
      </w:r>
      <w:r>
        <w:rPr>
          <w:i/>
          <w:iCs/>
          <w:sz w:val="20"/>
          <w:szCs w:val="20"/>
        </w:rPr>
        <w:t>b</w:t>
      </w:r>
      <w:r>
        <w:rPr>
          <w:sz w:val="20"/>
          <w:szCs w:val="20"/>
        </w:rPr>
        <w:t>,</w:t>
      </w:r>
      <w:r w:rsidRPr="00733307">
        <w:rPr>
          <w:sz w:val="20"/>
          <w:szCs w:val="20"/>
        </w:rPr>
        <w:t xml:space="preserve"> </w:t>
      </w:r>
      <w:r w:rsidRPr="00733307">
        <w:rPr>
          <w:i/>
          <w:iCs/>
          <w:sz w:val="20"/>
          <w:szCs w:val="20"/>
        </w:rPr>
        <w:t>A</w:t>
      </w:r>
      <w:r>
        <w:rPr>
          <w:i/>
          <w:iCs/>
          <w:sz w:val="20"/>
          <w:szCs w:val="20"/>
        </w:rPr>
        <w:t>b</w:t>
      </w:r>
      <w:r>
        <w:rPr>
          <w:sz w:val="20"/>
          <w:szCs w:val="20"/>
        </w:rPr>
        <w:t xml:space="preserve">, </w:t>
      </w:r>
      <w:proofErr w:type="spellStart"/>
      <w:r>
        <w:rPr>
          <w:i/>
          <w:iCs/>
          <w:sz w:val="20"/>
          <w:szCs w:val="20"/>
        </w:rPr>
        <w:t>aB</w:t>
      </w:r>
      <w:proofErr w:type="spellEnd"/>
      <w:r>
        <w:rPr>
          <w:sz w:val="20"/>
          <w:szCs w:val="20"/>
        </w:rPr>
        <w:t>,</w:t>
      </w:r>
      <w:r w:rsidRPr="00733307">
        <w:rPr>
          <w:sz w:val="20"/>
          <w:szCs w:val="20"/>
        </w:rPr>
        <w:t xml:space="preserve"> and </w:t>
      </w:r>
      <w:r>
        <w:rPr>
          <w:i/>
          <w:iCs/>
          <w:sz w:val="20"/>
          <w:szCs w:val="20"/>
        </w:rPr>
        <w:t>AB</w:t>
      </w:r>
      <w:r w:rsidR="00BD46F2">
        <w:rPr>
          <w:sz w:val="20"/>
          <w:szCs w:val="20"/>
        </w:rPr>
        <w:t xml:space="preserve">) and </w:t>
      </w:r>
      <w:r w:rsidRPr="00733307">
        <w:rPr>
          <w:sz w:val="20"/>
          <w:szCs w:val="20"/>
        </w:rPr>
        <w:t xml:space="preserve">the number of deleterious alleles across the genome </w:t>
      </w:r>
      <w:r>
        <w:rPr>
          <w:sz w:val="20"/>
          <w:szCs w:val="20"/>
        </w:rPr>
        <w:t>following</w:t>
      </w:r>
      <w:r w:rsidRPr="00733307">
        <w:rPr>
          <w:sz w:val="20"/>
          <w:szCs w:val="20"/>
        </w:rPr>
        <w:t xml:space="preserve"> the forward-slash ('/'). </w:t>
      </w:r>
      <w:r>
        <w:rPr>
          <w:sz w:val="20"/>
          <w:szCs w:val="20"/>
        </w:rPr>
        <w:t xml:space="preserve">The y-axis </w:t>
      </w:r>
      <w:r w:rsidRPr="00733307">
        <w:rPr>
          <w:sz w:val="20"/>
          <w:szCs w:val="20"/>
        </w:rPr>
        <w:t xml:space="preserve">represents fitness: </w:t>
      </w:r>
      <w:r>
        <w:rPr>
          <w:sz w:val="20"/>
          <w:szCs w:val="20"/>
        </w:rPr>
        <w:t xml:space="preserve">the wildtype </w:t>
      </w:r>
      <w:r w:rsidRPr="00DE20E5">
        <w:rPr>
          <w:i/>
          <w:iCs/>
          <w:sz w:val="20"/>
          <w:szCs w:val="20"/>
        </w:rPr>
        <w:t>ab/0</w:t>
      </w:r>
      <w:r>
        <w:rPr>
          <w:sz w:val="20"/>
          <w:szCs w:val="20"/>
        </w:rPr>
        <w:t xml:space="preserve"> has fitness 1; </w:t>
      </w:r>
      <w:r w:rsidRPr="00733307">
        <w:rPr>
          <w:sz w:val="20"/>
          <w:szCs w:val="20"/>
        </w:rPr>
        <w:t>the fittest genotype</w:t>
      </w:r>
      <w:r>
        <w:rPr>
          <w:i/>
          <w:iCs/>
          <w:sz w:val="20"/>
          <w:szCs w:val="20"/>
        </w:rPr>
        <w:t xml:space="preserve"> </w:t>
      </w:r>
      <w:r w:rsidRPr="00733307">
        <w:rPr>
          <w:i/>
          <w:iCs/>
          <w:sz w:val="20"/>
          <w:szCs w:val="20"/>
        </w:rPr>
        <w:t>AB/</w:t>
      </w:r>
      <w:r w:rsidRPr="00733307">
        <w:rPr>
          <w:sz w:val="20"/>
          <w:szCs w:val="20"/>
        </w:rPr>
        <w:t>0</w:t>
      </w:r>
      <w:r>
        <w:rPr>
          <w:sz w:val="20"/>
          <w:szCs w:val="20"/>
        </w:rPr>
        <w:t xml:space="preserve"> has fitness 1+</w:t>
      </w:r>
      <w:r>
        <w:rPr>
          <w:i/>
          <w:iCs/>
          <w:sz w:val="20"/>
          <w:szCs w:val="20"/>
        </w:rPr>
        <w:t>sH</w:t>
      </w:r>
      <w:r>
        <w:rPr>
          <w:sz w:val="20"/>
          <w:szCs w:val="20"/>
        </w:rPr>
        <w:t xml:space="preserve">; </w:t>
      </w:r>
      <w:r w:rsidRPr="00733307">
        <w:rPr>
          <w:sz w:val="20"/>
          <w:szCs w:val="20"/>
        </w:rPr>
        <w:t xml:space="preserve">deleterious alleles, either at the </w:t>
      </w:r>
      <w:r w:rsidRPr="00733307">
        <w:rPr>
          <w:i/>
          <w:iCs/>
          <w:sz w:val="20"/>
          <w:szCs w:val="20"/>
        </w:rPr>
        <w:t>A/</w:t>
      </w:r>
      <w:proofErr w:type="gramStart"/>
      <w:r w:rsidRPr="00733307">
        <w:rPr>
          <w:i/>
          <w:iCs/>
          <w:sz w:val="20"/>
          <w:szCs w:val="20"/>
        </w:rPr>
        <w:t>a</w:t>
      </w:r>
      <w:r w:rsidRPr="00733307">
        <w:rPr>
          <w:sz w:val="20"/>
          <w:szCs w:val="20"/>
        </w:rPr>
        <w:t xml:space="preserve"> and</w:t>
      </w:r>
      <w:proofErr w:type="gramEnd"/>
      <w:r w:rsidRPr="00733307">
        <w:rPr>
          <w:sz w:val="20"/>
          <w:szCs w:val="20"/>
        </w:rPr>
        <w:t xml:space="preserve"> </w:t>
      </w:r>
      <w:r w:rsidRPr="00733307">
        <w:rPr>
          <w:i/>
          <w:iCs/>
          <w:sz w:val="20"/>
          <w:szCs w:val="20"/>
        </w:rPr>
        <w:t>B/b</w:t>
      </w:r>
      <w:r w:rsidRPr="00733307">
        <w:rPr>
          <w:sz w:val="20"/>
          <w:szCs w:val="20"/>
        </w:rPr>
        <w:t xml:space="preserve"> loci</w:t>
      </w:r>
      <w:r>
        <w:rPr>
          <w:sz w:val="20"/>
          <w:szCs w:val="20"/>
        </w:rPr>
        <w:t>,</w:t>
      </w:r>
      <w:r w:rsidRPr="00733307">
        <w:rPr>
          <w:sz w:val="20"/>
          <w:szCs w:val="20"/>
        </w:rPr>
        <w:t xml:space="preserve"> or at the non-specific loci</w:t>
      </w:r>
      <w:r>
        <w:rPr>
          <w:sz w:val="20"/>
          <w:szCs w:val="20"/>
        </w:rPr>
        <w:t>, reduce fitness by 1-</w:t>
      </w:r>
      <w:r>
        <w:rPr>
          <w:i/>
          <w:iCs/>
          <w:sz w:val="20"/>
          <w:szCs w:val="20"/>
        </w:rPr>
        <w:t>s</w:t>
      </w:r>
      <w:r w:rsidRPr="00733307">
        <w:rPr>
          <w:sz w:val="20"/>
          <w:szCs w:val="20"/>
        </w:rPr>
        <w:t xml:space="preserve">. </w:t>
      </w:r>
      <w:r>
        <w:rPr>
          <w:sz w:val="20"/>
          <w:szCs w:val="20"/>
        </w:rPr>
        <w:t>The x-axis represents the number of accumulated mutations</w:t>
      </w:r>
      <w:ins w:id="6" w:author="Yoav Ram" w:date="2014-07-13T14:21:00Z">
        <w:r w:rsidR="002D7AB0">
          <w:rPr>
            <w:sz w:val="20"/>
            <w:szCs w:val="20"/>
          </w:rPr>
          <w:t xml:space="preserve"> (genotypes are </w:t>
        </w:r>
      </w:ins>
      <w:ins w:id="7" w:author="Yoav Ram" w:date="2014-07-13T14:20:00Z">
        <w:r w:rsidR="002D7AB0">
          <w:rPr>
            <w:sz w:val="20"/>
            <w:szCs w:val="20"/>
          </w:rPr>
          <w:t>jittered t</w:t>
        </w:r>
      </w:ins>
      <w:ins w:id="8" w:author="Yoav Ram" w:date="2014-07-13T14:21:00Z">
        <w:r w:rsidR="002D7AB0">
          <w:rPr>
            <w:sz w:val="20"/>
            <w:szCs w:val="20"/>
          </w:rPr>
          <w:t>o increase separation)</w:t>
        </w:r>
      </w:ins>
      <w:r>
        <w:rPr>
          <w:sz w:val="20"/>
          <w:szCs w:val="20"/>
        </w:rPr>
        <w:t xml:space="preserve">. </w:t>
      </w:r>
      <w:r w:rsidRPr="00733307">
        <w:rPr>
          <w:sz w:val="20"/>
          <w:szCs w:val="20"/>
        </w:rPr>
        <w:t xml:space="preserve">Solid </w:t>
      </w:r>
      <w:r>
        <w:rPr>
          <w:sz w:val="20"/>
          <w:szCs w:val="20"/>
        </w:rPr>
        <w:t xml:space="preserve">lines </w:t>
      </w:r>
      <w:r w:rsidRPr="00733307">
        <w:rPr>
          <w:sz w:val="20"/>
          <w:szCs w:val="20"/>
        </w:rPr>
        <w:t xml:space="preserve">represent mutations at the </w:t>
      </w:r>
      <w:r w:rsidRPr="00733307">
        <w:rPr>
          <w:i/>
          <w:iCs/>
          <w:sz w:val="20"/>
          <w:szCs w:val="20"/>
        </w:rPr>
        <w:t>a/A</w:t>
      </w:r>
      <w:r w:rsidRPr="00733307">
        <w:rPr>
          <w:sz w:val="20"/>
          <w:szCs w:val="20"/>
        </w:rPr>
        <w:t xml:space="preserve"> and </w:t>
      </w:r>
      <w:r w:rsidRPr="00733307">
        <w:rPr>
          <w:i/>
          <w:iCs/>
          <w:sz w:val="20"/>
          <w:szCs w:val="20"/>
        </w:rPr>
        <w:t>b/B</w:t>
      </w:r>
      <w:r w:rsidRPr="00733307">
        <w:rPr>
          <w:sz w:val="20"/>
          <w:szCs w:val="20"/>
        </w:rPr>
        <w:t xml:space="preserve"> loci</w:t>
      </w:r>
      <w:r>
        <w:rPr>
          <w:sz w:val="20"/>
          <w:szCs w:val="20"/>
        </w:rPr>
        <w:t xml:space="preserve">, occurring with probability </w:t>
      </w:r>
      <w:r w:rsidRPr="008F2169">
        <w:rPr>
          <w:i/>
          <w:iCs/>
          <w:sz w:val="20"/>
          <w:szCs w:val="20"/>
        </w:rPr>
        <w:t>µ</w:t>
      </w:r>
      <w:r w:rsidRPr="00733307">
        <w:rPr>
          <w:sz w:val="20"/>
          <w:szCs w:val="20"/>
        </w:rPr>
        <w:t xml:space="preserve">. Dashed </w:t>
      </w:r>
      <w:r>
        <w:rPr>
          <w:sz w:val="20"/>
          <w:szCs w:val="20"/>
        </w:rPr>
        <w:t xml:space="preserve">lines </w:t>
      </w:r>
      <w:r w:rsidRPr="00733307">
        <w:rPr>
          <w:sz w:val="20"/>
          <w:szCs w:val="20"/>
        </w:rPr>
        <w:t>represent deleterious mutations in the rest of the genome</w:t>
      </w:r>
      <w:r>
        <w:rPr>
          <w:sz w:val="20"/>
          <w:szCs w:val="20"/>
        </w:rPr>
        <w:t xml:space="preserve">, occurring with rate </w:t>
      </w:r>
      <w:r>
        <w:rPr>
          <w:i/>
          <w:iCs/>
          <w:sz w:val="20"/>
          <w:szCs w:val="20"/>
        </w:rPr>
        <w:t>U</w:t>
      </w:r>
      <w:r w:rsidRPr="00733307">
        <w:rPr>
          <w:sz w:val="20"/>
          <w:szCs w:val="20"/>
        </w:rPr>
        <w:t>. Mutagenesis is induced in stressed genotypes</w:t>
      </w:r>
      <w:r>
        <w:rPr>
          <w:sz w:val="20"/>
          <w:szCs w:val="20"/>
        </w:rPr>
        <w:t xml:space="preserve"> with </w:t>
      </w:r>
      <w:r w:rsidRPr="00733307">
        <w:rPr>
          <w:sz w:val="20"/>
          <w:szCs w:val="20"/>
        </w:rPr>
        <w:t>fitness &lt;1</w:t>
      </w:r>
      <w:r>
        <w:rPr>
          <w:sz w:val="20"/>
          <w:szCs w:val="20"/>
        </w:rPr>
        <w:t xml:space="preserve"> (gray background)</w:t>
      </w:r>
      <w:r w:rsidRPr="00733307">
        <w:rPr>
          <w:sz w:val="20"/>
          <w:szCs w:val="20"/>
        </w:rPr>
        <w:t xml:space="preserve">. Fit genotypes, </w:t>
      </w:r>
      <w:r>
        <w:rPr>
          <w:sz w:val="20"/>
          <w:szCs w:val="20"/>
        </w:rPr>
        <w:t xml:space="preserve">with </w:t>
      </w:r>
      <w:r w:rsidRPr="00733307">
        <w:rPr>
          <w:sz w:val="20"/>
          <w:szCs w:val="20"/>
        </w:rPr>
        <w:t xml:space="preserve">fitness </w:t>
      </w:r>
      <w:r w:rsidRPr="00733307">
        <w:rPr>
          <w:rFonts w:ascii="Times New Roman" w:hAnsi="Times New Roman" w:cs="Times New Roman"/>
          <w:sz w:val="20"/>
          <w:szCs w:val="20"/>
        </w:rPr>
        <w:t>≥</w:t>
      </w:r>
      <w:r w:rsidRPr="00733307">
        <w:rPr>
          <w:sz w:val="20"/>
          <w:szCs w:val="20"/>
        </w:rPr>
        <w:t>1</w:t>
      </w:r>
      <w:r>
        <w:rPr>
          <w:sz w:val="20"/>
          <w:szCs w:val="20"/>
        </w:rPr>
        <w:t>,</w:t>
      </w:r>
      <w:r w:rsidRPr="00733307">
        <w:rPr>
          <w:sz w:val="20"/>
          <w:szCs w:val="20"/>
        </w:rPr>
        <w:t xml:space="preserve"> do not </w:t>
      </w:r>
      <w:proofErr w:type="spellStart"/>
      <w:r w:rsidRPr="00733307">
        <w:rPr>
          <w:sz w:val="20"/>
          <w:szCs w:val="20"/>
        </w:rPr>
        <w:t>hypermutate</w:t>
      </w:r>
      <w:proofErr w:type="spellEnd"/>
      <w:r>
        <w:rPr>
          <w:sz w:val="20"/>
          <w:szCs w:val="20"/>
        </w:rPr>
        <w:t xml:space="preserve"> (white background)</w:t>
      </w:r>
      <w:r w:rsidRPr="00733307">
        <w:rPr>
          <w:sz w:val="20"/>
          <w:szCs w:val="20"/>
        </w:rPr>
        <w:t xml:space="preserve">. </w:t>
      </w:r>
      <w:r w:rsidRPr="00733307">
        <w:rPr>
          <w:b/>
          <w:bCs/>
          <w:sz w:val="20"/>
          <w:szCs w:val="20"/>
        </w:rPr>
        <w:t>(A)</w:t>
      </w:r>
      <w:r w:rsidRPr="00733307">
        <w:rPr>
          <w:sz w:val="20"/>
          <w:szCs w:val="20"/>
        </w:rPr>
        <w:t xml:space="preserve"> In the analytic model genotypes with deleterious alleles in non-specific loci are considered "</w:t>
      </w:r>
      <w:r>
        <w:rPr>
          <w:sz w:val="20"/>
          <w:szCs w:val="20"/>
        </w:rPr>
        <w:t>E</w:t>
      </w:r>
      <w:r w:rsidRPr="00733307">
        <w:rPr>
          <w:sz w:val="20"/>
          <w:szCs w:val="20"/>
        </w:rPr>
        <w:t xml:space="preserve">volutionary </w:t>
      </w:r>
      <w:r>
        <w:rPr>
          <w:sz w:val="20"/>
          <w:szCs w:val="20"/>
        </w:rPr>
        <w:t>D</w:t>
      </w:r>
      <w:r w:rsidRPr="00733307">
        <w:rPr>
          <w:sz w:val="20"/>
          <w:szCs w:val="20"/>
        </w:rPr>
        <w:t>ead</w:t>
      </w:r>
      <w:r>
        <w:rPr>
          <w:sz w:val="20"/>
          <w:szCs w:val="20"/>
        </w:rPr>
        <w:t xml:space="preserve"> E</w:t>
      </w:r>
      <w:r w:rsidRPr="00733307">
        <w:rPr>
          <w:sz w:val="20"/>
          <w:szCs w:val="20"/>
        </w:rPr>
        <w:t xml:space="preserve">nds" and do not contribute to adaptation. </w:t>
      </w:r>
      <w:r w:rsidRPr="00733307">
        <w:rPr>
          <w:b/>
          <w:bCs/>
          <w:sz w:val="20"/>
          <w:szCs w:val="20"/>
        </w:rPr>
        <w:t>(B)</w:t>
      </w:r>
      <w:r w:rsidRPr="00733307">
        <w:rPr>
          <w:sz w:val="20"/>
          <w:szCs w:val="20"/>
        </w:rPr>
        <w:t xml:space="preserve"> In the simulations individuals can accumulate up to 25 deleterious alleles (the figure only shows three). Multiple mutations can occur simultaneously but are not shown for simplicity of the illustration.</w:t>
      </w:r>
    </w:p>
    <w:p w:rsidR="005316EE" w:rsidRPr="00331E7E" w:rsidRDefault="00191D82" w:rsidP="00216196">
      <w:pPr>
        <w:spacing w:line="480" w:lineRule="auto"/>
        <w:rPr>
          <w:lang w:bidi="hi-IN"/>
        </w:rPr>
      </w:pPr>
      <w:r>
        <w:rPr>
          <w:lang w:bidi="hi-IN"/>
        </w:rPr>
        <w:t>D</w:t>
      </w:r>
      <w:r w:rsidR="005316EE" w:rsidRPr="007169AD">
        <w:rPr>
          <w:lang w:bidi="hi-IN"/>
        </w:rPr>
        <w:t>eleterious mutation</w:t>
      </w:r>
      <w:r>
        <w:rPr>
          <w:lang w:bidi="hi-IN"/>
        </w:rPr>
        <w:t>s</w:t>
      </w:r>
      <w:r w:rsidR="005316EE" w:rsidRPr="007169AD">
        <w:rPr>
          <w:lang w:bidi="hi-IN"/>
        </w:rPr>
        <w:t xml:space="preserve"> in the non-specific loci independently (multiplicatively) </w:t>
      </w:r>
      <w:r w:rsidR="005316EE" w:rsidRPr="007169AD">
        <w:t>reduce the fitness of the individual by 1-</w:t>
      </w:r>
      <w:r w:rsidR="005316EE" w:rsidRPr="007169AD">
        <w:rPr>
          <w:i/>
          <w:iCs/>
        </w:rPr>
        <w:t>s</w:t>
      </w:r>
      <w:r w:rsidR="005316EE" w:rsidRPr="007169AD">
        <w:t xml:space="preserve">. </w:t>
      </w:r>
      <w:r w:rsidR="0035669E">
        <w:rPr>
          <w:lang w:bidi="hi-IN"/>
        </w:rPr>
        <w:t>M</w:t>
      </w:r>
      <w:r w:rsidR="005316EE" w:rsidRPr="007169AD">
        <w:rPr>
          <w:lang w:bidi="hi-IN"/>
        </w:rPr>
        <w:t xml:space="preserve">utations occur in the specific loci with probability </w:t>
      </w:r>
      <w:r w:rsidR="005316EE" w:rsidRPr="007169AD">
        <w:rPr>
          <w:rFonts w:ascii="Times New Roman" w:hAnsi="Times New Roman"/>
          <w:i/>
          <w:iCs/>
        </w:rPr>
        <w:t>µ</w:t>
      </w:r>
      <w:r>
        <w:rPr>
          <w:lang w:bidi="hi-IN"/>
        </w:rPr>
        <w:t>. T</w:t>
      </w:r>
      <w:r w:rsidR="005316EE" w:rsidRPr="00BA2B02">
        <w:rPr>
          <w:lang w:bidi="hi-IN"/>
        </w:rPr>
        <w:t>he number of new mutations per replication</w:t>
      </w:r>
      <w:r w:rsidR="005316EE">
        <w:rPr>
          <w:lang w:bidi="hi-IN"/>
        </w:rPr>
        <w:t xml:space="preserve"> i</w:t>
      </w:r>
      <w:r w:rsidR="005316EE" w:rsidRPr="007169AD">
        <w:rPr>
          <w:lang w:bidi="hi-IN"/>
        </w:rPr>
        <w:t>n the rest</w:t>
      </w:r>
      <w:r w:rsidR="005316EE" w:rsidRPr="00BA2B02">
        <w:rPr>
          <w:lang w:bidi="hi-IN"/>
        </w:rPr>
        <w:t xml:space="preserve"> of the genome</w:t>
      </w:r>
      <w:r>
        <w:rPr>
          <w:lang w:bidi="hi-IN"/>
        </w:rPr>
        <w:t xml:space="preserve"> </w:t>
      </w:r>
      <w:r>
        <w:rPr>
          <w:lang w:bidi="hi-IN"/>
        </w:rPr>
        <w:lastRenderedPageBreak/>
        <w:t>(the non-specific loci)</w:t>
      </w:r>
      <w:r w:rsidR="005316EE" w:rsidRPr="00BA2B02">
        <w:rPr>
          <w:lang w:bidi="hi-IN"/>
        </w:rPr>
        <w:t xml:space="preserve"> is Poisson </w:t>
      </w:r>
      <w:r w:rsidR="005316EE" w:rsidRPr="00331E7E">
        <w:rPr>
          <w:lang w:bidi="hi-IN"/>
        </w:rPr>
        <w:t xml:space="preserve">distributed with an average </w:t>
      </w:r>
      <w:r w:rsidR="005316EE" w:rsidRPr="00331E7E">
        <w:rPr>
          <w:i/>
          <w:iCs/>
          <w:lang w:bidi="hi-IN"/>
        </w:rPr>
        <w:t>U</w:t>
      </w:r>
      <w:r w:rsidR="005316EE" w:rsidRPr="00331E7E">
        <w:rPr>
          <w:lang w:bidi="hi-IN"/>
        </w:rPr>
        <w:t xml:space="preserve">. </w:t>
      </w:r>
      <w:r w:rsidR="0035669E" w:rsidRPr="00331E7E">
        <w:rPr>
          <w:lang w:bidi="hi-IN"/>
        </w:rPr>
        <w:t>The model</w:t>
      </w:r>
      <w:r w:rsidR="005316EE" w:rsidRPr="00331E7E">
        <w:rPr>
          <w:lang w:bidi="hi-IN"/>
        </w:rPr>
        <w:t xml:space="preserve"> neglect</w:t>
      </w:r>
      <w:r w:rsidR="0035669E" w:rsidRPr="00331E7E">
        <w:rPr>
          <w:lang w:bidi="hi-IN"/>
        </w:rPr>
        <w:t>s</w:t>
      </w:r>
      <w:r w:rsidR="005316EE" w:rsidRPr="00331E7E">
        <w:rPr>
          <w:lang w:bidi="hi-IN"/>
        </w:rPr>
        <w:t xml:space="preserve"> </w:t>
      </w:r>
      <w:r w:rsidR="005316EE" w:rsidRPr="00331E7E">
        <w:t>back-mutations and compensatory mutations</w:t>
      </w:r>
      <w:r w:rsidRPr="00331E7E">
        <w:t xml:space="preserve"> </w:t>
      </w:r>
      <w:r w:rsidR="00616194" w:rsidRPr="00331E7E">
        <w:t>due of their minor short term effects</w:t>
      </w:r>
      <w:r w:rsidR="005316EE" w:rsidRPr="00331E7E">
        <w:t>.</w:t>
      </w:r>
    </w:p>
    <w:p w:rsidR="005316EE" w:rsidRPr="00BA2B02" w:rsidRDefault="005316EE" w:rsidP="008D0078">
      <w:pPr>
        <w:spacing w:line="480" w:lineRule="auto"/>
        <w:rPr>
          <w:lang w:bidi="hi-IN"/>
        </w:rPr>
      </w:pPr>
      <w:r w:rsidRPr="00331E7E">
        <w:rPr>
          <w:lang w:bidi="hi-IN"/>
        </w:rPr>
        <w:t xml:space="preserve">We consider three </w:t>
      </w:r>
      <w:r w:rsidRPr="00331E7E">
        <w:t>mutational strategies</w:t>
      </w:r>
      <w:r w:rsidRPr="00331E7E">
        <w:rPr>
          <w:lang w:bidi="hi-IN"/>
        </w:rPr>
        <w:t>: normal mutagenesis</w:t>
      </w:r>
      <w:r w:rsidRPr="00BA2B02">
        <w:rPr>
          <w:lang w:bidi="hi-IN"/>
        </w:rPr>
        <w:t xml:space="preserve">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r w:rsidRPr="00020A87">
        <w:t>)</w:t>
      </w:r>
      <w:r w:rsidRPr="00BA2B02">
        <w:rPr>
          <w:lang w:bidi="hi-IN"/>
        </w:rPr>
        <w:t xml:space="preserve">. </w:t>
      </w:r>
      <w:r w:rsidR="0035669E">
        <w:rPr>
          <w:lang w:bidi="hi-IN"/>
        </w:rPr>
        <w:t>The</w:t>
      </w:r>
      <w:r w:rsidRPr="00BA2B02">
        <w:rPr>
          <w:lang w:bidi="hi-IN"/>
        </w:rPr>
        <w:t xml:space="preserve"> main analysis assumes that </w:t>
      </w:r>
      <w:r w:rsidR="0035669E">
        <w:rPr>
          <w:lang w:bidi="hi-IN"/>
        </w:rPr>
        <w:t xml:space="preserve">the effect of </w:t>
      </w:r>
      <w:r w:rsidRPr="00BA2B02">
        <w:rPr>
          <w:lang w:bidi="hi-IN"/>
        </w:rPr>
        <w:t xml:space="preserve">SIM </w:t>
      </w:r>
      <w:r w:rsidR="0035669E">
        <w:rPr>
          <w:lang w:bidi="hi-IN"/>
        </w:rPr>
        <w:t xml:space="preserve">on </w:t>
      </w:r>
      <w:r w:rsidRPr="00BA2B02">
        <w:rPr>
          <w:lang w:bidi="hi-IN"/>
        </w:rPr>
        <w:t xml:space="preserve">the mutation rate of an individual with fitness </w:t>
      </w:r>
      <w:r w:rsidRPr="00BA2B02">
        <w:rPr>
          <w:i/>
          <w:iCs/>
        </w:rPr>
        <w:t>ω</w:t>
      </w:r>
      <w:r w:rsidR="005C7620">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8D0078">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8D0078">
            <w:pPr>
              <w:spacing w:line="480" w:lineRule="auto"/>
            </w:pPr>
            <w:bookmarkStart w:id="9" w:name="_Ref374443384"/>
            <w:bookmarkStart w:id="10" w:name="_Ref374460264"/>
            <w:r w:rsidRPr="00BA2B02">
              <w:t>(</w:t>
            </w:r>
            <w:r w:rsidR="00616194">
              <w:fldChar w:fldCharType="begin"/>
            </w:r>
            <w:r w:rsidR="00DA55AA">
              <w:instrText xml:space="preserve"> SEQ Equation </w:instrText>
            </w:r>
            <w:r w:rsidR="00616194">
              <w:fldChar w:fldCharType="separate"/>
            </w:r>
            <w:r w:rsidR="00C47BD2">
              <w:rPr>
                <w:noProof/>
              </w:rPr>
              <w:t>1</w:t>
            </w:r>
            <w:r w:rsidR="00616194">
              <w:rPr>
                <w:noProof/>
              </w:rPr>
              <w:fldChar w:fldCharType="end"/>
            </w:r>
            <w:bookmarkEnd w:id="9"/>
            <w:r w:rsidRPr="00BA2B02">
              <w:t>)</w:t>
            </w:r>
            <w:bookmarkEnd w:id="10"/>
          </w:p>
        </w:tc>
      </w:tr>
    </w:tbl>
    <w:p w:rsidR="005316EE" w:rsidRPr="00DF5A14" w:rsidRDefault="005316EE" w:rsidP="00DF5A14">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different scenario in which the environmental change reduces the absolute fitness of the </w:t>
      </w:r>
      <w:r w:rsidR="0035669E">
        <w:rPr>
          <w:lang w:bidi="hi-IN"/>
        </w:rPr>
        <w:t xml:space="preserve">wildtype so that it is also </w:t>
      </w:r>
      <w:r>
        <w:rPr>
          <w:lang w:bidi="hi-IN"/>
        </w:rPr>
        <w:t>stress</w:t>
      </w:r>
      <w:r w:rsidR="0035669E">
        <w:rPr>
          <w:lang w:bidi="hi-IN"/>
        </w:rPr>
        <w:t>ed</w:t>
      </w:r>
      <w:r w:rsidRPr="007169AD">
        <w:rPr>
          <w:lang w:bidi="hi-IN"/>
        </w:rPr>
        <w:t xml:space="preserve"> – see</w:t>
      </w:r>
      <w:r w:rsidRPr="00BA2B02">
        <w:rPr>
          <w:lang w:bidi="hi-IN"/>
        </w:rPr>
        <w:t xml:space="preserve"> section</w:t>
      </w:r>
      <w:r w:rsidR="00A90051">
        <w:t xml:space="preserve"> 3.5</w:t>
      </w:r>
      <w:r>
        <w:t>.</w:t>
      </w:r>
      <w:ins w:id="11" w:author="Yoav Ram" w:date="2014-07-14T11:04:00Z">
        <w:r w:rsidR="006E7AB4">
          <w:rPr>
            <w:lang w:bidi="hi-IN"/>
          </w:rPr>
          <w:t xml:space="preserve"> </w:t>
        </w:r>
        <w:r w:rsidR="006E7AB4" w:rsidRPr="001B7896">
          <w:rPr>
            <w:highlight w:val="yellow"/>
            <w:lang w:bidi="hi-IN"/>
            <w:rPrChange w:id="12" w:author="Yoav Ram" w:date="2014-07-14T11:41:00Z">
              <w:rPr>
                <w:lang w:bidi="hi-IN"/>
              </w:rPr>
            </w:rPrChange>
          </w:rPr>
          <w:t>Th</w:t>
        </w:r>
      </w:ins>
      <w:ins w:id="13" w:author="Yoav Ram" w:date="2014-07-14T11:31:00Z">
        <w:r w:rsidR="002A0B22" w:rsidRPr="001B7896">
          <w:rPr>
            <w:highlight w:val="yellow"/>
            <w:lang w:bidi="hi-IN"/>
            <w:rPrChange w:id="14" w:author="Yoav Ram" w:date="2014-07-14T11:41:00Z">
              <w:rPr>
                <w:lang w:bidi="hi-IN"/>
              </w:rPr>
            </w:rPrChange>
          </w:rPr>
          <w:t>e</w:t>
        </w:r>
      </w:ins>
      <w:ins w:id="15" w:author="Yoav Ram" w:date="2014-07-14T11:04:00Z">
        <w:r w:rsidR="006E7AB4" w:rsidRPr="001B7896">
          <w:rPr>
            <w:highlight w:val="yellow"/>
            <w:lang w:bidi="hi-IN"/>
            <w:rPrChange w:id="16" w:author="Yoav Ram" w:date="2014-07-14T11:41:00Z">
              <w:rPr>
                <w:lang w:bidi="hi-IN"/>
              </w:rPr>
            </w:rPrChange>
          </w:rPr>
          <w:t xml:space="preserve"> threshold relationship</w:t>
        </w:r>
      </w:ins>
      <w:ins w:id="17" w:author="Yoav Ram" w:date="2014-07-14T11:31:00Z">
        <w:r w:rsidR="002A0B22" w:rsidRPr="001B7896">
          <w:rPr>
            <w:highlight w:val="yellow"/>
            <w:lang w:bidi="hi-IN"/>
            <w:rPrChange w:id="18" w:author="Yoav Ram" w:date="2014-07-14T11:41:00Z">
              <w:rPr>
                <w:lang w:bidi="hi-IN"/>
              </w:rPr>
            </w:rPrChange>
          </w:rPr>
          <w:t xml:space="preserve"> </w:t>
        </w:r>
      </w:ins>
      <w:ins w:id="19" w:author="Yoav Ram" w:date="2014-07-14T11:04:00Z">
        <w:r w:rsidR="006E7AB4" w:rsidRPr="001B7896">
          <w:rPr>
            <w:highlight w:val="yellow"/>
            <w:lang w:bidi="hi-IN"/>
            <w:rPrChange w:id="20" w:author="Yoav Ram" w:date="2014-07-14T11:41:00Z">
              <w:rPr>
                <w:lang w:bidi="hi-IN"/>
              </w:rPr>
            </w:rPrChange>
          </w:rPr>
          <w:t xml:space="preserve">between fitness and the mutation rate </w:t>
        </w:r>
      </w:ins>
      <w:ins w:id="21" w:author="Yoav Ram" w:date="2014-07-14T11:31:00Z">
        <w:r w:rsidR="002A0B22" w:rsidRPr="001B7896">
          <w:rPr>
            <w:highlight w:val="yellow"/>
            <w:lang w:bidi="hi-IN"/>
            <w:rPrChange w:id="22" w:author="Yoav Ram" w:date="2014-07-14T11:41:00Z">
              <w:rPr>
                <w:lang w:bidi="hi-IN"/>
              </w:rPr>
            </w:rPrChange>
          </w:rPr>
          <w:t xml:space="preserve">eq. </w:t>
        </w:r>
        <w:r w:rsidR="002A0B22" w:rsidRPr="001B7896">
          <w:rPr>
            <w:highlight w:val="yellow"/>
            <w:lang w:bidi="hi-IN"/>
            <w:rPrChange w:id="23" w:author="Yoav Ram" w:date="2014-07-14T11:41:00Z">
              <w:rPr>
                <w:lang w:bidi="hi-IN"/>
              </w:rPr>
            </w:rPrChange>
          </w:rPr>
          <w:fldChar w:fldCharType="begin"/>
        </w:r>
        <w:r w:rsidR="002A0B22" w:rsidRPr="001B7896">
          <w:rPr>
            <w:highlight w:val="yellow"/>
            <w:lang w:bidi="hi-IN"/>
            <w:rPrChange w:id="24" w:author="Yoav Ram" w:date="2014-07-14T11:41:00Z">
              <w:rPr>
                <w:lang w:bidi="hi-IN"/>
              </w:rPr>
            </w:rPrChange>
          </w:rPr>
          <w:instrText xml:space="preserve"> REF _Ref374443384 \h </w:instrText>
        </w:r>
        <w:r w:rsidR="002A0B22" w:rsidRPr="001B7896">
          <w:rPr>
            <w:highlight w:val="yellow"/>
            <w:lang w:bidi="hi-IN"/>
            <w:rPrChange w:id="25" w:author="Yoav Ram" w:date="2014-07-14T11:41:00Z">
              <w:rPr>
                <w:lang w:bidi="hi-IN"/>
              </w:rPr>
            </w:rPrChange>
          </w:rPr>
        </w:r>
      </w:ins>
      <w:r w:rsidR="001B7896">
        <w:rPr>
          <w:highlight w:val="yellow"/>
          <w:lang w:bidi="hi-IN"/>
        </w:rPr>
        <w:instrText xml:space="preserve"> \* MERGEFORMAT </w:instrText>
      </w:r>
      <w:ins w:id="26" w:author="Yoav Ram" w:date="2014-07-14T11:31:00Z">
        <w:r w:rsidR="002A0B22" w:rsidRPr="001B7896">
          <w:rPr>
            <w:highlight w:val="yellow"/>
            <w:lang w:bidi="hi-IN"/>
            <w:rPrChange w:id="27" w:author="Yoav Ram" w:date="2014-07-14T11:41:00Z">
              <w:rPr>
                <w:lang w:bidi="hi-IN"/>
              </w:rPr>
            </w:rPrChange>
          </w:rPr>
          <w:fldChar w:fldCharType="separate"/>
        </w:r>
        <w:r w:rsidR="002A0B22" w:rsidRPr="001B7896">
          <w:rPr>
            <w:noProof/>
            <w:highlight w:val="yellow"/>
            <w:rPrChange w:id="28" w:author="Yoav Ram" w:date="2014-07-14T11:41:00Z">
              <w:rPr>
                <w:noProof/>
              </w:rPr>
            </w:rPrChange>
          </w:rPr>
          <w:t>1</w:t>
        </w:r>
        <w:r w:rsidR="002A0B22" w:rsidRPr="001B7896">
          <w:rPr>
            <w:highlight w:val="yellow"/>
            <w:lang w:bidi="hi-IN"/>
            <w:rPrChange w:id="29" w:author="Yoav Ram" w:date="2014-07-14T11:41:00Z">
              <w:rPr>
                <w:lang w:bidi="hi-IN"/>
              </w:rPr>
            </w:rPrChange>
          </w:rPr>
          <w:fldChar w:fldCharType="end"/>
        </w:r>
      </w:ins>
      <w:ins w:id="30" w:author="Yoav Ram" w:date="2014-07-14T11:32:00Z">
        <w:r w:rsidR="002A0B22" w:rsidRPr="001B7896">
          <w:rPr>
            <w:highlight w:val="yellow"/>
            <w:lang w:bidi="hi-IN"/>
            <w:rPrChange w:id="31" w:author="Yoav Ram" w:date="2014-07-14T11:41:00Z">
              <w:rPr>
                <w:lang w:bidi="hi-IN"/>
              </w:rPr>
            </w:rPrChange>
          </w:rPr>
          <w:t xml:space="preserve"> </w:t>
        </w:r>
      </w:ins>
      <w:ins w:id="32" w:author="Yoav Ram" w:date="2014-07-14T11:04:00Z">
        <w:r w:rsidR="006E7AB4" w:rsidRPr="001B7896">
          <w:rPr>
            <w:highlight w:val="yellow"/>
            <w:lang w:bidi="hi-IN"/>
            <w:rPrChange w:id="33" w:author="Yoav Ram" w:date="2014-07-14T11:41:00Z">
              <w:rPr>
                <w:lang w:bidi="hi-IN"/>
              </w:rPr>
            </w:rPrChange>
          </w:rPr>
          <w:t>is relaxed in Appendix E in which we explore</w:t>
        </w:r>
      </w:ins>
      <w:ins w:id="34" w:author="Yoav Ram" w:date="2014-07-14T11:32:00Z">
        <w:r w:rsidR="002A0B22" w:rsidRPr="001B7896">
          <w:rPr>
            <w:highlight w:val="yellow"/>
            <w:lang w:bidi="hi-IN"/>
            <w:rPrChange w:id="35" w:author="Yoav Ram" w:date="2014-07-14T11:41:00Z">
              <w:rPr>
                <w:lang w:bidi="hi-IN"/>
              </w:rPr>
            </w:rPrChange>
          </w:rPr>
          <w:t xml:space="preserve"> continuous relationships between fitness and the mutation rate.</w:t>
        </w:r>
        <w:r w:rsidR="002A0B22">
          <w:rPr>
            <w:lang w:bidi="hi-IN"/>
          </w:rPr>
          <w:t xml:space="preserve"> </w:t>
        </w:r>
      </w:ins>
    </w:p>
    <w:p w:rsidR="005316EE" w:rsidRDefault="005316EE" w:rsidP="008D0078">
      <w:pPr>
        <w:spacing w:line="480" w:lineRule="auto"/>
      </w:pPr>
      <w:r>
        <w:t xml:space="preserve">We are interested in calculating the adaptation rate of a population homogenous for each of the above mutational strategies (NM, CM, or SIM). </w:t>
      </w:r>
      <w:r w:rsidR="0035669E">
        <w:t>T</w:t>
      </w:r>
      <w:r>
        <w:t xml:space="preserve">he adaptation process </w:t>
      </w:r>
      <w:r w:rsidR="0035669E">
        <w:t>is separated in</w:t>
      </w:r>
      <w:r>
        <w:t xml:space="preserve">to two </w:t>
      </w:r>
      <w:r>
        <w:softHyphen/>
      </w:r>
      <w:r>
        <w:softHyphen/>
      </w:r>
      <w:r>
        <w:softHyphen/>
      </w:r>
      <w:r>
        <w:softHyphen/>
        <w:t xml:space="preserve">distinct stages. In the first stage, a double mutant </w:t>
      </w:r>
      <w:r>
        <w:rPr>
          <w:i/>
          <w:iCs/>
        </w:rPr>
        <w:t>AB</w:t>
      </w:r>
      <w:r>
        <w:t xml:space="preserve"> appears in </w:t>
      </w:r>
      <w:r>
        <w:lastRenderedPageBreak/>
        <w:t xml:space="preserve">the population, usually in a single copy. In the second stage, the double mutant </w:t>
      </w:r>
      <w:proofErr w:type="gramStart"/>
      <w:r>
        <w:t>either goes</w:t>
      </w:r>
      <w:proofErr w:type="gramEnd"/>
      <w:r>
        <w:t xml:space="preserve"> to extinction or avoids extinction, increases in frequency, and goes to fixation. </w:t>
      </w:r>
    </w:p>
    <w:p w:rsidR="005316EE" w:rsidRDefault="005316EE" w:rsidP="008D0078">
      <w:pPr>
        <w:spacing w:line="480" w:lineRule="auto"/>
      </w:pPr>
      <w:r>
        <w:t>We analyzed this model with two methods. The first is analytic (</w:t>
      </w:r>
      <w:r w:rsidR="006620EE">
        <w:t>Figure 1A</w:t>
      </w:r>
      <w:r>
        <w:t>), in which we assume that: (</w:t>
      </w:r>
      <w:proofErr w:type="spellStart"/>
      <w:r>
        <w:t>i</w:t>
      </w:r>
      <w:proofErr w:type="spellEnd"/>
      <w:r>
        <w:t>) genotypes with deleterious backgrounds (deleterious alleles in the non-specific loci) do not contribute to the adaptation process;</w:t>
      </w:r>
      <w:r w:rsidR="0035669E">
        <w:t xml:space="preserve"> and</w:t>
      </w:r>
      <w:r>
        <w:t xml:space="preserve"> (ii) the number of deleterious alleles per individual before the appearance of a double mutant is at a mutation-selection balance (MSB) and is Poisson distributed with mean </w:t>
      </w:r>
      <w:r w:rsidRPr="00527A49">
        <w:rPr>
          <w:i/>
          <w:iCs/>
        </w:rPr>
        <w:t>U/s</w:t>
      </w:r>
      <w:r>
        <w:t xml:space="preserve"> </w:t>
      </w:r>
      <w:r w:rsidR="00616194">
        <w:fldChar w:fldCharType="begin" w:fldLock="1"/>
      </w:r>
      <w:r w:rsidR="006B0338">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"[40]" }, "properties" : { "noteIndex" : 0 }, "schema" : "https://github.com/citation-style-language/schema/raw/master/csl-citation.json" }</w:instrText>
      </w:r>
      <w:r w:rsidR="00616194">
        <w:fldChar w:fldCharType="separate"/>
      </w:r>
      <w:r w:rsidRPr="00CD660F">
        <w:rPr>
          <w:noProof/>
        </w:rPr>
        <w:t>(Haigh 1978)</w:t>
      </w:r>
      <w:r w:rsidR="00616194">
        <w:fldChar w:fldCharType="end"/>
      </w:r>
      <w:r>
        <w:t>. The former assumption requires that mutation is weaker than selection (</w:t>
      </w:r>
      <m:oMath>
        <m:r>
          <w:rPr>
            <w:rFonts w:ascii="Cambria Math" w:hAnsi="Cambria Math"/>
          </w:rPr>
          <m:t>U≪s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616194">
        <w:fldChar w:fldCharType="begin" w:fldLock="1"/>
      </w:r>
      <w:r w:rsidR="006B0338">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"[41]" }, "properties" : { "noteIndex" : 0 }, "schema" : "https://github.com/citation-style-language/schema/raw/master/csl-citation.json" }</w:instrText>
      </w:r>
      <w:r w:rsidR="00616194">
        <w:fldChar w:fldCharType="separate"/>
      </w:r>
      <w:r w:rsidR="00635E26" w:rsidRPr="00635E26">
        <w:rPr>
          <w:noProof/>
        </w:rPr>
        <w:t>[41]</w:t>
      </w:r>
      <w:r w:rsidR="00616194">
        <w:fldChar w:fldCharType="end"/>
      </w:r>
      <w:r>
        <w:t>.</w:t>
      </w:r>
    </w:p>
    <w:p w:rsidR="005316EE" w:rsidRDefault="005316EE" w:rsidP="008D0078">
      <w:pPr>
        <w:spacing w:line="480" w:lineRule="auto"/>
      </w:pPr>
      <w:r>
        <w:t>The second method is a stochastic Wright-Fisher simulation with selection, mutation and genetic drift (</w:t>
      </w:r>
      <w:r w:rsidR="006620EE">
        <w:t>Figure 1</w:t>
      </w:r>
      <w:r>
        <w:t>B), in which: (</w:t>
      </w:r>
      <w:proofErr w:type="spellStart"/>
      <w:r>
        <w:t>i</w:t>
      </w:r>
      <w:proofErr w:type="spellEnd"/>
      <w:r>
        <w:t xml:space="preserve">)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xml:space="preserve">. </w:t>
      </w:r>
    </w:p>
    <w:p w:rsidR="005316EE" w:rsidRDefault="005316EE" w:rsidP="008D0078">
      <w:pPr>
        <w:pStyle w:val="Heading2"/>
        <w:spacing w:line="480" w:lineRule="auto"/>
      </w:pPr>
      <w:r>
        <w:t>Wright-Fisher simulations</w:t>
      </w:r>
    </w:p>
    <w:p w:rsidR="005316EE" w:rsidRPr="00020A87" w:rsidRDefault="005316EE" w:rsidP="008D0078">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w:t>
      </w:r>
      <w:proofErr w:type="spellStart"/>
      <w:r w:rsidRPr="00020A87">
        <w:rPr>
          <w:i/>
          <w:iCs/>
        </w:rPr>
        <w:t>aB</w:t>
      </w:r>
      <w:proofErr w:type="spellEnd"/>
      <w:r w:rsidRPr="00020A87">
        <w:rPr>
          <w:i/>
          <w:iCs/>
        </w:rPr>
        <w:t>/x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start with a </w:t>
      </w:r>
      <w:r w:rsidR="005C7620">
        <w:t>single-</w:t>
      </w:r>
      <w:r w:rsidR="00C37953">
        <w:t xml:space="preserve">peak </w:t>
      </w:r>
      <w:r w:rsidRPr="00020A87">
        <w:t>smooth fitness landscape</w:t>
      </w:r>
      <w:r w:rsidR="00191D82">
        <w:t xml:space="preserve"> (the fitness of </w:t>
      </w:r>
      <w:r w:rsidR="00191D82">
        <w:rPr>
          <w:i/>
        </w:rPr>
        <w:t>AB/</w:t>
      </w:r>
      <w:proofErr w:type="gramStart"/>
      <w:r w:rsidR="00191D82">
        <w:rPr>
          <w:i/>
        </w:rPr>
        <w:t xml:space="preserve">x </w:t>
      </w:r>
      <w:r w:rsidR="00191D82">
        <w:t xml:space="preserve"> is</w:t>
      </w:r>
      <w:proofErr w:type="gramEnd"/>
      <w:r w:rsidR="00191D82">
        <w:t xml:space="preserve"> (1-</w:t>
      </w:r>
      <w:r w:rsidR="00191D82">
        <w:rPr>
          <w:i/>
        </w:rPr>
        <w:t>s</w:t>
      </w:r>
      <w:r w:rsidR="00191D82">
        <w:t>)</w:t>
      </w:r>
      <w:r w:rsidR="00191D82">
        <w:rPr>
          <w:vertAlign w:val="superscript"/>
        </w:rPr>
        <w:t>2+</w:t>
      </w:r>
      <w:r w:rsidR="00191D82">
        <w:rPr>
          <w:i/>
          <w:vertAlign w:val="superscript"/>
        </w:rPr>
        <w:t>x</w:t>
      </w:r>
      <w:r w:rsidR="00616194" w:rsidRPr="00331E7E">
        <w:t>)</w:t>
      </w:r>
      <w:r w:rsidRPr="00020A87">
        <w:t xml:space="preserv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w:t>
      </w:r>
      <w:r w:rsidRPr="00020A87">
        <w:lastRenderedPageBreak/>
        <w:t xml:space="preserve">the simulation. With </w:t>
      </w:r>
      <w:r w:rsidRPr="00020A87">
        <w:rPr>
          <w:i/>
          <w:iCs/>
        </w:rPr>
        <w:t>s</w:t>
      </w:r>
      <w:r w:rsidRPr="00020A87">
        <w:t>=0.05</w:t>
      </w:r>
      <w:r>
        <w:t xml:space="preserve"> and 0.005</w:t>
      </w:r>
      <w:r w:rsidRPr="00020A87">
        <w:t xml:space="preserve">, </w:t>
      </w:r>
      <w:r>
        <w:t xml:space="preserve">180 and 1,800 </w:t>
      </w:r>
      <w:r w:rsidRPr="00020A87">
        <w:t xml:space="preserve">generations are enough </w:t>
      </w:r>
      <w:r w:rsidR="00191D82">
        <w:t>for</w:t>
      </w:r>
      <w:r w:rsidRPr="00020A87">
        <w:t xml:space="preserve"> the average number of deleterious alleles per individual to </w:t>
      </w:r>
      <w:r w:rsidR="00191D82">
        <w:t xml:space="preserve">reach </w:t>
      </w:r>
      <w:r w:rsidRPr="00020A87">
        <w:t>99.</w:t>
      </w:r>
      <w:r>
        <w:t>99</w:t>
      </w:r>
      <w:r w:rsidRPr="00020A87">
        <w:t xml:space="preserve">% of its MSB value, </w:t>
      </w:r>
      <w:r w:rsidRPr="00020A87">
        <w:rPr>
          <w:i/>
          <w:iCs/>
        </w:rPr>
        <w:t>U/s</w:t>
      </w:r>
      <w:r w:rsidRPr="00020A87">
        <w:t xml:space="preserve"> </w:t>
      </w:r>
      <w:r w:rsidR="00616194" w:rsidRPr="00020A87">
        <w:fldChar w:fldCharType="begin" w:fldLock="1"/>
      </w:r>
      <w:r w:rsidR="006B0338">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sidRPr="00020A87">
        <w:fldChar w:fldCharType="separate"/>
      </w:r>
      <w:r w:rsidR="00635E26" w:rsidRPr="00635E26">
        <w:rPr>
          <w:noProof/>
        </w:rPr>
        <w:t>[42]</w:t>
      </w:r>
      <w:r w:rsidR="00616194" w:rsidRPr="00020A87">
        <w:fldChar w:fldCharType="end"/>
      </w:r>
      <w:r w:rsidRPr="00020A87">
        <w:t>.</w:t>
      </w:r>
    </w:p>
    <w:p w:rsidR="005316EE" w:rsidRPr="00020A87" w:rsidRDefault="005316EE" w:rsidP="008D0078">
      <w:pPr>
        <w:spacing w:line="480" w:lineRule="auto"/>
        <w:rPr>
          <w:lang w:bidi="hi-IN"/>
        </w:rPr>
      </w:pPr>
      <w:proofErr w:type="gramStart"/>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006620EE">
        <w:t>Figure 1</w:t>
      </w:r>
      <w:r w:rsidRPr="00020A87">
        <w:t>B).</w:t>
      </w:r>
      <w:proofErr w:type="gramEnd"/>
      <w:r w:rsidRPr="00020A87">
        <w:t xml:space="preserve">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one sample of the probability of fixation of a double mutant. At least 1,000 simulations were performed for each parameter set. </w:t>
      </w:r>
    </w:p>
    <w:p w:rsidR="005316EE" w:rsidRDefault="00631789" w:rsidP="008D0078">
      <w:pPr>
        <w:spacing w:line="480" w:lineRule="auto"/>
      </w:pPr>
      <w:r>
        <w:fldChar w:fldCharType="begin"/>
      </w:r>
      <w:r>
        <w:instrText xml:space="preserve"> REF _Ref358791100 \h  \* MERGEFORMAT </w:instrText>
      </w:r>
      <w:r>
        <w:fldChar w:fldCharType="separate"/>
      </w:r>
      <w:r w:rsidR="00C47BD2">
        <w:t>Table 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5316EE" w:rsidRPr="00BA2B02" w:rsidRDefault="005316EE" w:rsidP="008D0078">
      <w:pPr>
        <w:pStyle w:val="Heading1"/>
        <w:spacing w:line="480" w:lineRule="auto"/>
        <w:rPr>
          <w:lang w:bidi="hi-IN"/>
        </w:rPr>
      </w:pPr>
      <w:r w:rsidRPr="00BA2B02">
        <w:rPr>
          <w:lang w:bidi="hi-IN"/>
        </w:rPr>
        <w:t>Results</w:t>
      </w:r>
    </w:p>
    <w:p w:rsidR="005316EE" w:rsidRDefault="00DD0EC1" w:rsidP="008D0078">
      <w:pPr>
        <w:pStyle w:val="Heading2"/>
        <w:spacing w:line="480" w:lineRule="auto"/>
      </w:pPr>
      <w:r>
        <w:softHyphen/>
      </w:r>
      <w:r>
        <w:softHyphen/>
      </w:r>
      <w:r>
        <w:softHyphen/>
      </w:r>
      <w:r>
        <w:softHyphen/>
      </w:r>
      <w:r w:rsidR="005316EE">
        <w:t>Appearance of a double mutant</w:t>
      </w:r>
    </w:p>
    <w:p w:rsidR="005316EE" w:rsidRDefault="005316EE" w:rsidP="008D0078">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proofErr w:type="spellStart"/>
      <w:r>
        <w:rPr>
          <w:i/>
          <w:iCs/>
        </w:rPr>
        <w:t>aB</w:t>
      </w:r>
      <w:proofErr w:type="spellEnd"/>
      <w:r>
        <w:rPr>
          <w:i/>
          <w:iCs/>
        </w:rPr>
        <w:t xml:space="preserve"> </w:t>
      </w:r>
      <w:r w:rsidRPr="00D65806">
        <w:t>(</w:t>
      </w:r>
      <w:r w:rsidR="006620EE">
        <w:t>Figure 1</w:t>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mutation in a wildtype individual. In this case</w:t>
      </w:r>
      <w:r w:rsidRPr="00183F36">
        <w:t xml:space="preserve">, increasing the mutation rate of </w:t>
      </w:r>
      <w:r w:rsidRPr="00183F36">
        <w:lastRenderedPageBreak/>
        <w:t xml:space="preserve">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8D0078">
      <w:pPr>
        <w:spacing w:after="0" w:line="480" w:lineRule="auto"/>
        <w:jc w:val="both"/>
      </w:pPr>
      <w:r>
        <w:t xml:space="preserve">Combining the two constraints we get this constraint on the population size </w:t>
      </w:r>
      <w:r w:rsidRPr="00AC2BE1">
        <w:rPr>
          <w:i/>
          <w:iCs/>
        </w:rPr>
        <w:t>N</w:t>
      </w:r>
      <w:proofErr w:type="gramStart"/>
      <w:r>
        <w:t>:</w:t>
      </w:r>
      <w:r>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rsidR="00631789">
        <w:fldChar w:fldCharType="begin"/>
      </w:r>
      <w:r w:rsidR="00631789">
        <w:instrText xml:space="preserve"> REF _Ref358791100 \h  \* MERGEFORMAT </w:instrText>
      </w:r>
      <w:r w:rsidR="00631789">
        <w:fldChar w:fldCharType="separate"/>
      </w:r>
      <w:r w:rsidR="00C47BD2">
        <w:t>Table 1</w:t>
      </w:r>
      <w:r w:rsidR="00631789">
        <w:fldChar w:fldCharType="end"/>
      </w:r>
      <w:r>
        <w:t>).</w:t>
      </w:r>
    </w:p>
    <w:p w:rsidR="005316EE" w:rsidRPr="00BA2B02" w:rsidRDefault="005316EE" w:rsidP="008D0078">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the only mutations that occurred were at the specific loci</w:t>
      </w:r>
      <w:r w:rsidR="00C37953">
        <w:t>)</w:t>
      </w:r>
      <w:r w:rsidRPr="00BA2B02">
        <w:t xml:space="preserve">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8D0078">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8D0078">
            <w:pPr>
              <w:spacing w:line="480" w:lineRule="auto"/>
            </w:pPr>
            <w:bookmarkStart w:id="36" w:name="_Ref378231031"/>
            <w:bookmarkStart w:id="37" w:name="_Ref354134924"/>
            <w:r w:rsidRPr="00BA2B02">
              <w:t>(</w:t>
            </w:r>
            <w:r w:rsidR="00616194">
              <w:fldChar w:fldCharType="begin"/>
            </w:r>
            <w:r w:rsidR="00DA55AA">
              <w:instrText xml:space="preserve"> SEQ Equation </w:instrText>
            </w:r>
            <w:r w:rsidR="00616194">
              <w:fldChar w:fldCharType="separate"/>
            </w:r>
            <w:r w:rsidR="00C47BD2">
              <w:rPr>
                <w:noProof/>
              </w:rPr>
              <w:t>2</w:t>
            </w:r>
            <w:r w:rsidR="00616194">
              <w:rPr>
                <w:noProof/>
              </w:rPr>
              <w:fldChar w:fldCharType="end"/>
            </w:r>
            <w:bookmarkEnd w:id="36"/>
            <w:r w:rsidRPr="00BA2B02">
              <w:t>)</w:t>
            </w:r>
            <w:bookmarkEnd w:id="37"/>
          </w:p>
        </w:tc>
      </w:tr>
    </w:tbl>
    <w:p w:rsidR="005316EE" w:rsidRDefault="005316EE" w:rsidP="008D0078">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8D0078">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DF5A14"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8D0078">
            <w:pPr>
              <w:spacing w:line="480" w:lineRule="auto"/>
            </w:pPr>
            <w:bookmarkStart w:id="38" w:name="_Ref354134926"/>
            <w:r>
              <w:t>(</w:t>
            </w:r>
            <w:r w:rsidR="00616194">
              <w:fldChar w:fldCharType="begin"/>
            </w:r>
            <w:r w:rsidRPr="00EC7EBC">
              <w:instrText xml:space="preserve"> SEQ Equation </w:instrText>
            </w:r>
            <w:r w:rsidR="00616194">
              <w:fldChar w:fldCharType="separate"/>
            </w:r>
            <w:r w:rsidR="00C47BD2">
              <w:rPr>
                <w:noProof/>
              </w:rPr>
              <w:t>3</w:t>
            </w:r>
            <w:r w:rsidR="00616194">
              <w:rPr>
                <w:noProof/>
              </w:rPr>
              <w:fldChar w:fldCharType="end"/>
            </w:r>
            <w:r>
              <w:t>)</w:t>
            </w:r>
            <w:bookmarkEnd w:id="38"/>
          </w:p>
        </w:tc>
      </w:tr>
    </w:tbl>
    <w:p w:rsidR="005316EE" w:rsidRDefault="005316EE" w:rsidP="008D0078">
      <w:pPr>
        <w:spacing w:line="480" w:lineRule="auto"/>
      </w:pPr>
      <w:r>
        <w:lastRenderedPageBreak/>
        <w:t>The</w:t>
      </w:r>
      <w:r w:rsidR="005C7620">
        <w:t>se</w:t>
      </w:r>
      <w:r>
        <w:t xml:space="preserve"> expressions </w:t>
      </w:r>
      <w:r w:rsidR="005C7620">
        <w:t>use</w:t>
      </w:r>
      <w:r>
        <w:t xml:space="preserv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5316EE" w:rsidP="008D0078">
      <w:pPr>
        <w:spacing w:line="480" w:lineRule="auto"/>
      </w:pPr>
      <w:r>
        <w:t xml:space="preserve">Appendix </w:t>
      </w:r>
      <w:r w:rsidR="00C56AB4">
        <w:t>A</w:t>
      </w:r>
      <w:r>
        <w:t xml:space="preserve">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8D0078">
      <w:pPr>
        <w:pStyle w:val="Heading2"/>
        <w:spacing w:line="480" w:lineRule="auto"/>
      </w:pPr>
      <w:bookmarkStart w:id="39" w:name="_Ref354319797"/>
      <w:r>
        <w:t xml:space="preserve">Fixation probability </w:t>
      </w:r>
      <w:bookmarkEnd w:id="39"/>
      <w:r>
        <w:t>of the double mutant</w:t>
      </w:r>
    </w:p>
    <w:p w:rsidR="005316EE" w:rsidRPr="005447DA" w:rsidRDefault="005316EE" w:rsidP="008D0078">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w:t>
      </w:r>
      <w:proofErr w:type="spellStart"/>
      <w:r>
        <w:t>Eshel</w:t>
      </w:r>
      <w:proofErr w:type="spellEnd"/>
      <w:r>
        <w:t xml:space="preserve"> </w:t>
      </w:r>
      <w:r w:rsidR="00616194">
        <w:fldChar w:fldCharType="begin" w:fldLock="1"/>
      </w:r>
      <w:r w:rsidR="006B0338">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"[43]" }, "properties" : { "noteIndex" : 0 }, "schema" : "https://github.com/citation-style-language/schema/raw/master/csl-citation.json" }</w:instrText>
      </w:r>
      <w:r w:rsidR="00616194">
        <w:fldChar w:fldCharType="separate"/>
      </w:r>
      <w:r w:rsidR="00635E26" w:rsidRPr="00635E26">
        <w:rPr>
          <w:noProof/>
        </w:rPr>
        <w:t>[43]</w:t>
      </w:r>
      <w:r w:rsidR="00616194">
        <w:fldChar w:fldCharType="end"/>
      </w:r>
      <w:r>
        <w:t xml:space="preserve">, the fixation probability </w:t>
      </w:r>
      <w:r w:rsidRPr="006A479B">
        <w:rPr>
          <w:i/>
          <w:iCs/>
        </w:rPr>
        <w:t>ρ</w:t>
      </w:r>
      <w:r>
        <w:t xml:space="preserve"> of the do</w:t>
      </w:r>
      <w:r w:rsidR="00C56AB4">
        <w:t>uble mutant is (see Appendix B</w:t>
      </w:r>
      <w:r w:rsidR="009354C5">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8D0078">
            <w:pPr>
              <w:spacing w:line="480" w:lineRule="auto"/>
            </w:pPr>
            <w:bookmarkStart w:id="40" w:name="_Ref378231034"/>
            <w:r>
              <w:t>(</w:t>
            </w:r>
            <w:r w:rsidR="00616194">
              <w:fldChar w:fldCharType="begin"/>
            </w:r>
            <w:r w:rsidRPr="00EC7EBC">
              <w:instrText xml:space="preserve"> SEQ Equation </w:instrText>
            </w:r>
            <w:r w:rsidR="00616194">
              <w:fldChar w:fldCharType="separate"/>
            </w:r>
            <w:r w:rsidR="00C47BD2">
              <w:rPr>
                <w:noProof/>
              </w:rPr>
              <w:t>4</w:t>
            </w:r>
            <w:r w:rsidR="00616194">
              <w:rPr>
                <w:noProof/>
              </w:rPr>
              <w:fldChar w:fldCharType="end"/>
            </w:r>
            <w:bookmarkEnd w:id="40"/>
            <w:r>
              <w:t>)</w:t>
            </w:r>
          </w:p>
        </w:tc>
      </w:tr>
    </w:tbl>
    <w:p w:rsidR="005316EE" w:rsidRDefault="005316EE" w:rsidP="008D0078">
      <w:pPr>
        <w:spacing w:line="480" w:lineRule="auto"/>
        <w:rPr>
          <w:lang w:bidi="hi-IN"/>
        </w:rPr>
      </w:pPr>
      <w:bookmarkStart w:id="41" w:name="_Ref360181968"/>
      <w:r>
        <w:rPr>
          <w:lang w:bidi="hi-IN"/>
        </w:rPr>
        <w:t xml:space="preserve">That is, the fixation probability of the double mutant is roughly twice its adaptive advantage. This is a classic result of population genetics theory </w:t>
      </w:r>
      <w:r w:rsidR="00616194">
        <w:rPr>
          <w:lang w:bidi="hi-IN"/>
        </w:rPr>
        <w:fldChar w:fldCharType="begin" w:fldLock="1"/>
      </w:r>
      <w:r w:rsidR="006B0338">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"[44,45]" }, "properties" : { "noteIndex" : 0 }, "schema" : "https://github.com/citation-style-language/schema/raw/master/csl-citation.json" }</w:instrText>
      </w:r>
      <w:r w:rsidR="00616194">
        <w:rPr>
          <w:lang w:bidi="hi-IN"/>
        </w:rPr>
        <w:fldChar w:fldCharType="separate"/>
      </w:r>
      <w:r w:rsidR="00635E26" w:rsidRPr="00635E26">
        <w:rPr>
          <w:noProof/>
          <w:lang w:bidi="hi-IN"/>
        </w:rPr>
        <w:t>[44,45]</w:t>
      </w:r>
      <w:r w:rsidR="00616194">
        <w:rPr>
          <w:lang w:bidi="hi-IN"/>
        </w:rPr>
        <w:fldChar w:fldCharType="end"/>
      </w:r>
      <w:r>
        <w:rPr>
          <w:lang w:bidi="hi-IN"/>
        </w:rPr>
        <w:t>.</w:t>
      </w:r>
    </w:p>
    <w:p w:rsidR="005316EE" w:rsidRDefault="005316EE" w:rsidP="008D0078">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8D0078">
      <w:pPr>
        <w:pStyle w:val="Heading2"/>
        <w:spacing w:line="480" w:lineRule="auto"/>
      </w:pPr>
      <w:r>
        <w:t>Adaptation rate</w:t>
      </w:r>
      <w:bookmarkEnd w:id="41"/>
    </w:p>
    <w:p w:rsidR="005316EE" w:rsidRPr="000448EE" w:rsidRDefault="005316EE" w:rsidP="008D0078">
      <w:pPr>
        <w:spacing w:line="480" w:lineRule="auto"/>
      </w:pPr>
      <w:r w:rsidRPr="00A328A2">
        <w:rPr>
          <w:lang w:val="en-GB"/>
        </w:rPr>
        <w:t xml:space="preserve">From the probability </w:t>
      </w:r>
      <w:r w:rsidRPr="00A328A2">
        <w:rPr>
          <w:i/>
          <w:iCs/>
          <w:lang w:val="en-GB"/>
        </w:rPr>
        <w:t>q</w:t>
      </w:r>
      <w:r w:rsidRPr="00A328A2">
        <w:rPr>
          <w:lang w:val="en-GB"/>
        </w:rPr>
        <w:t xml:space="preserve"> that a random offspring is a double mutant, we can derive the probability that one or more double mutants appear in the next generation</w:t>
      </w:r>
      <w:proofErr w:type="gramStart"/>
      <w:r w:rsidRPr="00A328A2">
        <w:rPr>
          <w:lang w:val="en-GB"/>
        </w:rPr>
        <w:t xml:space="preserve">: </w:t>
      </w:r>
      <w:proofErr w:type="gramEnd"/>
      <m:oMath>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1-q</m:t>
                </m:r>
              </m:e>
            </m:d>
          </m:e>
          <m:sup>
            <m:r>
              <w:rPr>
                <w:rFonts w:ascii="Cambria Math" w:hAnsi="Cambria Math"/>
                <w:lang w:val="en-GB"/>
              </w:rPr>
              <m:t>N</m:t>
            </m:r>
          </m:sup>
        </m:sSup>
        <m:r>
          <w:rPr>
            <w:rFonts w:ascii="Cambria Math" w:hAnsi="Cambria Math"/>
            <w:lang w:val="en-GB"/>
          </w:rPr>
          <m:t>≈Nq</m:t>
        </m:r>
      </m:oMath>
      <w:r w:rsidRPr="00A328A2">
        <w:rPr>
          <w:lang w:val="en-GB"/>
        </w:rPr>
        <w:t xml:space="preserve">. </w:t>
      </w:r>
      <w:r w:rsidRPr="00BA2B02">
        <w:t xml:space="preserve">This is a good approximation because </w:t>
      </w:r>
      <w:r w:rsidRPr="00BA2B02">
        <w:rPr>
          <w:i/>
          <w:iCs/>
        </w:rPr>
        <w:t>Nq</w:t>
      </w:r>
      <w:r w:rsidRPr="00BA2B02">
        <w:t xml:space="preserve"> is very small due to the </w:t>
      </w:r>
      <w:r w:rsidRPr="000448EE">
        <w:t xml:space="preserve">constraint on </w:t>
      </w:r>
      <w:r w:rsidRPr="000448EE">
        <w:rPr>
          <w:i/>
          <w:iCs/>
        </w:rPr>
        <w:t>N</w:t>
      </w:r>
      <w:r w:rsidRPr="000448EE">
        <w:t xml:space="preserve">. Once a double mutant appears it goes to fixation with probability </w:t>
      </w:r>
      <w:r w:rsidRPr="000448EE">
        <w:rPr>
          <w:i/>
          <w:iCs/>
        </w:rPr>
        <w:t>ρ</w:t>
      </w:r>
      <w:r w:rsidRPr="000448EE">
        <w:t>.</w:t>
      </w:r>
    </w:p>
    <w:p w:rsidR="005316EE" w:rsidRDefault="00815A6A" w:rsidP="008D0078">
      <w:pPr>
        <w:spacing w:line="480" w:lineRule="auto"/>
        <w:rPr>
          <w:lang w:bidi="hi-IN"/>
        </w:rPr>
      </w:pPr>
      <w:r w:rsidRPr="000448EE">
        <w:lastRenderedPageBreak/>
        <w:t xml:space="preserve">When fixation is much faster than appearance of the double mutant </w:t>
      </w:r>
      <w:r w:rsidRPr="000448EE">
        <w:rPr>
          <w:i/>
          <w:iCs/>
        </w:rPr>
        <w:t>AB</w:t>
      </w:r>
      <w:r w:rsidRPr="000448EE">
        <w:t xml:space="preserve">, the </w:t>
      </w:r>
      <w:r w:rsidR="005316EE" w:rsidRPr="000448EE">
        <w:t xml:space="preserve">time for adaptation </w:t>
      </w:r>
      <w:r w:rsidR="005316EE" w:rsidRPr="000448EE">
        <w:rPr>
          <w:i/>
          <w:iCs/>
        </w:rPr>
        <w:t>T</w:t>
      </w:r>
      <w:r w:rsidR="005316EE" w:rsidRPr="000448EE">
        <w:t xml:space="preserve"> can be approximated by the waiting time for a double mutant that goes</w:t>
      </w:r>
      <w:r w:rsidR="005316EE" w:rsidRPr="00CB2F61">
        <w:t xml:space="preserve"> to fixation. </w:t>
      </w:r>
      <w:r w:rsidR="005316EE">
        <w:t>This waiting time</w:t>
      </w:r>
      <w:r w:rsidR="005316EE" w:rsidRPr="00CB2F61">
        <w:t xml:space="preserve"> follows a geometric distribution with </w:t>
      </w:r>
      <w:r w:rsidR="005316EE">
        <w:t>rate</w:t>
      </w:r>
      <w:r w:rsidR="005316EE" w:rsidRPr="00CB2F61">
        <w:t xml:space="preserve"> </w:t>
      </w:r>
      <w:proofErr w:type="spellStart"/>
      <w:r w:rsidR="005316EE" w:rsidRPr="00CB2F61">
        <w:rPr>
          <w:i/>
          <w:iCs/>
        </w:rPr>
        <w:t>Nqρ</w:t>
      </w:r>
      <w:proofErr w:type="spellEnd"/>
      <w:r w:rsidR="005316EE" w:rsidRPr="00CB2F61">
        <w:t xml:space="preserve"> and therefore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w:t>
      </w:r>
      <w:r w:rsidR="0094254A">
        <w:rPr>
          <w:lang w:bidi="hi-IN"/>
        </w:rPr>
        <w:t>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8D0078">
            <w:pPr>
              <w:spacing w:line="480" w:lineRule="auto"/>
            </w:pPr>
            <w:bookmarkStart w:id="42" w:name="_Ref378231036"/>
            <w:r>
              <w:t>(</w:t>
            </w:r>
            <w:r w:rsidR="00616194">
              <w:fldChar w:fldCharType="begin"/>
            </w:r>
            <w:r w:rsidRPr="00EC7EBC">
              <w:instrText xml:space="preserve"> SEQ Equation </w:instrText>
            </w:r>
            <w:r w:rsidR="00616194">
              <w:fldChar w:fldCharType="separate"/>
            </w:r>
            <w:r w:rsidR="00C47BD2">
              <w:rPr>
                <w:noProof/>
              </w:rPr>
              <w:t>5</w:t>
            </w:r>
            <w:r w:rsidR="00616194">
              <w:rPr>
                <w:noProof/>
              </w:rPr>
              <w:fldChar w:fldCharType="end"/>
            </w:r>
            <w:bookmarkEnd w:id="42"/>
            <w:r>
              <w:t>)</w:t>
            </w:r>
          </w:p>
        </w:tc>
      </w:tr>
    </w:tbl>
    <w:p w:rsidR="005316EE" w:rsidRDefault="005316EE" w:rsidP="008D0078">
      <w:pPr>
        <w:spacing w:line="480" w:lineRule="auto"/>
      </w:pPr>
      <w:proofErr w:type="gramStart"/>
      <w:r>
        <w:t xml:space="preserve">Plugging </w:t>
      </w:r>
      <w:proofErr w:type="spellStart"/>
      <w:r>
        <w:t>eqs</w:t>
      </w:r>
      <w:proofErr w:type="spellEnd"/>
      <w:r>
        <w:t>.</w:t>
      </w:r>
      <w:proofErr w:type="gramEnd"/>
      <w:r>
        <w:t xml:space="preserve"> </w:t>
      </w:r>
      <w:r w:rsidR="00531D87">
        <w:t xml:space="preserve">2-4 </w:t>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DF5A14"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8D0078">
            <w:pPr>
              <w:spacing w:line="480" w:lineRule="auto"/>
            </w:pPr>
            <w:r>
              <w:t>(</w:t>
            </w:r>
            <w:r w:rsidR="00616194">
              <w:fldChar w:fldCharType="begin"/>
            </w:r>
            <w:r w:rsidRPr="00C23983">
              <w:instrText xml:space="preserve"> SEQ Equation </w:instrText>
            </w:r>
            <w:r w:rsidR="00616194">
              <w:fldChar w:fldCharType="separate"/>
            </w:r>
            <w:r w:rsidR="00C47BD2">
              <w:rPr>
                <w:noProof/>
              </w:rPr>
              <w:t>6</w:t>
            </w:r>
            <w:r w:rsidR="00616194">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DF5A14"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8D0078">
            <w:pPr>
              <w:spacing w:line="480" w:lineRule="auto"/>
            </w:pPr>
            <w:r>
              <w:t>(</w:t>
            </w:r>
            <w:r w:rsidR="00616194">
              <w:fldChar w:fldCharType="begin"/>
            </w:r>
            <w:r w:rsidR="00DA55AA">
              <w:instrText xml:space="preserve"> SEQ Equation </w:instrText>
            </w:r>
            <w:r w:rsidR="00616194">
              <w:fldChar w:fldCharType="separate"/>
            </w:r>
            <w:r w:rsidR="00C47BD2">
              <w:rPr>
                <w:noProof/>
              </w:rPr>
              <w:t>7</w:t>
            </w:r>
            <w:r w:rsidR="00616194">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DF5A14" w:rsidP="008D0078">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8D0078">
            <w:pPr>
              <w:spacing w:line="480" w:lineRule="auto"/>
            </w:pPr>
            <w:bookmarkStart w:id="43" w:name="_Ref393100711"/>
            <w:r>
              <w:t>(</w:t>
            </w:r>
            <w:r w:rsidR="00616194">
              <w:fldChar w:fldCharType="begin"/>
            </w:r>
            <w:r w:rsidRPr="00C23983">
              <w:instrText xml:space="preserve"> SEQ Equation </w:instrText>
            </w:r>
            <w:r w:rsidR="00616194">
              <w:fldChar w:fldCharType="separate"/>
            </w:r>
            <w:r w:rsidR="00C47BD2">
              <w:rPr>
                <w:noProof/>
              </w:rPr>
              <w:t>8</w:t>
            </w:r>
            <w:r w:rsidR="00616194">
              <w:rPr>
                <w:noProof/>
              </w:rPr>
              <w:fldChar w:fldCharType="end"/>
            </w:r>
            <w:bookmarkEnd w:id="43"/>
            <w:r>
              <w:t>)</w:t>
            </w:r>
          </w:p>
        </w:tc>
      </w:tr>
    </w:tbl>
    <w:p w:rsidR="005316EE" w:rsidRDefault="005316EE" w:rsidP="008D0078">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631789">
        <w:fldChar w:fldCharType="begin"/>
      </w:r>
      <w:r w:rsidR="00631789">
        <w:instrText xml:space="preserve"> REF _Ref358791100 \h  \* MERGEFORMAT </w:instrText>
      </w:r>
      <w:r w:rsidR="00631789">
        <w:fldChar w:fldCharType="separate"/>
      </w:r>
      <w:r w:rsidR="00C47BD2">
        <w:t>Table 1</w:t>
      </w:r>
      <w:r w:rsidR="00631789">
        <w:fldChar w:fldCharType="end"/>
      </w:r>
      <w:r>
        <w:rPr>
          <w:lang w:bidi="hi-IN"/>
        </w:rPr>
        <w:t xml:space="preserve"> for description of model parameters and</w:t>
      </w:r>
      <w:r w:rsidR="00585914">
        <w:rPr>
          <w:lang w:bidi="hi-IN"/>
        </w:rPr>
        <w:t xml:space="preserve"> an article by </w:t>
      </w:r>
      <w:proofErr w:type="spellStart"/>
      <w:r w:rsidR="00585914">
        <w:rPr>
          <w:lang w:bidi="hi-IN"/>
        </w:rPr>
        <w:t>Weinreich</w:t>
      </w:r>
      <w:proofErr w:type="spellEnd"/>
      <w:r w:rsidR="00585914">
        <w:rPr>
          <w:lang w:bidi="hi-IN"/>
        </w:rPr>
        <w:t xml:space="preserve"> and Chao</w:t>
      </w:r>
      <w:r>
        <w:rPr>
          <w:lang w:bidi="hi-IN"/>
        </w:rPr>
        <w:t xml:space="preserve"> </w:t>
      </w:r>
      <w:r w:rsidR="00616194">
        <w:rPr>
          <w:lang w:bidi="hi-IN"/>
        </w:rPr>
        <w:fldChar w:fldCharType="begin" w:fldLock="1"/>
      </w:r>
      <w:r w:rsidR="006B0338">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"[46]" }, "properties" : { "noteIndex" : 0 }, "schema" : "https://github.com/citation-style-language/schema/raw/master/csl-citation.json" }</w:instrText>
      </w:r>
      <w:r w:rsidR="00616194">
        <w:rPr>
          <w:lang w:bidi="hi-IN"/>
        </w:rPr>
        <w:fldChar w:fldCharType="separate"/>
      </w:r>
      <w:r w:rsidR="00635E26" w:rsidRPr="00635E26">
        <w:rPr>
          <w:noProof/>
          <w:lang w:bidi="hi-IN"/>
        </w:rPr>
        <w:t>[46]</w:t>
      </w:r>
      <w:r w:rsidR="00616194">
        <w:rPr>
          <w:lang w:bidi="hi-IN"/>
        </w:rPr>
        <w:fldChar w:fldCharType="end"/>
      </w:r>
      <w:r>
        <w:rPr>
          <w:lang w:bidi="hi-IN"/>
        </w:rPr>
        <w:t xml:space="preserve"> for a result similar to eq. 6.</w:t>
      </w:r>
    </w:p>
    <w:p w:rsidR="0084602B" w:rsidRDefault="00323C45" w:rsidP="008D0078">
      <w:pPr>
        <w:spacing w:line="480" w:lineRule="auto"/>
      </w:pPr>
      <w:proofErr w:type="gramStart"/>
      <w:r>
        <w:rPr>
          <w:rFonts w:eastAsiaTheme="minorEastAsia"/>
          <w:lang w:bidi="hi-IN"/>
        </w:rPr>
        <w:t>The main</w:t>
      </w:r>
      <w:r w:rsidR="005316EE">
        <w:rPr>
          <w:rFonts w:eastAsiaTheme="minorEastAsia"/>
          <w:lang w:bidi="hi-IN"/>
        </w:rPr>
        <w:t xml:space="preserve"> conclusions from </w:t>
      </w:r>
      <w:proofErr w:type="spellStart"/>
      <w:r w:rsidR="005316EE">
        <w:rPr>
          <w:rFonts w:eastAsiaTheme="minorEastAsia"/>
          <w:lang w:bidi="hi-IN"/>
        </w:rPr>
        <w:t>eqs</w:t>
      </w:r>
      <w:proofErr w:type="spellEnd"/>
      <w:r w:rsidR="005316EE">
        <w:rPr>
          <w:rFonts w:eastAsiaTheme="minorEastAsia"/>
          <w:lang w:bidi="hi-IN"/>
        </w:rPr>
        <w:t>.</w:t>
      </w:r>
      <w:proofErr w:type="gramEnd"/>
      <w:r w:rsidR="005316EE">
        <w:rPr>
          <w:rFonts w:eastAsiaTheme="minorEastAsia"/>
          <w:lang w:bidi="hi-IN"/>
        </w:rPr>
        <w:t xml:space="preserve">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xml:space="preserve">) does not </w:t>
      </w:r>
      <w:proofErr w:type="spellStart"/>
      <w:r w:rsidR="005316EE">
        <w:t>hypermutate</w:t>
      </w:r>
      <w:proofErr w:type="spellEnd"/>
      <w:r w:rsidR="005316EE">
        <w:t>.</w:t>
      </w:r>
    </w:p>
    <w:p w:rsidR="00323C45" w:rsidRDefault="0084602B" w:rsidP="008D0078">
      <w:pPr>
        <w:spacing w:line="480" w:lineRule="auto"/>
      </w:pPr>
      <w:r>
        <w:rPr>
          <w:rFonts w:eastAsiaTheme="minorEastAsia"/>
          <w:lang w:bidi="hi-IN"/>
        </w:rPr>
        <w:lastRenderedPageBreak/>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see section 3.</w:t>
      </w:r>
      <w:r w:rsidR="00A90051">
        <w:t>5</w:t>
      </w:r>
      <w:r w:rsidR="00323C45">
        <w:t xml:space="preserve"> for a different scenario in which SIM</w:t>
      </w:r>
      <w:r>
        <w:t xml:space="preserve"> also</w:t>
      </w:r>
      <w:r w:rsidR="00323C45">
        <w:t xml:space="preserve"> increases the fixation probability.</w:t>
      </w:r>
    </w:p>
    <w:p w:rsidR="002A0B22" w:rsidRDefault="00DD0EC1" w:rsidP="00DF5A14">
      <w:pPr>
        <w:spacing w:line="480" w:lineRule="auto"/>
        <w:rPr>
          <w:ins w:id="44" w:author="Yoav Ram" w:date="2014-07-14T11:37:00Z"/>
          <w:lang w:bidi="hi-IN"/>
        </w:rPr>
        <w:pPrChange w:id="45" w:author="Yoav Ram" w:date="2014-07-14T11:39:00Z">
          <w:pPr>
            <w:spacing w:after="200" w:line="276" w:lineRule="auto"/>
          </w:pPr>
        </w:pPrChange>
      </w:pPr>
      <w:r>
        <w:rPr>
          <w:rFonts w:eastAsiaTheme="minorEastAsia"/>
          <w:lang w:bidi="hi-IN"/>
        </w:rPr>
        <w:t>Figure 2</w:t>
      </w:r>
      <w:ins w:id="46" w:author="Yoav Ram" w:date="2014-07-14T11:33:00Z">
        <w:r w:rsidR="002A0B22">
          <w:rPr>
            <w:rFonts w:eastAsiaTheme="minorEastAsia"/>
            <w:lang w:bidi="hi-IN"/>
          </w:rPr>
          <w:t>A</w:t>
        </w:r>
      </w:ins>
      <w:r w:rsidR="005316EE">
        <w:rPr>
          <w:rFonts w:eastAsiaTheme="minorEastAsia"/>
          <w:lang w:bidi="hi-IN"/>
        </w:rPr>
        <w:t xml:space="preserve"> compares the analytic approximations with simulation</w:t>
      </w:r>
      <w:del w:id="47" w:author="Yoav Ram" w:date="2014-07-13T14:18:00Z">
        <w:r w:rsidR="005316EE" w:rsidDel="002D7AB0">
          <w:rPr>
            <w:rFonts w:eastAsiaTheme="minorEastAsia"/>
            <w:lang w:bidi="hi-IN"/>
          </w:rPr>
          <w:delText>s</w:delText>
        </w:r>
      </w:del>
      <w:r w:rsidR="005316EE">
        <w:rPr>
          <w:rFonts w:eastAsiaTheme="minorEastAsia"/>
          <w:lang w:bidi="hi-IN"/>
        </w:rPr>
        <w:t xml:space="preserve"> results for the weak mutation regime (</w:t>
      </w:r>
      <m:oMath>
        <m:r>
          <w:rPr>
            <w:rFonts w:ascii="Cambria Math" w:eastAsiaTheme="minorEastAsia" w:hAnsi="Cambria Math"/>
            <w:lang w:bidi="hi-IN"/>
          </w:rPr>
          <m:t>U≪s</m:t>
        </m:r>
      </m:oMath>
      <w:r w:rsidR="005316EE" w:rsidRPr="00CD660F">
        <w:rPr>
          <w:rFonts w:eastAsiaTheme="minorEastAsia"/>
          <w:lang w:bidi="hi-IN"/>
        </w:rPr>
        <w:t>)</w:t>
      </w:r>
      <w:r w:rsidR="005316EE">
        <w:rPr>
          <w:lang w:bidi="hi-IN"/>
        </w:rPr>
        <w:t xml:space="preserve">. This regime is relevant </w:t>
      </w:r>
      <w:r w:rsidR="0084602B">
        <w:rPr>
          <w:lang w:bidi="hi-IN"/>
        </w:rPr>
        <w:t>for</w:t>
      </w:r>
      <w:r w:rsidR="005316EE">
        <w:rPr>
          <w:lang w:bidi="hi-IN"/>
        </w:rPr>
        <w:t xml:space="preserve"> asexual microbes in which the deleterious mutation rate is generally 10</w:t>
      </w:r>
      <w:r w:rsidR="005316EE">
        <w:rPr>
          <w:vertAlign w:val="superscript"/>
          <w:lang w:bidi="hi-IN"/>
        </w:rPr>
        <w:t>-4</w:t>
      </w:r>
      <w:r w:rsidR="005316EE">
        <w:rPr>
          <w:lang w:bidi="hi-IN"/>
        </w:rPr>
        <w:t>-10</w:t>
      </w:r>
      <w:r w:rsidR="005316EE">
        <w:rPr>
          <w:vertAlign w:val="superscript"/>
          <w:lang w:bidi="hi-IN"/>
        </w:rPr>
        <w:t>-3</w:t>
      </w:r>
      <w:r w:rsidR="005316EE">
        <w:rPr>
          <w:lang w:bidi="hi-IN"/>
        </w:rPr>
        <w:t xml:space="preserve"> mutations per genome per generation and selection coefficients are estimated to be between 10</w:t>
      </w:r>
      <w:r w:rsidR="005316EE">
        <w:rPr>
          <w:vertAlign w:val="superscript"/>
          <w:lang w:bidi="hi-IN"/>
        </w:rPr>
        <w:t>-1</w:t>
      </w:r>
      <w:r w:rsidR="005316EE">
        <w:rPr>
          <w:lang w:bidi="hi-IN"/>
        </w:rPr>
        <w:t xml:space="preserve"> and 10</w:t>
      </w:r>
      <w:r w:rsidR="005316EE">
        <w:rPr>
          <w:vertAlign w:val="superscript"/>
          <w:lang w:bidi="hi-IN"/>
        </w:rPr>
        <w:t>-2</w:t>
      </w:r>
      <w:r w:rsidR="005316EE">
        <w:rPr>
          <w:lang w:bidi="hi-IN"/>
        </w:rPr>
        <w:t xml:space="preserve"> (see </w:t>
      </w:r>
      <w:r w:rsidR="00631789">
        <w:fldChar w:fldCharType="begin"/>
      </w:r>
      <w:r w:rsidR="00631789">
        <w:instrText xml:space="preserve"> REF _Ref358791100 \h  \* MERGEFORMAT </w:instrText>
      </w:r>
      <w:r w:rsidR="00631789">
        <w:fldChar w:fldCharType="separate"/>
      </w:r>
      <w:r w:rsidR="00C47BD2">
        <w:t>Table 1</w:t>
      </w:r>
      <w:r w:rsidR="00631789">
        <w:fldChar w:fldCharType="end"/>
      </w:r>
      <w:r w:rsidR="005316EE">
        <w:rPr>
          <w:lang w:bidi="hi-IN"/>
        </w:rPr>
        <w:t>). When the mutation rate fold increas</w:t>
      </w:r>
      <w:r w:rsidR="005316EE" w:rsidRPr="00D10D48">
        <w:rPr>
          <w:lang w:bidi="hi-IN"/>
        </w:rPr>
        <w:t xml:space="preserve">e </w:t>
      </w:r>
      <w:r w:rsidR="005316EE" w:rsidRPr="00D10D48">
        <w:rPr>
          <w:i/>
          <w:iCs/>
        </w:rPr>
        <w:t xml:space="preserve">τ </w:t>
      </w:r>
      <w:r w:rsidR="005316EE" w:rsidRPr="00D10D48">
        <w:t>is high</w:t>
      </w:r>
      <w:r w:rsidR="005316EE">
        <w:t xml:space="preserve"> (&gt;10)</w:t>
      </w:r>
      <w:r w:rsidR="005316EE">
        <w:rPr>
          <w:lang w:bidi="hi-IN"/>
        </w:rPr>
        <w:t xml:space="preserve">, the approximations slightly overestimate </w:t>
      </w:r>
      <w:r w:rsidR="0084602B">
        <w:rPr>
          <w:lang w:bidi="hi-IN"/>
        </w:rPr>
        <w:t>the</w:t>
      </w:r>
      <w:r w:rsidR="005316EE">
        <w:rPr>
          <w:lang w:bidi="hi-IN"/>
        </w:rPr>
        <w:t xml:space="preserve"> adaptation rate because the double mutant </w:t>
      </w:r>
      <w:r w:rsidR="005316EE">
        <w:rPr>
          <w:i/>
          <w:iCs/>
          <w:lang w:bidi="hi-IN"/>
        </w:rPr>
        <w:t>AB</w:t>
      </w:r>
      <w:r w:rsidR="005316EE">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sidR="005316EE">
        <w:rPr>
          <w:i/>
          <w:iCs/>
          <w:lang w:bidi="hi-IN"/>
        </w:rPr>
        <w:t xml:space="preserve">AB/1 </w:t>
      </w:r>
      <w:r w:rsidR="005316EE">
        <w:t xml:space="preserve">instead of </w:t>
      </w:r>
      <w:r w:rsidR="005316EE">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616194">
        <w:fldChar w:fldCharType="begin" w:fldLock="1"/>
      </w:r>
      <w:r w:rsidR="006B0338">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"mendeley" : { "previouslyFormattedCitation" : "[47]" }, "properties" : { "noteIndex" : 0 }, "schema" : "https://github.com/citation-style-language/schema/raw/master/csl-citation.json" }</w:instrText>
      </w:r>
      <w:r w:rsidR="00616194">
        <w:fldChar w:fldCharType="separate"/>
      </w:r>
      <w:r w:rsidR="00635E26" w:rsidRPr="00635E26">
        <w:rPr>
          <w:noProof/>
        </w:rPr>
        <w:t>[47]</w:t>
      </w:r>
      <w:r w:rsidR="00616194">
        <w:fldChar w:fldCharType="end"/>
      </w:r>
      <w:r w:rsidR="00335216">
        <w:t>. However, these sweeps result</w:t>
      </w:r>
      <w:r w:rsidR="005316EE">
        <w:t xml:space="preserve"> in a lower fixation probability for the double mutant</w:t>
      </w:r>
      <w:r w:rsidR="00335216">
        <w:t xml:space="preserve"> (</w:t>
      </w:r>
      <w:r w:rsidR="00335216">
        <w:rPr>
          <w:lang w:bidi="hi-IN"/>
        </w:rPr>
        <w:t>Figure S2)</w:t>
      </w:r>
      <w:r w:rsidR="005316EE">
        <w:rPr>
          <w:lang w:bidi="hi-IN"/>
        </w:rPr>
        <w:t>.</w:t>
      </w:r>
      <w:ins w:id="48" w:author="Yoav Ram" w:date="2014-07-14T11:37:00Z">
        <w:r w:rsidR="002A0B22">
          <w:rPr>
            <w:lang w:bidi="hi-IN"/>
          </w:rPr>
          <w:br w:type="page"/>
        </w:r>
      </w:ins>
    </w:p>
    <w:p w:rsidR="002A0B22" w:rsidRDefault="002A0B22" w:rsidP="002A0B22">
      <w:pPr>
        <w:pStyle w:val="FigureLegend"/>
        <w:spacing w:line="480" w:lineRule="auto"/>
        <w:rPr>
          <w:ins w:id="49" w:author="Yoav Ram" w:date="2014-07-14T11:37:00Z"/>
          <w:b/>
          <w:bCs/>
          <w:sz w:val="20"/>
          <w:szCs w:val="20"/>
        </w:rPr>
      </w:pPr>
      <w:ins w:id="50" w:author="Yoav Ram" w:date="2014-07-14T11:37:00Z">
        <w:r>
          <w:rPr>
            <w:b/>
            <w:bCs/>
            <w:noProof/>
            <w:sz w:val="20"/>
            <w:szCs w:val="20"/>
          </w:rPr>
          <w:lastRenderedPageBreak/>
          <w:drawing>
            <wp:inline distT="0" distB="0" distL="0" distR="0" wp14:anchorId="2F9B324B" wp14:editId="6FE53E76">
              <wp:extent cx="2767869" cy="3600000"/>
              <wp:effectExtent l="0" t="0" r="0" b="635"/>
              <wp:docPr id="5" name="Picture 5"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7869" cy="3600000"/>
                      </a:xfrm>
                      <a:prstGeom prst="rect">
                        <a:avLst/>
                      </a:prstGeom>
                      <a:noFill/>
                      <a:ln>
                        <a:noFill/>
                      </a:ln>
                    </pic:spPr>
                  </pic:pic>
                </a:graphicData>
              </a:graphic>
            </wp:inline>
          </w:drawing>
        </w:r>
      </w:ins>
    </w:p>
    <w:p w:rsidR="002A0B22" w:rsidRPr="00733307" w:rsidRDefault="002A0B22" w:rsidP="002A0B22">
      <w:pPr>
        <w:pStyle w:val="FigureLegend"/>
        <w:spacing w:line="480" w:lineRule="auto"/>
        <w:jc w:val="left"/>
        <w:rPr>
          <w:ins w:id="51" w:author="Yoav Ram" w:date="2014-07-14T11:37:00Z"/>
          <w:sz w:val="20"/>
          <w:szCs w:val="20"/>
        </w:rPr>
      </w:pPr>
      <w:ins w:id="52" w:author="Yoav Ram" w:date="2014-07-14T11:37:00Z">
        <w:r w:rsidRPr="00733307">
          <w:rPr>
            <w:b/>
            <w:bCs/>
            <w:sz w:val="20"/>
            <w:szCs w:val="20"/>
          </w:rPr>
          <w:t xml:space="preserve">Figure </w:t>
        </w:r>
        <w:r w:rsidRPr="00733307">
          <w:rPr>
            <w:b/>
            <w:bCs/>
            <w:sz w:val="20"/>
            <w:szCs w:val="20"/>
          </w:rPr>
          <w:fldChar w:fldCharType="begin"/>
        </w:r>
        <w:r w:rsidRPr="00733307">
          <w:rPr>
            <w:b/>
            <w:bCs/>
            <w:sz w:val="20"/>
            <w:szCs w:val="20"/>
          </w:rPr>
          <w:instrText xml:space="preserve"> SEQ Figure \* ARABIC </w:instrText>
        </w:r>
        <w:r w:rsidRPr="00733307">
          <w:rPr>
            <w:b/>
            <w:bCs/>
            <w:sz w:val="20"/>
            <w:szCs w:val="20"/>
          </w:rPr>
          <w:fldChar w:fldCharType="separate"/>
        </w:r>
        <w:r w:rsidRPr="00733307">
          <w:rPr>
            <w:b/>
            <w:bCs/>
            <w:noProof/>
            <w:sz w:val="20"/>
            <w:szCs w:val="20"/>
          </w:rPr>
          <w:t>2</w:t>
        </w:r>
        <w:r w:rsidRPr="00733307">
          <w:rPr>
            <w:b/>
            <w:bCs/>
            <w:sz w:val="20"/>
            <w:szCs w:val="20"/>
          </w:rPr>
          <w:fldChar w:fldCharType="end"/>
        </w:r>
        <w:r w:rsidRPr="00733307">
          <w:rPr>
            <w:b/>
            <w:bCs/>
            <w:sz w:val="20"/>
            <w:szCs w:val="20"/>
          </w:rPr>
          <w:t xml:space="preserve"> – Complex adaptation with different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Pr="00733307">
          <w:rPr>
            <w:sz w:val="20"/>
            <w:szCs w:val="20"/>
          </w:rPr>
          <w:t xml:space="preserve"> (both in log scale). </w:t>
        </w:r>
        <w:r w:rsidRPr="00733307">
          <w:rPr>
            <w:b/>
            <w:bCs/>
            <w:sz w:val="20"/>
            <w:szCs w:val="20"/>
          </w:rPr>
          <w:t>(A)</w:t>
        </w:r>
        <w:r w:rsidRPr="00733307">
          <w:rPr>
            <w:sz w:val="20"/>
            <w:szCs w:val="20"/>
          </w:rPr>
          <w:t xml:space="preserve"> </w:t>
        </w:r>
        <w:r>
          <w:rPr>
            <w:sz w:val="20"/>
            <w:szCs w:val="20"/>
          </w:rPr>
          <w:t>A b</w:t>
        </w:r>
        <w:r w:rsidRPr="00733307">
          <w:rPr>
            <w:sz w:val="20"/>
            <w:szCs w:val="20"/>
          </w:rPr>
          <w:t>lack</w:t>
        </w:r>
        <w:r>
          <w:rPr>
            <w:sz w:val="20"/>
            <w:szCs w:val="20"/>
          </w:rPr>
          <w:t xml:space="preserve"> </w:t>
        </w:r>
        <w:r w:rsidRPr="00733307">
          <w:rPr>
            <w:sz w:val="20"/>
            <w:szCs w:val="20"/>
          </w:rPr>
          <w:t>circle</w:t>
        </w:r>
        <w:r>
          <w:rPr>
            <w:sz w:val="20"/>
            <w:szCs w:val="20"/>
          </w:rPr>
          <w:t xml:space="preserve"> is normal mutagenesis (</w:t>
        </w:r>
        <w:r w:rsidRPr="00733307">
          <w:rPr>
            <w:sz w:val="20"/>
            <w:szCs w:val="20"/>
          </w:rPr>
          <w:t>NM</w:t>
        </w:r>
        <w:r>
          <w:rPr>
            <w:i/>
            <w:iCs/>
            <w:sz w:val="20"/>
            <w:szCs w:val="20"/>
          </w:rPr>
          <w:t xml:space="preserve">; </w:t>
        </w:r>
        <w:r w:rsidRPr="00733307">
          <w:rPr>
            <w:i/>
            <w:iCs/>
            <w:sz w:val="20"/>
            <w:szCs w:val="20"/>
          </w:rPr>
          <w:t>τ</w:t>
        </w:r>
        <w:r w:rsidRPr="00733307">
          <w:rPr>
            <w:sz w:val="20"/>
            <w:szCs w:val="20"/>
          </w:rPr>
          <w:t>=1</w:t>
        </w:r>
        <w:r>
          <w:rPr>
            <w:sz w:val="20"/>
            <w:szCs w:val="20"/>
          </w:rPr>
          <w:t>)</w:t>
        </w:r>
        <w:r w:rsidRPr="00733307">
          <w:rPr>
            <w:sz w:val="20"/>
            <w:szCs w:val="20"/>
          </w:rPr>
          <w:t xml:space="preserve">; solid </w:t>
        </w:r>
        <w:r>
          <w:rPr>
            <w:sz w:val="20"/>
            <w:szCs w:val="20"/>
          </w:rPr>
          <w:t xml:space="preserve">line with </w:t>
        </w:r>
        <w:r w:rsidRPr="00733307">
          <w:rPr>
            <w:sz w:val="20"/>
            <w:szCs w:val="20"/>
          </w:rPr>
          <w:t>circles</w:t>
        </w:r>
        <w:r>
          <w:rPr>
            <w:sz w:val="20"/>
            <w:szCs w:val="20"/>
          </w:rPr>
          <w:t xml:space="preserve"> is constitutive mutagenesis (</w:t>
        </w:r>
        <w:r w:rsidRPr="00733307">
          <w:rPr>
            <w:sz w:val="20"/>
            <w:szCs w:val="20"/>
          </w:rPr>
          <w:t>CM</w:t>
        </w:r>
        <w:r>
          <w:rPr>
            <w:sz w:val="20"/>
            <w:szCs w:val="20"/>
          </w:rPr>
          <w:t>)</w:t>
        </w:r>
        <w:r w:rsidRPr="00733307">
          <w:rPr>
            <w:sz w:val="20"/>
            <w:szCs w:val="20"/>
          </w:rPr>
          <w:t xml:space="preserve">; solid </w:t>
        </w:r>
        <w:r>
          <w:rPr>
            <w:sz w:val="20"/>
            <w:szCs w:val="20"/>
          </w:rPr>
          <w:t>line</w:t>
        </w:r>
        <w:r w:rsidRPr="00733307">
          <w:rPr>
            <w:sz w:val="20"/>
            <w:szCs w:val="20"/>
          </w:rPr>
          <w:t xml:space="preserve"> </w:t>
        </w:r>
        <w:r>
          <w:rPr>
            <w:sz w:val="20"/>
            <w:szCs w:val="20"/>
          </w:rPr>
          <w:t xml:space="preserve">with </w:t>
        </w:r>
        <w:r w:rsidRPr="00733307">
          <w:rPr>
            <w:sz w:val="20"/>
            <w:szCs w:val="20"/>
          </w:rPr>
          <w:t>squares</w:t>
        </w:r>
        <w:r>
          <w:rPr>
            <w:sz w:val="20"/>
            <w:szCs w:val="20"/>
          </w:rPr>
          <w:t xml:space="preserve"> is stress-induced mutagenesis (</w:t>
        </w:r>
        <w:r w:rsidRPr="00733307">
          <w:rPr>
            <w:sz w:val="20"/>
            <w:szCs w:val="20"/>
          </w:rPr>
          <w:t>SIM</w:t>
        </w:r>
        <w:r>
          <w:rPr>
            <w:sz w:val="20"/>
            <w:szCs w:val="20"/>
          </w:rPr>
          <w:t>)</w:t>
        </w:r>
        <w:r w:rsidRPr="00733307">
          <w:rPr>
            <w:sz w:val="20"/>
            <w:szCs w:val="20"/>
          </w:rPr>
          <w:t xml:space="preserve">; dashed lines </w:t>
        </w:r>
        <w:r>
          <w:rPr>
            <w:sz w:val="20"/>
            <w:szCs w:val="20"/>
          </w:rPr>
          <w:t>with triangles</w:t>
        </w:r>
        <w:r w:rsidRPr="00733307">
          <w:rPr>
            <w:sz w:val="20"/>
            <w:szCs w:val="20"/>
          </w:rPr>
          <w:t xml:space="preserve"> </w:t>
        </w:r>
        <w:r>
          <w:rPr>
            <w:sz w:val="20"/>
            <w:szCs w:val="20"/>
          </w:rPr>
          <w:t xml:space="preserve">is </w:t>
        </w:r>
        <w:r w:rsidRPr="00733307">
          <w:rPr>
            <w:sz w:val="20"/>
            <w:szCs w:val="20"/>
          </w:rPr>
          <w:t xml:space="preserve">stress-induced mutagenesis with environmental stress </w:t>
        </w:r>
        <w:r>
          <w:rPr>
            <w:sz w:val="20"/>
            <w:szCs w:val="20"/>
          </w:rPr>
          <w:t>(</w:t>
        </w:r>
        <w:proofErr w:type="spellStart"/>
        <w:r>
          <w:rPr>
            <w:sz w:val="20"/>
            <w:szCs w:val="20"/>
          </w:rPr>
          <w:t>SIMe</w:t>
        </w:r>
        <w:proofErr w:type="spellEnd"/>
        <w:r>
          <w:rPr>
            <w:sz w:val="20"/>
            <w:szCs w:val="20"/>
          </w:rPr>
          <w:t xml:space="preserve">; </w:t>
        </w:r>
        <w:r w:rsidRPr="00733307">
          <w:rPr>
            <w:sz w:val="20"/>
            <w:szCs w:val="20"/>
          </w:rPr>
          <w:t>see section</w:t>
        </w:r>
        <w:r>
          <w:rPr>
            <w:sz w:val="20"/>
            <w:szCs w:val="20"/>
          </w:rPr>
          <w:t xml:space="preserve"> 3.5)</w:t>
        </w:r>
        <w:r w:rsidRPr="00733307">
          <w:rPr>
            <w:sz w:val="20"/>
            <w:szCs w:val="20"/>
          </w:rPr>
          <w:t xml:space="preserve">. Lines are analytic approximations; markers are the means of stochastic simulation results; error bars represent 95% confidence interval of the mean (at least 1,000 replicates per point; computed with bootstrap with 1,000 samples per point). Parameters (see </w:t>
        </w:r>
        <w:r w:rsidRPr="00733307">
          <w:rPr>
            <w:sz w:val="20"/>
            <w:szCs w:val="20"/>
          </w:rPr>
          <w:fldChar w:fldCharType="begin"/>
        </w:r>
        <w:r w:rsidRPr="00733307">
          <w:rPr>
            <w:sz w:val="20"/>
            <w:szCs w:val="20"/>
          </w:rPr>
          <w:instrText xml:space="preserve"> REF _Ref358791100 \h  \* MERGEFORMAT </w:instrText>
        </w:r>
        <w:r w:rsidRPr="00733307">
          <w:rPr>
            <w:sz w:val="20"/>
            <w:szCs w:val="20"/>
          </w:rPr>
        </w:r>
        <w:r w:rsidRPr="00733307">
          <w:rPr>
            <w:sz w:val="20"/>
            <w:szCs w:val="20"/>
          </w:rPr>
          <w:fldChar w:fldCharType="separate"/>
        </w:r>
        <w:r w:rsidRPr="00733307">
          <w:rPr>
            <w:sz w:val="20"/>
            <w:szCs w:val="20"/>
          </w:rPr>
          <w:t>Table 1</w:t>
        </w:r>
        <w:r w:rsidRPr="00733307">
          <w:rPr>
            <w:sz w:val="20"/>
            <w:szCs w:val="20"/>
          </w:rPr>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 xml:space="preserve">=0.0002,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 xml:space="preserve">. </w:t>
        </w:r>
        <w:r w:rsidRPr="00DF5A14">
          <w:rPr>
            <w:b/>
            <w:bCs/>
            <w:sz w:val="20"/>
            <w:szCs w:val="20"/>
            <w:highlight w:val="yellow"/>
            <w:rPrChange w:id="53" w:author="Yoav Ram" w:date="2014-07-14T11:40:00Z">
              <w:rPr>
                <w:b/>
                <w:bCs/>
                <w:sz w:val="20"/>
                <w:szCs w:val="20"/>
              </w:rPr>
            </w:rPrChange>
          </w:rPr>
          <w:t>(B)</w:t>
        </w:r>
        <w:r w:rsidRPr="00DF5A14">
          <w:rPr>
            <w:sz w:val="20"/>
            <w:szCs w:val="20"/>
            <w:highlight w:val="yellow"/>
            <w:rPrChange w:id="54" w:author="Yoav Ram" w:date="2014-07-14T11:40:00Z">
              <w:rPr>
                <w:sz w:val="20"/>
                <w:szCs w:val="20"/>
              </w:rPr>
            </w:rPrChange>
          </w:rPr>
          <w:t xml:space="preserve"> Markers are the results of adaptation with SIM with different continuous relationships between fitness and mutation rate, defined by a curvature parameter </w:t>
        </w:r>
        <w:r w:rsidRPr="00DF5A14">
          <w:rPr>
            <w:i/>
            <w:iCs/>
            <w:sz w:val="20"/>
            <w:szCs w:val="20"/>
            <w:highlight w:val="yellow"/>
            <w:rPrChange w:id="55" w:author="Yoav Ram" w:date="2014-07-14T11:40:00Z">
              <w:rPr>
                <w:i/>
                <w:iCs/>
                <w:sz w:val="20"/>
                <w:szCs w:val="20"/>
              </w:rPr>
            </w:rPrChange>
          </w:rPr>
          <w:t>k</w:t>
        </w:r>
        <w:r w:rsidRPr="00DF5A14">
          <w:rPr>
            <w:sz w:val="20"/>
            <w:szCs w:val="20"/>
            <w:highlight w:val="yellow"/>
            <w:rPrChange w:id="56" w:author="Yoav Ram" w:date="2014-07-14T11:40:00Z">
              <w:rPr>
                <w:sz w:val="20"/>
                <w:szCs w:val="20"/>
              </w:rPr>
            </w:rPrChange>
          </w:rPr>
          <w:t xml:space="preserve"> and mutation rate fold increase </w:t>
        </w:r>
        <w:r w:rsidRPr="00DF5A14">
          <w:rPr>
            <w:rFonts w:ascii="Times New Roman" w:hAnsi="Times New Roman" w:cs="Times New Roman"/>
            <w:i/>
            <w:iCs/>
            <w:sz w:val="20"/>
            <w:szCs w:val="20"/>
            <w:highlight w:val="yellow"/>
            <w:rPrChange w:id="57" w:author="Yoav Ram" w:date="2014-07-14T11:40:00Z">
              <w:rPr>
                <w:rFonts w:ascii="Times New Roman" w:hAnsi="Times New Roman" w:cs="Times New Roman"/>
                <w:i/>
                <w:iCs/>
                <w:sz w:val="20"/>
                <w:szCs w:val="20"/>
              </w:rPr>
            </w:rPrChange>
          </w:rPr>
          <w:t>τ</w:t>
        </w:r>
        <w:r w:rsidRPr="00DF5A14">
          <w:rPr>
            <w:sz w:val="20"/>
            <w:szCs w:val="20"/>
            <w:highlight w:val="yellow"/>
            <w:rPrChange w:id="58" w:author="Yoav Ram" w:date="2014-07-14T11:40:00Z">
              <w:rPr>
                <w:sz w:val="20"/>
                <w:szCs w:val="20"/>
              </w:rPr>
            </w:rPrChange>
          </w:rPr>
          <w:t>=10 (see Online Appendix E and Figure E1)</w:t>
        </w:r>
        <w:r w:rsidRPr="00DF5A14">
          <w:rPr>
            <w:b/>
            <w:bCs/>
            <w:sz w:val="20"/>
            <w:szCs w:val="20"/>
            <w:highlight w:val="yellow"/>
            <w:rPrChange w:id="59" w:author="Yoav Ram" w:date="2014-07-14T11:40:00Z">
              <w:rPr>
                <w:b/>
                <w:bCs/>
                <w:sz w:val="20"/>
                <w:szCs w:val="20"/>
              </w:rPr>
            </w:rPrChange>
          </w:rPr>
          <w:t xml:space="preserve">. </w:t>
        </w:r>
        <w:r w:rsidRPr="00DF5A14">
          <w:rPr>
            <w:sz w:val="20"/>
            <w:szCs w:val="20"/>
            <w:highlight w:val="yellow"/>
            <w:rPrChange w:id="60" w:author="Yoav Ram" w:date="2014-07-14T11:40:00Z">
              <w:rPr>
                <w:sz w:val="20"/>
                <w:szCs w:val="20"/>
              </w:rPr>
            </w:rPrChange>
          </w:rPr>
          <w:t xml:space="preserve">Each dashed line is an analytic approximation of the continuous SIM next to it, using a SIM strategy with a threshold relationship and with </w:t>
        </w:r>
        <w:r w:rsidRPr="00DF5A14">
          <w:rPr>
            <w:rFonts w:cs="Times New Roman"/>
            <w:i/>
            <w:iCs/>
            <w:sz w:val="20"/>
            <w:szCs w:val="20"/>
            <w:highlight w:val="yellow"/>
            <w:rPrChange w:id="61" w:author="Yoav Ram" w:date="2014-07-14T11:40:00Z">
              <w:rPr>
                <w:rFonts w:cs="Times New Roman"/>
                <w:i/>
                <w:iCs/>
                <w:sz w:val="20"/>
                <w:szCs w:val="20"/>
              </w:rPr>
            </w:rPrChange>
          </w:rPr>
          <w:t>τ</w:t>
        </w:r>
        <w:r w:rsidRPr="00DF5A14">
          <w:rPr>
            <w:sz w:val="20"/>
            <w:szCs w:val="20"/>
            <w:highlight w:val="yellow"/>
            <w:rPrChange w:id="62" w:author="Yoav Ram" w:date="2014-07-14T11:40:00Z">
              <w:rPr>
                <w:sz w:val="20"/>
                <w:szCs w:val="20"/>
              </w:rPr>
            </w:rPrChange>
          </w:rPr>
          <w:t>=</w:t>
        </w:r>
        <w:r w:rsidRPr="00DF5A14">
          <w:rPr>
            <w:sz w:val="20"/>
            <w:szCs w:val="20"/>
            <w:highlight w:val="yellow"/>
            <w:lang w:bidi="hi-IN"/>
            <w:rPrChange w:id="63" w:author="Yoav Ram" w:date="2014-07-14T11:40:00Z">
              <w:rPr>
                <w:sz w:val="20"/>
                <w:szCs w:val="20"/>
                <w:lang w:bidi="hi-IN"/>
              </w:rPr>
            </w:rPrChange>
          </w:rPr>
          <w:t>4.61, 1.45, and 1.05, top to bottom.</w:t>
        </w:r>
        <w:r w:rsidRPr="00DF5A14">
          <w:rPr>
            <w:sz w:val="20"/>
            <w:szCs w:val="20"/>
            <w:highlight w:val="yellow"/>
            <w:rPrChange w:id="64" w:author="Yoav Ram" w:date="2014-07-14T11:40:00Z">
              <w:rPr>
                <w:sz w:val="20"/>
                <w:szCs w:val="20"/>
              </w:rPr>
            </w:rPrChange>
          </w:rPr>
          <w:t xml:space="preserve"> </w:t>
        </w:r>
        <w:proofErr w:type="gramStart"/>
        <w:r w:rsidRPr="00DF5A14">
          <w:rPr>
            <w:sz w:val="20"/>
            <w:szCs w:val="20"/>
            <w:highlight w:val="yellow"/>
            <w:rPrChange w:id="65" w:author="Yoav Ram" w:date="2014-07-14T11:40:00Z">
              <w:rPr>
                <w:sz w:val="20"/>
                <w:szCs w:val="20"/>
              </w:rPr>
            </w:rPrChange>
          </w:rPr>
          <w:t>Online version in</w:t>
        </w:r>
        <w:r w:rsidRPr="00DF5A14">
          <w:rPr>
            <w:sz w:val="20"/>
            <w:szCs w:val="20"/>
            <w:highlight w:val="yellow"/>
            <w:lang w:val="en-GB"/>
            <w:rPrChange w:id="66" w:author="Yoav Ram" w:date="2014-07-14T11:40:00Z">
              <w:rPr>
                <w:sz w:val="20"/>
                <w:szCs w:val="20"/>
                <w:lang w:val="en-GB"/>
              </w:rPr>
            </w:rPrChange>
          </w:rPr>
          <w:t xml:space="preserve"> colour</w:t>
        </w:r>
        <w:r w:rsidRPr="00DF5A14">
          <w:rPr>
            <w:sz w:val="20"/>
            <w:szCs w:val="20"/>
            <w:highlight w:val="yellow"/>
            <w:rPrChange w:id="67" w:author="Yoav Ram" w:date="2014-07-14T11:40:00Z">
              <w:rPr>
                <w:sz w:val="20"/>
                <w:szCs w:val="20"/>
              </w:rPr>
            </w:rPrChange>
          </w:rPr>
          <w:t>.</w:t>
        </w:r>
        <w:proofErr w:type="gramEnd"/>
      </w:ins>
    </w:p>
    <w:p w:rsidR="00CD3F78" w:rsidDel="002A0B22" w:rsidRDefault="00CD3F78" w:rsidP="002D7AB0">
      <w:pPr>
        <w:spacing w:line="480" w:lineRule="auto"/>
        <w:rPr>
          <w:del w:id="68" w:author="Yoav Ram" w:date="2014-07-14T11:37:00Z"/>
          <w:lang w:bidi="hi-IN"/>
        </w:rPr>
      </w:pPr>
    </w:p>
    <w:p w:rsidR="002A0B22" w:rsidRPr="00457ACF" w:rsidRDefault="002A0B22" w:rsidP="00DF5A14">
      <w:pPr>
        <w:spacing w:line="480" w:lineRule="auto"/>
        <w:rPr>
          <w:ins w:id="69" w:author="Yoav Ram" w:date="2014-07-14T11:35:00Z"/>
          <w:rFonts w:ascii="Palatino Linotype" w:hAnsi="Palatino Linotype"/>
          <w:lang w:bidi="hi-IN"/>
        </w:rPr>
      </w:pPr>
      <w:ins w:id="70" w:author="Yoav Ram" w:date="2014-07-14T11:33:00Z">
        <w:r w:rsidRPr="00DF5A14">
          <w:rPr>
            <w:highlight w:val="yellow"/>
            <w:lang w:bidi="hi-IN"/>
            <w:rPrChange w:id="71" w:author="Yoav Ram" w:date="2014-07-14T11:40:00Z">
              <w:rPr>
                <w:lang w:bidi="hi-IN"/>
              </w:rPr>
            </w:rPrChange>
          </w:rPr>
          <w:t>The adaptation rate of SIM with continuous relationship</w:t>
        </w:r>
      </w:ins>
      <w:ins w:id="72" w:author="Yoav Ram" w:date="2014-07-14T11:37:00Z">
        <w:r w:rsidRPr="00DF5A14">
          <w:rPr>
            <w:highlight w:val="yellow"/>
            <w:lang w:bidi="hi-IN"/>
            <w:rPrChange w:id="73" w:author="Yoav Ram" w:date="2014-07-14T11:40:00Z">
              <w:rPr>
                <w:lang w:bidi="hi-IN"/>
              </w:rPr>
            </w:rPrChange>
          </w:rPr>
          <w:t>s</w:t>
        </w:r>
      </w:ins>
      <w:ins w:id="74" w:author="Yoav Ram" w:date="2014-07-14T11:33:00Z">
        <w:r w:rsidRPr="00DF5A14">
          <w:rPr>
            <w:highlight w:val="yellow"/>
            <w:lang w:bidi="hi-IN"/>
            <w:rPrChange w:id="75" w:author="Yoav Ram" w:date="2014-07-14T11:40:00Z">
              <w:rPr>
                <w:lang w:bidi="hi-IN"/>
              </w:rPr>
            </w:rPrChange>
          </w:rPr>
          <w:t xml:space="preserve"> between fitness and mutation rate (Online Appendix E) </w:t>
        </w:r>
      </w:ins>
      <w:ins w:id="76" w:author="Yoav Ram" w:date="2014-07-14T11:37:00Z">
        <w:r w:rsidRPr="00DF5A14">
          <w:rPr>
            <w:highlight w:val="yellow"/>
            <w:lang w:bidi="hi-IN"/>
            <w:rPrChange w:id="77" w:author="Yoav Ram" w:date="2014-07-14T11:40:00Z">
              <w:rPr>
                <w:lang w:bidi="hi-IN"/>
              </w:rPr>
            </w:rPrChange>
          </w:rPr>
          <w:t xml:space="preserve">is </w:t>
        </w:r>
      </w:ins>
      <w:ins w:id="78" w:author="Yoav Ram" w:date="2014-07-14T11:38:00Z">
        <w:r w:rsidRPr="00DF5A14">
          <w:rPr>
            <w:highlight w:val="yellow"/>
            <w:lang w:bidi="hi-IN"/>
            <w:rPrChange w:id="79" w:author="Yoav Ram" w:date="2014-07-14T11:40:00Z">
              <w:rPr>
                <w:lang w:bidi="hi-IN"/>
              </w:rPr>
            </w:rPrChange>
          </w:rPr>
          <w:t xml:space="preserve">similar to that of </w:t>
        </w:r>
      </w:ins>
      <w:ins w:id="80" w:author="Yoav Ram" w:date="2014-07-14T11:34:00Z">
        <w:r w:rsidRPr="00DF5A14">
          <w:rPr>
            <w:highlight w:val="yellow"/>
            <w:lang w:bidi="hi-IN"/>
            <w:rPrChange w:id="81" w:author="Yoav Ram" w:date="2014-07-14T11:40:00Z">
              <w:rPr>
                <w:lang w:bidi="hi-IN"/>
              </w:rPr>
            </w:rPrChange>
          </w:rPr>
          <w:t>SIM with threshold relationship</w:t>
        </w:r>
      </w:ins>
      <w:ins w:id="82" w:author="Yoav Ram" w:date="2014-07-14T11:38:00Z">
        <w:r w:rsidRPr="00DF5A14">
          <w:rPr>
            <w:highlight w:val="yellow"/>
            <w:lang w:bidi="hi-IN"/>
            <w:rPrChange w:id="83" w:author="Yoav Ram" w:date="2014-07-14T11:40:00Z">
              <w:rPr>
                <w:lang w:bidi="hi-IN"/>
              </w:rPr>
            </w:rPrChange>
          </w:rPr>
          <w:t>s</w:t>
        </w:r>
      </w:ins>
      <w:ins w:id="84" w:author="Yoav Ram" w:date="2014-07-14T11:34:00Z">
        <w:r w:rsidRPr="00DF5A14">
          <w:rPr>
            <w:highlight w:val="yellow"/>
            <w:lang w:bidi="hi-IN"/>
            <w:rPrChange w:id="85" w:author="Yoav Ram" w:date="2014-07-14T11:40:00Z">
              <w:rPr>
                <w:lang w:bidi="hi-IN"/>
              </w:rPr>
            </w:rPrChange>
          </w:rPr>
          <w:t xml:space="preserve"> (Figure 2B). </w:t>
        </w:r>
      </w:ins>
      <w:ins w:id="86" w:author="Yoav Ram" w:date="2014-07-14T11:36:00Z">
        <w:r w:rsidRPr="00DF5A14">
          <w:rPr>
            <w:rFonts w:ascii="Palatino Linotype" w:hAnsi="Palatino Linotype"/>
            <w:highlight w:val="yellow"/>
            <w:lang w:bidi="hi-IN"/>
            <w:rPrChange w:id="87" w:author="Yoav Ram" w:date="2014-07-14T11:40:00Z">
              <w:rPr>
                <w:rFonts w:ascii="Palatino Linotype" w:hAnsi="Palatino Linotype"/>
                <w:lang w:bidi="hi-IN"/>
              </w:rPr>
            </w:rPrChange>
          </w:rPr>
          <w:t xml:space="preserve">This </w:t>
        </w:r>
      </w:ins>
      <w:ins w:id="88" w:author="Yoav Ram" w:date="2014-07-14T11:39:00Z">
        <w:r w:rsidRPr="00DF5A14">
          <w:rPr>
            <w:rFonts w:ascii="Palatino Linotype" w:hAnsi="Palatino Linotype"/>
            <w:highlight w:val="yellow"/>
            <w:lang w:bidi="hi-IN"/>
            <w:rPrChange w:id="89" w:author="Yoav Ram" w:date="2014-07-14T11:40:00Z">
              <w:rPr>
                <w:rFonts w:ascii="Palatino Linotype" w:hAnsi="Palatino Linotype"/>
                <w:lang w:bidi="hi-IN"/>
              </w:rPr>
            </w:rPrChange>
          </w:rPr>
          <w:t xml:space="preserve">is because </w:t>
        </w:r>
      </w:ins>
      <w:ins w:id="90" w:author="Yoav Ram" w:date="2014-07-14T11:35:00Z">
        <w:r w:rsidRPr="00DF5A14">
          <w:rPr>
            <w:rFonts w:ascii="Palatino Linotype" w:hAnsi="Palatino Linotype"/>
            <w:highlight w:val="yellow"/>
            <w:lang w:bidi="hi-IN"/>
            <w:rPrChange w:id="91" w:author="Yoav Ram" w:date="2014-07-14T11:40:00Z">
              <w:rPr>
                <w:rFonts w:ascii="Palatino Linotype" w:hAnsi="Palatino Linotype"/>
                <w:lang w:bidi="hi-IN"/>
              </w:rPr>
            </w:rPrChange>
          </w:rPr>
          <w:t>the main factor determining the adaptation rate is the mutation rate increase of the wildtype and the single mutants (</w:t>
        </w:r>
        <w:r w:rsidRPr="00DF5A14">
          <w:rPr>
            <w:rFonts w:ascii="Palatino Linotype" w:hAnsi="Palatino Linotype"/>
            <w:i/>
            <w:iCs/>
            <w:highlight w:val="yellow"/>
            <w:lang w:bidi="hi-IN"/>
            <w:rPrChange w:id="92" w:author="Yoav Ram" w:date="2014-07-14T11:40:00Z">
              <w:rPr>
                <w:rFonts w:ascii="Palatino Linotype" w:hAnsi="Palatino Linotype"/>
                <w:i/>
                <w:iCs/>
                <w:lang w:bidi="hi-IN"/>
              </w:rPr>
            </w:rPrChange>
          </w:rPr>
          <w:t>ab</w:t>
        </w:r>
        <w:r w:rsidRPr="00DF5A14">
          <w:rPr>
            <w:rFonts w:ascii="Palatino Linotype" w:hAnsi="Palatino Linotype"/>
            <w:highlight w:val="yellow"/>
            <w:lang w:bidi="hi-IN"/>
            <w:rPrChange w:id="93" w:author="Yoav Ram" w:date="2014-07-14T11:40:00Z">
              <w:rPr>
                <w:rFonts w:ascii="Palatino Linotype" w:hAnsi="Palatino Linotype"/>
                <w:lang w:bidi="hi-IN"/>
              </w:rPr>
            </w:rPrChange>
          </w:rPr>
          <w:t xml:space="preserve">, </w:t>
        </w:r>
        <w:proofErr w:type="spellStart"/>
        <w:r w:rsidRPr="00DF5A14">
          <w:rPr>
            <w:rFonts w:ascii="Palatino Linotype" w:hAnsi="Palatino Linotype"/>
            <w:i/>
            <w:iCs/>
            <w:highlight w:val="yellow"/>
            <w:lang w:bidi="hi-IN"/>
            <w:rPrChange w:id="94" w:author="Yoav Ram" w:date="2014-07-14T11:40:00Z">
              <w:rPr>
                <w:rFonts w:ascii="Palatino Linotype" w:hAnsi="Palatino Linotype"/>
                <w:i/>
                <w:iCs/>
                <w:lang w:bidi="hi-IN"/>
              </w:rPr>
            </w:rPrChange>
          </w:rPr>
          <w:t>aB</w:t>
        </w:r>
        <w:proofErr w:type="spellEnd"/>
        <w:r w:rsidRPr="00DF5A14">
          <w:rPr>
            <w:rFonts w:ascii="Palatino Linotype" w:hAnsi="Palatino Linotype"/>
            <w:highlight w:val="yellow"/>
            <w:lang w:bidi="hi-IN"/>
            <w:rPrChange w:id="95" w:author="Yoav Ram" w:date="2014-07-14T11:40:00Z">
              <w:rPr>
                <w:rFonts w:ascii="Palatino Linotype" w:hAnsi="Palatino Linotype"/>
                <w:lang w:bidi="hi-IN"/>
              </w:rPr>
            </w:rPrChange>
          </w:rPr>
          <w:t xml:space="preserve">, and </w:t>
        </w:r>
        <w:r w:rsidRPr="00DF5A14">
          <w:rPr>
            <w:rFonts w:ascii="Palatino Linotype" w:hAnsi="Palatino Linotype"/>
            <w:i/>
            <w:iCs/>
            <w:highlight w:val="yellow"/>
            <w:lang w:bidi="hi-IN"/>
            <w:rPrChange w:id="96" w:author="Yoav Ram" w:date="2014-07-14T11:40:00Z">
              <w:rPr>
                <w:rFonts w:ascii="Palatino Linotype" w:hAnsi="Palatino Linotype"/>
                <w:i/>
                <w:iCs/>
                <w:lang w:bidi="hi-IN"/>
              </w:rPr>
            </w:rPrChange>
          </w:rPr>
          <w:t>Ab</w:t>
        </w:r>
        <w:r w:rsidRPr="00DF5A14">
          <w:rPr>
            <w:rFonts w:ascii="Palatino Linotype" w:hAnsi="Palatino Linotype"/>
            <w:highlight w:val="yellow"/>
            <w:lang w:bidi="hi-IN"/>
            <w:rPrChange w:id="97" w:author="Yoav Ram" w:date="2014-07-14T11:40:00Z">
              <w:rPr>
                <w:rFonts w:ascii="Palatino Linotype" w:hAnsi="Palatino Linotype"/>
                <w:lang w:bidi="hi-IN"/>
              </w:rPr>
            </w:rPrChange>
          </w:rPr>
          <w:t>)</w:t>
        </w:r>
      </w:ins>
      <w:ins w:id="98" w:author="Yoav Ram" w:date="2014-07-14T11:36:00Z">
        <w:r w:rsidRPr="00DF5A14">
          <w:rPr>
            <w:rFonts w:ascii="Palatino Linotype" w:hAnsi="Palatino Linotype"/>
            <w:highlight w:val="yellow"/>
            <w:lang w:bidi="hi-IN"/>
            <w:rPrChange w:id="99" w:author="Yoav Ram" w:date="2014-07-14T11:40:00Z">
              <w:rPr>
                <w:rFonts w:ascii="Palatino Linotype" w:hAnsi="Palatino Linotype"/>
                <w:lang w:bidi="hi-IN"/>
              </w:rPr>
            </w:rPrChange>
          </w:rPr>
          <w:t xml:space="preserve">, </w:t>
        </w:r>
      </w:ins>
      <w:ins w:id="100" w:author="Yoav Ram" w:date="2014-07-14T11:35:00Z">
        <w:r w:rsidRPr="00DF5A14">
          <w:rPr>
            <w:rFonts w:ascii="Palatino Linotype" w:hAnsi="Palatino Linotype"/>
            <w:highlight w:val="yellow"/>
            <w:lang w:bidi="hi-IN"/>
            <w:rPrChange w:id="101" w:author="Yoav Ram" w:date="2014-07-14T11:40:00Z">
              <w:rPr>
                <w:rFonts w:ascii="Palatino Linotype" w:hAnsi="Palatino Linotype"/>
                <w:lang w:bidi="hi-IN"/>
              </w:rPr>
            </w:rPrChange>
          </w:rPr>
          <w:t>because individuals with more than a single mutation do not have a significant contribution to adaptation.</w:t>
        </w:r>
      </w:ins>
    </w:p>
    <w:p w:rsidR="00DF5A14" w:rsidRDefault="00DF5A14" w:rsidP="00DF5A14">
      <w:pPr>
        <w:spacing w:after="200" w:line="480" w:lineRule="auto"/>
        <w:rPr>
          <w:rFonts w:eastAsiaTheme="minorEastAsia"/>
          <w:lang w:bidi="hi-IN"/>
        </w:rPr>
      </w:pPr>
      <w:moveToRangeStart w:id="102" w:author="Yoav Ram" w:date="2014-07-14T11:40:00Z" w:name="move393101332"/>
      <w:moveTo w:id="103" w:author="Yoav Ram" w:date="2014-07-14T11:40:00Z">
        <w:r w:rsidRPr="00E74930">
          <w:rPr>
            <w:lang w:bidi="hi-IN"/>
          </w:rPr>
          <w:t xml:space="preserve">What happens when mutation is </w:t>
        </w:r>
        <w:r>
          <w:rPr>
            <w:lang w:bidi="hi-IN"/>
          </w:rPr>
          <w:t>as strong as</w:t>
        </w:r>
        <w:r w:rsidRPr="00E74930">
          <w:rPr>
            <w:lang w:bidi="hi-IN"/>
          </w:rPr>
          <w:t xml:space="preserve"> selection? </w:t>
        </w:r>
        <w:r>
          <w:t>Figure 3</w:t>
        </w:r>
        <w:r w:rsidRPr="00E74930">
          <w:rPr>
            <w:lang w:bidi="hi-IN"/>
          </w:rPr>
          <w:t xml:space="preserve">A shows results for </w:t>
        </w:r>
        <w:r w:rsidRPr="00E74930">
          <w:rPr>
            <w:i/>
            <w:iCs/>
            <w:lang w:bidi="hi-IN"/>
          </w:rPr>
          <w:t>s</w:t>
        </w:r>
        <w:r w:rsidRPr="00E74930">
          <w:rPr>
            <w:lang w:bidi="hi-IN"/>
          </w:rPr>
          <w:t>=10</w:t>
        </w:r>
        <w:r w:rsidRPr="00E74930">
          <w:rPr>
            <w:i/>
            <w:iCs/>
            <w:lang w:bidi="hi-IN"/>
          </w:rPr>
          <w:t>U</w:t>
        </w:r>
        <w:r w:rsidRPr="00E74930">
          <w:rPr>
            <w:rFonts w:eastAsiaTheme="minorEastAsia"/>
            <w:lang w:bidi="hi-IN"/>
          </w:rPr>
          <w:t xml:space="preserve">. </w:t>
        </w:r>
        <w:r>
          <w:rPr>
            <w:rFonts w:eastAsiaTheme="minorEastAsia"/>
            <w:lang w:bidi="hi-IN"/>
          </w:rPr>
          <w:t>When</w:t>
        </w:r>
        <w:r w:rsidRPr="00E74930">
          <w:rPr>
            <w:rFonts w:eastAsiaTheme="minorEastAsia"/>
            <w:lang w:bidi="hi-IN"/>
          </w:rPr>
          <w:t xml:space="preserve"> the average number of deleterious alleles per individual </w:t>
        </w:r>
        <w:proofErr w:type="spellStart"/>
        <w:r w:rsidRPr="00E74930">
          <w:rPr>
            <w:rFonts w:eastAsiaTheme="minorEastAsia" w:cs="Times New Roman"/>
            <w:i/>
            <w:iCs/>
            <w:lang w:bidi="hi-IN"/>
          </w:rPr>
          <w:t>τ</w:t>
        </w:r>
        <w:r w:rsidRPr="00E74930">
          <w:rPr>
            <w:rFonts w:eastAsiaTheme="minorEastAsia"/>
            <w:i/>
            <w:iCs/>
            <w:lang w:bidi="hi-IN"/>
          </w:rPr>
          <w:t>U</w:t>
        </w:r>
        <w:proofErr w:type="spellEnd"/>
        <w:r w:rsidRPr="00E74930">
          <w:rPr>
            <w:rFonts w:eastAsiaTheme="minorEastAsia"/>
            <w:i/>
            <w:iCs/>
            <w:lang w:bidi="hi-IN"/>
          </w:rPr>
          <w:t>/s</w:t>
        </w:r>
        <w:r w:rsidRPr="00E74930">
          <w:rPr>
            <w:rFonts w:eastAsiaTheme="minorEastAsia"/>
            <w:lang w:bidi="hi-IN"/>
          </w:rPr>
          <w:t xml:space="preserve"> </w:t>
        </w:r>
        <w:r>
          <w:rPr>
            <w:rFonts w:eastAsiaTheme="minorEastAsia"/>
            <w:lang w:bidi="hi-IN"/>
          </w:rPr>
          <w:t>is over one</w:t>
        </w:r>
        <w:r w:rsidRPr="00E74930">
          <w:rPr>
            <w:rFonts w:eastAsiaTheme="minorEastAsia"/>
            <w:lang w:bidi="hi-IN"/>
          </w:rPr>
          <w:t xml:space="preserve">, adaptation </w:t>
        </w:r>
        <w:r>
          <w:rPr>
            <w:rFonts w:eastAsiaTheme="minorEastAsia"/>
            <w:lang w:bidi="hi-IN"/>
          </w:rPr>
          <w:t xml:space="preserve">with CM </w:t>
        </w:r>
        <w:r w:rsidRPr="00E74930">
          <w:rPr>
            <w:rFonts w:eastAsiaTheme="minorEastAsia"/>
            <w:lang w:bidi="hi-IN"/>
          </w:rPr>
          <w:t xml:space="preserve">is likely to occur on a deleterious background. </w:t>
        </w:r>
        <w:r>
          <w:rPr>
            <w:rFonts w:eastAsiaTheme="minorEastAsia"/>
            <w:lang w:bidi="hi-IN"/>
          </w:rPr>
          <w:t xml:space="preserve">Because our approximation neglects adaptation on deleterious backgrounds, it underestimates the adaptation rate </w:t>
        </w:r>
        <w:r>
          <w:t>(Figure 3</w:t>
        </w:r>
        <w:r>
          <w:rPr>
            <w:lang w:bidi="hi-IN"/>
          </w:rPr>
          <w:t>A)</w:t>
        </w:r>
        <w:r>
          <w:rPr>
            <w:rFonts w:eastAsiaTheme="minorEastAsia"/>
            <w:lang w:bidi="hi-IN"/>
          </w:rPr>
          <w:t>.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the population carries more deleterious alleles after adaptation, resulting in a lower population mean fitness (</w:t>
        </w:r>
        <w:r>
          <w:t>Figure 3</w:t>
        </w:r>
        <w:r>
          <w:rPr>
            <w:rFonts w:eastAsiaTheme="minorEastAsia"/>
            <w:lang w:bidi="hi-IN"/>
          </w:rPr>
          <w:t>B) and eventually a lower fixation probability and adaptation rate (</w:t>
        </w:r>
        <w:r>
          <w:t>Figure 3</w:t>
        </w:r>
        <w:r>
          <w:rPr>
            <w:rFonts w:eastAsiaTheme="minorEastAsia"/>
            <w:lang w:bidi="hi-IN"/>
          </w:rPr>
          <w:t xml:space="preserve">A) . </w:t>
        </w:r>
      </w:moveTo>
    </w:p>
    <w:p w:rsidR="00DF5A14" w:rsidRDefault="00DF5A14" w:rsidP="00DF5A14">
      <w:pPr>
        <w:spacing w:line="480" w:lineRule="auto"/>
      </w:pPr>
      <w:moveTo w:id="104" w:author="Yoav Ram" w:date="2014-07-14T11:40:00Z">
        <w:r>
          <w:rPr>
            <w:rFonts w:eastAsiaTheme="minorEastAsia"/>
            <w:lang w:bidi="hi-IN"/>
          </w:rPr>
          <w:t xml:space="preserve">With SIM, the </w:t>
        </w:r>
        <w:r>
          <w:rPr>
            <w:lang w:bidi="hi-IN"/>
          </w:rPr>
          <w:t xml:space="preserve">average number of deleterious alleles per individual </w:t>
        </w:r>
        <w:r w:rsidRPr="00BE1EF9">
          <w:rPr>
            <w:i/>
            <w:iCs/>
            <w:lang w:bidi="hi-IN"/>
          </w:rPr>
          <w:t>U/s</w:t>
        </w:r>
        <w:r>
          <w:rPr>
            <w:lang w:bidi="hi-IN"/>
          </w:rPr>
          <w:t xml:space="preserve"> 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w:t>
        </w:r>
        <w:proofErr w:type="spellStart"/>
        <w:r>
          <w:rPr>
            <w:lang w:bidi="hi-IN"/>
          </w:rPr>
          <w:t>hypermutate</w:t>
        </w:r>
        <w:proofErr w:type="spellEnd"/>
        <w:r>
          <w:rPr>
            <w:lang w:bidi="hi-IN"/>
          </w:rPr>
          <w:t xml:space="preserve">. </w:t>
        </w:r>
        <w:r>
          <w:t xml:space="preserve">As in the case of weak mutation, when </w:t>
        </w:r>
        <w:r w:rsidRPr="00BE1EF9">
          <w:rPr>
            <w:rFonts w:cs="Times New Roman"/>
            <w:i/>
            <w:iCs/>
            <w:lang w:bidi="hi-IN"/>
          </w:rPr>
          <w:t>τ</w:t>
        </w:r>
        <w:r>
          <w:rPr>
            <w:rFonts w:eastAsiaTheme="minorEastAsia"/>
            <w:lang w:bidi="hi-IN"/>
          </w:rPr>
          <w:t>&gt;10</w:t>
        </w:r>
        <w:r>
          <w:t xml:space="preserve"> the double mutant can appear on a deleterious background, resulting in hitch-hiking and a lower fixation probability, and causing our approximation to overestimate the adaptation rate (Figure 3</w:t>
        </w:r>
        <w:r>
          <w:rPr>
            <w:lang w:bidi="hi-IN"/>
          </w:rPr>
          <w:t>A).</w:t>
        </w:r>
      </w:moveTo>
    </w:p>
    <w:moveToRangeEnd w:id="102"/>
    <w:p w:rsidR="00CD3F78" w:rsidDel="002A0B22" w:rsidRDefault="00CD3F78" w:rsidP="00DF5A14">
      <w:pPr>
        <w:spacing w:after="200" w:line="480" w:lineRule="auto"/>
        <w:rPr>
          <w:del w:id="105" w:author="Yoav Ram" w:date="2014-07-14T11:37:00Z"/>
          <w:lang w:bidi="hi-IN"/>
        </w:rPr>
      </w:pPr>
      <w:del w:id="106" w:author="Yoav Ram" w:date="2014-07-14T11:37:00Z">
        <w:r w:rsidDel="002A0B22">
          <w:rPr>
            <w:lang w:bidi="hi-IN"/>
          </w:rPr>
          <w:br w:type="page"/>
        </w:r>
      </w:del>
    </w:p>
    <w:p w:rsidR="00CD3F78" w:rsidDel="002A0B22" w:rsidRDefault="00CD3F78" w:rsidP="00DF5A14">
      <w:pPr>
        <w:pStyle w:val="FigureLegend"/>
        <w:spacing w:line="480" w:lineRule="auto"/>
        <w:rPr>
          <w:del w:id="107" w:author="Yoav Ram" w:date="2014-07-14T11:36:00Z"/>
          <w:b/>
          <w:bCs/>
          <w:sz w:val="20"/>
          <w:szCs w:val="20"/>
        </w:rPr>
      </w:pPr>
      <w:del w:id="108" w:author="Yoav Ram" w:date="2014-07-14T11:20:00Z">
        <w:r w:rsidDel="006E7AB4">
          <w:rPr>
            <w:b/>
            <w:bCs/>
            <w:noProof/>
            <w:sz w:val="20"/>
            <w:szCs w:val="20"/>
          </w:rPr>
          <w:drawing>
            <wp:inline distT="0" distB="0" distL="0" distR="0" wp14:anchorId="52C510BA" wp14:editId="6D1F80F1">
              <wp:extent cx="5266690" cy="3803650"/>
              <wp:effectExtent l="0" t="0" r="0" b="6350"/>
              <wp:docPr id="13" name="Picture 13"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690" cy="3803650"/>
                      </a:xfrm>
                      <a:prstGeom prst="rect">
                        <a:avLst/>
                      </a:prstGeom>
                      <a:noFill/>
                      <a:ln>
                        <a:noFill/>
                      </a:ln>
                    </pic:spPr>
                  </pic:pic>
                </a:graphicData>
              </a:graphic>
            </wp:inline>
          </w:drawing>
        </w:r>
      </w:del>
    </w:p>
    <w:p w:rsidR="00CD3F78" w:rsidDel="00D157D4" w:rsidRDefault="00CD3F78" w:rsidP="00DF5A14">
      <w:pPr>
        <w:pStyle w:val="FigureLegend"/>
        <w:spacing w:line="480" w:lineRule="auto"/>
        <w:jc w:val="left"/>
        <w:rPr>
          <w:del w:id="109" w:author="Yoav Ram" w:date="2014-07-14T11:28:00Z"/>
          <w:sz w:val="20"/>
          <w:szCs w:val="20"/>
        </w:rPr>
      </w:pPr>
      <w:bookmarkStart w:id="110" w:name="_Ref383682047"/>
      <w:del w:id="111" w:author="Yoav Ram" w:date="2014-07-14T11:28:00Z">
        <w:r w:rsidRPr="00733307" w:rsidDel="00D157D4">
          <w:rPr>
            <w:b/>
            <w:bCs/>
            <w:sz w:val="20"/>
            <w:szCs w:val="20"/>
          </w:rPr>
          <w:delText xml:space="preserve">Figure </w:delText>
        </w:r>
        <w:r w:rsidR="00616194" w:rsidRPr="00733307" w:rsidDel="00D157D4">
          <w:rPr>
            <w:b/>
            <w:bCs/>
            <w:sz w:val="20"/>
            <w:szCs w:val="20"/>
          </w:rPr>
          <w:fldChar w:fldCharType="begin"/>
        </w:r>
        <w:r w:rsidRPr="00D157D4" w:rsidDel="00D157D4">
          <w:rPr>
            <w:b/>
            <w:bCs/>
            <w:sz w:val="20"/>
            <w:szCs w:val="20"/>
            <w:rPrChange w:id="112" w:author="Yoav Ram" w:date="2014-07-14T11:28:00Z">
              <w:rPr>
                <w:b/>
                <w:bCs/>
                <w:sz w:val="20"/>
                <w:szCs w:val="20"/>
              </w:rPr>
            </w:rPrChange>
          </w:rPr>
          <w:delInstrText xml:space="preserve"> SEQ Figure \* ARABIC </w:delInstrText>
        </w:r>
        <w:r w:rsidR="00616194" w:rsidRPr="00733307" w:rsidDel="00D157D4">
          <w:rPr>
            <w:b/>
            <w:bCs/>
            <w:sz w:val="20"/>
            <w:szCs w:val="20"/>
          </w:rPr>
          <w:fldChar w:fldCharType="separate"/>
        </w:r>
        <w:r w:rsidR="00C47BD2" w:rsidRPr="00DF5A14" w:rsidDel="00D157D4">
          <w:rPr>
            <w:b/>
            <w:bCs/>
            <w:noProof/>
            <w:sz w:val="20"/>
            <w:szCs w:val="20"/>
          </w:rPr>
          <w:delText>2</w:delText>
        </w:r>
        <w:r w:rsidR="00616194" w:rsidRPr="00733307" w:rsidDel="00D157D4">
          <w:rPr>
            <w:b/>
            <w:bCs/>
            <w:sz w:val="20"/>
            <w:szCs w:val="20"/>
          </w:rPr>
          <w:fldChar w:fldCharType="end"/>
        </w:r>
        <w:bookmarkEnd w:id="110"/>
        <w:r w:rsidRPr="00733307" w:rsidDel="00D157D4">
          <w:rPr>
            <w:b/>
            <w:bCs/>
            <w:sz w:val="20"/>
            <w:szCs w:val="20"/>
          </w:rPr>
          <w:delText xml:space="preserve"> – Complex adaptation with different mutational strategies.</w:delText>
        </w:r>
        <w:r w:rsidRPr="00733307" w:rsidDel="00D157D4">
          <w:rPr>
            <w:sz w:val="20"/>
            <w:szCs w:val="20"/>
          </w:rPr>
          <w:delText xml:space="preserve"> The figure shows the adaptation rate </w:delText>
        </w:r>
        <w:r w:rsidRPr="00733307" w:rsidDel="00D157D4">
          <w:rPr>
            <w:i/>
            <w:iCs/>
            <w:sz w:val="20"/>
            <w:szCs w:val="20"/>
          </w:rPr>
          <w:delText>ν</w:delText>
        </w:r>
        <w:r w:rsidRPr="00733307" w:rsidDel="00D157D4">
          <w:rPr>
            <w:sz w:val="20"/>
            <w:szCs w:val="20"/>
          </w:rPr>
          <w:delText xml:space="preserve"> as a function of the mutation rate increase </w:delText>
        </w:r>
        <w:r w:rsidRPr="00733307" w:rsidDel="00D157D4">
          <w:rPr>
            <w:i/>
            <w:iCs/>
            <w:sz w:val="20"/>
            <w:szCs w:val="20"/>
          </w:rPr>
          <w:delText>τ</w:delText>
        </w:r>
        <w:r w:rsidRPr="00733307" w:rsidDel="00D157D4">
          <w:rPr>
            <w:sz w:val="20"/>
            <w:szCs w:val="20"/>
          </w:rPr>
          <w:delText xml:space="preserve"> (both in log scale). </w:delText>
        </w:r>
        <w:r w:rsidDel="00D157D4">
          <w:rPr>
            <w:sz w:val="20"/>
            <w:szCs w:val="20"/>
          </w:rPr>
          <w:delText>A b</w:delText>
        </w:r>
        <w:r w:rsidRPr="00733307" w:rsidDel="00D157D4">
          <w:rPr>
            <w:sz w:val="20"/>
            <w:szCs w:val="20"/>
          </w:rPr>
          <w:delText>lack</w:delText>
        </w:r>
        <w:r w:rsidDel="00D157D4">
          <w:rPr>
            <w:sz w:val="20"/>
            <w:szCs w:val="20"/>
          </w:rPr>
          <w:delText xml:space="preserve"> </w:delText>
        </w:r>
        <w:r w:rsidRPr="00733307" w:rsidDel="00D157D4">
          <w:rPr>
            <w:sz w:val="20"/>
            <w:szCs w:val="20"/>
          </w:rPr>
          <w:delText>circle</w:delText>
        </w:r>
        <w:r w:rsidDel="00D157D4">
          <w:rPr>
            <w:sz w:val="20"/>
            <w:szCs w:val="20"/>
          </w:rPr>
          <w:delText xml:space="preserve"> is normal mutagenesis (</w:delText>
        </w:r>
        <w:r w:rsidRPr="00733307" w:rsidDel="00D157D4">
          <w:rPr>
            <w:sz w:val="20"/>
            <w:szCs w:val="20"/>
          </w:rPr>
          <w:delText>NM</w:delText>
        </w:r>
        <w:r w:rsidDel="00D157D4">
          <w:rPr>
            <w:i/>
            <w:iCs/>
            <w:sz w:val="20"/>
            <w:szCs w:val="20"/>
          </w:rPr>
          <w:delText xml:space="preserve">; </w:delText>
        </w:r>
        <w:r w:rsidRPr="00733307" w:rsidDel="00D157D4">
          <w:rPr>
            <w:i/>
            <w:iCs/>
            <w:sz w:val="20"/>
            <w:szCs w:val="20"/>
          </w:rPr>
          <w:delText>τ</w:delText>
        </w:r>
        <w:r w:rsidRPr="00733307" w:rsidDel="00D157D4">
          <w:rPr>
            <w:sz w:val="20"/>
            <w:szCs w:val="20"/>
          </w:rPr>
          <w:delText>=1</w:delText>
        </w:r>
        <w:r w:rsidDel="00D157D4">
          <w:rPr>
            <w:sz w:val="20"/>
            <w:szCs w:val="20"/>
          </w:rPr>
          <w:delText>)</w:delText>
        </w:r>
        <w:r w:rsidRPr="00733307" w:rsidDel="00D157D4">
          <w:rPr>
            <w:sz w:val="20"/>
            <w:szCs w:val="20"/>
          </w:rPr>
          <w:delText xml:space="preserve">; solid </w:delText>
        </w:r>
        <w:r w:rsidDel="00D157D4">
          <w:rPr>
            <w:sz w:val="20"/>
            <w:szCs w:val="20"/>
          </w:rPr>
          <w:delText xml:space="preserve">line with </w:delText>
        </w:r>
        <w:r w:rsidRPr="00733307" w:rsidDel="00D157D4">
          <w:rPr>
            <w:sz w:val="20"/>
            <w:szCs w:val="20"/>
          </w:rPr>
          <w:delText>circles</w:delText>
        </w:r>
        <w:r w:rsidDel="00D157D4">
          <w:rPr>
            <w:sz w:val="20"/>
            <w:szCs w:val="20"/>
          </w:rPr>
          <w:delText xml:space="preserve"> is constitutive mutagenesis (</w:delText>
        </w:r>
        <w:r w:rsidRPr="00733307" w:rsidDel="00D157D4">
          <w:rPr>
            <w:sz w:val="20"/>
            <w:szCs w:val="20"/>
          </w:rPr>
          <w:delText>CM</w:delText>
        </w:r>
        <w:r w:rsidDel="00D157D4">
          <w:rPr>
            <w:sz w:val="20"/>
            <w:szCs w:val="20"/>
          </w:rPr>
          <w:delText>)</w:delText>
        </w:r>
        <w:r w:rsidRPr="00733307" w:rsidDel="00D157D4">
          <w:rPr>
            <w:sz w:val="20"/>
            <w:szCs w:val="20"/>
          </w:rPr>
          <w:delText xml:space="preserve">; solid </w:delText>
        </w:r>
        <w:r w:rsidDel="00D157D4">
          <w:rPr>
            <w:sz w:val="20"/>
            <w:szCs w:val="20"/>
          </w:rPr>
          <w:delText>line</w:delText>
        </w:r>
        <w:r w:rsidRPr="00733307" w:rsidDel="00D157D4">
          <w:rPr>
            <w:sz w:val="20"/>
            <w:szCs w:val="20"/>
          </w:rPr>
          <w:delText xml:space="preserve"> </w:delText>
        </w:r>
        <w:r w:rsidDel="00D157D4">
          <w:rPr>
            <w:sz w:val="20"/>
            <w:szCs w:val="20"/>
          </w:rPr>
          <w:delText xml:space="preserve">with </w:delText>
        </w:r>
        <w:r w:rsidRPr="00733307" w:rsidDel="00D157D4">
          <w:rPr>
            <w:sz w:val="20"/>
            <w:szCs w:val="20"/>
          </w:rPr>
          <w:delText>squares</w:delText>
        </w:r>
        <w:r w:rsidDel="00D157D4">
          <w:rPr>
            <w:sz w:val="20"/>
            <w:szCs w:val="20"/>
          </w:rPr>
          <w:delText xml:space="preserve"> is stress-induced mutagenesis (</w:delText>
        </w:r>
        <w:r w:rsidRPr="00733307" w:rsidDel="00D157D4">
          <w:rPr>
            <w:sz w:val="20"/>
            <w:szCs w:val="20"/>
          </w:rPr>
          <w:delText>SIM</w:delText>
        </w:r>
        <w:r w:rsidDel="00D157D4">
          <w:rPr>
            <w:sz w:val="20"/>
            <w:szCs w:val="20"/>
          </w:rPr>
          <w:delText>)</w:delText>
        </w:r>
        <w:r w:rsidRPr="00733307" w:rsidDel="00D157D4">
          <w:rPr>
            <w:sz w:val="20"/>
            <w:szCs w:val="20"/>
          </w:rPr>
          <w:delText xml:space="preserve">; dashed lines </w:delText>
        </w:r>
        <w:r w:rsidDel="00D157D4">
          <w:rPr>
            <w:sz w:val="20"/>
            <w:szCs w:val="20"/>
          </w:rPr>
          <w:delText>with triangles</w:delText>
        </w:r>
        <w:r w:rsidRPr="00733307" w:rsidDel="00D157D4">
          <w:rPr>
            <w:sz w:val="20"/>
            <w:szCs w:val="20"/>
          </w:rPr>
          <w:delText xml:space="preserve"> </w:delText>
        </w:r>
        <w:r w:rsidDel="00D157D4">
          <w:rPr>
            <w:sz w:val="20"/>
            <w:szCs w:val="20"/>
          </w:rPr>
          <w:delText xml:space="preserve">is </w:delText>
        </w:r>
        <w:r w:rsidRPr="00733307" w:rsidDel="00D157D4">
          <w:rPr>
            <w:sz w:val="20"/>
            <w:szCs w:val="20"/>
          </w:rPr>
          <w:delText xml:space="preserve">stress-induced mutagenesis with environmental stress </w:delText>
        </w:r>
        <w:r w:rsidDel="00D157D4">
          <w:rPr>
            <w:sz w:val="20"/>
            <w:szCs w:val="20"/>
          </w:rPr>
          <w:delText xml:space="preserve">(SIMe; </w:delText>
        </w:r>
        <w:r w:rsidRPr="00733307" w:rsidDel="00D157D4">
          <w:rPr>
            <w:sz w:val="20"/>
            <w:szCs w:val="20"/>
          </w:rPr>
          <w:delText>see section</w:delText>
        </w:r>
        <w:r w:rsidDel="00D157D4">
          <w:rPr>
            <w:sz w:val="20"/>
            <w:szCs w:val="20"/>
          </w:rPr>
          <w:delText xml:space="preserve"> 3.5)</w:delText>
        </w:r>
        <w:r w:rsidRPr="00733307" w:rsidDel="00D157D4">
          <w:rPr>
            <w:sz w:val="20"/>
            <w:szCs w:val="20"/>
          </w:rPr>
          <w:delText>. Lines are analytic approximations</w:delText>
        </w:r>
        <w:r w:rsidDel="00D157D4">
          <w:rPr>
            <w:sz w:val="20"/>
            <w:szCs w:val="20"/>
          </w:rPr>
          <w:delText>. M</w:delText>
        </w:r>
        <w:r w:rsidRPr="00733307" w:rsidDel="00D157D4">
          <w:rPr>
            <w:sz w:val="20"/>
            <w:szCs w:val="20"/>
          </w:rPr>
          <w:delText>arkers are the means of stochastic simulation results</w:delText>
        </w:r>
        <w:r w:rsidDel="00D157D4">
          <w:rPr>
            <w:sz w:val="20"/>
            <w:szCs w:val="20"/>
          </w:rPr>
          <w:delText>. E</w:delText>
        </w:r>
        <w:r w:rsidRPr="00733307" w:rsidDel="00D157D4">
          <w:rPr>
            <w:sz w:val="20"/>
            <w:szCs w:val="20"/>
          </w:rPr>
          <w:delText xml:space="preserve">rror bars represent 95% confidence interval of the mean (at least 1,000 </w:delText>
        </w:r>
        <w:r w:rsidDel="00D157D4">
          <w:rPr>
            <w:sz w:val="20"/>
            <w:szCs w:val="20"/>
          </w:rPr>
          <w:delText>simulations</w:delText>
        </w:r>
        <w:r w:rsidRPr="00733307" w:rsidDel="00D157D4">
          <w:rPr>
            <w:sz w:val="20"/>
            <w:szCs w:val="20"/>
          </w:rPr>
          <w:delText xml:space="preserve"> per point; computed with bootstrap with 1,000 samples per point). Parameters (see </w:delText>
        </w:r>
        <w:r w:rsidR="00631789" w:rsidDel="00D157D4">
          <w:fldChar w:fldCharType="begin"/>
        </w:r>
        <w:r w:rsidR="00631789" w:rsidDel="00D157D4">
          <w:delInstrText xml:space="preserve"> REF _Ref358791100 \h  \* MERGEFORMAT </w:delInstrText>
        </w:r>
        <w:r w:rsidR="00631789" w:rsidDel="00D157D4">
          <w:fldChar w:fldCharType="separate"/>
        </w:r>
        <w:r w:rsidR="00C47BD2" w:rsidRPr="00C47BD2" w:rsidDel="00D157D4">
          <w:rPr>
            <w:sz w:val="20"/>
            <w:szCs w:val="20"/>
          </w:rPr>
          <w:delText>Table 1</w:delText>
        </w:r>
        <w:r w:rsidR="00631789" w:rsidDel="00D157D4">
          <w:fldChar w:fldCharType="end"/>
        </w:r>
        <w:r w:rsidRPr="00733307" w:rsidDel="00D157D4">
          <w:rPr>
            <w:sz w:val="20"/>
            <w:szCs w:val="20"/>
          </w:rPr>
          <w:delText xml:space="preserve">): </w:delText>
        </w:r>
        <w:r w:rsidRPr="00733307" w:rsidDel="00D157D4">
          <w:rPr>
            <w:i/>
            <w:iCs/>
            <w:sz w:val="20"/>
            <w:szCs w:val="20"/>
          </w:rPr>
          <w:delText>U</w:delText>
        </w:r>
        <w:r w:rsidRPr="00733307" w:rsidDel="00D157D4">
          <w:rPr>
            <w:sz w:val="20"/>
            <w:szCs w:val="20"/>
          </w:rPr>
          <w:delText xml:space="preserve">=0.0004, </w:delText>
        </w:r>
        <w:r w:rsidRPr="00733307" w:rsidDel="00D157D4">
          <w:rPr>
            <w:i/>
            <w:iCs/>
            <w:sz w:val="20"/>
            <w:szCs w:val="20"/>
          </w:rPr>
          <w:delText>s</w:delText>
        </w:r>
        <w:r w:rsidRPr="00733307" w:rsidDel="00D157D4">
          <w:rPr>
            <w:sz w:val="20"/>
            <w:szCs w:val="20"/>
          </w:rPr>
          <w:delText xml:space="preserve">=0.05, </w:delText>
        </w:r>
        <w:r w:rsidRPr="00733307" w:rsidDel="00D157D4">
          <w:rPr>
            <w:rFonts w:ascii="Times New Roman" w:hAnsi="Times New Roman" w:cs="Times New Roman"/>
            <w:i/>
            <w:iCs/>
            <w:sz w:val="20"/>
            <w:szCs w:val="20"/>
          </w:rPr>
          <w:delText>β</w:delText>
        </w:r>
        <w:r w:rsidRPr="00733307" w:rsidDel="00D157D4">
          <w:rPr>
            <w:sz w:val="20"/>
            <w:szCs w:val="20"/>
          </w:rPr>
          <w:delText xml:space="preserve">=0.0002, </w:delText>
        </w:r>
        <w:r w:rsidRPr="00733307" w:rsidDel="00D157D4">
          <w:rPr>
            <w:i/>
            <w:iCs/>
            <w:sz w:val="20"/>
            <w:szCs w:val="20"/>
          </w:rPr>
          <w:delText>H</w:delText>
        </w:r>
        <w:r w:rsidRPr="00733307" w:rsidDel="00D157D4">
          <w:rPr>
            <w:sz w:val="20"/>
            <w:szCs w:val="20"/>
          </w:rPr>
          <w:delText xml:space="preserve">=2, </w:delText>
        </w:r>
        <w:r w:rsidRPr="00733307" w:rsidDel="00D157D4">
          <w:rPr>
            <w:i/>
            <w:iCs/>
            <w:sz w:val="20"/>
            <w:szCs w:val="20"/>
          </w:rPr>
          <w:delText>N</w:delText>
        </w:r>
        <w:r w:rsidRPr="00733307" w:rsidDel="00D157D4">
          <w:rPr>
            <w:sz w:val="20"/>
            <w:szCs w:val="20"/>
          </w:rPr>
          <w:delText>=</w:delText>
        </w:r>
      </w:del>
      <w:del w:id="113" w:author="Yoav Ram" w:date="2014-07-14T11:21:00Z">
        <w:r w:rsidRPr="00733307" w:rsidDel="006E7AB4">
          <w:rPr>
            <w:sz w:val="20"/>
            <w:szCs w:val="20"/>
          </w:rPr>
          <w:delText>10</w:delText>
        </w:r>
        <w:r w:rsidRPr="00733307" w:rsidDel="006E7AB4">
          <w:rPr>
            <w:sz w:val="20"/>
            <w:szCs w:val="20"/>
            <w:vertAlign w:val="superscript"/>
          </w:rPr>
          <w:delText>6</w:delText>
        </w:r>
        <w:r w:rsidR="00825E9D" w:rsidDel="006E7AB4">
          <w:rPr>
            <w:sz w:val="20"/>
            <w:szCs w:val="20"/>
          </w:rPr>
          <w:delText xml:space="preserve"> </w:delText>
        </w:r>
        <w:r w:rsidR="00825E9D" w:rsidRPr="00825E9D" w:rsidDel="006E7AB4">
          <w:rPr>
            <w:sz w:val="20"/>
            <w:szCs w:val="20"/>
          </w:rPr>
          <w:delText>(O</w:delText>
        </w:r>
      </w:del>
      <w:del w:id="114" w:author="Yoav Ram" w:date="2014-07-14T11:28:00Z">
        <w:r w:rsidR="00825E9D" w:rsidRPr="00825E9D" w:rsidDel="00D157D4">
          <w:rPr>
            <w:sz w:val="20"/>
            <w:szCs w:val="20"/>
          </w:rPr>
          <w:delText>nline version in</w:delText>
        </w:r>
        <w:r w:rsidR="00825E9D" w:rsidRPr="006E7AB4" w:rsidDel="00D157D4">
          <w:rPr>
            <w:sz w:val="20"/>
            <w:szCs w:val="20"/>
            <w:lang w:val="en-GB"/>
            <w:rPrChange w:id="115" w:author="Yoav Ram" w:date="2014-07-14T11:21:00Z">
              <w:rPr>
                <w:sz w:val="20"/>
                <w:szCs w:val="20"/>
              </w:rPr>
            </w:rPrChange>
          </w:rPr>
          <w:delText xml:space="preserve"> colour</w:delText>
        </w:r>
      </w:del>
      <w:del w:id="116" w:author="Yoav Ram" w:date="2014-07-14T11:21:00Z">
        <w:r w:rsidR="00825E9D" w:rsidRPr="00825E9D" w:rsidDel="006E7AB4">
          <w:rPr>
            <w:sz w:val="20"/>
            <w:szCs w:val="20"/>
          </w:rPr>
          <w:delText>.)</w:delText>
        </w:r>
      </w:del>
    </w:p>
    <w:p w:rsidR="00CD3F78" w:rsidDel="002A0B22" w:rsidRDefault="00CD3F78" w:rsidP="008D0078">
      <w:pPr>
        <w:spacing w:after="200" w:line="480" w:lineRule="auto"/>
        <w:rPr>
          <w:del w:id="117" w:author="Yoav Ram" w:date="2014-07-14T11:36:00Z"/>
          <w:sz w:val="20"/>
          <w:szCs w:val="20"/>
        </w:rPr>
      </w:pPr>
      <w:del w:id="118" w:author="Yoav Ram" w:date="2014-07-14T11:36:00Z">
        <w:r w:rsidDel="002A0B22">
          <w:rPr>
            <w:sz w:val="20"/>
            <w:szCs w:val="20"/>
          </w:rPr>
          <w:br w:type="page"/>
        </w:r>
      </w:del>
    </w:p>
    <w:p w:rsidR="005316EE" w:rsidDel="00DF5A14" w:rsidRDefault="005316EE" w:rsidP="002A0B22">
      <w:pPr>
        <w:spacing w:after="200" w:line="480" w:lineRule="auto"/>
        <w:rPr>
          <w:rFonts w:eastAsiaTheme="minorEastAsia"/>
          <w:lang w:bidi="hi-IN"/>
        </w:rPr>
        <w:pPrChange w:id="119" w:author="Yoav Ram" w:date="2014-07-14T11:36:00Z">
          <w:pPr>
            <w:spacing w:line="480" w:lineRule="auto"/>
          </w:pPr>
        </w:pPrChange>
      </w:pPr>
      <w:moveFromRangeStart w:id="120" w:author="Yoav Ram" w:date="2014-07-14T11:40:00Z" w:name="move393101332"/>
      <w:moveFrom w:id="121" w:author="Yoav Ram" w:date="2014-07-14T11:40:00Z">
        <w:r w:rsidRPr="00E74930" w:rsidDel="00DF5A14">
          <w:rPr>
            <w:lang w:bidi="hi-IN"/>
          </w:rPr>
          <w:t xml:space="preserve">What happens when mutation is </w:t>
        </w:r>
        <w:r w:rsidR="00DD7A57" w:rsidDel="00DF5A14">
          <w:rPr>
            <w:lang w:bidi="hi-IN"/>
          </w:rPr>
          <w:t>as strong as</w:t>
        </w:r>
        <w:r w:rsidRPr="00E74930" w:rsidDel="00DF5A14">
          <w:rPr>
            <w:lang w:bidi="hi-IN"/>
          </w:rPr>
          <w:t xml:space="preserve"> selection? </w:t>
        </w:r>
        <w:r w:rsidR="00396506" w:rsidDel="00DF5A14">
          <w:t>Figure 3</w:t>
        </w:r>
        <w:r w:rsidRPr="00E74930" w:rsidDel="00DF5A14">
          <w:rPr>
            <w:lang w:bidi="hi-IN"/>
          </w:rPr>
          <w:t>A shows results for</w:t>
        </w:r>
        <w:r w:rsidR="00E74930" w:rsidRPr="00E74930" w:rsidDel="00DF5A14">
          <w:rPr>
            <w:lang w:bidi="hi-IN"/>
          </w:rPr>
          <w:t xml:space="preserve"> </w:t>
        </w:r>
        <w:r w:rsidR="00E74930" w:rsidRPr="00E74930" w:rsidDel="00DF5A14">
          <w:rPr>
            <w:i/>
            <w:iCs/>
            <w:lang w:bidi="hi-IN"/>
          </w:rPr>
          <w:t>s</w:t>
        </w:r>
        <w:r w:rsidR="00E74930" w:rsidRPr="00E74930" w:rsidDel="00DF5A14">
          <w:rPr>
            <w:lang w:bidi="hi-IN"/>
          </w:rPr>
          <w:t>=10</w:t>
        </w:r>
        <w:r w:rsidR="00E74930" w:rsidRPr="00E74930" w:rsidDel="00DF5A14">
          <w:rPr>
            <w:i/>
            <w:iCs/>
            <w:lang w:bidi="hi-IN"/>
          </w:rPr>
          <w:t>U</w:t>
        </w:r>
        <w:r w:rsidRPr="00E74930" w:rsidDel="00DF5A14">
          <w:rPr>
            <w:rFonts w:eastAsiaTheme="minorEastAsia"/>
            <w:lang w:bidi="hi-IN"/>
          </w:rPr>
          <w:t xml:space="preserve">. </w:t>
        </w:r>
        <w:r w:rsidR="00DD7A57" w:rsidDel="00DF5A14">
          <w:rPr>
            <w:rFonts w:eastAsiaTheme="minorEastAsia"/>
            <w:lang w:bidi="hi-IN"/>
          </w:rPr>
          <w:t>When</w:t>
        </w:r>
        <w:r w:rsidRPr="00E74930" w:rsidDel="00DF5A14">
          <w:rPr>
            <w:rFonts w:eastAsiaTheme="minorEastAsia"/>
            <w:lang w:bidi="hi-IN"/>
          </w:rPr>
          <w:t xml:space="preserve"> the average number of deleterious alleles per individual </w:t>
        </w:r>
        <w:r w:rsidR="00E74930" w:rsidRPr="00E74930" w:rsidDel="00DF5A14">
          <w:rPr>
            <w:rFonts w:eastAsiaTheme="minorEastAsia" w:cs="Times New Roman"/>
            <w:i/>
            <w:iCs/>
            <w:lang w:bidi="hi-IN"/>
          </w:rPr>
          <w:t>τ</w:t>
        </w:r>
        <w:r w:rsidR="00E74930" w:rsidRPr="00E74930" w:rsidDel="00DF5A14">
          <w:rPr>
            <w:rFonts w:eastAsiaTheme="minorEastAsia"/>
            <w:i/>
            <w:iCs/>
            <w:lang w:bidi="hi-IN"/>
          </w:rPr>
          <w:t>U/s</w:t>
        </w:r>
        <w:r w:rsidR="00E74930" w:rsidRPr="00E74930" w:rsidDel="00DF5A14">
          <w:rPr>
            <w:rFonts w:eastAsiaTheme="minorEastAsia"/>
            <w:lang w:bidi="hi-IN"/>
          </w:rPr>
          <w:t xml:space="preserve"> </w:t>
        </w:r>
        <w:r w:rsidR="00DD7A57" w:rsidDel="00DF5A14">
          <w:rPr>
            <w:rFonts w:eastAsiaTheme="minorEastAsia"/>
            <w:lang w:bidi="hi-IN"/>
          </w:rPr>
          <w:t>is over one</w:t>
        </w:r>
        <w:r w:rsidRPr="00E74930" w:rsidDel="00DF5A14">
          <w:rPr>
            <w:rFonts w:eastAsiaTheme="minorEastAsia"/>
            <w:lang w:bidi="hi-IN"/>
          </w:rPr>
          <w:t xml:space="preserve">, adaptation </w:t>
        </w:r>
        <w:r w:rsidR="00DD7A57" w:rsidDel="00DF5A14">
          <w:rPr>
            <w:rFonts w:eastAsiaTheme="minorEastAsia"/>
            <w:lang w:bidi="hi-IN"/>
          </w:rPr>
          <w:t xml:space="preserve">with CM </w:t>
        </w:r>
        <w:r w:rsidRPr="00E74930" w:rsidDel="00DF5A14">
          <w:rPr>
            <w:rFonts w:eastAsiaTheme="minorEastAsia"/>
            <w:lang w:bidi="hi-IN"/>
          </w:rPr>
          <w:t xml:space="preserve">is likely to occur on a deleterious background. </w:t>
        </w:r>
        <w:r w:rsidR="00BA3BDB" w:rsidDel="00DF5A14">
          <w:rPr>
            <w:rFonts w:eastAsiaTheme="minorEastAsia"/>
            <w:lang w:bidi="hi-IN"/>
          </w:rPr>
          <w:t>Because our approximation neglects adaptation on deleterious backgrounds</w:t>
        </w:r>
        <w:r w:rsidR="00DD7A57" w:rsidDel="00DF5A14">
          <w:rPr>
            <w:rFonts w:eastAsiaTheme="minorEastAsia"/>
            <w:lang w:bidi="hi-IN"/>
          </w:rPr>
          <w:t xml:space="preserve">, </w:t>
        </w:r>
        <w:r w:rsidR="00BA3BDB" w:rsidDel="00DF5A14">
          <w:rPr>
            <w:rFonts w:eastAsiaTheme="minorEastAsia"/>
            <w:lang w:bidi="hi-IN"/>
          </w:rPr>
          <w:t xml:space="preserve">it </w:t>
        </w:r>
        <w:r w:rsidR="00DD7A57" w:rsidDel="00DF5A14">
          <w:rPr>
            <w:rFonts w:eastAsiaTheme="minorEastAsia"/>
            <w:lang w:bidi="hi-IN"/>
          </w:rPr>
          <w:t>underestimates the adaptation rate</w:t>
        </w:r>
        <w:r w:rsidR="00BA3BDB" w:rsidDel="00DF5A14">
          <w:rPr>
            <w:rFonts w:eastAsiaTheme="minorEastAsia"/>
            <w:lang w:bidi="hi-IN"/>
          </w:rPr>
          <w:t xml:space="preserve"> </w:t>
        </w:r>
        <w:r w:rsidR="00BA3BDB" w:rsidDel="00DF5A14">
          <w:t>(</w:t>
        </w:r>
        <w:r w:rsidR="00396506" w:rsidDel="00DF5A14">
          <w:t>Figure 3</w:t>
        </w:r>
        <w:r w:rsidR="00BA3BDB" w:rsidDel="00DF5A14">
          <w:rPr>
            <w:lang w:bidi="hi-IN"/>
          </w:rPr>
          <w:t>A)</w:t>
        </w:r>
        <w:r w:rsidR="00DD7A57" w:rsidDel="00DF5A14">
          <w:rPr>
            <w:rFonts w:eastAsiaTheme="minorEastAsia"/>
            <w:lang w:bidi="hi-IN"/>
          </w:rPr>
          <w:t>.</w:t>
        </w:r>
        <w:r w:rsidDel="00DF5A14">
          <w:rPr>
            <w:rFonts w:eastAsiaTheme="minorEastAsia"/>
            <w:lang w:bidi="hi-IN"/>
          </w:rPr>
          <w:t xml:space="preserve"> Note that although the adaptation rate continues to increase with</w:t>
        </w:r>
        <w:r w:rsidRPr="009A3DF4" w:rsidDel="00DF5A14">
          <w:rPr>
            <w:rFonts w:ascii="Times New Roman" w:eastAsiaTheme="minorEastAsia" w:hAnsi="Times New Roman" w:cs="Times New Roman"/>
            <w:lang w:bidi="hi-IN"/>
          </w:rPr>
          <w:t xml:space="preserve"> </w:t>
        </w:r>
        <w:r w:rsidRPr="00E74930" w:rsidDel="00DF5A14">
          <w:rPr>
            <w:rFonts w:eastAsiaTheme="minorEastAsia" w:cs="Times New Roman"/>
            <w:i/>
            <w:iCs/>
            <w:lang w:bidi="hi-IN"/>
          </w:rPr>
          <w:t>τ</w:t>
        </w:r>
        <w:r w:rsidDel="00DF5A14">
          <w:rPr>
            <w:rFonts w:eastAsiaTheme="minorEastAsia"/>
            <w:lang w:bidi="hi-IN"/>
          </w:rPr>
          <w:t>, the population carries more deleterious alleles after adaptation, resulting in a lower population mean fitness (</w:t>
        </w:r>
        <w:r w:rsidR="00396506" w:rsidDel="00DF5A14">
          <w:t>Figure 3</w:t>
        </w:r>
        <w:r w:rsidDel="00DF5A14">
          <w:rPr>
            <w:rFonts w:eastAsiaTheme="minorEastAsia"/>
            <w:lang w:bidi="hi-IN"/>
          </w:rPr>
          <w:t>B)</w:t>
        </w:r>
        <w:r w:rsidR="00BF0B48" w:rsidDel="00DF5A14">
          <w:rPr>
            <w:rFonts w:eastAsiaTheme="minorEastAsia"/>
            <w:lang w:bidi="hi-IN"/>
          </w:rPr>
          <w:t xml:space="preserve"> and eventually a lower fixation probability and </w:t>
        </w:r>
        <w:r w:rsidR="00396506" w:rsidDel="00DF5A14">
          <w:rPr>
            <w:rFonts w:eastAsiaTheme="minorEastAsia"/>
            <w:lang w:bidi="hi-IN"/>
          </w:rPr>
          <w:t>adaptation</w:t>
        </w:r>
        <w:r w:rsidR="00BF0B48" w:rsidDel="00DF5A14">
          <w:rPr>
            <w:rFonts w:eastAsiaTheme="minorEastAsia"/>
            <w:lang w:bidi="hi-IN"/>
          </w:rPr>
          <w:t xml:space="preserve"> rate (</w:t>
        </w:r>
        <w:r w:rsidR="00396506" w:rsidDel="00DF5A14">
          <w:t>Figure 3</w:t>
        </w:r>
        <w:r w:rsidR="00BF0B48" w:rsidDel="00DF5A14">
          <w:rPr>
            <w:rFonts w:eastAsiaTheme="minorEastAsia"/>
            <w:lang w:bidi="hi-IN"/>
          </w:rPr>
          <w:t xml:space="preserve">A) </w:t>
        </w:r>
        <w:r w:rsidDel="00DF5A14">
          <w:rPr>
            <w:rFonts w:eastAsiaTheme="minorEastAsia"/>
            <w:lang w:bidi="hi-IN"/>
          </w:rPr>
          <w:t xml:space="preserve">. </w:t>
        </w:r>
      </w:moveFrom>
    </w:p>
    <w:p w:rsidR="0080478F" w:rsidDel="00DF5A14" w:rsidRDefault="005316EE" w:rsidP="008D0078">
      <w:pPr>
        <w:spacing w:line="480" w:lineRule="auto"/>
      </w:pPr>
      <w:moveFrom w:id="122" w:author="Yoav Ram" w:date="2014-07-14T11:40:00Z">
        <w:r w:rsidDel="00DF5A14">
          <w:rPr>
            <w:rFonts w:eastAsiaTheme="minorEastAsia"/>
            <w:lang w:bidi="hi-IN"/>
          </w:rPr>
          <w:t xml:space="preserve">With SIM, the </w:t>
        </w:r>
        <w:r w:rsidDel="00DF5A14">
          <w:rPr>
            <w:lang w:bidi="hi-IN"/>
          </w:rPr>
          <w:t xml:space="preserve">average number of deleterious alleles per individual </w:t>
        </w:r>
        <w:r w:rsidR="00BE1EF9" w:rsidRPr="00BE1EF9" w:rsidDel="00DF5A14">
          <w:rPr>
            <w:i/>
            <w:iCs/>
            <w:lang w:bidi="hi-IN"/>
          </w:rPr>
          <w:t>U/s</w:t>
        </w:r>
        <w:r w:rsidR="00BE1EF9" w:rsidDel="00DF5A14">
          <w:rPr>
            <w:lang w:bidi="hi-IN"/>
          </w:rPr>
          <w:t xml:space="preserve"> </w:t>
        </w:r>
        <w:r w:rsidDel="00DF5A14">
          <w:rPr>
            <w:lang w:bidi="hi-IN"/>
          </w:rPr>
          <w:t xml:space="preserve">does not </w:t>
        </w:r>
        <w:r w:rsidRPr="00BE1EF9" w:rsidDel="00DF5A14">
          <w:rPr>
            <w:lang w:bidi="hi-IN"/>
          </w:rPr>
          <w:t xml:space="preserve">increase with </w:t>
        </w:r>
        <w:r w:rsidRPr="00BE1EF9" w:rsidDel="00DF5A14">
          <w:rPr>
            <w:rFonts w:cs="Times New Roman"/>
            <w:i/>
            <w:iCs/>
            <w:lang w:bidi="hi-IN"/>
          </w:rPr>
          <w:t>τ</w:t>
        </w:r>
        <w:r w:rsidRPr="00BE1EF9" w:rsidDel="00DF5A14">
          <w:rPr>
            <w:lang w:bidi="hi-IN"/>
          </w:rPr>
          <w:t>, bec</w:t>
        </w:r>
        <w:r w:rsidDel="00DF5A14">
          <w:rPr>
            <w:lang w:bidi="hi-IN"/>
          </w:rPr>
          <w:t>ause mutation-free individuals (</w:t>
        </w:r>
        <w:r w:rsidDel="00DF5A14">
          <w:rPr>
            <w:i/>
            <w:iCs/>
            <w:lang w:bidi="hi-IN"/>
          </w:rPr>
          <w:t>ab/0</w:t>
        </w:r>
        <w:r w:rsidDel="00DF5A14">
          <w:rPr>
            <w:lang w:bidi="hi-IN"/>
          </w:rPr>
          <w:t xml:space="preserve">) do not hypermutate. </w:t>
        </w:r>
        <w:r w:rsidDel="00DF5A14">
          <w:t xml:space="preserve">As in the case of weak mutation, when </w:t>
        </w:r>
        <w:r w:rsidR="00BE1EF9" w:rsidRPr="00BE1EF9" w:rsidDel="00DF5A14">
          <w:rPr>
            <w:rFonts w:cs="Times New Roman"/>
            <w:i/>
            <w:iCs/>
            <w:lang w:bidi="hi-IN"/>
          </w:rPr>
          <w:t>τ</w:t>
        </w:r>
        <w:r w:rsidDel="00DF5A14">
          <w:rPr>
            <w:rFonts w:eastAsiaTheme="minorEastAsia"/>
            <w:lang w:bidi="hi-IN"/>
          </w:rPr>
          <w:t>&gt;10</w:t>
        </w:r>
        <w:r w:rsidDel="00DF5A14">
          <w:t xml:space="preserve"> the double mutant can app</w:t>
        </w:r>
        <w:r w:rsidR="00BE1EF9" w:rsidDel="00DF5A14">
          <w:t>ear on a deleterious background, resulting in hitch-hiking and</w:t>
        </w:r>
        <w:r w:rsidDel="00DF5A14">
          <w:t xml:space="preserve"> </w:t>
        </w:r>
        <w:r w:rsidR="00BE1EF9" w:rsidDel="00DF5A14">
          <w:t xml:space="preserve">a </w:t>
        </w:r>
        <w:r w:rsidDel="00DF5A14">
          <w:t>lower fixation probability,</w:t>
        </w:r>
        <w:r w:rsidR="00BE1EF9" w:rsidDel="00DF5A14">
          <w:t xml:space="preserve"> and</w:t>
        </w:r>
        <w:r w:rsidDel="00DF5A14">
          <w:t xml:space="preserve"> causing our approximation to overestimate the adaptation rate (</w:t>
        </w:r>
        <w:r w:rsidR="00396506" w:rsidDel="00DF5A14">
          <w:t>Figure 3</w:t>
        </w:r>
        <w:r w:rsidR="00D45CB2" w:rsidDel="00DF5A14">
          <w:rPr>
            <w:lang w:bidi="hi-IN"/>
          </w:rPr>
          <w:t>A</w:t>
        </w:r>
        <w:r w:rsidDel="00DF5A14">
          <w:rPr>
            <w:lang w:bidi="hi-IN"/>
          </w:rPr>
          <w:t>).</w:t>
        </w:r>
      </w:moveFrom>
    </w:p>
    <w:moveFromRangeEnd w:id="120"/>
    <w:p w:rsidR="0080478F" w:rsidRDefault="0080478F" w:rsidP="008D0078">
      <w:pPr>
        <w:spacing w:after="200" w:line="480" w:lineRule="auto"/>
      </w:pPr>
      <w:r>
        <w:br w:type="page"/>
      </w:r>
    </w:p>
    <w:p w:rsidR="0080478F" w:rsidRDefault="00643DA4" w:rsidP="008D0078">
      <w:pPr>
        <w:keepNext/>
        <w:spacing w:line="480" w:lineRule="auto"/>
        <w:jc w:val="center"/>
      </w:pPr>
      <w:del w:id="123" w:author="Yoav Ram" w:date="2014-07-13T15:36:00Z">
        <w:r w:rsidDel="006E3084">
          <w:rPr>
            <w:b/>
            <w:bCs/>
            <w:noProof/>
            <w:sz w:val="20"/>
            <w:szCs w:val="20"/>
            <w:rPrChange w:id="124" w:author="Unknown">
              <w:rPr>
                <w:noProof/>
              </w:rPr>
            </w:rPrChange>
          </w:rPr>
          <w:lastRenderedPageBreak/>
          <w:drawing>
            <wp:inline distT="0" distB="0" distL="0" distR="0" wp14:anchorId="095ADDAE" wp14:editId="7DF712AE">
              <wp:extent cx="5259705" cy="2011680"/>
              <wp:effectExtent l="0" t="0" r="0" b="7620"/>
              <wp:docPr id="17" name="Picture 17"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pace\ruggedsim\manuscript\ram_f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9705" cy="2011680"/>
                      </a:xfrm>
                      <a:prstGeom prst="rect">
                        <a:avLst/>
                      </a:prstGeom>
                      <a:noFill/>
                      <a:ln>
                        <a:noFill/>
                      </a:ln>
                    </pic:spPr>
                  </pic:pic>
                </a:graphicData>
              </a:graphic>
            </wp:inline>
          </w:drawing>
        </w:r>
      </w:del>
      <w:ins w:id="125" w:author="Yoav Ram" w:date="2014-07-13T15:36:00Z">
        <w:r w:rsidR="006E3084">
          <w:rPr>
            <w:noProof/>
          </w:rPr>
          <w:drawing>
            <wp:inline distT="0" distB="0" distL="0" distR="0" wp14:anchorId="0A949F71" wp14:editId="02B559B1">
              <wp:extent cx="5271770" cy="2027555"/>
              <wp:effectExtent l="0" t="0" r="5080" b="0"/>
              <wp:docPr id="3" name="Picture 3"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1770" cy="2027555"/>
                      </a:xfrm>
                      <a:prstGeom prst="rect">
                        <a:avLst/>
                      </a:prstGeom>
                      <a:noFill/>
                      <a:ln>
                        <a:noFill/>
                      </a:ln>
                    </pic:spPr>
                  </pic:pic>
                </a:graphicData>
              </a:graphic>
            </wp:inline>
          </w:drawing>
        </w:r>
      </w:ins>
    </w:p>
    <w:p w:rsidR="0080478F" w:rsidRPr="00886250" w:rsidRDefault="0080478F" w:rsidP="00DF5A14">
      <w:pPr>
        <w:spacing w:line="480" w:lineRule="auto"/>
        <w:rPr>
          <w:noProof/>
          <w:sz w:val="20"/>
          <w:szCs w:val="20"/>
        </w:rPr>
        <w:pPrChange w:id="126" w:author="Yoav Ram" w:date="2014-07-14T11:40:00Z">
          <w:pPr>
            <w:spacing w:line="480" w:lineRule="auto"/>
          </w:pPr>
        </w:pPrChange>
      </w:pPr>
      <w:bookmarkStart w:id="127" w:name="_Ref383675982"/>
      <w:r w:rsidRPr="00BA3BDB">
        <w:rPr>
          <w:b/>
          <w:bCs/>
          <w:sz w:val="20"/>
          <w:szCs w:val="20"/>
        </w:rPr>
        <w:t xml:space="preserve">Figure </w:t>
      </w:r>
      <w:r w:rsidR="00616194" w:rsidRPr="00BA3BDB">
        <w:rPr>
          <w:b/>
          <w:bCs/>
          <w:sz w:val="20"/>
          <w:szCs w:val="20"/>
        </w:rPr>
        <w:fldChar w:fldCharType="begin"/>
      </w:r>
      <w:r w:rsidRPr="00BA3BDB">
        <w:rPr>
          <w:b/>
          <w:bCs/>
          <w:sz w:val="20"/>
          <w:szCs w:val="20"/>
        </w:rPr>
        <w:instrText xml:space="preserve"> SEQ Figure \* ARABIC </w:instrText>
      </w:r>
      <w:r w:rsidR="00616194" w:rsidRPr="00BA3BDB">
        <w:rPr>
          <w:b/>
          <w:bCs/>
          <w:sz w:val="20"/>
          <w:szCs w:val="20"/>
        </w:rPr>
        <w:fldChar w:fldCharType="separate"/>
      </w:r>
      <w:r w:rsidR="00C47BD2">
        <w:rPr>
          <w:b/>
          <w:bCs/>
          <w:noProof/>
          <w:sz w:val="20"/>
          <w:szCs w:val="20"/>
        </w:rPr>
        <w:t>3</w:t>
      </w:r>
      <w:r w:rsidR="00616194" w:rsidRPr="00BA3BDB">
        <w:rPr>
          <w:b/>
          <w:bCs/>
          <w:sz w:val="20"/>
          <w:szCs w:val="20"/>
        </w:rPr>
        <w:fldChar w:fldCharType="end"/>
      </w:r>
      <w:bookmarkEnd w:id="127"/>
      <w:r w:rsidRPr="00BA3BDB">
        <w:rPr>
          <w:b/>
          <w:bCs/>
          <w:sz w:val="20"/>
          <w:szCs w:val="20"/>
        </w:rPr>
        <w:t xml:space="preserve"> </w:t>
      </w:r>
      <w:r w:rsidRPr="00886250">
        <w:rPr>
          <w:b/>
          <w:bCs/>
          <w:sz w:val="20"/>
          <w:szCs w:val="20"/>
        </w:rPr>
        <w:t>– Adaptation with strong mutation.</w:t>
      </w:r>
      <w:r w:rsidRPr="00886250">
        <w:rPr>
          <w:sz w:val="20"/>
          <w:szCs w:val="20"/>
        </w:rPr>
        <w:t xml:space="preserve"> </w:t>
      </w:r>
      <w:r w:rsidRPr="00886250">
        <w:rPr>
          <w:noProof/>
          <w:sz w:val="20"/>
          <w:szCs w:val="20"/>
        </w:rPr>
        <w:t xml:space="preserve">When the deleterious mutation rate is high – here </w:t>
      </w:r>
      <w:r w:rsidRPr="00886250">
        <w:rPr>
          <w:i/>
          <w:iCs/>
          <w:noProof/>
          <w:sz w:val="20"/>
          <w:szCs w:val="20"/>
        </w:rPr>
        <w:t>U=s/10</w:t>
      </w:r>
      <w:r w:rsidRPr="00886250">
        <w:rPr>
          <w:noProof/>
          <w:sz w:val="20"/>
          <w:szCs w:val="20"/>
        </w:rPr>
        <w:t xml:space="preserve"> – the adaptation process can lead to hitch-hiking of deleterious alleles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w:t>
      </w:r>
      <w:r>
        <w:rPr>
          <w:sz w:val="20"/>
          <w:szCs w:val="20"/>
        </w:rPr>
        <w:t>A</w:t>
      </w:r>
      <w:r w:rsidRPr="00886250">
        <w:rPr>
          <w:sz w:val="20"/>
          <w:szCs w:val="20"/>
        </w:rPr>
        <w:t xml:space="preserve"> black circle </w:t>
      </w:r>
      <w:r>
        <w:rPr>
          <w:sz w:val="20"/>
          <w:szCs w:val="20"/>
        </w:rPr>
        <w:t>for n</w:t>
      </w:r>
      <w:r w:rsidRPr="00886250">
        <w:rPr>
          <w:sz w:val="20"/>
          <w:szCs w:val="20"/>
        </w:rPr>
        <w:t>ormal</w:t>
      </w:r>
      <w:r>
        <w:rPr>
          <w:sz w:val="20"/>
          <w:szCs w:val="20"/>
        </w:rPr>
        <w:t xml:space="preserve"> </w:t>
      </w:r>
      <w:r w:rsidRPr="00886250">
        <w:rPr>
          <w:sz w:val="20"/>
          <w:szCs w:val="20"/>
        </w:rPr>
        <w:t xml:space="preserve">mutagenesis </w:t>
      </w:r>
      <w:r>
        <w:rPr>
          <w:sz w:val="20"/>
          <w:szCs w:val="20"/>
        </w:rPr>
        <w:t>(NM</w:t>
      </w:r>
      <w:r>
        <w:rPr>
          <w:i/>
          <w:iCs/>
          <w:sz w:val="20"/>
          <w:szCs w:val="20"/>
        </w:rPr>
        <w:t xml:space="preserve">; </w:t>
      </w:r>
      <w:r w:rsidRPr="00886250">
        <w:rPr>
          <w:i/>
          <w:iCs/>
          <w:sz w:val="20"/>
          <w:szCs w:val="20"/>
        </w:rPr>
        <w:t>τ</w:t>
      </w:r>
      <w:r w:rsidRPr="00886250">
        <w:rPr>
          <w:sz w:val="20"/>
          <w:szCs w:val="20"/>
        </w:rPr>
        <w:t>=1</w:t>
      </w:r>
      <w:r>
        <w:rPr>
          <w:sz w:val="20"/>
          <w:szCs w:val="20"/>
        </w:rPr>
        <w:t>)</w:t>
      </w:r>
      <w:r w:rsidRPr="00886250">
        <w:rPr>
          <w:sz w:val="20"/>
          <w:szCs w:val="20"/>
        </w:rPr>
        <w:t xml:space="preserve">; </w:t>
      </w:r>
      <w:r>
        <w:rPr>
          <w:sz w:val="20"/>
          <w:szCs w:val="20"/>
        </w:rPr>
        <w:t xml:space="preserve">red solid </w:t>
      </w:r>
      <w:r w:rsidRPr="00886250">
        <w:rPr>
          <w:sz w:val="20"/>
          <w:szCs w:val="20"/>
        </w:rPr>
        <w:t>line</w:t>
      </w:r>
      <w:r>
        <w:rPr>
          <w:sz w:val="20"/>
          <w:szCs w:val="20"/>
        </w:rPr>
        <w:t xml:space="preserve"> and circles</w:t>
      </w:r>
      <w:r w:rsidRPr="00886250">
        <w:rPr>
          <w:sz w:val="20"/>
          <w:szCs w:val="20"/>
        </w:rPr>
        <w:t xml:space="preserve"> </w:t>
      </w:r>
      <w:r>
        <w:rPr>
          <w:sz w:val="20"/>
          <w:szCs w:val="20"/>
        </w:rPr>
        <w:t xml:space="preserve">for </w:t>
      </w:r>
      <w:r w:rsidRPr="00886250">
        <w:rPr>
          <w:sz w:val="20"/>
          <w:szCs w:val="20"/>
        </w:rPr>
        <w:t xml:space="preserve">constitutive mutagenesis </w:t>
      </w:r>
      <w:r>
        <w:rPr>
          <w:sz w:val="20"/>
          <w:szCs w:val="20"/>
        </w:rPr>
        <w:t>(CM)</w:t>
      </w:r>
      <w:r w:rsidRPr="00886250">
        <w:rPr>
          <w:sz w:val="20"/>
          <w:szCs w:val="20"/>
        </w:rPr>
        <w:t xml:space="preserve">; </w:t>
      </w:r>
      <w:r>
        <w:rPr>
          <w:sz w:val="20"/>
          <w:szCs w:val="20"/>
        </w:rPr>
        <w:t xml:space="preserve">blue solid </w:t>
      </w:r>
      <w:r w:rsidRPr="00886250">
        <w:rPr>
          <w:sz w:val="20"/>
          <w:szCs w:val="20"/>
        </w:rPr>
        <w:t>line</w:t>
      </w:r>
      <w:r>
        <w:rPr>
          <w:sz w:val="20"/>
          <w:szCs w:val="20"/>
        </w:rPr>
        <w:t xml:space="preserve"> and squares for stress-induced mutagenesis (</w:t>
      </w:r>
      <w:r w:rsidRPr="00886250">
        <w:rPr>
          <w:sz w:val="20"/>
          <w:szCs w:val="20"/>
        </w:rPr>
        <w:t>SIM</w:t>
      </w:r>
      <w:r>
        <w:rPr>
          <w:sz w:val="20"/>
          <w:szCs w:val="20"/>
        </w:rPr>
        <w:t>)</w:t>
      </w:r>
      <w:r w:rsidRPr="00886250">
        <w:rPr>
          <w:sz w:val="20"/>
          <w:szCs w:val="20"/>
        </w:rPr>
        <w:t>. Lines are analytic approximations</w:t>
      </w:r>
      <w:r>
        <w:rPr>
          <w:sz w:val="20"/>
          <w:szCs w:val="20"/>
        </w:rPr>
        <w:t>. M</w:t>
      </w:r>
      <w:r w:rsidRPr="00886250">
        <w:rPr>
          <w:sz w:val="20"/>
          <w:szCs w:val="20"/>
        </w:rPr>
        <w:t>arkers are the means of stochastic simulations results</w:t>
      </w:r>
      <w:r>
        <w:rPr>
          <w:sz w:val="20"/>
          <w:szCs w:val="20"/>
        </w:rPr>
        <w:t>. E</w:t>
      </w:r>
      <w:r w:rsidRPr="00886250">
        <w:rPr>
          <w:sz w:val="20"/>
          <w:szCs w:val="20"/>
        </w:rPr>
        <w:t xml:space="preserve">rror bars represent 95% confidence interval of the mean (at least 1,000 </w:t>
      </w:r>
      <w:r>
        <w:rPr>
          <w:sz w:val="20"/>
          <w:szCs w:val="20"/>
        </w:rPr>
        <w:t>simulations</w:t>
      </w:r>
      <w:r w:rsidRPr="00886250">
        <w:rPr>
          <w:sz w:val="20"/>
          <w:szCs w:val="20"/>
        </w:rPr>
        <w:t xml:space="preserve"> per point; computed with bootstrap with 1,000 samples per point). Parameters (see </w:t>
      </w:r>
      <w:r w:rsidR="00631789">
        <w:fldChar w:fldCharType="begin"/>
      </w:r>
      <w:r w:rsidR="00631789">
        <w:instrText xml:space="preserve"> REF _Ref358791100 \h  \* MERGEFORMAT </w:instrText>
      </w:r>
      <w:r w:rsidR="00631789">
        <w:fldChar w:fldCharType="separate"/>
      </w:r>
      <w:r w:rsidR="00C47BD2" w:rsidRPr="00C47BD2">
        <w:rPr>
          <w:sz w:val="20"/>
          <w:szCs w:val="20"/>
        </w:rPr>
        <w:t>Table 1</w:t>
      </w:r>
      <w:r w:rsidR="00631789">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Pr="00886250">
        <w:rPr>
          <w:sz w:val="20"/>
          <w:szCs w:val="20"/>
        </w:rPr>
        <w:t>=0.00</w:t>
      </w:r>
      <w:r>
        <w:rPr>
          <w:sz w:val="20"/>
          <w:szCs w:val="20"/>
        </w:rPr>
        <w:t>0</w:t>
      </w:r>
      <w:r w:rsidRPr="00886250">
        <w:rPr>
          <w:sz w:val="20"/>
          <w:szCs w:val="20"/>
        </w:rPr>
        <w:t xml:space="preserve">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successful fixation of the </w:t>
      </w:r>
      <w:r>
        <w:rPr>
          <w:rFonts w:eastAsiaTheme="minorEastAsia"/>
          <w:noProof/>
          <w:sz w:val="20"/>
          <w:szCs w:val="20"/>
        </w:rPr>
        <w:t xml:space="preserve">beneficial </w:t>
      </w:r>
      <w:r w:rsidRPr="00886250">
        <w:rPr>
          <w:rFonts w:eastAsiaTheme="minorEastAsia"/>
          <w:noProof/>
          <w:sz w:val="20"/>
          <w:szCs w:val="20"/>
        </w:rPr>
        <w:t>dou</w:t>
      </w:r>
      <w:r>
        <w:rPr>
          <w:rFonts w:eastAsiaTheme="minorEastAsia"/>
          <w:noProof/>
          <w:sz w:val="20"/>
          <w:szCs w:val="20"/>
        </w:rPr>
        <w:t>b</w:t>
      </w:r>
      <w:r w:rsidRPr="00886250">
        <w:rPr>
          <w:rFonts w:eastAsiaTheme="minorEastAsia"/>
          <w:noProof/>
          <w:sz w:val="20"/>
          <w:szCs w:val="20"/>
        </w:rPr>
        <w:t xml:space="preserve">le mutant as a function of the mutation rate increase </w:t>
      </w:r>
      <w:r w:rsidRPr="00886250">
        <w:rPr>
          <w:i/>
          <w:iCs/>
          <w:sz w:val="20"/>
          <w:szCs w:val="20"/>
        </w:rPr>
        <w:t>τ</w:t>
      </w:r>
      <w:r w:rsidRPr="00886250">
        <w:rPr>
          <w:sz w:val="20"/>
          <w:szCs w:val="20"/>
        </w:rPr>
        <w:t>. Solid lines are analytic approximations neglecting adaptation from deleterious background</w:t>
      </w:r>
      <w:r>
        <w:rPr>
          <w:sz w:val="20"/>
          <w:szCs w:val="20"/>
        </w:rPr>
        <w:t xml:space="preserve"> </w:t>
      </w:r>
      <w:r>
        <w:rPr>
          <w:i/>
          <w:iCs/>
          <w:sz w:val="20"/>
          <w:szCs w:val="20"/>
        </w:rPr>
        <w:t>(</w:t>
      </w:r>
      <w:r w:rsidRPr="00886250">
        <w:rPr>
          <w:i/>
          <w:iCs/>
          <w:sz w:val="20"/>
          <w:szCs w:val="20"/>
        </w:rPr>
        <w:t>e</w:t>
      </w:r>
      <w:r w:rsidRPr="00886250">
        <w:rPr>
          <w:i/>
          <w:iCs/>
          <w:sz w:val="20"/>
          <w:szCs w:val="20"/>
          <w:vertAlign w:val="superscript"/>
        </w:rPr>
        <w:t>-</w:t>
      </w:r>
      <w:proofErr w:type="spellStart"/>
      <w:r w:rsidRPr="00886250">
        <w:rPr>
          <w:rFonts w:ascii="Times New Roman" w:hAnsi="Times New Roman" w:cs="Times New Roman"/>
          <w:i/>
          <w:iCs/>
          <w:sz w:val="20"/>
          <w:szCs w:val="20"/>
          <w:vertAlign w:val="superscript"/>
        </w:rPr>
        <w:t>τ</w:t>
      </w:r>
      <w:r w:rsidRPr="00886250">
        <w:rPr>
          <w:i/>
          <w:iCs/>
          <w:sz w:val="20"/>
          <w:szCs w:val="20"/>
          <w:vertAlign w:val="superscript"/>
        </w:rPr>
        <w:t>U</w:t>
      </w:r>
      <w:proofErr w:type="spellEnd"/>
      <w:r>
        <w:rPr>
          <w:sz w:val="20"/>
          <w:szCs w:val="20"/>
        </w:rPr>
        <w:t>(1+</w:t>
      </w:r>
      <w:r w:rsidRPr="00886250">
        <w:rPr>
          <w:i/>
          <w:iCs/>
          <w:sz w:val="20"/>
          <w:szCs w:val="20"/>
        </w:rPr>
        <w:t>sH</w:t>
      </w:r>
      <w:r>
        <w:rPr>
          <w:sz w:val="20"/>
          <w:szCs w:val="20"/>
        </w:rPr>
        <w:t>)</w:t>
      </w:r>
      <w:r w:rsidRPr="00886250">
        <w:rPr>
          <w:sz w:val="20"/>
          <w:szCs w:val="20"/>
        </w:rPr>
        <w:t xml:space="preserve">); dotted lines with filled squares (SIM) and circles (CM) are the means of stochastic simulation results; </w:t>
      </w:r>
      <w:r>
        <w:rPr>
          <w:sz w:val="20"/>
          <w:szCs w:val="20"/>
        </w:rPr>
        <w:t>dashed</w:t>
      </w:r>
      <w:r w:rsidRPr="00886250">
        <w:rPr>
          <w:sz w:val="20"/>
          <w:szCs w:val="20"/>
        </w:rPr>
        <w:t xml:space="preserve"> lines with </w:t>
      </w:r>
      <w:r>
        <w:rPr>
          <w:sz w:val="20"/>
          <w:szCs w:val="20"/>
        </w:rPr>
        <w:t xml:space="preserve">white </w:t>
      </w:r>
      <w:r w:rsidRPr="00886250">
        <w:rPr>
          <w:sz w:val="20"/>
          <w:szCs w:val="20"/>
        </w:rPr>
        <w:t xml:space="preserve">triangles are predictions based on the genotype on which </w:t>
      </w:r>
      <w:r w:rsidRPr="00886250">
        <w:rPr>
          <w:i/>
          <w:iCs/>
          <w:sz w:val="20"/>
          <w:szCs w:val="20"/>
        </w:rPr>
        <w:t>AB</w:t>
      </w:r>
      <w:r w:rsidRPr="00886250">
        <w:rPr>
          <w:sz w:val="20"/>
          <w:szCs w:val="20"/>
        </w:rPr>
        <w:t xml:space="preserve"> appeared in the simulations, including MSB but disregarding the effects of drift during the fixation process </w:t>
      </w:r>
      <w:r>
        <w:rPr>
          <w:sz w:val="20"/>
          <w:szCs w:val="20"/>
        </w:rPr>
        <w:t>(</w:t>
      </w:r>
      <w:r w:rsidRPr="00886250">
        <w:rPr>
          <w:sz w:val="20"/>
          <w:szCs w:val="20"/>
        </w:rPr>
        <w:t xml:space="preserve">which only has a significant effect </w:t>
      </w:r>
      <w:r>
        <w:rPr>
          <w:sz w:val="20"/>
          <w:szCs w:val="20"/>
        </w:rPr>
        <w:t>with</w:t>
      </w:r>
      <w:r w:rsidRPr="00886250">
        <w:rPr>
          <w:sz w:val="20"/>
          <w:szCs w:val="20"/>
        </w:rPr>
        <w:t xml:space="preserve"> CM due to higher mutation rates in the </w:t>
      </w:r>
      <w:r w:rsidRPr="00EE7A17">
        <w:rPr>
          <w:sz w:val="20"/>
          <w:szCs w:val="20"/>
        </w:rPr>
        <w:t>wildtype</w:t>
      </w:r>
      <w:r>
        <w:rPr>
          <w:sz w:val="20"/>
          <w:szCs w:val="20"/>
        </w:rPr>
        <w:t>)</w:t>
      </w:r>
      <w:r w:rsidRPr="00886250">
        <w:rPr>
          <w:sz w:val="20"/>
          <w:szCs w:val="20"/>
        </w:rPr>
        <w:t xml:space="preserve">. Error bars </w:t>
      </w:r>
      <w:r>
        <w:rPr>
          <w:sz w:val="20"/>
          <w:szCs w:val="20"/>
        </w:rPr>
        <w:t xml:space="preserve">are </w:t>
      </w:r>
      <w:r w:rsidRPr="00886250">
        <w:rPr>
          <w:sz w:val="20"/>
          <w:szCs w:val="20"/>
        </w:rPr>
        <w:t xml:space="preserve">too small to see. </w:t>
      </w:r>
      <w:r>
        <w:rPr>
          <w:sz w:val="20"/>
          <w:szCs w:val="20"/>
        </w:rPr>
        <w:t>Same p</w:t>
      </w:r>
      <w:r w:rsidRPr="00886250">
        <w:rPr>
          <w:sz w:val="20"/>
          <w:szCs w:val="20"/>
        </w:rPr>
        <w:t>aram</w:t>
      </w:r>
      <w:r>
        <w:rPr>
          <w:sz w:val="20"/>
          <w:szCs w:val="20"/>
        </w:rPr>
        <w:t>e</w:t>
      </w:r>
      <w:r w:rsidRPr="00886250">
        <w:rPr>
          <w:sz w:val="20"/>
          <w:szCs w:val="20"/>
        </w:rPr>
        <w:t>ter</w:t>
      </w:r>
      <w:r>
        <w:rPr>
          <w:sz w:val="20"/>
          <w:szCs w:val="20"/>
        </w:rPr>
        <w:t xml:space="preserve"> value</w:t>
      </w:r>
      <w:r w:rsidRPr="00886250">
        <w:rPr>
          <w:sz w:val="20"/>
          <w:szCs w:val="20"/>
        </w:rPr>
        <w:t>s as in panel A</w:t>
      </w:r>
      <w:ins w:id="128" w:author="Yoav Ram" w:date="2014-07-14T11:40:00Z">
        <w:r w:rsidR="00DF5A14">
          <w:rPr>
            <w:sz w:val="20"/>
            <w:szCs w:val="20"/>
          </w:rPr>
          <w:t>.</w:t>
        </w:r>
      </w:ins>
      <w:del w:id="129" w:author="Yoav Ram" w:date="2014-07-14T11:40:00Z">
        <w:r w:rsidR="00825E9D" w:rsidDel="00DF5A14">
          <w:rPr>
            <w:sz w:val="20"/>
            <w:szCs w:val="20"/>
          </w:rPr>
          <w:delText xml:space="preserve"> </w:delText>
        </w:r>
        <w:r w:rsidR="00825E9D" w:rsidRPr="00825E9D" w:rsidDel="00DF5A14">
          <w:rPr>
            <w:sz w:val="20"/>
            <w:szCs w:val="20"/>
          </w:rPr>
          <w:delText>(</w:delText>
        </w:r>
      </w:del>
      <w:ins w:id="130" w:author="Yoav Ram" w:date="2014-07-14T11:40:00Z">
        <w:r w:rsidR="00DF5A14">
          <w:rPr>
            <w:sz w:val="20"/>
            <w:szCs w:val="20"/>
          </w:rPr>
          <w:t xml:space="preserve"> </w:t>
        </w:r>
      </w:ins>
      <w:proofErr w:type="gramStart"/>
      <w:r w:rsidR="00825E9D" w:rsidRPr="00825E9D">
        <w:rPr>
          <w:sz w:val="20"/>
          <w:szCs w:val="20"/>
        </w:rPr>
        <w:t>Online version in</w:t>
      </w:r>
      <w:r w:rsidR="00825E9D" w:rsidRPr="00DF5A14">
        <w:rPr>
          <w:sz w:val="20"/>
          <w:szCs w:val="20"/>
          <w:lang w:val="en-GB"/>
          <w:rPrChange w:id="131" w:author="Yoav Ram" w:date="2014-07-14T11:40:00Z">
            <w:rPr>
              <w:sz w:val="20"/>
              <w:szCs w:val="20"/>
            </w:rPr>
          </w:rPrChange>
        </w:rPr>
        <w:t xml:space="preserve"> colour</w:t>
      </w:r>
      <w:del w:id="132" w:author="Yoav Ram" w:date="2014-07-14T11:40:00Z">
        <w:r w:rsidR="00825E9D" w:rsidRPr="00825E9D" w:rsidDel="00DF5A14">
          <w:rPr>
            <w:sz w:val="20"/>
            <w:szCs w:val="20"/>
          </w:rPr>
          <w:delText>.)</w:delText>
        </w:r>
      </w:del>
      <w:r w:rsidRPr="00886250">
        <w:rPr>
          <w:sz w:val="20"/>
          <w:szCs w:val="20"/>
        </w:rPr>
        <w:t>.</w:t>
      </w:r>
      <w:proofErr w:type="gramEnd"/>
      <w:r w:rsidRPr="00886250">
        <w:rPr>
          <w:noProof/>
          <w:sz w:val="20"/>
          <w:szCs w:val="20"/>
        </w:rPr>
        <w:t xml:space="preserve"> </w:t>
      </w:r>
    </w:p>
    <w:p w:rsidR="005316EE" w:rsidRPr="006418C7" w:rsidRDefault="005316EE" w:rsidP="008D0078">
      <w:pPr>
        <w:spacing w:line="480" w:lineRule="auto"/>
      </w:pPr>
    </w:p>
    <w:p w:rsidR="005316EE" w:rsidRDefault="005316EE" w:rsidP="008D0078">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5316EE" w:rsidRDefault="005316EE" w:rsidP="008D0078">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C03529" w:rsidRPr="00BF0B48">
        <w:rPr>
          <w:i/>
          <w:iCs/>
          <w:lang w:bidi="hi-IN"/>
        </w:rPr>
        <w:t>the</w:t>
      </w:r>
      <w:r w:rsidR="00C03529">
        <w:rPr>
          <w:lang w:bidi="hi-IN"/>
        </w:rPr>
        <w:t xml:space="preserve"> rate of complex adaptation</w:t>
      </w:r>
      <w:r w:rsidRPr="00BA2B02">
        <w:rPr>
          <w:lang w:bidi="hi-IN"/>
        </w:rPr>
        <w:t>.</w:t>
      </w:r>
    </w:p>
    <w:p w:rsidR="005316EE" w:rsidRPr="00020A87" w:rsidRDefault="005316EE" w:rsidP="008D0078">
      <w:pPr>
        <w:spacing w:line="480" w:lineRule="auto"/>
        <w:rPr>
          <w:lang w:bidi="hi-IN"/>
        </w:rPr>
      </w:pPr>
      <w:r w:rsidRPr="00020A87">
        <w:rPr>
          <w:lang w:bidi="hi-IN"/>
        </w:rPr>
        <w:t xml:space="preserve">We used the above </w:t>
      </w:r>
      <w:r>
        <w:rPr>
          <w:lang w:bidi="hi-IN"/>
        </w:rPr>
        <w:t>approximations</w:t>
      </w:r>
      <w:r w:rsidR="00C03529">
        <w:rPr>
          <w:lang w:bidi="hi-IN"/>
        </w:rPr>
        <w:t xml:space="preserve"> (</w:t>
      </w:r>
      <w:proofErr w:type="spellStart"/>
      <w:r w:rsidR="00C03529">
        <w:rPr>
          <w:lang w:bidi="hi-IN"/>
        </w:rPr>
        <w:t>eqs</w:t>
      </w:r>
      <w:proofErr w:type="spellEnd"/>
      <w:r w:rsidR="00C03529">
        <w:rPr>
          <w:lang w:bidi="hi-IN"/>
        </w:rPr>
        <w:t>. 6-8)</w:t>
      </w:r>
      <w:r>
        <w:rPr>
          <w:lang w:bidi="hi-IN"/>
        </w:rPr>
        <w:t xml:space="preserve"> </w:t>
      </w:r>
      <w:r w:rsidRPr="00020A87">
        <w:rPr>
          <w:lang w:bidi="hi-IN"/>
        </w:rPr>
        <w:t xml:space="preserve">to calculate the </w:t>
      </w:r>
      <w:r w:rsidR="00191D82">
        <w:rPr>
          <w:lang w:bidi="hi-IN"/>
        </w:rPr>
        <w:t xml:space="preserve">rate of complex </w:t>
      </w:r>
      <w:r w:rsidRPr="00020A87">
        <w:rPr>
          <w:lang w:bidi="hi-IN"/>
        </w:rPr>
        <w:t xml:space="preserve">adaptation of </w:t>
      </w:r>
      <w:r w:rsidR="00C03529" w:rsidRPr="00331E7E">
        <w:rPr>
          <w:lang w:bidi="hi-IN"/>
        </w:rPr>
        <w:t xml:space="preserve">populations with NM, CM and SIM. We also extended an existing </w:t>
      </w:r>
      <w:r w:rsidRPr="00331E7E">
        <w:rPr>
          <w:lang w:bidi="hi-IN"/>
        </w:rPr>
        <w:t xml:space="preserve">model </w:t>
      </w:r>
      <w:r w:rsidR="00616194" w:rsidRPr="00331E7E">
        <w:rPr>
          <w:lang w:bidi="hi-IN"/>
        </w:rPr>
        <w:fldChar w:fldCharType="begin" w:fldLock="1"/>
      </w:r>
      <w:r w:rsidR="006B0338">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331E7E">
        <w:rPr>
          <w:lang w:bidi="hi-IN"/>
        </w:rPr>
        <w:fldChar w:fldCharType="separate"/>
      </w:r>
      <w:r w:rsidR="00635E26" w:rsidRPr="00331E7E">
        <w:rPr>
          <w:noProof/>
          <w:lang w:bidi="hi-IN"/>
        </w:rPr>
        <w:t>[37]</w:t>
      </w:r>
      <w:r w:rsidR="00616194" w:rsidRPr="00331E7E">
        <w:rPr>
          <w:lang w:bidi="hi-IN"/>
        </w:rPr>
        <w:fldChar w:fldCharType="end"/>
      </w:r>
      <w:r w:rsidRPr="00331E7E">
        <w:rPr>
          <w:lang w:bidi="hi-IN"/>
        </w:rPr>
        <w:t xml:space="preserve"> to calculate the population mean fitness at the mutation-selection balance. </w:t>
      </w:r>
      <w:r w:rsidR="00BF0B48" w:rsidRPr="00331E7E">
        <w:rPr>
          <w:lang w:bidi="hi-IN"/>
        </w:rPr>
        <w:t xml:space="preserve">This </w:t>
      </w:r>
      <w:r w:rsidRPr="00331E7E">
        <w:rPr>
          <w:lang w:bidi="hi-IN"/>
        </w:rPr>
        <w:t xml:space="preserve">extended model includes </w:t>
      </w:r>
      <w:r w:rsidR="00616194" w:rsidRPr="00331E7E">
        <w:rPr>
          <w:lang w:bidi="hi-IN"/>
        </w:rPr>
        <w:t>rare back- or compensatory mutations (which have a stronger effect on mutation-selection balance dynamics than on adaptive dynamics)</w:t>
      </w:r>
      <w:r w:rsidR="00191D82" w:rsidRPr="00331E7E">
        <w:rPr>
          <w:lang w:bidi="hi-IN"/>
        </w:rPr>
        <w:t xml:space="preserve"> </w:t>
      </w:r>
      <w:r w:rsidRPr="00331E7E">
        <w:rPr>
          <w:lang w:bidi="hi-IN"/>
        </w:rPr>
        <w:t>and allows more than one mutation to occur in the same individual and</w:t>
      </w:r>
      <w:r w:rsidRPr="00020A87">
        <w:rPr>
          <w:lang w:bidi="hi-IN"/>
        </w:rPr>
        <w:t xml:space="preserve"> generation. </w:t>
      </w:r>
      <w:r w:rsidR="00BF0B48">
        <w:rPr>
          <w:lang w:bidi="hi-IN"/>
        </w:rPr>
        <w:t>The details of this model and the calculation of population</w:t>
      </w:r>
      <w:r w:rsidRPr="00020A87">
        <w:rPr>
          <w:lang w:bidi="hi-IN"/>
        </w:rPr>
        <w:t xml:space="preserve"> mean fitness with various mutational strategies</w:t>
      </w:r>
      <w:r w:rsidR="00BF0B48">
        <w:rPr>
          <w:lang w:bidi="hi-IN"/>
        </w:rPr>
        <w:t xml:space="preserve"> are given in</w:t>
      </w:r>
      <w:r w:rsidR="00C56AB4">
        <w:rPr>
          <w:lang w:bidi="hi-IN"/>
        </w:rPr>
        <w:t xml:space="preserve"> </w:t>
      </w:r>
      <w:r w:rsidR="00C56AB4" w:rsidRPr="00C56AB4">
        <w:rPr>
          <w:lang w:bidi="hi-IN"/>
        </w:rPr>
        <w:t>Online Appendix D.</w:t>
      </w:r>
    </w:p>
    <w:p w:rsidR="005316EE" w:rsidRPr="005950EE" w:rsidRDefault="00DD7A57" w:rsidP="008D0078">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mainly depends on the fitness and mutation rate of the fittest individuals</w:t>
      </w:r>
      <w:r w:rsidR="005316EE">
        <w:rPr>
          <w:lang w:bidi="hi-IN"/>
        </w:rPr>
        <w:t xml:space="preserve">. Therefore,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616194">
        <w:rPr>
          <w:lang w:bidi="hi-IN"/>
        </w:rPr>
        <w:fldChar w:fldCharType="begin" w:fldLock="1"/>
      </w:r>
      <w:r w:rsidR="006B0338">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"[48]" }, "properties" : { "noteIndex" : 0 }, "schema" : "https://github.com/citation-style-language/schema/raw/master/csl-citation.json" }</w:instrText>
      </w:r>
      <w:r w:rsidR="00616194">
        <w:rPr>
          <w:lang w:bidi="hi-IN"/>
        </w:rPr>
        <w:fldChar w:fldCharType="separate"/>
      </w:r>
      <w:r w:rsidR="00635E26" w:rsidRPr="00635E26">
        <w:rPr>
          <w:noProof/>
          <w:lang w:bidi="hi-IN"/>
        </w:rPr>
        <w:t>[48]</w:t>
      </w:r>
      <w:r w:rsidR="00616194">
        <w:rPr>
          <w:lang w:bidi="hi-IN"/>
        </w:rPr>
        <w:fldChar w:fldCharType="end"/>
      </w:r>
      <w:r w:rsidR="005316EE">
        <w:rPr>
          <w:lang w:bidi="hi-IN"/>
        </w:rPr>
        <w:t xml:space="preserve">. </w:t>
      </w:r>
    </w:p>
    <w:p w:rsidR="00CD3F78" w:rsidRDefault="005316EE" w:rsidP="008D0078">
      <w:pPr>
        <w:spacing w:line="480" w:lineRule="auto"/>
        <w:rPr>
          <w:lang w:bidi="hi-IN"/>
        </w:rPr>
      </w:pPr>
      <w:r w:rsidRPr="00020A87">
        <w:rPr>
          <w:lang w:bidi="hi-IN"/>
        </w:rPr>
        <w:lastRenderedPageBreak/>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616194" w:rsidRPr="00BA2B02">
        <w:rPr>
          <w:lang w:bidi="hi-IN"/>
        </w:rPr>
        <w:fldChar w:fldCharType="begin" w:fldLock="1"/>
      </w:r>
      <w:r w:rsidR="006B0338">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[37]</w:t>
      </w:r>
      <w:r w:rsidR="00616194" w:rsidRPr="00BA2B02">
        <w:rPr>
          <w:lang w:bidi="hi-IN"/>
        </w:rPr>
        <w:fldChar w:fldCharType="end"/>
      </w:r>
      <w:r w:rsidRPr="00BA2B02">
        <w:rPr>
          <w:lang w:bidi="hi-IN"/>
        </w:rPr>
        <w:t xml:space="preserve">. </w:t>
      </w:r>
      <w:r w:rsidR="00BA3BDB">
        <w:t xml:space="preserve">Figure </w:t>
      </w:r>
      <w:r w:rsidR="00C56AB4">
        <w:t>D1</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396506">
        <w:t>Figure 2</w:t>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CD3F78" w:rsidRDefault="00CD3F78" w:rsidP="008D0078">
      <w:pPr>
        <w:spacing w:after="200" w:line="480" w:lineRule="auto"/>
        <w:rPr>
          <w:lang w:bidi="hi-IN"/>
        </w:rPr>
      </w:pPr>
      <w:r>
        <w:rPr>
          <w:lang w:bidi="hi-IN"/>
        </w:rPr>
        <w:br w:type="page"/>
      </w:r>
    </w:p>
    <w:p w:rsidR="00CD3F78" w:rsidRPr="00733307" w:rsidRDefault="00CD3F78" w:rsidP="008D0078">
      <w:pPr>
        <w:spacing w:line="480" w:lineRule="auto"/>
        <w:jc w:val="center"/>
        <w:rPr>
          <w:sz w:val="20"/>
          <w:szCs w:val="20"/>
        </w:rPr>
      </w:pPr>
      <w:r>
        <w:rPr>
          <w:noProof/>
          <w:sz w:val="20"/>
          <w:szCs w:val="20"/>
        </w:rPr>
        <w:lastRenderedPageBreak/>
        <w:drawing>
          <wp:inline distT="0" distB="0" distL="0" distR="0" wp14:anchorId="138D6D1E" wp14:editId="339FCC0D">
            <wp:extent cx="5266690" cy="4213860"/>
            <wp:effectExtent l="0" t="0" r="0" b="0"/>
            <wp:docPr id="16" name="Picture 16"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ruggedsim\manuscript\ram_f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6690" cy="4213860"/>
                    </a:xfrm>
                    <a:prstGeom prst="rect">
                      <a:avLst/>
                    </a:prstGeom>
                    <a:noFill/>
                    <a:ln>
                      <a:noFill/>
                    </a:ln>
                  </pic:spPr>
                </pic:pic>
              </a:graphicData>
            </a:graphic>
          </wp:inline>
        </w:drawing>
      </w:r>
    </w:p>
    <w:p w:rsidR="00CD3F78" w:rsidRPr="00733307" w:rsidRDefault="00CD3F78" w:rsidP="008D0078">
      <w:pPr>
        <w:pStyle w:val="FigureLegend"/>
        <w:spacing w:line="480" w:lineRule="auto"/>
        <w:jc w:val="left"/>
        <w:rPr>
          <w:rFonts w:eastAsiaTheme="minorEastAsia"/>
          <w:sz w:val="20"/>
          <w:szCs w:val="20"/>
          <w:lang w:bidi="hi-IN"/>
        </w:rPr>
      </w:pPr>
      <w:bookmarkStart w:id="133" w:name="_Ref360184105"/>
      <w:r w:rsidRPr="00733307">
        <w:rPr>
          <w:b/>
          <w:bCs/>
          <w:sz w:val="20"/>
          <w:szCs w:val="20"/>
        </w:rPr>
        <w:t xml:space="preserve">Figure </w:t>
      </w:r>
      <w:r w:rsidR="00616194" w:rsidRPr="00733307">
        <w:rPr>
          <w:b/>
          <w:bCs/>
          <w:sz w:val="20"/>
          <w:szCs w:val="20"/>
        </w:rPr>
        <w:fldChar w:fldCharType="begin"/>
      </w:r>
      <w:r w:rsidRPr="00733307">
        <w:rPr>
          <w:b/>
          <w:bCs/>
          <w:sz w:val="20"/>
          <w:szCs w:val="20"/>
        </w:rPr>
        <w:instrText xml:space="preserve"> SEQ Figure \* ARABIC </w:instrText>
      </w:r>
      <w:r w:rsidR="00616194" w:rsidRPr="00733307">
        <w:rPr>
          <w:b/>
          <w:bCs/>
          <w:sz w:val="20"/>
          <w:szCs w:val="20"/>
        </w:rPr>
        <w:fldChar w:fldCharType="separate"/>
      </w:r>
      <w:r w:rsidR="00C47BD2">
        <w:rPr>
          <w:b/>
          <w:bCs/>
          <w:noProof/>
          <w:sz w:val="20"/>
          <w:szCs w:val="20"/>
        </w:rPr>
        <w:t>4</w:t>
      </w:r>
      <w:r w:rsidR="00616194" w:rsidRPr="00733307">
        <w:rPr>
          <w:b/>
          <w:bCs/>
          <w:sz w:val="20"/>
          <w:szCs w:val="20"/>
        </w:rPr>
        <w:fldChar w:fldCharType="end"/>
      </w:r>
      <w:bookmarkEnd w:id="133"/>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 xml:space="preserve">The figure shows the relative </w:t>
      </w:r>
      <w:r w:rsidRPr="00733307">
        <w:rPr>
          <w:i/>
          <w:iCs/>
          <w:noProof/>
          <w:sz w:val="20"/>
          <w:szCs w:val="20"/>
        </w:rPr>
        <w:t xml:space="preserve">adaptedness </w:t>
      </w:r>
      <w:r w:rsidRPr="00733307">
        <w:rPr>
          <w:noProof/>
          <w:sz w:val="20"/>
          <w:szCs w:val="20"/>
        </w:rPr>
        <w:t xml:space="preserve">and the relative </w:t>
      </w:r>
      <w:r w:rsidRPr="00733307">
        <w:rPr>
          <w:i/>
          <w:iCs/>
          <w:noProof/>
          <w:sz w:val="20"/>
          <w:szCs w:val="20"/>
        </w:rPr>
        <w:t>adaptability</w:t>
      </w:r>
      <w:r w:rsidRPr="00733307">
        <w:rPr>
          <w:noProof/>
          <w:sz w:val="20"/>
          <w:szCs w:val="20"/>
        </w:rPr>
        <w:t xml:space="preserve"> of different mutational strategies in comparison to normal mutagenesis (NM)</w:t>
      </w:r>
      <w:r w:rsidRPr="00733307">
        <w:rPr>
          <w:sz w:val="20"/>
          <w:szCs w:val="20"/>
          <w:lang w:bidi="hi-IN"/>
        </w:rPr>
        <w:t xml:space="preserve">. </w:t>
      </w:r>
      <w:r w:rsidRPr="00733307">
        <w:rPr>
          <w:i/>
          <w:iCs/>
          <w:noProof/>
          <w:sz w:val="20"/>
          <w:szCs w:val="20"/>
        </w:rPr>
        <w:t>Adaptedness</w:t>
      </w:r>
      <w:r w:rsidRPr="00733307">
        <w:rPr>
          <w:noProof/>
          <w:sz w:val="20"/>
          <w:szCs w:val="20"/>
        </w:rPr>
        <w:t xml:space="preserve"> is defined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733307">
        <w:rPr>
          <w:rFonts w:eastAsiaTheme="minorEastAsia"/>
          <w:noProof/>
          <w:sz w:val="20"/>
          <w:szCs w:val="20"/>
        </w:rPr>
        <w:t xml:space="preserve"> (see</w:t>
      </w:r>
      <w:r w:rsidR="00C56AB4">
        <w:rPr>
          <w:rFonts w:eastAsiaTheme="minorEastAsia"/>
          <w:noProof/>
          <w:sz w:val="20"/>
          <w:szCs w:val="20"/>
        </w:rPr>
        <w:t xml:space="preserve"> Online Appendix D</w:t>
      </w:r>
      <w:r w:rsidRPr="00733307">
        <w:rPr>
          <w:rFonts w:eastAsiaTheme="minorEastAsia"/>
          <w:noProof/>
          <w:sz w:val="20"/>
          <w:szCs w:val="20"/>
        </w:rPr>
        <w:t>)</w:t>
      </w:r>
      <w:r>
        <w:rPr>
          <w:sz w:val="20"/>
          <w:szCs w:val="20"/>
        </w:rPr>
        <w:t>.</w:t>
      </w:r>
      <w:r>
        <w:rPr>
          <w:i/>
          <w:iCs/>
          <w:noProof/>
          <w:sz w:val="20"/>
          <w:szCs w:val="20"/>
        </w:rPr>
        <w:t xml:space="preserve"> </w:t>
      </w:r>
      <w:r w:rsidRPr="00733307">
        <w:rPr>
          <w:i/>
          <w:iCs/>
          <w:noProof/>
          <w:sz w:val="20"/>
          <w:szCs w:val="20"/>
        </w:rPr>
        <w:t>Adaptability</w:t>
      </w:r>
      <w:r w:rsidRPr="00733307">
        <w:rPr>
          <w:noProof/>
          <w:sz w:val="20"/>
          <w:szCs w:val="20"/>
        </w:rPr>
        <w:t xml:space="preserve"> is defined by the rate</w:t>
      </w:r>
      <w:r>
        <w:rPr>
          <w:noProof/>
          <w:sz w:val="20"/>
          <w:szCs w:val="20"/>
        </w:rPr>
        <w:t xml:space="preserve"> of complex </w:t>
      </w:r>
      <w:r w:rsidRPr="00733307">
        <w:rPr>
          <w:noProof/>
          <w:sz w:val="20"/>
          <w:szCs w:val="20"/>
        </w:rPr>
        <w:t xml:space="preserve">adaptation, </w:t>
      </w:r>
      <m:oMath>
        <m:r>
          <w:rPr>
            <w:rFonts w:ascii="Cambria Math" w:hAnsi="Cambria Math"/>
            <w:noProof/>
            <w:sz w:val="20"/>
            <w:szCs w:val="20"/>
          </w:rPr>
          <m:t>ν</m:t>
        </m:r>
      </m:oMath>
      <w:r w:rsidRPr="00733307">
        <w:rPr>
          <w:rFonts w:eastAsiaTheme="minorEastAsia"/>
          <w:noProof/>
          <w:sz w:val="20"/>
          <w:szCs w:val="20"/>
        </w:rPr>
        <w:t xml:space="preserve"> </w:t>
      </w:r>
      <w:r w:rsidRPr="00396506">
        <w:rPr>
          <w:sz w:val="20"/>
          <w:szCs w:val="20"/>
          <w:lang w:bidi="hi-IN"/>
        </w:rPr>
        <w:t>(</w:t>
      </w:r>
      <w:proofErr w:type="spellStart"/>
      <w:r w:rsidRPr="00396506">
        <w:rPr>
          <w:sz w:val="20"/>
          <w:szCs w:val="20"/>
          <w:lang w:bidi="hi-IN"/>
        </w:rPr>
        <w:t>eqs</w:t>
      </w:r>
      <w:proofErr w:type="spellEnd"/>
      <w:r w:rsidRPr="00396506">
        <w:rPr>
          <w:sz w:val="20"/>
          <w:szCs w:val="20"/>
          <w:lang w:bidi="hi-IN"/>
        </w:rPr>
        <w:t>. 6-8)</w:t>
      </w:r>
      <w:r w:rsidRPr="00733307">
        <w:rPr>
          <w:sz w:val="20"/>
          <w:szCs w:val="20"/>
          <w:lang w:bidi="hi-IN"/>
        </w:rPr>
        <w:t>.</w:t>
      </w:r>
      <w:r w:rsidRPr="00733307">
        <w:rPr>
          <w:noProof/>
          <w:sz w:val="20"/>
          <w:szCs w:val="20"/>
        </w:rPr>
        <w:t xml:space="preserve"> </w:t>
      </w:r>
      <w:r w:rsidRPr="00733307">
        <w:rPr>
          <w:sz w:val="20"/>
          <w:szCs w:val="20"/>
          <w:lang w:bidi="hi-IN"/>
        </w:rPr>
        <w:t xml:space="preserve">Constitutive mutagenesis (CM) increases the mutation rate of all individuals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w:t>
      </w:r>
      <w:r w:rsidRPr="00733307">
        <w:rPr>
          <w:sz w:val="20"/>
          <w:szCs w:val="20"/>
          <w:lang w:bidi="hi-IN"/>
        </w:rPr>
        <w:t xml:space="preserve">; Stress-induced mutagenesis (SIM) increases the mutation rate of stressed </w:t>
      </w:r>
      <w:proofErr w:type="gramStart"/>
      <w:r w:rsidRPr="00733307">
        <w:rPr>
          <w:sz w:val="20"/>
          <w:szCs w:val="20"/>
          <w:lang w:bidi="hi-IN"/>
        </w:rPr>
        <w:t>individuals</w:t>
      </w:r>
      <w:proofErr w:type="gramEnd"/>
      <w:r w:rsidRPr="00733307">
        <w:rPr>
          <w:rFonts w:cs="Times New Roman"/>
          <w:i/>
          <w:iCs/>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lang w:bidi="hi-IN"/>
        </w:rPr>
        <w:t>; Mixed strategies (dashed line) increase the mutation rate of all individuals</w:t>
      </w:r>
      <w:r w:rsidRPr="00733307">
        <w:rPr>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 xml:space="preserve">-fold and of stressed individuals </w:t>
      </w:r>
      <w:r>
        <w:rPr>
          <w:rFonts w:cs="Times New Roman"/>
          <w:sz w:val="20"/>
          <w:szCs w:val="20"/>
        </w:rPr>
        <w:t>an additional</w:t>
      </w:r>
      <w:r w:rsidRPr="00733307">
        <w:rPr>
          <w:rFonts w:cs="Times New Roman"/>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631789">
        <w:fldChar w:fldCharType="begin"/>
      </w:r>
      <w:r w:rsidR="00631789">
        <w:instrText xml:space="preserve"> REF _Ref358791100 \h  \* MERGEFORMAT </w:instrText>
      </w:r>
      <w:r w:rsidR="00631789">
        <w:fldChar w:fldCharType="separate"/>
      </w:r>
      <w:r w:rsidR="00C47BD2" w:rsidRPr="00C47BD2">
        <w:rPr>
          <w:sz w:val="20"/>
          <w:szCs w:val="20"/>
        </w:rPr>
        <w:t>Table 1</w:t>
      </w:r>
      <w:r w:rsidR="00631789">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=0.0</w:t>
      </w:r>
      <w:r>
        <w:rPr>
          <w:sz w:val="20"/>
          <w:szCs w:val="20"/>
          <w:lang w:bidi="hi-IN"/>
        </w:rPr>
        <w:t>0</w:t>
      </w:r>
      <w:r w:rsidRPr="00733307">
        <w:rPr>
          <w:sz w:val="20"/>
          <w:szCs w:val="20"/>
          <w:lang w:bidi="hi-IN"/>
        </w:rPr>
        <w:t xml:space="preserve">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 xml:space="preserve">=2, </w:t>
      </w:r>
      <w:r w:rsidRPr="00733307">
        <w:rPr>
          <w:rFonts w:cs="Times New Roman"/>
          <w:i/>
          <w:iCs/>
          <w:sz w:val="20"/>
          <w:szCs w:val="20"/>
          <w:lang w:bidi="hi-IN"/>
        </w:rPr>
        <w:t>τ</w:t>
      </w:r>
      <w:r w:rsidRPr="00733307">
        <w:rPr>
          <w:sz w:val="20"/>
          <w:szCs w:val="20"/>
          <w:lang w:bidi="hi-IN"/>
        </w:rPr>
        <w:t>&lt;&lt;s/</w:t>
      </w:r>
      <w:r w:rsidRPr="00733307">
        <w:rPr>
          <w:i/>
          <w:iCs/>
          <w:sz w:val="20"/>
          <w:szCs w:val="20"/>
          <w:lang w:bidi="hi-IN"/>
        </w:rPr>
        <w:t>U</w:t>
      </w:r>
      <w:r w:rsidR="00825E9D">
        <w:rPr>
          <w:i/>
          <w:iCs/>
          <w:sz w:val="20"/>
          <w:szCs w:val="20"/>
          <w:lang w:bidi="hi-IN"/>
        </w:rPr>
        <w:t xml:space="preserve"> </w:t>
      </w:r>
      <w:r w:rsidR="00616194" w:rsidRPr="00331E7E">
        <w:rPr>
          <w:iCs/>
          <w:sz w:val="20"/>
          <w:szCs w:val="20"/>
          <w:lang w:bidi="hi-IN"/>
        </w:rPr>
        <w:t xml:space="preserve">(Online version in </w:t>
      </w:r>
      <w:proofErr w:type="spellStart"/>
      <w:r w:rsidR="00616194" w:rsidRPr="00331E7E">
        <w:rPr>
          <w:iCs/>
          <w:sz w:val="20"/>
          <w:szCs w:val="20"/>
          <w:lang w:bidi="hi-IN"/>
        </w:rPr>
        <w:t>colour</w:t>
      </w:r>
      <w:proofErr w:type="spellEnd"/>
      <w:r w:rsidR="00616194" w:rsidRPr="00331E7E">
        <w:rPr>
          <w:iCs/>
          <w:sz w:val="20"/>
          <w:szCs w:val="20"/>
          <w:lang w:bidi="hi-IN"/>
        </w:rPr>
        <w:t>.)</w:t>
      </w:r>
      <w:r w:rsidRPr="00825E9D">
        <w:rPr>
          <w:rFonts w:eastAsiaTheme="minorEastAsia"/>
          <w:sz w:val="20"/>
          <w:szCs w:val="20"/>
          <w:lang w:bidi="hi-IN"/>
        </w:rPr>
        <w:t>.</w:t>
      </w:r>
    </w:p>
    <w:p w:rsidR="005316EE" w:rsidRDefault="005316EE" w:rsidP="008D0078">
      <w:pPr>
        <w:spacing w:line="480" w:lineRule="auto"/>
        <w:rPr>
          <w:lang w:bidi="hi-IN"/>
        </w:rPr>
      </w:pPr>
    </w:p>
    <w:p w:rsidR="005316EE" w:rsidRPr="00AB4B01" w:rsidRDefault="005316EE" w:rsidP="008D0078">
      <w:pPr>
        <w:spacing w:line="480" w:lineRule="auto"/>
        <w:rPr>
          <w:lang w:bidi="hi-IN"/>
        </w:rPr>
      </w:pPr>
      <w:r>
        <w:rPr>
          <w:lang w:bidi="hi-IN"/>
        </w:rPr>
        <w:lastRenderedPageBreak/>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5316EE" w:rsidRPr="00C03529" w:rsidRDefault="005316EE" w:rsidP="008D0078">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w:t>
      </w:r>
      <w:r w:rsidR="00C56AB4">
        <w:t xml:space="preserve"> D1</w:t>
      </w:r>
      <w:r w:rsidRPr="00BA2B02">
        <w:rPr>
          <w:lang w:bidi="hi-IN"/>
        </w:rPr>
        <w:t>) due to the incr</w:t>
      </w:r>
      <w:r w:rsidR="004E017A">
        <w:rPr>
          <w:lang w:bidi="hi-IN"/>
        </w:rPr>
        <w:t>eased 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C03529">
        <w:rPr>
          <w:i/>
          <w:iCs/>
        </w:rPr>
        <w:t>τU</w:t>
      </w:r>
      <w:proofErr w:type="spellEnd"/>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396506">
        <w:t>Figure 4</w:t>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proofErr w:type="spellStart"/>
      <w:r w:rsidRPr="00C03529">
        <w:rPr>
          <w:i/>
          <w:iCs/>
        </w:rPr>
        <w:t>τ</w:t>
      </w:r>
      <w:r w:rsidRPr="00C03529">
        <w:rPr>
          <w:i/>
          <w:iCs/>
          <w:vertAlign w:val="subscript"/>
        </w:rPr>
        <w:t>CM</w:t>
      </w:r>
      <w:proofErr w:type="spellEnd"/>
      <w:r w:rsidRPr="00C03529">
        <w:t>=7</w:t>
      </w:r>
      <w:r w:rsidRPr="00C03529">
        <w:rPr>
          <w:i/>
          <w:iCs/>
        </w:rPr>
        <w:t xml:space="preserve"> </w:t>
      </w:r>
      <w:r w:rsidRPr="00C03529">
        <w:t>and</w:t>
      </w:r>
      <w:r w:rsidRPr="00C03529">
        <w:rPr>
          <w:i/>
          <w:iCs/>
        </w:rPr>
        <w:t xml:space="preserve"> </w:t>
      </w:r>
      <w:proofErr w:type="spellStart"/>
      <w:r w:rsidRPr="00C03529">
        <w:rPr>
          <w:i/>
          <w:iCs/>
        </w:rPr>
        <w:t>τ</w:t>
      </w:r>
      <w:r w:rsidRPr="00C03529">
        <w:rPr>
          <w:i/>
          <w:iCs/>
          <w:vertAlign w:val="subscript"/>
        </w:rPr>
        <w:t>SIM</w:t>
      </w:r>
      <w:proofErr w:type="spellEnd"/>
      <w:r w:rsidRPr="00C03529">
        <w:t>=2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strategy. This price in not paid by populations with SIM because the mean fitness mainly depends on the mutation rate of fit i</w:t>
      </w:r>
      <w:r w:rsidR="004E017A">
        <w:t>ndividuals.</w:t>
      </w:r>
    </w:p>
    <w:p w:rsidR="005316EE" w:rsidRPr="00BA2B02" w:rsidRDefault="005316EE" w:rsidP="008D0078">
      <w:pPr>
        <w:pStyle w:val="Heading2"/>
        <w:spacing w:line="480" w:lineRule="auto"/>
      </w:pPr>
      <w:r w:rsidRPr="00BA2B02">
        <w:t>Environmental stress</w:t>
      </w:r>
    </w:p>
    <w:p w:rsidR="005316EE" w:rsidRPr="00BA2B02" w:rsidRDefault="005316EE" w:rsidP="008D0078">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w:t>
      </w:r>
      <w:proofErr w:type="spellStart"/>
      <w:r w:rsidRPr="00BA2B02">
        <w:t>hypermutate</w:t>
      </w:r>
      <w:proofErr w:type="spellEnd"/>
      <w:r w:rsidRPr="00BA2B02">
        <w:t xml:space="preserve">.  </w:t>
      </w:r>
    </w:p>
    <w:p w:rsidR="004E017A" w:rsidRPr="00BA2B02" w:rsidRDefault="005316EE" w:rsidP="008D0078">
      <w:pPr>
        <w:spacing w:line="480" w:lineRule="auto"/>
      </w:pPr>
      <w:r w:rsidRPr="00BA2B02">
        <w:lastRenderedPageBreak/>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8D0078">
      <w:pPr>
        <w:spacing w:line="480" w:lineRule="auto"/>
      </w:pPr>
      <w:r w:rsidRPr="00BA2B02">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DF5A14" w:rsidP="008D0078">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8D0078">
            <w:pPr>
              <w:spacing w:line="480" w:lineRule="auto"/>
            </w:pPr>
            <w:r w:rsidRPr="00BA2B02">
              <w:t>(</w:t>
            </w:r>
            <w:r w:rsidR="00616194">
              <w:fldChar w:fldCharType="begin"/>
            </w:r>
            <w:r w:rsidR="00DA55AA">
              <w:instrText xml:space="preserve"> SEQ Equation </w:instrText>
            </w:r>
            <w:r w:rsidR="00616194">
              <w:fldChar w:fldCharType="separate"/>
            </w:r>
            <w:r w:rsidR="00C47BD2">
              <w:rPr>
                <w:noProof/>
              </w:rPr>
              <w:t>9</w:t>
            </w:r>
            <w:r w:rsidR="00616194">
              <w:rPr>
                <w:noProof/>
              </w:rPr>
              <w:fldChar w:fldCharType="end"/>
            </w:r>
            <w:r w:rsidRPr="00BA2B02">
              <w:t>)</w:t>
            </w:r>
          </w:p>
        </w:tc>
      </w:tr>
    </w:tbl>
    <w:p w:rsidR="005316EE" w:rsidRPr="00BA2B02" w:rsidRDefault="005316EE" w:rsidP="008D0078">
      <w:pPr>
        <w:spacing w:line="480" w:lineRule="auto"/>
        <w:rPr>
          <w:vertAlign w:val="subscript"/>
        </w:rPr>
      </w:pPr>
      <w:r w:rsidRPr="00BA2B02">
        <w:t xml:space="preserve">This scenario has an important biological relevance, as SIM has been implicated in the evolution of drug resistance in bacteria and yeast </w:t>
      </w:r>
      <w:r w:rsidR="00616194" w:rsidRPr="00BA2B02">
        <w:fldChar w:fldCharType="begin" w:fldLock="1"/>
      </w:r>
      <w:r w:rsidR="006B0338">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"http://www.mendeley.com/documents/?uuid=b59ce364-a268-442e-9b59-be05dfc871df"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"[34,49,50]" }, "properties" : { "noteIndex" : 0 }, "schema" : "https://github.com/citation-style-language/schema/raw/master/csl-citation.json" }</w:instrText>
      </w:r>
      <w:r w:rsidR="00616194" w:rsidRPr="00BA2B02">
        <w:fldChar w:fldCharType="separate"/>
      </w:r>
      <w:r w:rsidR="00635E26" w:rsidRPr="00635E26">
        <w:rPr>
          <w:noProof/>
        </w:rPr>
        <w:t>[34,49,50]</w:t>
      </w:r>
      <w:r w:rsidR="00616194" w:rsidRPr="00BA2B02">
        <w:fldChar w:fldCharType="end"/>
      </w:r>
      <w:r w:rsidRPr="00BA2B02">
        <w:t xml:space="preserve"> and could be involved in the evolution of pathogen virulence</w:t>
      </w:r>
      <w:r w:rsidR="004E017A">
        <w:t xml:space="preserve"> and the evolution of </w:t>
      </w:r>
      <w:r w:rsidRPr="00BA2B02">
        <w:t>drug resistance and progression in</w:t>
      </w:r>
      <w:r w:rsidR="004E017A">
        <w:t xml:space="preserve"> cancer cells</w:t>
      </w:r>
      <w:r w:rsidR="00A328A2">
        <w:t xml:space="preserve"> </w:t>
      </w:r>
      <w:r w:rsidR="00A328A2">
        <w:fldChar w:fldCharType="begin" w:fldLock="1"/>
      </w:r>
      <w:r w:rsidR="006B0338">
        <w:instrText>ADDIN CSL_CITATION { "citationItems" : [ { "id" : "ITEM-1", "itemData" : { "ISSN" : "1389-2029", "PMID" : "18369407", "abstract" : "Mechanisms of cellular adaptation may have some commonalities across different organisms. Revealing these common mechanisms may provide insight in the organismal level of adaptation and suggest solutions to important problems related to the adaptation. An increased rate of mutations, referred as the mutator phenotype, and beneficial nature of these mutations are common features of the bacterial stationary-state mutagenesis and of the tumorigenic transformations in mammalian cells. We argue that these commonalities of mammalian and bacterial cells result from their stress-induced adaptation that may be described in terms of a common model. Specifically, in both organisms the mutator phenotype is activated in a subpopulation of proliferating stressed cells as a strategy to survival. This strategy is an alternative to other survival strategies, such as senescence and programmed cell death, which are also activated in the stressed cells by different subpopulations. Sustained stress-related proliferative signalling and epigenetic mechanisms play a decisive role in the choice of the mutator phenotype survival strategy in the cells. They reprogram cellular functions by epigenetic silencing of cell-cycle inhibitors, DNA repair, programmed cell death, and by activation of repetitive DNA elements. This reprogramming leads to the mutator phenotype that is implemented by error-prone cell divisions with the involvement of Y family polymerases. Studies supporting the proposed model of stress-induced cellular adaptation are discussed. Cellular mechanisms involved in the bacterial stress-induced adaptation are considered in more detail.", "author" : [ { "dropping-particle" : "", "family" : "Karpinets", "given" : "Tv", "non-dropping-particle" : "", "parse-names" : false, "suffix" : "" }, { "dropping-particle" : "", "family" : "Greenwood", "given" : "Dj", "non-dropping-particle" : "", "parse-names" : false, "suffix" : "" }, { "dropping-particle" : "", "family" : "Pogribny", "given" : "Ip", "non-dropping-particle" : "", "parse-names" : false, "suffix" : "" }, { "dropping-particle" : "", "family" : "Samatova", "given" : "Nf", "non-dropping-particle" : "", "parse-names" : false, "suffix" : "" } ], "container-title" : "Current genomics", "id" : "ITEM-1", "issue" : "8", "issued" : { "date-parts" : [ [ "2006", "1" ] ] }, "note" : "The main objective of the paper is to review experimental\nevidence supporting the proposed model of activation of bacterial mutator phenotype though the mechanism of stress- induced cellular adaptation1 and to compare this mechanism with the stress-induced cellular adaptation of mammalian cells summarized", "page" : "481-96", "title" : "Bacterial stationary-state mutagenesis and Mammalian tumorigenesis as stress-induced cellular adaptations and the role of epigenetics.", "type" : "article-journal", "volume" : "7" }, "uris" : [ "http://www.mendeley.com/documents/?uuid=349a616d-c202-475e-9104-5f007c59877a" ] } ], "mendeley" : { "previouslyFormattedCitation" : "[51]" }, "properties" : { "noteIndex" : 0 }, "schema" : "https://github.com/citation-style-language/schema/raw/master/csl-citation.json" }</w:instrText>
      </w:r>
      <w:r w:rsidR="00A328A2">
        <w:fldChar w:fldCharType="separate"/>
      </w:r>
      <w:r w:rsidR="00A328A2" w:rsidRPr="00A328A2">
        <w:rPr>
          <w:noProof/>
        </w:rPr>
        <w:t>[51]</w:t>
      </w:r>
      <w:r w:rsidR="00A328A2">
        <w:fldChar w:fldCharType="end"/>
      </w:r>
      <w:r w:rsidR="004E017A">
        <w:t>.</w:t>
      </w:r>
    </w:p>
    <w:p w:rsidR="005316EE" w:rsidRPr="00042973" w:rsidRDefault="00703925" w:rsidP="008D0078">
      <w:pPr>
        <w:spacing w:line="480" w:lineRule="auto"/>
        <w:rPr>
          <w:lang w:bidi="hi-IN"/>
        </w:rPr>
      </w:pPr>
      <w:r>
        <w:rPr>
          <w:lang w:bidi="hi-IN"/>
        </w:rPr>
        <w:t xml:space="preserve">We assume </w:t>
      </w:r>
      <w:r w:rsidR="0073776C">
        <w:rPr>
          <w:lang w:bidi="hi-IN"/>
        </w:rPr>
        <w:t xml:space="preserve">that </w:t>
      </w:r>
      <w:r w:rsidR="0073776C" w:rsidRPr="000448EE">
        <w:t>after the environmental change</w:t>
      </w:r>
      <w:r w:rsidR="0073776C">
        <w:rPr>
          <w:lang w:bidi="hi-IN"/>
        </w:rPr>
        <w:t xml:space="preserve"> </w:t>
      </w:r>
      <w:r>
        <w:rPr>
          <w:lang w:bidi="hi-IN"/>
        </w:rPr>
        <w:t xml:space="preserve">the </w:t>
      </w:r>
      <w:proofErr w:type="spellStart"/>
      <w:r w:rsidR="000E6AE6">
        <w:rPr>
          <w:lang w:bidi="hi-IN"/>
        </w:rPr>
        <w:t>SIM</w:t>
      </w:r>
      <w:r w:rsidR="00900394">
        <w:rPr>
          <w:vertAlign w:val="subscript"/>
          <w:lang w:bidi="hi-IN"/>
        </w:rPr>
        <w:t>e</w:t>
      </w:r>
      <w:proofErr w:type="spellEnd"/>
      <w:r w:rsidR="000E6AE6">
        <w:rPr>
          <w:lang w:bidi="hi-IN"/>
        </w:rPr>
        <w:t xml:space="preserve"> </w:t>
      </w:r>
      <w:r>
        <w:rPr>
          <w:lang w:bidi="hi-IN"/>
        </w:rPr>
        <w:t xml:space="preserve">population </w:t>
      </w:r>
      <w:r w:rsidR="00900394">
        <w:rPr>
          <w:lang w:bidi="hi-IN"/>
        </w:rPr>
        <w:t xml:space="preserve">has </w:t>
      </w:r>
      <w:r>
        <w:rPr>
          <w:lang w:bidi="hi-IN"/>
        </w:rPr>
        <w:t xml:space="preserve">reached </w:t>
      </w:r>
      <w:r w:rsidR="005F2E8A" w:rsidRPr="000448EE">
        <w:t>a new MSB</w:t>
      </w:r>
      <w:r w:rsidR="000E6AE6">
        <w:t xml:space="preserve"> </w:t>
      </w:r>
      <w:r w:rsidR="00616194">
        <w:rPr>
          <w:lang w:bidi="hi-IN"/>
        </w:rPr>
        <w:fldChar w:fldCharType="begin" w:fldLock="1"/>
      </w:r>
      <w:r w:rsidR="006B0338">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Pr>
          <w:lang w:bidi="hi-IN"/>
        </w:rPr>
        <w:fldChar w:fldCharType="separate"/>
      </w:r>
      <w:r w:rsidR="00635E26" w:rsidRPr="00635E26">
        <w:rPr>
          <w:noProof/>
          <w:lang w:bidi="hi-IN"/>
        </w:rPr>
        <w:t>[42]</w:t>
      </w:r>
      <w:r w:rsidR="00616194">
        <w:rPr>
          <w:lang w:bidi="hi-IN"/>
        </w:rPr>
        <w:fldChar w:fldCharType="end"/>
      </w:r>
      <w:r w:rsidR="0073776C">
        <w:t xml:space="preserve"> </w:t>
      </w:r>
      <w:r w:rsidR="005F2E8A" w:rsidRPr="000448EE">
        <w:t>with mutation rate</w:t>
      </w:r>
      <m:oMath>
        <m:r>
          <w:rPr>
            <w:rFonts w:ascii="Cambria Math" w:hAnsi="Cambria Math"/>
          </w:rPr>
          <m:t xml:space="preserve"> τU</m:t>
        </m:r>
      </m:oMath>
      <w:r w:rsidR="0073776C">
        <w:t xml:space="preserve">, </w:t>
      </w:r>
      <w:r w:rsidR="000E6AE6">
        <w:rPr>
          <w:lang w:bidi="hi-IN"/>
        </w:rPr>
        <w:t xml:space="preserve">before </w:t>
      </w:r>
      <w:r w:rsidR="00900394">
        <w:rPr>
          <w:lang w:bidi="hi-IN"/>
        </w:rPr>
        <w:t>the appearance of the double mutant</w:t>
      </w:r>
      <w:r w:rsidR="00712689">
        <w:rPr>
          <w:lang w:bidi="hi-IN"/>
        </w:rPr>
        <w:t xml:space="preserve"> </w:t>
      </w:r>
      <w:r w:rsidR="005F2E8A" w:rsidRPr="000448EE">
        <w:t xml:space="preserve">(with s=0.05 and </w:t>
      </w:r>
      <w:r w:rsidR="005F2E8A" w:rsidRPr="000448EE">
        <w:rPr>
          <w:i/>
          <w:iCs/>
        </w:rPr>
        <w:t>U</w:t>
      </w:r>
      <w:r w:rsidR="005F2E8A" w:rsidRPr="000448EE">
        <w:t>=0.0004, for example, the average number of deleterious mutations is 0.99</w:t>
      </w:r>
      <w:r w:rsidR="005F2E8A" w:rsidRPr="000448EE">
        <w:rPr>
          <w:rFonts w:ascii="Times New Roman" w:hAnsi="Times New Roman" w:cs="Times New Roman"/>
        </w:rPr>
        <w:t>∙</w:t>
      </w:r>
      <w:r w:rsidR="005F2E8A" w:rsidRPr="000448EE">
        <w:rPr>
          <w:i/>
          <w:iCs/>
        </w:rPr>
        <w:t>U/s</w:t>
      </w:r>
      <w:r w:rsidR="005F2E8A" w:rsidRPr="000448EE">
        <w:t xml:space="preserve"> after 90 generations, whereas the adaptation time is well over 1,000 generations)</w:t>
      </w:r>
      <w:r>
        <w:rPr>
          <w:lang w:bidi="hi-IN"/>
        </w:rPr>
        <w:t>.</w:t>
      </w:r>
      <w:r w:rsidR="005F2E8A">
        <w:rPr>
          <w:lang w:bidi="hi-IN"/>
        </w:rPr>
        <w:t xml:space="preserve"> Under </w:t>
      </w:r>
      <w:r w:rsidR="00900394">
        <w:rPr>
          <w:lang w:bidi="hi-IN"/>
        </w:rPr>
        <w:t>this</w:t>
      </w:r>
      <w:r w:rsidR="005F2E8A">
        <w:rPr>
          <w:lang w:bidi="hi-IN"/>
        </w:rPr>
        <w:t xml:space="preserve"> assumption, </w:t>
      </w:r>
      <w:r w:rsidR="005F2E8A">
        <w:t>t</w:t>
      </w:r>
      <w:r w:rsidR="005316EE" w:rsidRPr="00BA2B02">
        <w:t xml:space="preserve">he adaptation rate with </w:t>
      </w:r>
      <w:proofErr w:type="spellStart"/>
      <w:r w:rsidR="005316EE" w:rsidRPr="00BA2B02">
        <w:t>SIM</w:t>
      </w:r>
      <w:r w:rsidR="00900394">
        <w:rPr>
          <w:vertAlign w:val="subscript"/>
        </w:rPr>
        <w:t>e</w:t>
      </w:r>
      <w:proofErr w:type="spellEnd"/>
      <w:r w:rsidR="005316EE" w:rsidRPr="00BA2B02">
        <w:t xml:space="preserve"> is (see </w:t>
      </w:r>
      <w:r w:rsidR="004E017A">
        <w:t xml:space="preserve">Appendix </w:t>
      </w:r>
      <w:r w:rsidR="00C56AB4">
        <w:t>C</w:t>
      </w:r>
      <w:r w:rsidR="004E017A">
        <w:t xml:space="preserve">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DF5A14" w:rsidP="008D0078">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8D0078">
            <w:pPr>
              <w:spacing w:line="480" w:lineRule="auto"/>
            </w:pPr>
            <w:bookmarkStart w:id="134" w:name="_Ref360621538"/>
            <w:r>
              <w:t>(</w:t>
            </w:r>
            <w:r w:rsidR="00616194">
              <w:fldChar w:fldCharType="begin"/>
            </w:r>
            <w:r w:rsidRPr="0095303A">
              <w:instrText xml:space="preserve"> SEQ Equation </w:instrText>
            </w:r>
            <w:r w:rsidR="00616194">
              <w:fldChar w:fldCharType="separate"/>
            </w:r>
            <w:r w:rsidR="00C47BD2">
              <w:rPr>
                <w:noProof/>
              </w:rPr>
              <w:t>10</w:t>
            </w:r>
            <w:r w:rsidR="00616194">
              <w:rPr>
                <w:noProof/>
              </w:rPr>
              <w:fldChar w:fldCharType="end"/>
            </w:r>
            <w:r>
              <w:t>)</w:t>
            </w:r>
            <w:bookmarkEnd w:id="134"/>
          </w:p>
        </w:tc>
      </w:tr>
    </w:tbl>
    <w:p w:rsidR="005316EE" w:rsidRPr="008F3447" w:rsidRDefault="00A7180F" w:rsidP="008D0078">
      <w:pPr>
        <w:spacing w:line="480" w:lineRule="auto"/>
      </w:pPr>
      <w:r>
        <w:lastRenderedPageBreak/>
        <w:t>That is</w:t>
      </w:r>
      <w:r w:rsidR="005316EE">
        <w:t xml:space="preserve">, adaptation with </w:t>
      </w:r>
      <w:proofErr w:type="spellStart"/>
      <w:r w:rsidR="005316EE">
        <w:rPr>
          <w:lang w:bidi="hi-IN"/>
        </w:rPr>
        <w:t>SIM</w:t>
      </w:r>
      <w:r w:rsidR="005316EE">
        <w:rPr>
          <w:vertAlign w:val="subscript"/>
          <w:lang w:bidi="hi-IN"/>
        </w:rPr>
        <w:t>e</w:t>
      </w:r>
      <w:proofErr w:type="spellEnd"/>
      <w:r w:rsidR="005316EE">
        <w:t xml:space="preserve"> is faster than with CM (Fig</w:t>
      </w:r>
      <w:r w:rsidR="00396506">
        <w:t>ure</w:t>
      </w:r>
      <w:r w:rsidR="005316EE">
        <w:t xml:space="preserve"> 2A). </w:t>
      </w:r>
      <w:r w:rsidR="005F2E8A">
        <w:t>T</w:t>
      </w:r>
      <w:r w:rsidR="005F2E8A" w:rsidRPr="000448EE">
        <w:t xml:space="preserve">he </w:t>
      </w:r>
      <w:r w:rsidR="005316EE" w:rsidRPr="000448EE">
        <w:t>fixation probability of double mutants is higher with</w:t>
      </w:r>
      <w:r w:rsidR="005316EE">
        <w:t xml:space="preserve"> </w:t>
      </w:r>
      <w:proofErr w:type="spellStart"/>
      <w:r w:rsidR="005316EE">
        <w:t>SIM</w:t>
      </w:r>
      <w:r w:rsidR="005316EE">
        <w:rPr>
          <w:vertAlign w:val="subscript"/>
        </w:rPr>
        <w:t>e</w:t>
      </w:r>
      <w:proofErr w:type="spellEnd"/>
      <w:r w:rsidR="005316EE">
        <w:t xml:space="preserve"> than with CM, </w:t>
      </w:r>
      <w:r w:rsidR="005316EE" w:rsidRPr="008F3447">
        <w:t>because the mutation rate of double mutants is lower than that of the rest of the population</w:t>
      </w:r>
      <w:r w:rsidR="00952769">
        <w:t>.</w:t>
      </w:r>
      <w:r w:rsidR="00A90051">
        <w:t xml:space="preserve"> </w:t>
      </w:r>
      <w:r w:rsidR="005316EE" w:rsidRPr="008F3447">
        <w:t xml:space="preserve">This difference in mutation rates confers an additional selective advantage to the double mutants (see Appendix </w:t>
      </w:r>
      <w:r w:rsidR="00C56AB4">
        <w:t>C</w:t>
      </w:r>
      <w:r w:rsidR="005316EE" w:rsidRPr="008F3447">
        <w:t>)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DF5A14"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0448EE">
              <w:rPr>
                <w:rFonts w:eastAsiaTheme="minorEastAsia"/>
                <w:lang w:bidi="hi-IN"/>
              </w:rPr>
              <w:t>.</w:t>
            </w:r>
          </w:p>
        </w:tc>
        <w:tc>
          <w:tcPr>
            <w:tcW w:w="500" w:type="pct"/>
            <w:tcBorders>
              <w:top w:val="nil"/>
              <w:left w:val="nil"/>
              <w:bottom w:val="nil"/>
              <w:right w:val="nil"/>
            </w:tcBorders>
          </w:tcPr>
          <w:p w:rsidR="005316EE" w:rsidRPr="000448EE" w:rsidRDefault="005316EE" w:rsidP="008D0078">
            <w:pPr>
              <w:spacing w:line="480" w:lineRule="auto"/>
            </w:pPr>
            <w:bookmarkStart w:id="135" w:name="_Ref361310097"/>
            <w:r w:rsidRPr="000448EE">
              <w:t>(</w:t>
            </w:r>
            <w:r w:rsidR="00616194" w:rsidRPr="000448EE">
              <w:fldChar w:fldCharType="begin"/>
            </w:r>
            <w:r w:rsidR="00DA55AA" w:rsidRPr="000448EE">
              <w:instrText xml:space="preserve"> SEQ Equation </w:instrText>
            </w:r>
            <w:r w:rsidR="00616194" w:rsidRPr="000448EE">
              <w:fldChar w:fldCharType="separate"/>
            </w:r>
            <w:r w:rsidR="00C47BD2">
              <w:rPr>
                <w:noProof/>
              </w:rPr>
              <w:t>11</w:t>
            </w:r>
            <w:r w:rsidR="00616194" w:rsidRPr="000448EE">
              <w:rPr>
                <w:noProof/>
              </w:rPr>
              <w:fldChar w:fldCharType="end"/>
            </w:r>
            <w:r w:rsidRPr="000448EE">
              <w:t>)</w:t>
            </w:r>
            <w:bookmarkEnd w:id="135"/>
          </w:p>
        </w:tc>
      </w:tr>
    </w:tbl>
    <w:p w:rsidR="005316EE" w:rsidRPr="000448EE" w:rsidRDefault="005316EE" w:rsidP="008D0078">
      <w:pPr>
        <w:spacing w:line="480" w:lineRule="auto"/>
        <w:rPr>
          <w:rFonts w:eastAsiaTheme="minorEastAsia"/>
          <w:lang w:bidi="hi-IN"/>
        </w:rPr>
      </w:pPr>
      <w:r w:rsidRPr="000448EE">
        <w:t>This additive advantage</w:t>
      </w:r>
      <w:r w:rsidRPr="000448EE">
        <w:rPr>
          <w:rFonts w:eastAsiaTheme="minorEastAsia"/>
          <w:lang w:bidi="hi-IN"/>
        </w:rPr>
        <w:t xml:space="preserve"> increases linearly with </w:t>
      </w:r>
      <w:r w:rsidRPr="000448EE">
        <w:rPr>
          <w:i/>
          <w:iCs/>
        </w:rPr>
        <w:t>τ</w:t>
      </w:r>
      <w:r w:rsidRPr="000448EE">
        <w:rPr>
          <w:rFonts w:eastAsiaTheme="minorEastAsia"/>
          <w:lang w:bidi="hi-IN"/>
        </w:rPr>
        <w:t xml:space="preserve"> with a slope of </w:t>
      </w:r>
      <m:oMath>
        <m:r>
          <w:rPr>
            <w:rFonts w:ascii="Cambria Math" w:eastAsiaTheme="minorEastAsia" w:hAnsi="Cambria Math"/>
            <w:lang w:bidi="hi-IN"/>
          </w:rPr>
          <m:t>U/sH</m:t>
        </m:r>
      </m:oMath>
      <w:r w:rsidR="0002675E" w:rsidRPr="000448EE">
        <w:rPr>
          <w:rFonts w:eastAsiaTheme="minorEastAsia"/>
          <w:lang w:bidi="hi-IN"/>
        </w:rPr>
        <w:t xml:space="preserve"> and can be significant: for </w:t>
      </w:r>
      <w:r w:rsidR="0002675E" w:rsidRPr="000448EE">
        <w:rPr>
          <w:rFonts w:eastAsiaTheme="minorEastAsia"/>
          <w:i/>
          <w:iCs/>
          <w:lang w:bidi="hi-IN"/>
        </w:rPr>
        <w:t>s</w:t>
      </w:r>
      <w:r w:rsidR="0002675E" w:rsidRPr="000448EE">
        <w:rPr>
          <w:rFonts w:eastAsiaTheme="minorEastAsia"/>
          <w:lang w:bidi="hi-IN"/>
        </w:rPr>
        <w:t xml:space="preserve">=0.05, </w:t>
      </w:r>
      <w:r w:rsidR="0002675E" w:rsidRPr="000448EE">
        <w:rPr>
          <w:rFonts w:eastAsiaTheme="minorEastAsia"/>
          <w:i/>
          <w:iCs/>
          <w:lang w:bidi="hi-IN"/>
        </w:rPr>
        <w:t>H</w:t>
      </w:r>
      <w:r w:rsidR="0002675E" w:rsidRPr="000448EE">
        <w:rPr>
          <w:rFonts w:eastAsiaTheme="minorEastAsia"/>
          <w:lang w:bidi="hi-IN"/>
        </w:rPr>
        <w:t xml:space="preserve">=2 and </w:t>
      </w:r>
      <w:r w:rsidR="0002675E" w:rsidRPr="000448EE">
        <w:rPr>
          <w:rFonts w:eastAsiaTheme="minorEastAsia"/>
          <w:i/>
          <w:iCs/>
          <w:lang w:bidi="hi-IN"/>
        </w:rPr>
        <w:t>U</w:t>
      </w:r>
      <w:r w:rsidR="0002675E" w:rsidRPr="000448EE">
        <w:rPr>
          <w:rFonts w:eastAsiaTheme="minorEastAsia"/>
          <w:lang w:bidi="hi-IN"/>
        </w:rPr>
        <w:t xml:space="preserve">=0.0004, increasing the mutation rate of stressed </w:t>
      </w:r>
      <w:proofErr w:type="gramStart"/>
      <w:r w:rsidR="0002675E" w:rsidRPr="000448EE">
        <w:rPr>
          <w:rFonts w:eastAsiaTheme="minorEastAsia"/>
          <w:lang w:bidi="hi-IN"/>
        </w:rPr>
        <w:t>individuals</w:t>
      </w:r>
      <w:proofErr w:type="gramEnd"/>
      <w:r w:rsidR="0002675E" w:rsidRPr="000448EE">
        <w:rPr>
          <w:rFonts w:eastAsiaTheme="minorEastAsia"/>
          <w:lang w:bidi="hi-IN"/>
        </w:rPr>
        <w:t xml:space="preserve"> 10-fold increases the fixation probability by 3.6%</w:t>
      </w:r>
      <w:r w:rsidRPr="000448EE">
        <w:rPr>
          <w:rFonts w:eastAsiaTheme="minorEastAsia"/>
          <w:lang w:bidi="hi-IN"/>
        </w:rPr>
        <w:t>.</w:t>
      </w:r>
      <w:r w:rsidR="00591266">
        <w:rPr>
          <w:rFonts w:eastAsiaTheme="minorEastAsia"/>
          <w:lang w:bidi="hi-IN"/>
        </w:rPr>
        <w:t xml:space="preserve"> The increased </w:t>
      </w:r>
      <w:r w:rsidRPr="000448EE">
        <w:rPr>
          <w:rFonts w:eastAsiaTheme="minorEastAsia"/>
          <w:lang w:bidi="hi-IN"/>
        </w:rPr>
        <w:t>fixation probability was verified by simulations (</w:t>
      </w:r>
      <w:r w:rsidRPr="000448EE">
        <w:t>Figure S2</w:t>
      </w:r>
      <w:r w:rsidRPr="000448EE">
        <w:rPr>
          <w:rFonts w:eastAsiaTheme="minorEastAsia"/>
          <w:lang w:bidi="hi-IN"/>
        </w:rPr>
        <w:t>).</w:t>
      </w:r>
    </w:p>
    <w:p w:rsidR="00004B35" w:rsidRDefault="00004B35" w:rsidP="008D0078">
      <w:pPr>
        <w:pStyle w:val="Heading1"/>
        <w:spacing w:line="480" w:lineRule="auto"/>
        <w:rPr>
          <w:lang w:bidi="hi-IN"/>
        </w:rPr>
      </w:pPr>
      <w:r>
        <w:rPr>
          <w:lang w:bidi="hi-IN"/>
        </w:rPr>
        <w:t>Discussion</w:t>
      </w:r>
    </w:p>
    <w:p w:rsidR="00004B35" w:rsidRPr="006B0338" w:rsidRDefault="00004B35" w:rsidP="00B10A9D">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w:t>
      </w:r>
      <w:r w:rsidR="00216196">
        <w:rPr>
          <w:lang w:bidi="hi-IN"/>
        </w:rPr>
        <w:t xml:space="preserve">complex </w:t>
      </w:r>
      <w:r>
        <w:rPr>
          <w:lang w:bidi="hi-IN"/>
        </w:rPr>
        <w:t xml:space="preserve">conditions–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616194">
        <w:rPr>
          <w:lang w:bidi="hi-IN"/>
        </w:rPr>
        <w:fldChar w:fldCharType="begin" w:fldLock="1"/>
      </w:r>
      <w:r w:rsidR="006B0338">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"[14]" }, "properties" : { "noteIndex" : 0 }, "schema" : "https://github.com/citation-style-language/schema/raw/master/csl-citation.json" }</w:instrText>
      </w:r>
      <w:r w:rsidR="00616194">
        <w:rPr>
          <w:lang w:bidi="hi-IN"/>
        </w:rPr>
        <w:fldChar w:fldCharType="separate"/>
      </w:r>
      <w:r w:rsidR="00635E26" w:rsidRPr="00635E26">
        <w:rPr>
          <w:noProof/>
          <w:lang w:bidi="hi-IN"/>
        </w:rPr>
        <w:t>[14]</w:t>
      </w:r>
      <w:r w:rsidR="00616194">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w:t>
      </w:r>
      <w:r w:rsidR="00487229">
        <w:rPr>
          <w:lang w:bidi="hi-IN"/>
        </w:rPr>
        <w:t>challenges</w:t>
      </w:r>
      <w:r w:rsidR="00C023C7">
        <w:rPr>
          <w:lang w:bidi="hi-IN"/>
        </w:rPr>
        <w:t xml:space="preserve">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w:t>
      </w:r>
      <w:r w:rsidR="00735806">
        <w:rPr>
          <w:lang w:bidi="hi-IN"/>
        </w:rPr>
        <w:t>stable</w:t>
      </w:r>
      <w:r w:rsidR="00C023C7">
        <w:rPr>
          <w:lang w:bidi="hi-IN"/>
        </w:rPr>
        <w:t xml:space="preserve"> environment</w:t>
      </w:r>
      <w:r>
        <w:rPr>
          <w:lang w:bidi="hi-IN"/>
        </w:rPr>
        <w:t>.</w:t>
      </w:r>
      <w:ins w:id="136" w:author="Yoav Ram" w:date="2014-07-14T10:49:00Z">
        <w:r w:rsidR="006B0338">
          <w:rPr>
            <w:lang w:bidi="hi-IN"/>
          </w:rPr>
          <w:t xml:space="preserve"> </w:t>
        </w:r>
      </w:ins>
    </w:p>
    <w:p w:rsidR="00A67023" w:rsidRDefault="00C023C7" w:rsidP="008D0078">
      <w:pPr>
        <w:spacing w:line="480" w:lineRule="auto"/>
        <w:rPr>
          <w:ins w:id="137" w:author="Yoav Ram" w:date="2014-07-14T10:56:00Z"/>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w:t>
      </w:r>
      <w:r w:rsidR="00CE78D0">
        <w:rPr>
          <w:lang w:bidi="hi-IN"/>
        </w:rPr>
        <w:lastRenderedPageBreak/>
        <w:t>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616194" w:rsidRPr="00BA2B02">
        <w:rPr>
          <w:lang w:bidi="hi-IN"/>
        </w:rPr>
        <w:fldChar w:fldCharType="begin" w:fldLock="1"/>
      </w:r>
      <w:r w:rsidR="006B0338">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of the Royal Society B: Biological Sciences",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"[53]" }, "properties" : { "noteIndex" : 0 }, "schema" : "https://github.com/citation-style-language/schema/raw/master/csl-citation.json" }</w:instrText>
      </w:r>
      <w:r w:rsidR="00616194" w:rsidRPr="00BA2B02">
        <w:rPr>
          <w:lang w:bidi="hi-IN"/>
        </w:rPr>
        <w:fldChar w:fldCharType="separate"/>
      </w:r>
      <w:r w:rsidR="006B0338" w:rsidRPr="006B0338">
        <w:rPr>
          <w:noProof/>
          <w:lang w:bidi="hi-IN"/>
        </w:rPr>
        <w:t>[53]</w:t>
      </w:r>
      <w:r w:rsidR="00616194" w:rsidRPr="00BA2B02">
        <w:rPr>
          <w:lang w:bidi="hi-IN"/>
        </w:rPr>
        <w:fldChar w:fldCharType="end"/>
      </w:r>
      <w:r w:rsidR="00CE78D0" w:rsidRPr="00BA2B02">
        <w:rPr>
          <w:lang w:bidi="hi-IN"/>
        </w:rPr>
        <w:t>.</w:t>
      </w:r>
    </w:p>
    <w:p w:rsidR="00B10A9D" w:rsidDel="003131D8" w:rsidRDefault="00B10A9D" w:rsidP="003131D8">
      <w:pPr>
        <w:spacing w:line="480" w:lineRule="auto"/>
        <w:rPr>
          <w:del w:id="138" w:author="Yoav Ram" w:date="2014-07-14T10:56:00Z"/>
          <w:lang w:bidi="hi-IN"/>
        </w:rPr>
      </w:pPr>
      <w:bookmarkStart w:id="139" w:name="_GoBack"/>
      <w:bookmarkEnd w:id="139"/>
      <w:ins w:id="140" w:author="Yoav Ram" w:date="2014-07-14T10:56:00Z">
        <w:r w:rsidRPr="001B7896">
          <w:rPr>
            <w:highlight w:val="yellow"/>
            <w:lang w:bidi="hi-IN"/>
            <w:rPrChange w:id="141" w:author="Yoav Ram" w:date="2014-07-14T11:42:00Z">
              <w:rPr>
                <w:lang w:bidi="hi-IN"/>
              </w:rPr>
            </w:rPrChange>
          </w:rPr>
          <w:t>Although our model focuses on rugged landscapes in which single mutants have lower fitness (</w:t>
        </w:r>
        <w:r w:rsidRPr="001B7896">
          <w:rPr>
            <w:i/>
            <w:iCs/>
            <w:highlight w:val="yellow"/>
            <w:lang w:bidi="hi-IN"/>
            <w:rPrChange w:id="142" w:author="Yoav Ram" w:date="2014-07-14T11:42:00Z">
              <w:rPr>
                <w:i/>
                <w:iCs/>
                <w:lang w:bidi="hi-IN"/>
              </w:rPr>
            </w:rPrChange>
          </w:rPr>
          <w:t>s</w:t>
        </w:r>
      </w:ins>
      <w:ins w:id="143" w:author="Yoav Ram" w:date="2014-07-14T11:00:00Z">
        <w:r w:rsidR="0059042F" w:rsidRPr="001B7896">
          <w:rPr>
            <w:highlight w:val="yellow"/>
            <w:lang w:bidi="hi-IN"/>
            <w:rPrChange w:id="144" w:author="Yoav Ram" w:date="2014-07-14T11:42:00Z">
              <w:rPr>
                <w:lang w:bidi="hi-IN"/>
              </w:rPr>
            </w:rPrChange>
          </w:rPr>
          <w:t>&gt;</w:t>
        </w:r>
      </w:ins>
      <w:ins w:id="145" w:author="Yoav Ram" w:date="2014-07-14T10:56:00Z">
        <w:r w:rsidRPr="001B7896">
          <w:rPr>
            <w:highlight w:val="yellow"/>
            <w:lang w:bidi="hi-IN"/>
            <w:rPrChange w:id="146" w:author="Yoav Ram" w:date="2014-07-14T11:42:00Z">
              <w:rPr>
                <w:lang w:bidi="hi-IN"/>
              </w:rPr>
            </w:rPrChange>
          </w:rPr>
          <w:t>0), one can also consider cases in which single mutants have intermediate fitness (0</w:t>
        </w:r>
      </w:ins>
      <w:ins w:id="147" w:author="Yoav Ram" w:date="2014-07-14T11:01:00Z">
        <w:r w:rsidR="0059042F" w:rsidRPr="001B7896">
          <w:rPr>
            <w:highlight w:val="yellow"/>
            <w:lang w:bidi="hi-IN"/>
            <w:rPrChange w:id="148" w:author="Yoav Ram" w:date="2014-07-14T11:42:00Z">
              <w:rPr>
                <w:lang w:bidi="hi-IN"/>
              </w:rPr>
            </w:rPrChange>
          </w:rPr>
          <w:t>&gt;</w:t>
        </w:r>
      </w:ins>
      <w:ins w:id="149" w:author="Yoav Ram" w:date="2014-07-14T10:56:00Z">
        <w:r w:rsidRPr="001B7896">
          <w:rPr>
            <w:i/>
            <w:iCs/>
            <w:highlight w:val="yellow"/>
            <w:lang w:bidi="hi-IN"/>
            <w:rPrChange w:id="150" w:author="Yoav Ram" w:date="2014-07-14T11:42:00Z">
              <w:rPr>
                <w:i/>
                <w:iCs/>
                <w:lang w:bidi="hi-IN"/>
              </w:rPr>
            </w:rPrChange>
          </w:rPr>
          <w:t>s</w:t>
        </w:r>
      </w:ins>
      <w:ins w:id="151" w:author="Yoav Ram" w:date="2014-07-14T11:01:00Z">
        <w:r w:rsidR="0059042F" w:rsidRPr="001B7896">
          <w:rPr>
            <w:i/>
            <w:iCs/>
            <w:highlight w:val="yellow"/>
            <w:lang w:bidi="hi-IN"/>
            <w:rPrChange w:id="152" w:author="Yoav Ram" w:date="2014-07-14T11:42:00Z">
              <w:rPr>
                <w:i/>
                <w:iCs/>
                <w:lang w:bidi="hi-IN"/>
              </w:rPr>
            </w:rPrChange>
          </w:rPr>
          <w:t>&gt;</w:t>
        </w:r>
      </w:ins>
      <w:proofErr w:type="spellStart"/>
      <w:ins w:id="153" w:author="Yoav Ram" w:date="2014-07-14T10:56:00Z">
        <w:r w:rsidRPr="001B7896">
          <w:rPr>
            <w:i/>
            <w:iCs/>
            <w:highlight w:val="yellow"/>
            <w:lang w:bidi="hi-IN"/>
            <w:rPrChange w:id="154" w:author="Yoav Ram" w:date="2014-07-14T11:42:00Z">
              <w:rPr>
                <w:i/>
                <w:iCs/>
                <w:lang w:bidi="hi-IN"/>
              </w:rPr>
            </w:rPrChange>
          </w:rPr>
          <w:t>sH</w:t>
        </w:r>
        <w:proofErr w:type="spellEnd"/>
        <w:r w:rsidRPr="001B7896">
          <w:rPr>
            <w:highlight w:val="yellow"/>
            <w:lang w:bidi="hi-IN"/>
            <w:rPrChange w:id="155" w:author="Yoav Ram" w:date="2014-07-14T11:42:00Z">
              <w:rPr>
                <w:lang w:bidi="hi-IN"/>
              </w:rPr>
            </w:rPrChange>
          </w:rPr>
          <w:t xml:space="preserve">) </w:t>
        </w:r>
        <w:r w:rsidRPr="001B7896">
          <w:rPr>
            <w:highlight w:val="yellow"/>
            <w:lang w:bidi="hi-IN"/>
            <w:rPrChange w:id="156" w:author="Yoav Ram" w:date="2014-07-14T11:42:00Z">
              <w:rPr>
                <w:lang w:bidi="hi-IN"/>
              </w:rPr>
            </w:rPrChange>
          </w:rPr>
          <w:fldChar w:fldCharType="begin" w:fldLock="1"/>
        </w:r>
        <w:r w:rsidRPr="001B7896">
          <w:rPr>
            <w:highlight w:val="yellow"/>
            <w:lang w:bidi="hi-IN"/>
            <w:rPrChange w:id="157" w:author="Yoav Ram" w:date="2014-07-14T11:42:00Z">
              <w:rPr>
                <w:lang w:bidi="hi-IN"/>
              </w:rPr>
            </w:rPrChange>
          </w:rPr>
          <w:instrText>ADDIN CSL_CITATION { "citationItems" : [ { "id" : "ITEM-1", "itemData" : { "DOI" : "10.1006/tpbi.1997.1358", "ISSN" : "0040-5809", "PMID" : "9679320", "abstract" : "R.A. Fisher and H.J. Muller argued in the 1930s that a major evolutionary advantage of recombination is that it allows favorable mutations to be combined within an individual even when they first appear in different individuals. This effect is evaluated in a two-locus, two-allele model by calculating the average waiting time until a new genotypic combination first appears in a haploid population. Three approximations are developed and compared with Monte Carlo simulations of the Wright-Fisher process of random genetic drift in a finite population. First, a crude method, based on the deterministic accumulation of single mutants, produces a waiting time of 1/square root of N mu(2) with no recombination and [formula: see text] with recombination between the two loci, where mu is the mutation rate, N is the haploid population size, and R is the recombination rate. Second, the waiting time is calculated as the expected value of a heterogeneous geometric distribution obtained from a branching process approximation. This gives accurate estimates for small values of N mu large. The estimates for small values of N mu are considerably lower than the simulated values. Finally, diffusion analysis of the Wright-Fisher process provides accurate estimates for N mu small, and the time scales of the diffusion process show a difference between R = 0 and for R &gt;&gt; 0 of the same order of magnitude as seen in the deterministic analysis. In the absence of recombination, accurate approximations to the waiting time are obtained by using the branching process for high N mu and the diffusion approximation for low N mu. For low N mu the waiting time is well approximated by 1/the square root of 8N2 mu(3). With R &gt;&gt; 0, the following dependence on N mu is observed: For N mu &gt; 1 the waiting time is virtually independent of recombination and is well described by the branching process approximation. For N mu approximately equal to 1 the waiting time is well described by a simplified diffusion approximation that assumes symmetry in the frequencies of single mutants. For N mu &lt;&lt; 1 the waiting time is well described by the diffusion approximation allowing asymmetry in the frequencies of single mutants. Recombination lowers the waiting time until a new genotypic combination first appears, but the effect is small compared to that of the mutation rate and population size. For large N mu, recombination has a negligible effect, and its effect is strongest for small N mu, in which case the waiti\u2026", "author" : [ { "dropping-particle" : "", "family" : "Christiansen", "given" : "Freddy B.", "non-dropping-particle" : "", "parse-names" : false, "suffix" : "" }, { "dropping-particle" : "", "family" : "Otto", "given" : "Sarah P.", "non-dropping-particle" : "", "parse-names" : false, "suffix" : "" }, { "dropping-particle" : "", "family" : "Bergman", "given" : "Aviv", "non-dropping-particle" : "", "parse-names" : false, "suffix" : "" }, { "dropping-particle" : "", "family" : "Feldman", "given" : "Marcus W.", "non-dropping-particle" : "", "parse-names" : false, "suffix" : "" } ], "container-title" : "Theoretical population biology", "id" : "ITEM-1", "issue" : "3", "issued" : { "date-parts" : [ [ "1998", "6" ] ] }, "note" : "\"our analysis will focus on two-locus models where single-mutant types are neutral or weakly favored\"", "page" : "199-215", "title" : "Waiting with and without recombination: the time to production of a double mutant.", "type" : "article-journal", "volume" : "53" }, "uris" : [ "http://www.mendeley.com/documents/?uuid=c644c077-80a1-4af2-87f7-dfc85480d47d" ] } ], "mendeley" : { "previouslyFormattedCitation" : "[52]" }, "properties" : { "noteIndex" : 0 }, "schema" : "https://github.com/citation-style-language/schema/raw/master/csl-citation.json" }</w:instrText>
        </w:r>
        <w:r w:rsidRPr="001B7896">
          <w:rPr>
            <w:highlight w:val="yellow"/>
            <w:lang w:bidi="hi-IN"/>
            <w:rPrChange w:id="158" w:author="Yoav Ram" w:date="2014-07-14T11:42:00Z">
              <w:rPr>
                <w:lang w:bidi="hi-IN"/>
              </w:rPr>
            </w:rPrChange>
          </w:rPr>
          <w:fldChar w:fldCharType="separate"/>
        </w:r>
        <w:r w:rsidRPr="001B7896">
          <w:rPr>
            <w:noProof/>
            <w:highlight w:val="yellow"/>
            <w:lang w:bidi="hi-IN"/>
            <w:rPrChange w:id="159" w:author="Yoav Ram" w:date="2014-07-14T11:42:00Z">
              <w:rPr>
                <w:noProof/>
                <w:lang w:bidi="hi-IN"/>
              </w:rPr>
            </w:rPrChange>
          </w:rPr>
          <w:t>[52]</w:t>
        </w:r>
        <w:r w:rsidRPr="001B7896">
          <w:rPr>
            <w:highlight w:val="yellow"/>
            <w:lang w:bidi="hi-IN"/>
            <w:rPrChange w:id="160" w:author="Yoav Ram" w:date="2014-07-14T11:42:00Z">
              <w:rPr>
                <w:lang w:bidi="hi-IN"/>
              </w:rPr>
            </w:rPrChange>
          </w:rPr>
          <w:fldChar w:fldCharType="end"/>
        </w:r>
        <w:r w:rsidRPr="001B7896">
          <w:rPr>
            <w:highlight w:val="yellow"/>
            <w:lang w:bidi="hi-IN"/>
            <w:rPrChange w:id="161" w:author="Yoav Ram" w:date="2014-07-14T11:42:00Z">
              <w:rPr>
                <w:lang w:bidi="hi-IN"/>
              </w:rPr>
            </w:rPrChange>
          </w:rPr>
          <w:t xml:space="preserve">. We previously shown that SIM is favored by selection in these cases </w:t>
        </w:r>
        <w:r w:rsidRPr="001B7896">
          <w:rPr>
            <w:highlight w:val="yellow"/>
            <w:lang w:bidi="hi-IN"/>
            <w:rPrChange w:id="162" w:author="Yoav Ram" w:date="2014-07-14T11:42:00Z">
              <w:rPr>
                <w:lang w:bidi="hi-IN"/>
              </w:rPr>
            </w:rPrChange>
          </w:rPr>
          <w:fldChar w:fldCharType="begin" w:fldLock="1"/>
        </w:r>
        <w:r w:rsidRPr="001B7896">
          <w:rPr>
            <w:highlight w:val="yellow"/>
            <w:lang w:bidi="hi-IN"/>
            <w:rPrChange w:id="163" w:author="Yoav Ram" w:date="2014-07-14T11:42:00Z">
              <w:rPr>
                <w:lang w:bidi="hi-IN"/>
              </w:rPr>
            </w:rPrChange>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Pr="001B7896">
          <w:rPr>
            <w:highlight w:val="yellow"/>
            <w:lang w:bidi="hi-IN"/>
            <w:rPrChange w:id="164" w:author="Yoav Ram" w:date="2014-07-14T11:42:00Z">
              <w:rPr>
                <w:lang w:bidi="hi-IN"/>
              </w:rPr>
            </w:rPrChange>
          </w:rPr>
          <w:fldChar w:fldCharType="separate"/>
        </w:r>
        <w:r w:rsidRPr="001B7896">
          <w:rPr>
            <w:noProof/>
            <w:highlight w:val="yellow"/>
            <w:lang w:bidi="hi-IN"/>
            <w:rPrChange w:id="165" w:author="Yoav Ram" w:date="2014-07-14T11:42:00Z">
              <w:rPr>
                <w:noProof/>
                <w:lang w:bidi="hi-IN"/>
              </w:rPr>
            </w:rPrChange>
          </w:rPr>
          <w:t>[37]</w:t>
        </w:r>
        <w:r w:rsidRPr="001B7896">
          <w:rPr>
            <w:highlight w:val="yellow"/>
            <w:lang w:bidi="hi-IN"/>
            <w:rPrChange w:id="166" w:author="Yoav Ram" w:date="2014-07-14T11:42:00Z">
              <w:rPr>
                <w:lang w:bidi="hi-IN"/>
              </w:rPr>
            </w:rPrChange>
          </w:rPr>
          <w:fldChar w:fldCharType="end"/>
        </w:r>
        <w:r w:rsidRPr="001B7896">
          <w:rPr>
            <w:highlight w:val="yellow"/>
            <w:lang w:bidi="hi-IN"/>
            <w:rPrChange w:id="167" w:author="Yoav Ram" w:date="2014-07-14T11:42:00Z">
              <w:rPr>
                <w:lang w:bidi="hi-IN"/>
              </w:rPr>
            </w:rPrChange>
          </w:rPr>
          <w:t>; however,  further work is required to analyze the effect of SIM on adaptation rate such scenarios.</w:t>
        </w:r>
      </w:ins>
      <w:ins w:id="168" w:author="Yoav Ram" w:date="2014-07-14T11:01:00Z">
        <w:r w:rsidR="003131D8" w:rsidRPr="00BA2B02" w:rsidDel="00B10A9D">
          <w:rPr>
            <w:lang w:bidi="hi-IN"/>
          </w:rPr>
          <w:t xml:space="preserve"> </w:t>
        </w:r>
      </w:ins>
    </w:p>
    <w:p w:rsidR="003131D8" w:rsidRPr="00BA2B02" w:rsidRDefault="003131D8" w:rsidP="0059042F">
      <w:pPr>
        <w:spacing w:line="480" w:lineRule="auto"/>
        <w:rPr>
          <w:ins w:id="169" w:author="Yoav Ram" w:date="2014-07-14T11:01:00Z"/>
          <w:lang w:bidi="hi-IN"/>
        </w:rPr>
      </w:pPr>
    </w:p>
    <w:p w:rsidR="00D84632" w:rsidRPr="00BA2B02" w:rsidRDefault="00A67023" w:rsidP="003131D8">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616194" w:rsidRPr="00BA2B02">
        <w:rPr>
          <w:lang w:bidi="hi-IN"/>
        </w:rPr>
        <w:fldChar w:fldCharType="begin" w:fldLock="1"/>
      </w:r>
      <w:r w:rsidR="006B0338">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"[54]" }, "properties" : { "noteIndex" : 0 }, "schema" : "https://github.com/citation-style-language/schema/raw/master/csl-citation.json" }</w:instrText>
      </w:r>
      <w:r w:rsidR="00616194" w:rsidRPr="00BA2B02">
        <w:rPr>
          <w:lang w:bidi="hi-IN"/>
        </w:rPr>
        <w:fldChar w:fldCharType="separate"/>
      </w:r>
      <w:r w:rsidR="006B0338" w:rsidRPr="006B0338">
        <w:rPr>
          <w:noProof/>
          <w:lang w:bidi="hi-IN"/>
        </w:rPr>
        <w:t>[54]</w:t>
      </w:r>
      <w:r w:rsidR="00616194"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616194" w:rsidRPr="00BA2B02">
        <w:rPr>
          <w:lang w:bidi="hi-IN"/>
        </w:rPr>
        <w:fldChar w:fldCharType="begin" w:fldLock="1"/>
      </w:r>
      <w:r w:rsidR="006B0338">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"[55\u201358]" }, "properties" : { "noteIndex" : 0 }, "schema" : "https://github.com/citation-style-language/schema/raw/master/csl-citation.json" }</w:instrText>
      </w:r>
      <w:r w:rsidR="00616194" w:rsidRPr="00BA2B02">
        <w:rPr>
          <w:lang w:bidi="hi-IN"/>
        </w:rPr>
        <w:fldChar w:fldCharType="separate"/>
      </w:r>
      <w:r w:rsidR="006B0338" w:rsidRPr="006B0338">
        <w:rPr>
          <w:noProof/>
          <w:lang w:bidi="hi-IN"/>
        </w:rPr>
        <w:t>[55–58]</w:t>
      </w:r>
      <w:r w:rsidR="00616194"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w:t>
      </w:r>
      <w:r w:rsidR="00ED111F" w:rsidRPr="00BA2B02">
        <w:rPr>
          <w:lang w:bidi="hi-IN"/>
        </w:rPr>
        <w:lastRenderedPageBreak/>
        <w:t xml:space="preserve">responses that serve other </w:t>
      </w:r>
      <w:r w:rsidR="00F2594F" w:rsidRPr="00BA2B02">
        <w:rPr>
          <w:lang w:bidi="hi-IN"/>
        </w:rPr>
        <w:t xml:space="preserve">cellular </w:t>
      </w:r>
      <w:r w:rsidR="00ED111F" w:rsidRPr="00BA2B02">
        <w:rPr>
          <w:lang w:bidi="hi-IN"/>
        </w:rPr>
        <w:t xml:space="preserve">functions </w:t>
      </w:r>
      <w:r w:rsidR="00616194" w:rsidRPr="00BA2B02">
        <w:rPr>
          <w:lang w:bidi="hi-IN"/>
        </w:rPr>
        <w:fldChar w:fldCharType="begin" w:fldLock="1"/>
      </w:r>
      <w:r w:rsidR="006B0338">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[16,32]</w:t>
      </w:r>
      <w:r w:rsidR="00616194"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D84632" w:rsidP="008D0078">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w:t>
      </w:r>
      <w:r w:rsidR="00F2594F" w:rsidRPr="00BA2B02">
        <w:rPr>
          <w:lang w:bidi="hi-IN"/>
        </w:rPr>
        <w:t xml:space="preserve">different </w:t>
      </w:r>
      <w:r w:rsidRPr="00BA2B02">
        <w:rPr>
          <w:lang w:bidi="hi-IN"/>
        </w:rPr>
        <w:t>single mutant</w:t>
      </w:r>
      <w:r w:rsidR="008A6B5D" w:rsidRPr="00BA2B02">
        <w:rPr>
          <w:lang w:bidi="hi-IN"/>
        </w:rPr>
        <w:t>s</w:t>
      </w:r>
      <w:r w:rsidR="00735806">
        <w:rPr>
          <w:lang w:bidi="hi-IN"/>
        </w:rPr>
        <w:t xml:space="preserve"> to produce </w:t>
      </w:r>
      <w:r w:rsidRPr="00BA2B02">
        <w:rPr>
          <w:lang w:bidi="hi-IN"/>
        </w:rPr>
        <w:t>double mutant</w:t>
      </w:r>
      <w:r w:rsidR="00735806">
        <w:rPr>
          <w:lang w:bidi="hi-IN"/>
        </w:rPr>
        <w:t>s</w:t>
      </w:r>
      <w:r w:rsidRPr="00BA2B02">
        <w:rPr>
          <w:lang w:bidi="hi-IN"/>
        </w:rPr>
        <w:t xml:space="preserve">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616194" w:rsidRPr="00BA2B02">
        <w:rPr>
          <w:lang w:bidi="hi-IN"/>
        </w:rPr>
        <w:fldChar w:fldCharType="begin" w:fldLock="1"/>
      </w:r>
      <w:r w:rsidR="006B0338">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[35]</w:t>
      </w:r>
      <w:r w:rsidR="00616194" w:rsidRPr="00BA2B02">
        <w:rPr>
          <w:lang w:bidi="hi-IN"/>
        </w:rPr>
        <w:fldChar w:fldCharType="end"/>
      </w:r>
      <w:r w:rsidR="00134FEB" w:rsidRPr="00BA2B02">
        <w:rPr>
          <w:lang w:bidi="hi-IN"/>
        </w:rPr>
        <w:t xml:space="preserve">, direct competitions </w:t>
      </w:r>
      <w:r w:rsidR="00616194" w:rsidRPr="00BA2B02">
        <w:rPr>
          <w:lang w:bidi="hi-IN"/>
        </w:rPr>
        <w:fldChar w:fldCharType="begin" w:fldLock="1"/>
      </w:r>
      <w:r w:rsidR="006B0338">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"[59]" }, "properties" : { "noteIndex" : 0 }, "schema" : "https://github.com/citation-style-language/schema/raw/master/csl-citation.json" }</w:instrText>
      </w:r>
      <w:r w:rsidR="00616194" w:rsidRPr="00BA2B02">
        <w:rPr>
          <w:lang w:bidi="hi-IN"/>
        </w:rPr>
        <w:fldChar w:fldCharType="separate"/>
      </w:r>
      <w:r w:rsidR="006B0338" w:rsidRPr="006B0338">
        <w:rPr>
          <w:noProof/>
          <w:lang w:bidi="hi-IN"/>
        </w:rPr>
        <w:t>[59]</w:t>
      </w:r>
      <w:r w:rsidR="00616194" w:rsidRPr="00BA2B02">
        <w:rPr>
          <w:lang w:bidi="hi-IN"/>
        </w:rPr>
        <w:fldChar w:fldCharType="end"/>
      </w:r>
      <w:r w:rsidR="00134FEB" w:rsidRPr="00BA2B02">
        <w:rPr>
          <w:lang w:bidi="hi-IN"/>
        </w:rPr>
        <w:t>, and adaptation rate (due to the Fisher-Muller effect).</w:t>
      </w:r>
    </w:p>
    <w:p w:rsidR="0007409B" w:rsidRPr="00BA2B02" w:rsidRDefault="00514DED" w:rsidP="008D0078">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616194" w:rsidRPr="00BA2B02">
        <w:rPr>
          <w:lang w:bidi="hi-IN"/>
        </w:rPr>
        <w:fldChar w:fldCharType="begin" w:fldLock="1"/>
      </w:r>
      <w:r w:rsidR="006B0338">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[37]</w:t>
      </w:r>
      <w:r w:rsidR="00616194"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w:t>
      </w:r>
      <w:r w:rsidR="00DE1F0E">
        <w:rPr>
          <w:lang w:bidi="hi-IN"/>
        </w:rPr>
        <w:t xml:space="preserve">In the current article </w:t>
      </w:r>
      <w:r w:rsidR="00735806">
        <w:rPr>
          <w:lang w:bidi="hi-IN"/>
        </w:rPr>
        <w:t xml:space="preserve">we </w:t>
      </w:r>
      <w:r w:rsidR="00DE1F0E">
        <w:rPr>
          <w:lang w:bidi="hi-IN"/>
        </w:rPr>
        <w:t>show</w:t>
      </w:r>
      <w:r w:rsidR="00735806">
        <w:rPr>
          <w:lang w:bidi="hi-IN"/>
        </w:rPr>
        <w:t xml:space="preserve"> </w:t>
      </w:r>
      <w:r w:rsidR="00D76319" w:rsidRPr="00BA2B02">
        <w:rPr>
          <w:lang w:bidi="hi-IN"/>
        </w:rPr>
        <w:t xml:space="preserve">that </w:t>
      </w:r>
      <w:r w:rsidR="00C63224" w:rsidRPr="00BA2B02">
        <w:rPr>
          <w:lang w:bidi="hi-IN"/>
        </w:rPr>
        <w:t xml:space="preserve">selection also favors SIM on a rugged fitness landscape </w:t>
      </w:r>
      <w:r w:rsidR="008B7326" w:rsidRPr="00BA2B02">
        <w:rPr>
          <w:lang w:bidi="hi-IN"/>
        </w:rPr>
        <w:t>(</w:t>
      </w:r>
      <w:r w:rsidR="00C56AB4">
        <w:t>Online Appendix F</w:t>
      </w:r>
      <w:r w:rsidR="00396506">
        <w:rPr>
          <w:lang w:bidi="hi-IN"/>
        </w:rPr>
        <w:t>)</w:t>
      </w:r>
      <w:r w:rsidR="00D76319" w:rsidRPr="00BA2B02">
        <w:rPr>
          <w:lang w:bidi="hi-IN"/>
        </w:rPr>
        <w:t>.</w:t>
      </w:r>
    </w:p>
    <w:p w:rsidR="00616194" w:rsidRDefault="00B37F95">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first de</w:t>
      </w:r>
      <w:r w:rsidR="00DE1F0E">
        <w:rPr>
          <w:lang w:bidi="hi-IN"/>
        </w:rPr>
        <w:t>scribed by Sewall Wright in 1931</w:t>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616194">
        <w:rPr>
          <w:lang w:bidi="hi-IN"/>
        </w:rPr>
        <w:fldChar w:fldCharType="begin" w:fldLock="1"/>
      </w:r>
      <w:r w:rsidR="006B0338">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"[38,39]" }, "properties" : { "noteIndex" : 0 }, "schema" : "https://github.com/citation-style-language/schema/raw/master/csl-citation.json" }</w:instrText>
      </w:r>
      <w:r w:rsidR="00616194">
        <w:rPr>
          <w:lang w:bidi="hi-IN"/>
        </w:rPr>
        <w:fldChar w:fldCharType="separate"/>
      </w:r>
      <w:r w:rsidR="00635E26" w:rsidRPr="00635E26">
        <w:rPr>
          <w:noProof/>
          <w:lang w:bidi="hi-IN"/>
        </w:rPr>
        <w:t>[38,39]</w:t>
      </w:r>
      <w:r w:rsidR="00616194">
        <w:rPr>
          <w:lang w:bidi="hi-IN"/>
        </w:rPr>
        <w:fldChar w:fldCharType="end"/>
      </w:r>
      <w:r w:rsidRPr="00B37F95">
        <w:rPr>
          <w:lang w:bidi="hi-IN"/>
        </w:rPr>
        <w:t xml:space="preserve">. His solution is valid </w:t>
      </w:r>
      <w:r w:rsidR="00616194">
        <w:rPr>
          <w:lang w:bidi="hi-IN"/>
        </w:rPr>
        <w:fldChar w:fldCharType="begin" w:fldLock="1"/>
      </w:r>
      <w:r w:rsidR="006B0338">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"id" : "ITEM-3", "issue" : "1", "issued" : { "date-parts" : [ [ "2000", "2", "9" ] ] }, "page" : "324-7", "title" : "Varying migration and deme size and the feasibility of the shifting balance.", "type" : "article-journal", "volume" : "54" }, "uris" : [ "http://www.mendeley.com/documents/?uuid=fbf15705-5450-4334-a9ad-0af20e58365f" ] } ], "mendeley" : { "previouslyFormattedCitation" : "[60\u201362]" }, "properties" : { "noteIndex" : 0 }, "schema" : "https://github.com/citation-style-language/schema/raw/master/csl-citation.json" }</w:instrText>
      </w:r>
      <w:r w:rsidR="00616194">
        <w:rPr>
          <w:lang w:bidi="hi-IN"/>
        </w:rPr>
        <w:fldChar w:fldCharType="separate"/>
      </w:r>
      <w:r w:rsidR="006B0338" w:rsidRPr="006B0338">
        <w:rPr>
          <w:noProof/>
          <w:lang w:bidi="hi-IN"/>
        </w:rPr>
        <w:t>[60–62]</w:t>
      </w:r>
      <w:r w:rsidR="00616194">
        <w:rPr>
          <w:lang w:bidi="hi-IN"/>
        </w:rPr>
        <w:fldChar w:fldCharType="end"/>
      </w:r>
      <w:r>
        <w:rPr>
          <w:lang w:bidi="hi-IN"/>
        </w:rPr>
        <w:t xml:space="preserve"> </w:t>
      </w:r>
      <w:r w:rsidRPr="00B37F95">
        <w:rPr>
          <w:lang w:bidi="hi-IN"/>
        </w:rPr>
        <w:t>but possibly limited to specific parameter ranges</w:t>
      </w:r>
      <w:r>
        <w:rPr>
          <w:lang w:bidi="hi-IN"/>
        </w:rPr>
        <w:t xml:space="preserve"> </w:t>
      </w:r>
      <w:r w:rsidR="00616194" w:rsidRPr="00FB3C6B">
        <w:rPr>
          <w:lang w:bidi="hi-IN"/>
        </w:rPr>
        <w:fldChar w:fldCharType="begin" w:fldLock="1"/>
      </w:r>
      <w:r w:rsidR="006B0338">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"[63\u201366]" }, "properties" : { "noteIndex" : 0 }, "schema" : "https://github.com/citation-style-language/schema/raw/master/csl-citation.json" }</w:instrText>
      </w:r>
      <w:r w:rsidR="00616194" w:rsidRPr="00FB3C6B">
        <w:rPr>
          <w:lang w:bidi="hi-IN"/>
        </w:rPr>
        <w:fldChar w:fldCharType="separate"/>
      </w:r>
      <w:r w:rsidR="006B0338" w:rsidRPr="006B0338">
        <w:rPr>
          <w:noProof/>
          <w:lang w:bidi="hi-IN"/>
        </w:rPr>
        <w:t>[63–66]</w:t>
      </w:r>
      <w:r w:rsidR="00616194" w:rsidRPr="00FB3C6B">
        <w:rPr>
          <w:lang w:bidi="hi-IN"/>
        </w:rPr>
        <w:fldChar w:fldCharType="end"/>
      </w:r>
      <w:r w:rsidRPr="00FB3C6B">
        <w:rPr>
          <w:lang w:bidi="hi-IN"/>
        </w:rPr>
        <w:t xml:space="preserve">. As a result, other mechanisms </w:t>
      </w:r>
      <w:r w:rsidR="00DE1F0E">
        <w:rPr>
          <w:lang w:bidi="hi-IN"/>
        </w:rPr>
        <w:t>have been</w:t>
      </w:r>
      <w:r w:rsidRPr="00FB3C6B">
        <w:rPr>
          <w:lang w:bidi="hi-IN"/>
        </w:rPr>
        <w:t xml:space="preserve"> </w:t>
      </w:r>
      <w:r w:rsidRPr="00FB3C6B">
        <w:rPr>
          <w:lang w:bidi="hi-IN"/>
        </w:rPr>
        <w:lastRenderedPageBreak/>
        <w:t>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616194" w:rsidRPr="00FB3C6B">
        <w:rPr>
          <w:lang w:bidi="hi-IN"/>
        </w:rPr>
        <w:fldChar w:fldCharType="begin" w:fldLock="1"/>
      </w:r>
      <w:r w:rsidR="006B0338">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"[67]" }, "properties" : { "noteIndex" : 0 }, "schema" : "https://github.com/citation-style-language/schema/raw/master/csl-citation.json" }</w:instrText>
      </w:r>
      <w:r w:rsidR="00616194" w:rsidRPr="00FB3C6B">
        <w:rPr>
          <w:lang w:bidi="hi-IN"/>
        </w:rPr>
        <w:fldChar w:fldCharType="separate"/>
      </w:r>
      <w:r w:rsidR="006B0338" w:rsidRPr="006B0338">
        <w:rPr>
          <w:noProof/>
          <w:lang w:bidi="hi-IN"/>
        </w:rPr>
        <w:t>[67]</w:t>
      </w:r>
      <w:r w:rsidR="00616194" w:rsidRPr="00FB3C6B">
        <w:rPr>
          <w:lang w:bidi="hi-IN"/>
        </w:rPr>
        <w:fldChar w:fldCharType="end"/>
      </w:r>
      <w:r w:rsidR="008A7A0A" w:rsidRPr="00FB3C6B">
        <w:rPr>
          <w:lang w:bidi="hi-IN"/>
        </w:rPr>
        <w:t xml:space="preserve">; environmental fluctuations </w:t>
      </w:r>
      <w:r w:rsidR="00616194" w:rsidRPr="00FB3C6B">
        <w:rPr>
          <w:lang w:bidi="hi-IN"/>
        </w:rPr>
        <w:fldChar w:fldCharType="begin" w:fldLock="1"/>
      </w:r>
      <w:r w:rsidR="006B0338">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"[68]" }, "properties" : { "noteIndex" : 0 }, "schema" : "https://github.com/citation-style-language/schema/raw/master/csl-citation.json" }</w:instrText>
      </w:r>
      <w:r w:rsidR="00616194" w:rsidRPr="00FB3C6B">
        <w:rPr>
          <w:lang w:bidi="hi-IN"/>
        </w:rPr>
        <w:fldChar w:fldCharType="separate"/>
      </w:r>
      <w:r w:rsidR="006B0338" w:rsidRPr="006B0338">
        <w:rPr>
          <w:noProof/>
          <w:lang w:bidi="hi-IN"/>
        </w:rPr>
        <w:t>[68]</w:t>
      </w:r>
      <w:r w:rsidR="00616194" w:rsidRPr="00FB3C6B">
        <w:rPr>
          <w:lang w:bidi="hi-IN"/>
        </w:rPr>
        <w:fldChar w:fldCharType="end"/>
      </w:r>
      <w:r w:rsidR="008A7A0A" w:rsidRPr="00FB3C6B">
        <w:rPr>
          <w:lang w:bidi="hi-IN"/>
        </w:rPr>
        <w:t xml:space="preserve">; environmental heterogeneity </w:t>
      </w:r>
      <w:r w:rsidR="00616194" w:rsidRPr="00FB3C6B">
        <w:rPr>
          <w:lang w:bidi="hi-IN"/>
        </w:rPr>
        <w:fldChar w:fldCharType="begin" w:fldLock="1"/>
      </w:r>
      <w:r w:rsidR="006B0338">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"[69]" }, "properties" : { "noteIndex" : 0 }, "schema" : "https://github.com/citation-style-language/schema/raw/master/csl-citation.json" }</w:instrText>
      </w:r>
      <w:r w:rsidR="00616194" w:rsidRPr="00FB3C6B">
        <w:rPr>
          <w:lang w:bidi="hi-IN"/>
        </w:rPr>
        <w:fldChar w:fldCharType="separate"/>
      </w:r>
      <w:r w:rsidR="006B0338" w:rsidRPr="006B0338">
        <w:rPr>
          <w:noProof/>
          <w:lang w:bidi="hi-IN"/>
        </w:rPr>
        <w:t>[69]</w:t>
      </w:r>
      <w:r w:rsidR="00616194" w:rsidRPr="00FB3C6B">
        <w:rPr>
          <w:lang w:bidi="hi-IN"/>
        </w:rPr>
        <w:fldChar w:fldCharType="end"/>
      </w:r>
      <w:r w:rsidR="008A7A0A" w:rsidRPr="00FB3C6B">
        <w:rPr>
          <w:lang w:bidi="hi-IN"/>
        </w:rPr>
        <w:t xml:space="preserve">; fitness-associated recombination </w:t>
      </w:r>
      <w:r w:rsidR="00616194" w:rsidRPr="00FB3C6B">
        <w:rPr>
          <w:lang w:bidi="hi-IN"/>
        </w:rPr>
        <w:fldChar w:fldCharType="begin" w:fldLock="1"/>
      </w:r>
      <w:r w:rsidR="006B0338">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"[70]" }, "properties" : { "noteIndex" : 0 }, "schema" : "https://github.com/citation-style-language/schema/raw/master/csl-citation.json" }</w:instrText>
      </w:r>
      <w:r w:rsidR="00616194" w:rsidRPr="00FB3C6B">
        <w:rPr>
          <w:lang w:bidi="hi-IN"/>
        </w:rPr>
        <w:fldChar w:fldCharType="separate"/>
      </w:r>
      <w:r w:rsidR="006B0338" w:rsidRPr="006B0338">
        <w:rPr>
          <w:noProof/>
          <w:lang w:bidi="hi-IN"/>
        </w:rPr>
        <w:t>[70]</w:t>
      </w:r>
      <w:r w:rsidR="00616194" w:rsidRPr="00FB3C6B">
        <w:rPr>
          <w:lang w:bidi="hi-IN"/>
        </w:rPr>
        <w:fldChar w:fldCharType="end"/>
      </w:r>
      <w:r w:rsidR="008A7A0A" w:rsidRPr="00FB3C6B">
        <w:rPr>
          <w:lang w:bidi="hi-IN"/>
        </w:rPr>
        <w:t>;</w:t>
      </w:r>
      <w:r w:rsidR="00E4228C">
        <w:rPr>
          <w:lang w:bidi="hi-IN"/>
        </w:rPr>
        <w:t xml:space="preserve"> stochastic tunneling in large asexual populations</w:t>
      </w:r>
      <w:r w:rsidR="00D96086">
        <w:rPr>
          <w:lang w:bidi="hi-IN"/>
        </w:rPr>
        <w:t xml:space="preserve"> </w:t>
      </w:r>
      <w:r w:rsidR="00616194">
        <w:rPr>
          <w:lang w:bidi="hi-IN"/>
        </w:rPr>
        <w:fldChar w:fldCharType="begin" w:fldLock="1"/>
      </w:r>
      <w:r w:rsidR="006B0338">
        <w:rPr>
          <w:lang w:bidi="hi-IN"/>
        </w:rPr>
        <w:instrText>ADDIN CSL_CITATION { "citationItems" : [ { "id" : "ITEM-1",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"ITEM-1",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"[71]" }, "properties" : { "noteIndex" : 0 }, "schema" : "https://github.com/citation-style-language/schema/raw/master/csl-citation.json" }</w:instrText>
      </w:r>
      <w:r w:rsidR="00616194">
        <w:rPr>
          <w:lang w:bidi="hi-IN"/>
        </w:rPr>
        <w:fldChar w:fldCharType="separate"/>
      </w:r>
      <w:r w:rsidR="006B0338" w:rsidRPr="006B0338">
        <w:rPr>
          <w:noProof/>
          <w:lang w:bidi="hi-IN"/>
        </w:rPr>
        <w:t>[71]</w:t>
      </w:r>
      <w:r w:rsidR="00616194">
        <w:rPr>
          <w:lang w:bidi="hi-IN"/>
        </w:rPr>
        <w:fldChar w:fldCharType="end"/>
      </w:r>
      <w:r w:rsidR="00E4228C">
        <w:rPr>
          <w:lang w:bidi="hi-IN"/>
        </w:rPr>
        <w:t>;</w:t>
      </w:r>
      <w:r w:rsidR="008A7A0A" w:rsidRPr="00FB3C6B">
        <w:rPr>
          <w:lang w:bidi="hi-IN"/>
        </w:rPr>
        <w:t xml:space="preserve"> and intermediate recombination rates </w:t>
      </w:r>
      <w:r w:rsidR="00616194" w:rsidRPr="00FB3C6B">
        <w:rPr>
          <w:lang w:bidi="hi-IN"/>
        </w:rPr>
        <w:fldChar w:fldCharType="begin" w:fldLock="1"/>
      </w:r>
      <w:r w:rsidR="006B0338">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"[72]" }, "properties" : { "noteIndex" : 0 }, "schema" : "https://github.com/citation-style-language/schema/raw/master/csl-citation.json" }</w:instrText>
      </w:r>
      <w:r w:rsidR="00616194" w:rsidRPr="00FB3C6B">
        <w:rPr>
          <w:lang w:bidi="hi-IN"/>
        </w:rPr>
        <w:fldChar w:fldCharType="separate"/>
      </w:r>
      <w:r w:rsidR="006B0338" w:rsidRPr="006B0338">
        <w:rPr>
          <w:noProof/>
          <w:lang w:bidi="hi-IN"/>
        </w:rPr>
        <w:t>[72]</w:t>
      </w:r>
      <w:r w:rsidR="00616194" w:rsidRPr="00FB3C6B">
        <w:rPr>
          <w:lang w:bidi="hi-IN"/>
        </w:rPr>
        <w:fldChar w:fldCharType="end"/>
      </w:r>
      <w:r w:rsidR="00514DED" w:rsidRPr="00FB3C6B">
        <w:rPr>
          <w:lang w:bidi="hi-IN"/>
        </w:rPr>
        <w:t xml:space="preserve">. </w:t>
      </w:r>
      <w:r w:rsidR="00914F9D" w:rsidRPr="00FB3C6B">
        <w:rPr>
          <w:lang w:bidi="hi-IN"/>
        </w:rPr>
        <w:t xml:space="preserve">Our </w:t>
      </w:r>
      <w:r w:rsidR="00DE1F0E">
        <w:rPr>
          <w:lang w:bidi="hi-IN"/>
        </w:rPr>
        <w:t xml:space="preserve">model of complex adaptation </w:t>
      </w:r>
      <w:r w:rsidR="00914F9D" w:rsidRPr="00FB3C6B">
        <w:rPr>
          <w:lang w:bidi="hi-IN"/>
        </w:rPr>
        <w:t xml:space="preserve">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616194" w:rsidRPr="00FB3C6B">
        <w:rPr>
          <w:lang w:bidi="hi-IN"/>
        </w:rPr>
        <w:fldChar w:fldCharType="begin" w:fldLock="1"/>
      </w:r>
      <w:r w:rsidR="006B0338">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"[46]" }, "properties" : { "noteIndex" : 0 }, "schema" : "https://github.com/citation-style-language/schema/raw/master/csl-citation.json" }</w:instrText>
      </w:r>
      <w:r w:rsidR="00616194" w:rsidRPr="00FB3C6B">
        <w:rPr>
          <w:lang w:bidi="hi-IN"/>
        </w:rPr>
        <w:fldChar w:fldCharType="separate"/>
      </w:r>
      <w:r w:rsidR="00635E26" w:rsidRPr="00635E26">
        <w:rPr>
          <w:noProof/>
          <w:lang w:bidi="hi-IN"/>
        </w:rPr>
        <w:t>[46]</w:t>
      </w:r>
      <w:r w:rsidR="00616194"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8D0078">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616194" w:rsidRPr="00FB3C6B">
        <w:fldChar w:fldCharType="begin" w:fldLock="1"/>
      </w:r>
      <w:r w:rsidR="006B0338">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"[34]" }, "properties" : { "noteIndex" : 0 }, "schema" : "https://github.com/citation-style-language/schema/raw/master/csl-citation.json" }</w:instrText>
      </w:r>
      <w:r w:rsidR="00616194" w:rsidRPr="00FB3C6B">
        <w:fldChar w:fldCharType="separate"/>
      </w:r>
      <w:r w:rsidR="00635E26" w:rsidRPr="00635E26">
        <w:rPr>
          <w:noProof/>
        </w:rPr>
        <w:t>[34]</w:t>
      </w:r>
      <w:r w:rsidR="00616194"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616194" w:rsidRPr="00FB3C6B">
        <w:fldChar w:fldCharType="begin" w:fldLock="1"/>
      </w:r>
      <w:r w:rsidR="006B0338">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of the Royal Society B: Biological Sciences",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"[73]" }, "properties" : { "noteIndex" : 0 }, "schema" : "https://github.com/citation-style-language/schema/raw/master/csl-citation.json" }</w:instrText>
      </w:r>
      <w:r w:rsidR="00616194" w:rsidRPr="00FB3C6B">
        <w:fldChar w:fldCharType="separate"/>
      </w:r>
      <w:r w:rsidR="006B0338" w:rsidRPr="006B0338">
        <w:rPr>
          <w:noProof/>
        </w:rPr>
        <w:t>[73]</w:t>
      </w:r>
      <w:r w:rsidR="00616194"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8D0078">
      <w:pPr>
        <w:pStyle w:val="Heading2"/>
        <w:numPr>
          <w:ilvl w:val="0"/>
          <w:numId w:val="0"/>
        </w:numPr>
        <w:spacing w:line="480" w:lineRule="auto"/>
        <w:ind w:left="357" w:hanging="357"/>
      </w:pPr>
      <w:r w:rsidRPr="00FB3C6B">
        <w:t>Conclusions</w:t>
      </w:r>
    </w:p>
    <w:p w:rsidR="00DF6C0E" w:rsidRPr="008F3447" w:rsidRDefault="00DF6C0E" w:rsidP="008D0078">
      <w:pPr>
        <w:spacing w:line="480" w:lineRule="auto"/>
        <w:rPr>
          <w:lang w:bidi="hi-IN"/>
        </w:rPr>
      </w:pPr>
      <w:r>
        <w:rPr>
          <w:lang w:bidi="hi-IN"/>
        </w:rPr>
        <w:t xml:space="preserve">Stress-induced mutagenesis has been implicated as a driver of adaptive evolution for several decades </w:t>
      </w:r>
      <w:r w:rsidR="00616194">
        <w:rPr>
          <w:lang w:bidi="hi-IN"/>
        </w:rPr>
        <w:fldChar w:fldCharType="begin" w:fldLock="1"/>
      </w:r>
      <w:r w:rsidR="006B0338">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"[17,33,74]" }, "properties" : { "noteIndex" : 0 }, "schema" : "https://github.com/citation-style-language/schema/raw/master/csl-citation.json" }</w:instrText>
      </w:r>
      <w:r w:rsidR="00616194">
        <w:rPr>
          <w:lang w:bidi="hi-IN"/>
        </w:rPr>
        <w:fldChar w:fldCharType="separate"/>
      </w:r>
      <w:r w:rsidR="006B0338" w:rsidRPr="006B0338">
        <w:rPr>
          <w:noProof/>
          <w:lang w:bidi="hi-IN"/>
        </w:rPr>
        <w:t>[17,33,74]</w:t>
      </w:r>
      <w:r w:rsidR="00616194">
        <w:rPr>
          <w:lang w:bidi="hi-IN"/>
        </w:rPr>
        <w:fldChar w:fldCharType="end"/>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w:t>
      </w:r>
      <w:r w:rsidR="00FB30D0" w:rsidRPr="008F3447">
        <w:rPr>
          <w:lang w:bidi="hi-IN"/>
        </w:rPr>
        <w:lastRenderedPageBreak/>
        <w:t xml:space="preserve">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8D0078">
      <w:pPr>
        <w:pStyle w:val="Heading1"/>
        <w:spacing w:line="480" w:lineRule="auto"/>
      </w:pPr>
      <w:r w:rsidRPr="008F3447">
        <w:t>Acknowledgments</w:t>
      </w:r>
    </w:p>
    <w:p w:rsidR="00F441B1" w:rsidRDefault="00F441B1" w:rsidP="00331E7E">
      <w:pPr>
        <w:spacing w:line="480" w:lineRule="auto"/>
      </w:pPr>
      <w:r w:rsidRPr="00EF44A6">
        <w:t xml:space="preserve">We thank </w:t>
      </w:r>
      <w:r w:rsidR="00B25D55" w:rsidRPr="00EF44A6">
        <w:t>U</w:t>
      </w:r>
      <w:r w:rsidR="00331E7E">
        <w:t>.</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We are grateful to</w:t>
      </w:r>
      <w:r w:rsidR="009D54F1" w:rsidRPr="00FB3C6B">
        <w:t xml:space="preserve"> A.</w:t>
      </w:r>
      <w:r w:rsidR="00331E7E">
        <w:t xml:space="preserve"> </w:t>
      </w:r>
      <w:r w:rsidR="009D54F1" w:rsidRPr="00FB3C6B">
        <w:t>F. Agrawal</w:t>
      </w:r>
      <w:ins w:id="170" w:author="Yoav Ram" w:date="2014-07-13T14:17:00Z">
        <w:r w:rsidR="002D7AB0">
          <w:t>, T. F. Cooper//the editor// and two anonymous reviewers</w:t>
        </w:r>
      </w:ins>
      <w:r w:rsidR="00E4228C">
        <w:t xml:space="preserve"> </w:t>
      </w:r>
      <w:r w:rsidR="00314176" w:rsidRPr="00FB3C6B">
        <w:t xml:space="preserve">for </w:t>
      </w:r>
      <w:r w:rsidR="00C56AB4">
        <w:t xml:space="preserve">helpful </w:t>
      </w:r>
      <w:r w:rsidR="00314176" w:rsidRPr="00FB3C6B">
        <w:t xml:space="preserve">comments </w:t>
      </w:r>
      <w:r w:rsidR="00C56AB4">
        <w:t>on an earlier version of the manuscript</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616194" w:rsidRDefault="00034118" w:rsidP="00DD7292">
      <w:pPr>
        <w:pStyle w:val="Heading1"/>
        <w:spacing w:line="480" w:lineRule="auto"/>
      </w:pPr>
      <w:r>
        <w:t>Data accessibility</w:t>
      </w:r>
    </w:p>
    <w:p w:rsidR="00034118" w:rsidRDefault="00034118" w:rsidP="00034118">
      <w:pPr>
        <w:spacing w:line="480" w:lineRule="auto"/>
      </w:pPr>
      <w:r>
        <w:t>The data used in this study, as well as the code necessary to reproduce the figures, will be made available on Dryad before publication.</w:t>
      </w:r>
    </w:p>
    <w:p w:rsidR="00961941" w:rsidRDefault="00961941" w:rsidP="008D0078">
      <w:pPr>
        <w:pStyle w:val="Heading1"/>
        <w:spacing w:line="480" w:lineRule="auto"/>
      </w:pPr>
      <w:bookmarkStart w:id="171" w:name="_Ref360530640"/>
      <w:bookmarkStart w:id="172" w:name="_Ref363980873"/>
      <w:r w:rsidRPr="00961941">
        <w:t>Appendixes</w:t>
      </w:r>
    </w:p>
    <w:p w:rsidR="00961941" w:rsidRDefault="00961941" w:rsidP="008D0078">
      <w:pPr>
        <w:pStyle w:val="Heading2"/>
        <w:numPr>
          <w:ilvl w:val="0"/>
          <w:numId w:val="0"/>
        </w:numPr>
        <w:spacing w:line="480" w:lineRule="auto"/>
        <w:ind w:left="357" w:hanging="357"/>
      </w:pPr>
      <w:r>
        <w:t xml:space="preserve">Appendix </w:t>
      </w:r>
      <w:bookmarkEnd w:id="171"/>
      <w:bookmarkEnd w:id="172"/>
      <w:r w:rsidR="00C46C20">
        <w:t>A</w:t>
      </w:r>
      <w:r>
        <w:t>: Appearance of a double mutant</w:t>
      </w:r>
    </w:p>
    <w:p w:rsidR="00961941" w:rsidRDefault="00961941" w:rsidP="008D0078">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 see model overview for details. This also means that </w:t>
      </w:r>
      <m:oMath>
        <m:r>
          <w:rPr>
            <w:rFonts w:ascii="Cambria Math" w:eastAsiaTheme="minorEastAsia" w:hAnsi="Cambria Math"/>
          </w:rPr>
          <m:t>U+2μ</m:t>
        </m:r>
        <m:r>
          <w:rPr>
            <w:rFonts w:ascii="Cambria Math" w:hAnsi="Cambria Math"/>
          </w:rPr>
          <m:t>≈U</m:t>
        </m:r>
      </m:oMath>
      <w:r w:rsidRPr="00173C79">
        <w:rPr>
          <w:rFonts w:eastAsiaTheme="minorEastAsia"/>
        </w:rPr>
        <w:t xml:space="preserve"> </w:t>
      </w:r>
      <w:proofErr w:type="gramStart"/>
      <w:r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The probability</w:t>
      </w:r>
      <w:r w:rsidRPr="006930EE">
        <w:rPr>
          <w:i/>
          <w:iCs/>
        </w:rPr>
        <w:t xml:space="preserve"> q</w:t>
      </w:r>
      <w:r w:rsidRPr="006930EE">
        <w:t xml:space="preserve"> that a random offspring in the next generation is </w:t>
      </w:r>
      <w:r w:rsidRPr="006930EE">
        <w:rPr>
          <w:i/>
          <w:iCs/>
        </w:rPr>
        <w:t>AB</w:t>
      </w:r>
      <w:r w:rsidRPr="006930EE">
        <w:t xml:space="preserve"> given th</w:t>
      </w:r>
      <w:r>
        <w:t xml:space="preserve">ere are no </w:t>
      </w:r>
      <w:r>
        <w:rPr>
          <w:i/>
          <w:iCs/>
        </w:rPr>
        <w:t>AB</w:t>
      </w:r>
      <w:r>
        <w:t xml:space="preserve"> in the current generation can be approximated by:</w:t>
      </w:r>
    </w:p>
    <w:p w:rsidR="00961941" w:rsidRPr="00AD20B2" w:rsidRDefault="00961941" w:rsidP="008D0078">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Pr>
          <w:rFonts w:eastAsiaTheme="minorEastAsia"/>
        </w:rPr>
        <w:t>.</w:t>
      </w:r>
    </w:p>
    <w:p w:rsidR="00961941" w:rsidRPr="006930EE" w:rsidRDefault="00961941" w:rsidP="008D0078">
      <w:pPr>
        <w:spacing w:line="480" w:lineRule="auto"/>
      </w:pPr>
      <w:r w:rsidRPr="006930EE">
        <w:t xml:space="preserve">Using the above assumptions, this </w:t>
      </w:r>
      <w:r>
        <w:t>resolves to</w:t>
      </w:r>
      <w:r w:rsidRPr="006930EE">
        <w:t xml:space="preserve">: </w:t>
      </w:r>
    </w:p>
    <w:p w:rsidR="00961941" w:rsidRPr="006930EE" w:rsidRDefault="00961941" w:rsidP="008D0078">
      <w:pPr>
        <w:spacing w:line="480" w:lineRule="auto"/>
        <w:jc w:val="center"/>
      </w:pPr>
      <m:oMath>
        <m:r>
          <w:rPr>
            <w:rFonts w:ascii="Cambria Math" w:hAnsi="Cambria Math"/>
          </w:rPr>
          <w:lastRenderedPageBreak/>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961941" w:rsidRPr="00173C79" w:rsidRDefault="00961941" w:rsidP="008D0078">
      <w:pPr>
        <w:spacing w:line="480" w:lineRule="auto"/>
      </w:pPr>
      <w:r w:rsidRPr="00173C79">
        <w:t>Taking the derivative with respect t</w:t>
      </w:r>
      <w:r w:rsidRPr="006930EE">
        <w:t>o</w:t>
      </w:r>
      <w:r w:rsidRPr="00173C79">
        <w:t xml:space="preserve"> </w:t>
      </w:r>
      <w:r w:rsidRPr="00173C79">
        <w:rPr>
          <w:i/>
          <w:iCs/>
        </w:rPr>
        <w:t>U</w:t>
      </w:r>
      <w:r w:rsidRPr="00173C79">
        <w:t xml:space="preserve"> and denoting </w:t>
      </w:r>
      <m:oMath>
        <m:r>
          <w:rPr>
            <w:rFonts w:ascii="Cambria Math" w:eastAsiaTheme="minorEastAsia" w:hAnsi="Cambria Math"/>
          </w:rPr>
          <m:t>g=</m:t>
        </m:r>
        <m:r>
          <w:rPr>
            <w:rFonts w:ascii="Cambria Math" w:hAnsi="Cambria Math" w:cs="Times New Roman"/>
          </w:rPr>
          <m:t>U/μ</m:t>
        </m:r>
      </m:oMath>
      <w:r w:rsidRPr="00173C79">
        <w:rPr>
          <w:rFonts w:eastAsiaTheme="minorEastAsia"/>
        </w:rPr>
        <w:t xml:space="preserve"> (</w:t>
      </w:r>
      <w:r w:rsidRPr="00173C79">
        <w:rPr>
          <w:rFonts w:eastAsiaTheme="minorEastAsia"/>
          <w:i/>
          <w:iCs/>
        </w:rPr>
        <w:t>g</w:t>
      </w:r>
      <w:r w:rsidRPr="00173C79">
        <w:rPr>
          <w:rFonts w:eastAsiaTheme="minorEastAsia"/>
        </w:rPr>
        <w:t xml:space="preserve"> can be thought of as the number of non-specific loci</w:t>
      </w:r>
      <w:r>
        <w:rPr>
          <w:rFonts w:eastAsiaTheme="minorEastAsia"/>
        </w:rPr>
        <w:t xml:space="preserve"> in the genome</w:t>
      </w:r>
      <w:r w:rsidRPr="00173C79">
        <w:rPr>
          <w:rFonts w:eastAsiaTheme="minorEastAsia"/>
        </w:rPr>
        <w:t>)</w:t>
      </w:r>
      <w:r w:rsidRPr="00173C79">
        <w:t>:</w:t>
      </w:r>
    </w:p>
    <w:p w:rsidR="00961941" w:rsidRPr="00173C79" w:rsidRDefault="00DF5A14" w:rsidP="008D0078">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961941" w:rsidRPr="00173C79">
        <w:rPr>
          <w:rFonts w:eastAsiaTheme="minorEastAsia"/>
        </w:rPr>
        <w:t>.</w:t>
      </w:r>
    </w:p>
    <w:p w:rsidR="00961941" w:rsidRPr="00560C54" w:rsidRDefault="00961941" w:rsidP="008D0078">
      <w:pPr>
        <w:spacing w:line="480" w:lineRule="auto"/>
      </w:pPr>
      <w:r w:rsidRPr="00173C79">
        <w:t xml:space="preserve">So </w:t>
      </w:r>
      <w:r w:rsidRPr="00173C79">
        <w:rPr>
          <w:i/>
          <w:iCs/>
        </w:rPr>
        <w:t>q</w:t>
      </w:r>
      <w:r w:rsidRPr="00173C79">
        <w:t xml:space="preserve"> increases with </w:t>
      </w:r>
      <w:r w:rsidRPr="00173C79">
        <w:rPr>
          <w:i/>
          <w:iCs/>
        </w:rPr>
        <w:t>U</w:t>
      </w:r>
      <w:r>
        <w:t xml:space="preserve"> because</w:t>
      </w:r>
      <w:r w:rsidRPr="00173C79">
        <w:t xml:space="preserve"> </w:t>
      </w:r>
      <w:r>
        <w:t xml:space="preserve">the right hand side </w:t>
      </w:r>
      <w:r w:rsidRPr="00173C79">
        <w:t xml:space="preserve">is guaranteed to be </w:t>
      </w:r>
      <w:r>
        <w:t xml:space="preserve">true </w:t>
      </w:r>
      <w:r w:rsidRPr="00173C79">
        <w:t xml:space="preserve">under the </w:t>
      </w:r>
      <w:proofErr w:type="gramStart"/>
      <w:r w:rsidRPr="00173C79">
        <w:t>assumption</w:t>
      </w:r>
      <w:r>
        <w:t xml:space="preserve"> </w:t>
      </w:r>
      <w:proofErr w:type="gramEnd"/>
      <m:oMath>
        <m:r>
          <w:rPr>
            <w:rFonts w:ascii="Cambria Math" w:hAnsi="Cambria Math"/>
          </w:rPr>
          <m:t>U≪s</m:t>
        </m:r>
      </m:oMath>
      <w:r w:rsidRPr="00173C79">
        <w:t>.</w:t>
      </w:r>
    </w:p>
    <w:p w:rsidR="00961941" w:rsidRDefault="00961941" w:rsidP="008D0078">
      <w:pPr>
        <w:spacing w:line="480" w:lineRule="auto"/>
      </w:pPr>
      <w:r>
        <w:t>For a population with SIM</w:t>
      </w:r>
    </w:p>
    <w:p w:rsidR="00961941" w:rsidRPr="005579CA" w:rsidRDefault="00DF5A14" w:rsidP="008D0078">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961941">
        <w:rPr>
          <w:rFonts w:eastAsiaTheme="minorEastAsia"/>
        </w:rPr>
        <w:t>.</w:t>
      </w:r>
    </w:p>
    <w:p w:rsidR="00961941" w:rsidRDefault="00961941" w:rsidP="008D0078">
      <w:pPr>
        <w:spacing w:line="480" w:lineRule="auto"/>
      </w:pPr>
      <w:r>
        <w:t xml:space="preserve">The last approximation assumes </w:t>
      </w:r>
      <w:proofErr w:type="gramStart"/>
      <w:r>
        <w:t xml:space="preserve">that </w:t>
      </w:r>
      <w:proofErr w:type="gramEnd"/>
      <m:oMath>
        <m:r>
          <w:rPr>
            <w:rFonts w:ascii="Cambria Math" w:hAnsi="Cambria Math"/>
          </w:rPr>
          <m:t>τ≥1⇒s≪2τ</m:t>
        </m:r>
      </m:oMath>
      <w:r>
        <w:rPr>
          <w:i/>
          <w:iCs/>
        </w:rPr>
        <w:t>.</w:t>
      </w:r>
      <w:r>
        <w:t xml:space="preserve"> Rearranging the last result, we find the approximation</w:t>
      </w:r>
    </w:p>
    <w:tbl>
      <w:tblPr>
        <w:tblStyle w:val="TableGrid"/>
        <w:tblW w:w="5000" w:type="pct"/>
        <w:tblInd w:w="340" w:type="dxa"/>
        <w:tblLook w:val="04A0" w:firstRow="1" w:lastRow="0" w:firstColumn="1" w:lastColumn="0" w:noHBand="0" w:noVBand="1"/>
      </w:tblPr>
      <w:tblGrid>
        <w:gridCol w:w="7670"/>
        <w:gridCol w:w="852"/>
      </w:tblGrid>
      <w:tr w:rsidR="00961941" w:rsidRPr="00466C39" w:rsidTr="00800DD3">
        <w:tc>
          <w:tcPr>
            <w:tcW w:w="4500" w:type="pct"/>
            <w:tcBorders>
              <w:top w:val="nil"/>
              <w:left w:val="nil"/>
              <w:bottom w:val="nil"/>
              <w:right w:val="nil"/>
            </w:tcBorders>
            <w:vAlign w:val="center"/>
          </w:tcPr>
          <w:p w:rsidR="00961941" w:rsidRPr="00466C39" w:rsidRDefault="00DF5A14"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961941" w:rsidRPr="00466C39">
              <w:t>.</w:t>
            </w:r>
          </w:p>
        </w:tc>
        <w:tc>
          <w:tcPr>
            <w:tcW w:w="500" w:type="pct"/>
            <w:tcBorders>
              <w:top w:val="nil"/>
              <w:left w:val="nil"/>
              <w:bottom w:val="nil"/>
              <w:right w:val="nil"/>
            </w:tcBorders>
            <w:vAlign w:val="center"/>
          </w:tcPr>
          <w:p w:rsidR="00961941" w:rsidRPr="00466C39" w:rsidRDefault="00961941" w:rsidP="008D0078">
            <w:pPr>
              <w:spacing w:line="480" w:lineRule="auto"/>
            </w:pPr>
          </w:p>
        </w:tc>
      </w:tr>
    </w:tbl>
    <w:p w:rsidR="00961941" w:rsidRPr="00466C39" w:rsidRDefault="00961941" w:rsidP="008D0078">
      <w:pPr>
        <w:spacing w:line="480" w:lineRule="auto"/>
        <w:rPr>
          <w:rFonts w:eastAsiaTheme="minorEastAsia"/>
        </w:rPr>
      </w:pPr>
      <w:r w:rsidRPr="00466C39">
        <w:rPr>
          <w:rFonts w:eastAsiaTheme="minorEastAsia"/>
        </w:rPr>
        <w:t xml:space="preserve">Taking the derivative with respect to </w:t>
      </w:r>
      <w:r w:rsidRPr="00466C39">
        <w:rPr>
          <w:rFonts w:ascii="Times New Roman" w:eastAsiaTheme="minorEastAsia" w:hAnsi="Times New Roman" w:cs="Times New Roman"/>
          <w:i/>
          <w:iCs/>
        </w:rPr>
        <w:t>τ</w:t>
      </w:r>
      <w:r>
        <w:rPr>
          <w:rFonts w:eastAsiaTheme="minorEastAsia"/>
        </w:rPr>
        <w:t>,</w:t>
      </w:r>
    </w:p>
    <w:p w:rsidR="00961941" w:rsidRPr="00466C39" w:rsidRDefault="00DF5A14" w:rsidP="008D0078">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961941" w:rsidRPr="00466C39">
        <w:rPr>
          <w:rFonts w:eastAsiaTheme="minorEastAsia"/>
        </w:rPr>
        <w:t>,</w:t>
      </w:r>
    </w:p>
    <w:p w:rsidR="00961941" w:rsidRPr="00434AEF" w:rsidRDefault="00961941" w:rsidP="008D0078">
      <w:pPr>
        <w:spacing w:line="480" w:lineRule="auto"/>
        <w:rPr>
          <w:rFonts w:eastAsiaTheme="minorEastAsia"/>
          <w:vertAlign w:val="subscript"/>
        </w:rPr>
      </w:pPr>
      <w:proofErr w:type="gramStart"/>
      <w:r w:rsidRPr="00466C39">
        <w:rPr>
          <w:rFonts w:eastAsiaTheme="minorEastAsia"/>
        </w:rPr>
        <w:t>because</w:t>
      </w:r>
      <w:proofErr w:type="gramEnd"/>
      <w:r w:rsidRPr="00466C39">
        <w:rPr>
          <w:rFonts w:eastAsiaTheme="minorEastAsia"/>
        </w:rPr>
        <w:t xml:space="preserve"> </w:t>
      </w:r>
      <w:r w:rsidRPr="00466C39">
        <w:rPr>
          <w:rFonts w:eastAsiaTheme="minorEastAsia"/>
          <w:i/>
          <w:iCs/>
        </w:rPr>
        <w:t>q</w:t>
      </w:r>
      <w:r w:rsidRPr="00466C39">
        <w:rPr>
          <w:rFonts w:eastAsiaTheme="minorEastAsia"/>
        </w:rPr>
        <w:t xml:space="preserve">, </w:t>
      </w:r>
      <w:r w:rsidRPr="00466C39">
        <w:rPr>
          <w:rFonts w:eastAsiaTheme="minorEastAsia"/>
          <w:i/>
          <w:iCs/>
        </w:rPr>
        <w:t>U</w:t>
      </w:r>
      <w:r w:rsidRPr="00466C39">
        <w:rPr>
          <w:rFonts w:eastAsiaTheme="minorEastAsia"/>
        </w:rPr>
        <w:t xml:space="preserve">, and </w:t>
      </w:r>
      <w:r w:rsidRPr="00466C39">
        <w:rPr>
          <w:rFonts w:ascii="Times New Roman" w:eastAsiaTheme="minorEastAsia" w:hAnsi="Times New Roman" w:cs="Times New Roman"/>
          <w:i/>
          <w:iCs/>
        </w:rPr>
        <w:t>τ</w:t>
      </w:r>
      <w:r w:rsidRPr="00466C39">
        <w:rPr>
          <w:rFonts w:eastAsiaTheme="minorEastAsia"/>
        </w:rPr>
        <w:t xml:space="preserve"> are all positive.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Pr>
          <w:rFonts w:eastAsiaTheme="minorEastAsia"/>
        </w:rPr>
        <w:t xml:space="preserve">and </w:t>
      </w:r>
      <w:r w:rsidRPr="00466C39">
        <w:rPr>
          <w:rFonts w:eastAsiaTheme="minorEastAsia"/>
        </w:rPr>
        <w:t xml:space="preserve">it 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961941" w:rsidRDefault="00961941" w:rsidP="008D0078">
      <w:pPr>
        <w:pStyle w:val="Heading2"/>
        <w:numPr>
          <w:ilvl w:val="0"/>
          <w:numId w:val="0"/>
        </w:numPr>
        <w:spacing w:line="480" w:lineRule="auto"/>
        <w:ind w:left="357" w:hanging="357"/>
      </w:pPr>
      <w:bookmarkStart w:id="173" w:name="_Ref360530760"/>
      <w:bookmarkStart w:id="174" w:name="_Ref363980888"/>
      <w:r>
        <w:t>Appendix</w:t>
      </w:r>
      <w:bookmarkEnd w:id="173"/>
      <w:r>
        <w:t xml:space="preserve"> </w:t>
      </w:r>
      <w:bookmarkEnd w:id="174"/>
      <w:r w:rsidR="00C46C20">
        <w:t>B</w:t>
      </w:r>
      <w:r>
        <w:t>: Fixation of a double mutant</w:t>
      </w:r>
    </w:p>
    <w:p w:rsidR="00961941" w:rsidRDefault="00961941" w:rsidP="008D0078">
      <w:pPr>
        <w:spacing w:line="480" w:lineRule="auto"/>
        <w:rPr>
          <w:lang w:bidi="hi-IN"/>
        </w:rPr>
      </w:pPr>
      <w:r>
        <w:t xml:space="preserve">Following </w:t>
      </w:r>
      <w:proofErr w:type="spellStart"/>
      <w:r>
        <w:t>Eshel</w:t>
      </w:r>
      <w:proofErr w:type="spellEnd"/>
      <w:r>
        <w:t xml:space="preserve"> </w:t>
      </w:r>
      <w:r w:rsidR="00616194">
        <w:fldChar w:fldCharType="begin" w:fldLock="1"/>
      </w:r>
      <w:r w:rsidR="006B0338">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"[43]" }, "properties" : { "noteIndex" : 0 }, "schema" : "https://github.com/citation-style-language/schema/raw/master/csl-citation.json" }</w:instrText>
      </w:r>
      <w:r w:rsidR="00616194">
        <w:fldChar w:fldCharType="separate"/>
      </w:r>
      <w:r w:rsidR="00635E26" w:rsidRPr="00635E26">
        <w:rPr>
          <w:noProof/>
        </w:rPr>
        <w:t>[43]</w:t>
      </w:r>
      <w:r w:rsidR="00616194">
        <w:fldChar w:fldCharType="end"/>
      </w:r>
      <w:r>
        <w:t xml:space="preserve">, the fixation probability </w:t>
      </w:r>
      <w:r w:rsidRPr="00946A45">
        <w:rPr>
          <w:i/>
          <w:iCs/>
        </w:rPr>
        <w:t>ρ</w:t>
      </w:r>
      <w:r>
        <w:t xml:space="preserve"> of the double mutant </w:t>
      </w:r>
      <w:r>
        <w:rPr>
          <w:i/>
          <w:iCs/>
        </w:rPr>
        <w:t xml:space="preserve">AB </w:t>
      </w:r>
      <w:r>
        <w:t>is</w:t>
      </w:r>
    </w:p>
    <w:p w:rsidR="00961941" w:rsidRDefault="00961941" w:rsidP="008D0078">
      <w:pPr>
        <w:spacing w:line="480" w:lineRule="auto"/>
        <w:jc w:val="center"/>
      </w:pPr>
      <m:oMath>
        <m:r>
          <w:rPr>
            <w:rFonts w:ascii="Cambria Math" w:hAnsi="Cambria Math"/>
          </w:rPr>
          <w:lastRenderedPageBreak/>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61941" w:rsidRDefault="00961941" w:rsidP="008D0078">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average number of progeny which is Poisson distributed:</w:t>
      </w:r>
    </w:p>
    <w:p w:rsidR="00961941" w:rsidRDefault="00961941" w:rsidP="008D0078">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61941" w:rsidRDefault="00961941" w:rsidP="008D0078">
      <w:pPr>
        <w:spacing w:line="480" w:lineRule="auto"/>
      </w:pPr>
      <w:r>
        <w:t>Here, we o</w:t>
      </w:r>
      <w:r w:rsidRPr="000448EE">
        <w:t xml:space="preserve">nly consider progeny without new deleterious mutations; their fraction is </w:t>
      </w:r>
      <w:r w:rsidRPr="000448EE">
        <w:rPr>
          <w:i/>
          <w:iCs/>
        </w:rPr>
        <w:t>e</w:t>
      </w:r>
      <w:r w:rsidRPr="000448EE">
        <w:rPr>
          <w:i/>
          <w:iCs/>
          <w:vertAlign w:val="superscript"/>
        </w:rPr>
        <w:t>-U</w:t>
      </w:r>
      <w:r w:rsidRPr="000448EE">
        <w:t xml:space="preserve">. This factor cannot be ignored because there is variation in mutation rates within the population (see "minor technical point" by Johnson and Barton </w:t>
      </w:r>
      <w:r w:rsidR="00616194" w:rsidRPr="000448EE">
        <w:fldChar w:fldCharType="begin" w:fldLock="1"/>
      </w:r>
      <w:r w:rsidR="006B0338">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 "page" : "395-411", "title" : "The effect of deleterious alleles on adaptation in asexual populations.", "type" : "article-journal", "volume" : "162" }, "uris" : [ "http://www.mendeley.com/documents/?uuid=f3941c3a-3bc1-4b60-92ac-7986875fd4c6" ] } ], "mendeley" : { "previouslyFormattedCitation" : "[75]" }, "properties" : { "noteIndex" : 0 }, "schema" : "https://github.com/citation-style-language/schema/raw/master/csl-citation.json" }</w:instrText>
      </w:r>
      <w:r w:rsidR="00616194" w:rsidRPr="000448EE">
        <w:fldChar w:fldCharType="separate"/>
      </w:r>
      <w:r w:rsidR="006B0338" w:rsidRPr="006B0338">
        <w:rPr>
          <w:noProof/>
        </w:rPr>
        <w:t>[75]</w:t>
      </w:r>
      <w:r w:rsidR="00616194" w:rsidRPr="000448EE">
        <w:fldChar w:fldCharType="end"/>
      </w:r>
      <w:r w:rsidRPr="000448EE">
        <w:t>). At this stage, double mutants are still very rare, so we can use the population</w:t>
      </w:r>
      <w:r>
        <w:t xml:space="preserve"> mean fitness at the MSB. The </w:t>
      </w:r>
      <w:proofErr w:type="gramStart"/>
      <w:r>
        <w:t>population mean</w:t>
      </w:r>
      <w:proofErr w:type="gramEnd"/>
      <w:r>
        <w:t xml:space="preserve"> fitness can be approximated by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Pr="00D0129E">
        <w:rPr>
          <w:i/>
          <w:iCs/>
        </w:rPr>
        <w:t>supporting information</w:t>
      </w:r>
      <w:r>
        <w:t>). Therefore,</w:t>
      </w:r>
    </w:p>
    <w:p w:rsidR="00961941" w:rsidRDefault="00961941" w:rsidP="008D0078">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961941" w:rsidRDefault="00961941" w:rsidP="008D0078">
      <w:pPr>
        <w:spacing w:line="480" w:lineRule="auto"/>
      </w:pPr>
      <w:r>
        <w:t xml:space="preserve">Assuming </w:t>
      </w:r>
      <w:proofErr w:type="spellStart"/>
      <w:r w:rsidRPr="00544FA2">
        <w:rPr>
          <w:i/>
          <w:iCs/>
        </w:rPr>
        <w:t>sH</w:t>
      </w:r>
      <w:proofErr w:type="spellEnd"/>
      <w:r>
        <w:t xml:space="preserve"> </w:t>
      </w:r>
      <w:r w:rsidRPr="00544FA2">
        <w:t>is</w:t>
      </w:r>
      <w:bookmarkStart w:id="175" w:name="_Ref360534049"/>
      <w:r>
        <w:t xml:space="preserve"> small (</w:t>
      </w:r>
      <m:oMath>
        <m:r>
          <w:rPr>
            <w:rFonts w:ascii="Cambria Math" w:hAnsi="Cambria Math"/>
          </w:rPr>
          <m:t>sH≪1</m:t>
        </m:r>
      </m:oMath>
      <w:r>
        <w:rPr>
          <w:rFonts w:eastAsiaTheme="minorEastAsia"/>
        </w:rPr>
        <w:t>)</w:t>
      </w:r>
      <w:r>
        <w:t xml:space="preserve"> we can approximate this by</w:t>
      </w:r>
    </w:p>
    <w:p w:rsidR="00961941" w:rsidRDefault="00961941" w:rsidP="008D0078">
      <w:pPr>
        <w:spacing w:line="480" w:lineRule="auto"/>
        <w:jc w:val="center"/>
      </w:pPr>
      <m:oMath>
        <m:r>
          <w:rPr>
            <w:rFonts w:ascii="Cambria Math" w:hAnsi="Cambria Math"/>
          </w:rPr>
          <m:t>ρ≈2sH</m:t>
        </m:r>
      </m:oMath>
      <w:r>
        <w:t>.</w:t>
      </w:r>
    </w:p>
    <w:p w:rsidR="00961941" w:rsidRPr="00961941" w:rsidRDefault="00961941" w:rsidP="008D0078">
      <w:pPr>
        <w:pStyle w:val="Heading2"/>
        <w:numPr>
          <w:ilvl w:val="0"/>
          <w:numId w:val="0"/>
        </w:numPr>
        <w:spacing w:line="480" w:lineRule="auto"/>
        <w:ind w:left="357" w:hanging="357"/>
        <w:rPr>
          <w:vertAlign w:val="subscript"/>
        </w:rPr>
      </w:pPr>
      <w:bookmarkStart w:id="176" w:name="_Ref363980903"/>
      <w:r>
        <w:t xml:space="preserve">Appendix </w:t>
      </w:r>
      <w:bookmarkEnd w:id="175"/>
      <w:bookmarkEnd w:id="176"/>
      <w:r w:rsidR="00C46C20">
        <w:t>C</w:t>
      </w:r>
      <w:r>
        <w:t xml:space="preserve">: Fixation of a double mutant with </w:t>
      </w:r>
      <w:proofErr w:type="spellStart"/>
      <w:r>
        <w:t>SIM</w:t>
      </w:r>
      <w:r>
        <w:rPr>
          <w:vertAlign w:val="subscript"/>
        </w:rPr>
        <w:t>e</w:t>
      </w:r>
      <w:proofErr w:type="spellEnd"/>
    </w:p>
    <w:p w:rsidR="00961941" w:rsidRPr="00335E62" w:rsidRDefault="00961941">
      <w:pPr>
        <w:spacing w:line="480" w:lineRule="auto"/>
        <w:rPr>
          <w:lang w:bidi="hi-IN"/>
        </w:rPr>
      </w:pPr>
      <w:r>
        <w:rPr>
          <w:lang w:bidi="hi-IN"/>
        </w:rPr>
        <w:t xml:space="preserve">With </w:t>
      </w:r>
      <w:proofErr w:type="spellStart"/>
      <w:r>
        <w:rPr>
          <w:lang w:bidi="hi-IN"/>
        </w:rPr>
        <w:t>SIM</w:t>
      </w:r>
      <w:r>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Pr="00335E62">
        <w:rPr>
          <w:i/>
          <w:iCs/>
        </w:rPr>
        <w:t>τU</w:t>
      </w:r>
      <w:proofErr w:type="spellEnd"/>
      <w:r>
        <w:rPr>
          <w:i/>
          <w:iCs/>
        </w:rPr>
        <w:t xml:space="preserve"> </w:t>
      </w:r>
      <w:r>
        <w:t xml:space="preserve">while </w:t>
      </w:r>
      <w:r>
        <w:rPr>
          <w:lang w:bidi="hi-IN"/>
        </w:rPr>
        <w:t xml:space="preserve">that of </w:t>
      </w:r>
      <w:r>
        <w:rPr>
          <w:i/>
          <w:iCs/>
          <w:lang w:bidi="hi-IN"/>
        </w:rPr>
        <w:t>AB</w:t>
      </w:r>
      <w:r>
        <w:rPr>
          <w:lang w:bidi="hi-IN"/>
        </w:rPr>
        <w:t xml:space="preserve"> is only </w:t>
      </w:r>
      <w:r>
        <w:rPr>
          <w:i/>
          <w:iCs/>
          <w:lang w:bidi="hi-IN"/>
        </w:rPr>
        <w:t>U</w:t>
      </w:r>
      <w:r w:rsidRPr="00335E62">
        <w:rPr>
          <w:lang w:bidi="hi-IN"/>
        </w:rPr>
        <w:t>.</w:t>
      </w:r>
      <w:r>
        <w:rPr>
          <w:lang w:bidi="hi-IN"/>
        </w:rPr>
        <w:t xml:space="preserve"> We assume the population reached a MSB before the fixation of </w:t>
      </w:r>
      <w:r w:rsidRPr="00D0129E">
        <w:rPr>
          <w:i/>
          <w:iCs/>
          <w:lang w:bidi="hi-IN"/>
        </w:rPr>
        <w:t>AB</w:t>
      </w:r>
      <w:r>
        <w:rPr>
          <w:lang w:bidi="hi-IN"/>
        </w:rPr>
        <w:t xml:space="preserve"> because convergence to MSB </w:t>
      </w:r>
      <w:r w:rsidR="00616194">
        <w:rPr>
          <w:lang w:bidi="hi-IN"/>
        </w:rPr>
        <w:fldChar w:fldCharType="begin" w:fldLock="1"/>
      </w:r>
      <w:r w:rsidR="006B0338">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Pr>
          <w:lang w:bidi="hi-IN"/>
        </w:rPr>
        <w:fldChar w:fldCharType="separate"/>
      </w:r>
      <w:r w:rsidR="00635E26" w:rsidRPr="00635E26">
        <w:rPr>
          <w:noProof/>
          <w:lang w:bidi="hi-IN"/>
        </w:rPr>
        <w:t>[42]</w:t>
      </w:r>
      <w:r w:rsidR="00616194">
        <w:rPr>
          <w:lang w:bidi="hi-IN"/>
        </w:rPr>
        <w:fldChar w:fldCharType="end"/>
      </w:r>
      <w:r>
        <w:rPr>
          <w:lang w:bidi="hi-IN"/>
        </w:rPr>
        <w:t xml:space="preserve"> is much faster than adaptation. Following the derivation in Appendix </w:t>
      </w:r>
      <w:del w:id="177" w:author="Yoav Ram" w:date="2014-07-13T15:38:00Z">
        <w:r w:rsidDel="006E3084">
          <w:rPr>
            <w:lang w:bidi="hi-IN"/>
          </w:rPr>
          <w:delText>2</w:delText>
        </w:r>
      </w:del>
      <w:ins w:id="178" w:author="Yoav Ram" w:date="2014-07-13T15:38:00Z">
        <w:r w:rsidR="006E3084">
          <w:rPr>
            <w:lang w:bidi="hi-IN"/>
          </w:rPr>
          <w:t>B</w:t>
        </w:r>
      </w:ins>
      <w:r>
        <w:rPr>
          <w:lang w:bidi="hi-IN"/>
        </w:rPr>
        <w:t xml:space="preserve">, the relative fitness of </w:t>
      </w:r>
      <w:proofErr w:type="spellStart"/>
      <w:r>
        <w:rPr>
          <w:lang w:bidi="hi-IN"/>
        </w:rPr>
        <w:t>SIM</w:t>
      </w:r>
      <w:r>
        <w:rPr>
          <w:vertAlign w:val="subscript"/>
          <w:lang w:bidi="hi-IN"/>
        </w:rPr>
        <w:t>e</w:t>
      </w:r>
      <w:proofErr w:type="spellEnd"/>
      <w:r>
        <w:rPr>
          <w:lang w:bidi="hi-IN"/>
        </w:rPr>
        <w:t xml:space="preserve"> is</w:t>
      </w:r>
    </w:p>
    <w:p w:rsidR="00961941" w:rsidRDefault="00DF5A14"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961941">
        <w:rPr>
          <w:rFonts w:eastAsiaTheme="minorEastAsia"/>
          <w:lang w:bidi="hi-IN"/>
        </w:rPr>
        <w:t>.</w:t>
      </w:r>
    </w:p>
    <w:p w:rsidR="00961941" w:rsidRPr="00DE1C4B" w:rsidRDefault="00961941" w:rsidP="008D0078">
      <w:pPr>
        <w:spacing w:line="480" w:lineRule="auto"/>
        <w:rPr>
          <w:rFonts w:eastAsiaTheme="minorEastAsia"/>
          <w:lang w:bidi="hi-IN"/>
        </w:rPr>
      </w:pPr>
      <w:r>
        <w:rPr>
          <w:rFonts w:eastAsiaTheme="minorEastAsia"/>
          <w:lang w:bidi="hi-IN"/>
        </w:rPr>
        <w:lastRenderedPageBreak/>
        <w:t>Plugging that in the fixation probability,</w:t>
      </w:r>
    </w:p>
    <w:p w:rsidR="00961941" w:rsidRDefault="00DF5A14"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961941">
        <w:rPr>
          <w:rFonts w:eastAsiaTheme="minorEastAsia"/>
          <w:lang w:bidi="hi-IN"/>
        </w:rPr>
        <w:t>.</w:t>
      </w:r>
    </w:p>
    <w:p w:rsidR="00961941" w:rsidRPr="00335E62" w:rsidRDefault="00961941" w:rsidP="008D0078">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 </w:t>
      </w:r>
      <w:proofErr w:type="gramStart"/>
      <w:r>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961941" w:rsidRPr="00335E62" w:rsidRDefault="00DF5A14"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61941">
        <w:rPr>
          <w:rFonts w:eastAsiaTheme="minorEastAsia"/>
          <w:lang w:bidi="hi-IN"/>
        </w:rPr>
        <w:t>.</w:t>
      </w:r>
    </w:p>
    <w:p w:rsidR="00961941" w:rsidRDefault="00961941" w:rsidP="008D0078">
      <w:pPr>
        <w:spacing w:line="480" w:lineRule="auto"/>
        <w:rPr>
          <w:rFonts w:eastAsiaTheme="minorEastAsia"/>
          <w:lang w:bidi="hi-IN"/>
        </w:rPr>
      </w:pPr>
      <w:proofErr w:type="gramStart"/>
      <w:r>
        <w:rPr>
          <w:rFonts w:eastAsiaTheme="minorEastAsia"/>
          <w:lang w:bidi="hi-IN"/>
        </w:rPr>
        <w:t xml:space="preserve">Because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the right hand side is greater than 1. Therefore,</w:t>
      </w:r>
    </w:p>
    <w:p w:rsidR="00961941" w:rsidRDefault="00DF5A14"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961941">
        <w:rPr>
          <w:rFonts w:eastAsiaTheme="minorEastAsia"/>
          <w:lang w:bidi="hi-IN"/>
        </w:rPr>
        <w:t>.</w:t>
      </w:r>
    </w:p>
    <w:p w:rsidR="00961941" w:rsidRDefault="00961941" w:rsidP="008D0078">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is the same as with CM, the adaptation rate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can be written as</w:t>
      </w:r>
    </w:p>
    <w:p w:rsidR="00961941" w:rsidRDefault="00DF5A14"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961941">
        <w:rPr>
          <w:rFonts w:eastAsiaTheme="minorEastAsia"/>
          <w:lang w:bidi="hi-IN"/>
        </w:rPr>
        <w:t>.</w:t>
      </w:r>
    </w:p>
    <w:p w:rsidR="00347C94" w:rsidRDefault="002C7209" w:rsidP="008D0078">
      <w:pPr>
        <w:pStyle w:val="Heading1"/>
        <w:spacing w:line="480" w:lineRule="auto"/>
      </w:pPr>
      <w:r>
        <w:t>References</w:t>
      </w:r>
    </w:p>
    <w:p w:rsidR="006B0338" w:rsidRPr="006B0338" w:rsidRDefault="00616194">
      <w:pPr>
        <w:pStyle w:val="NormalWeb"/>
        <w:ind w:left="640" w:hanging="640"/>
        <w:divId w:val="2130935028"/>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6B0338" w:rsidRPr="006B0338">
        <w:rPr>
          <w:rFonts w:ascii="Palatino Linotype" w:hAnsi="Palatino Linotype"/>
          <w:noProof/>
          <w:sz w:val="22"/>
        </w:rPr>
        <w:t>1.</w:t>
      </w:r>
      <w:r w:rsidR="006B0338" w:rsidRPr="006B0338">
        <w:rPr>
          <w:rFonts w:ascii="Palatino Linotype" w:hAnsi="Palatino Linotype"/>
          <w:noProof/>
          <w:sz w:val="22"/>
        </w:rPr>
        <w:tab/>
        <w:t xml:space="preserve">Sniegowski, P. D., Gerrish, P. J., Johnson, T. &amp; Shaver, A. 2000 The evolution of mutation rates: separating causes from consequences. </w:t>
      </w:r>
      <w:r w:rsidR="006B0338" w:rsidRPr="006B0338">
        <w:rPr>
          <w:rFonts w:ascii="Palatino Linotype" w:hAnsi="Palatino Linotype"/>
          <w:i/>
          <w:iCs/>
          <w:noProof/>
          <w:sz w:val="22"/>
        </w:rPr>
        <w:t>BioEssays</w:t>
      </w:r>
      <w:r w:rsidR="006B0338" w:rsidRPr="006B0338">
        <w:rPr>
          <w:rFonts w:ascii="Palatino Linotype" w:hAnsi="Palatino Linotype"/>
          <w:noProof/>
          <w:sz w:val="22"/>
        </w:rPr>
        <w:t xml:space="preserve"> </w:t>
      </w:r>
      <w:r w:rsidR="006B0338" w:rsidRPr="006B0338">
        <w:rPr>
          <w:rFonts w:ascii="Palatino Linotype" w:hAnsi="Palatino Linotype"/>
          <w:b/>
          <w:bCs/>
          <w:noProof/>
          <w:sz w:val="22"/>
        </w:rPr>
        <w:t>22</w:t>
      </w:r>
      <w:r w:rsidR="006B0338" w:rsidRPr="006B0338">
        <w:rPr>
          <w:rFonts w:ascii="Palatino Linotype" w:hAnsi="Palatino Linotype"/>
          <w:noProof/>
          <w:sz w:val="22"/>
        </w:rPr>
        <w:t>, 1057–66. (doi:10.1002/1521-1878(200012)22:12&lt;1057::AID-BIES3&gt;3.0.CO;2-W)</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2.</w:t>
      </w:r>
      <w:r w:rsidRPr="006B0338">
        <w:rPr>
          <w:rFonts w:ascii="Palatino Linotype" w:hAnsi="Palatino Linotype"/>
          <w:noProof/>
          <w:sz w:val="22"/>
        </w:rPr>
        <w:tab/>
        <w:t xml:space="preserve">Denamur, E. &amp; Matic, I. 2006 Evolution of mutation rates in bacteria. </w:t>
      </w:r>
      <w:r w:rsidRPr="006B0338">
        <w:rPr>
          <w:rFonts w:ascii="Palatino Linotype" w:hAnsi="Palatino Linotype"/>
          <w:i/>
          <w:iCs/>
          <w:noProof/>
          <w:sz w:val="22"/>
        </w:rPr>
        <w:t>Mol. Microbiol.</w:t>
      </w:r>
      <w:r w:rsidRPr="006B0338">
        <w:rPr>
          <w:rFonts w:ascii="Palatino Linotype" w:hAnsi="Palatino Linotype"/>
          <w:noProof/>
          <w:sz w:val="22"/>
        </w:rPr>
        <w:t xml:space="preserve"> </w:t>
      </w:r>
      <w:r w:rsidRPr="006B0338">
        <w:rPr>
          <w:rFonts w:ascii="Palatino Linotype" w:hAnsi="Palatino Linotype"/>
          <w:b/>
          <w:bCs/>
          <w:noProof/>
          <w:sz w:val="22"/>
        </w:rPr>
        <w:t>60</w:t>
      </w:r>
      <w:r w:rsidRPr="006B0338">
        <w:rPr>
          <w:rFonts w:ascii="Palatino Linotype" w:hAnsi="Palatino Linotype"/>
          <w:noProof/>
          <w:sz w:val="22"/>
        </w:rPr>
        <w:t>, 820–7. (doi:10.1111/j.1365-2958.2006.05150.x)</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3.</w:t>
      </w:r>
      <w:r w:rsidRPr="006B0338">
        <w:rPr>
          <w:rFonts w:ascii="Palatino Linotype" w:hAnsi="Palatino Linotype"/>
          <w:noProof/>
          <w:sz w:val="22"/>
        </w:rPr>
        <w:tab/>
        <w:t xml:space="preserve">De Visser, J. A. G. M. 2002 The fate of microbial mutators. </w:t>
      </w:r>
      <w:r w:rsidRPr="006B0338">
        <w:rPr>
          <w:rFonts w:ascii="Palatino Linotype" w:hAnsi="Palatino Linotype"/>
          <w:i/>
          <w:iCs/>
          <w:noProof/>
          <w:sz w:val="22"/>
        </w:rPr>
        <w:t>Microbiology</w:t>
      </w:r>
      <w:r w:rsidRPr="006B0338">
        <w:rPr>
          <w:rFonts w:ascii="Palatino Linotype" w:hAnsi="Palatino Linotype"/>
          <w:noProof/>
          <w:sz w:val="22"/>
        </w:rPr>
        <w:t xml:space="preserve"> </w:t>
      </w:r>
      <w:r w:rsidRPr="006B0338">
        <w:rPr>
          <w:rFonts w:ascii="Palatino Linotype" w:hAnsi="Palatino Linotype"/>
          <w:b/>
          <w:bCs/>
          <w:noProof/>
          <w:sz w:val="22"/>
        </w:rPr>
        <w:t>148</w:t>
      </w:r>
      <w:r w:rsidRPr="006B0338">
        <w:rPr>
          <w:rFonts w:ascii="Palatino Linotype" w:hAnsi="Palatino Linotype"/>
          <w:noProof/>
          <w:sz w:val="22"/>
        </w:rPr>
        <w:t xml:space="preserve">, 1247–52. </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4.</w:t>
      </w:r>
      <w:r w:rsidRPr="006B0338">
        <w:rPr>
          <w:rFonts w:ascii="Palatino Linotype" w:hAnsi="Palatino Linotype"/>
          <w:noProof/>
          <w:sz w:val="22"/>
        </w:rPr>
        <w:tab/>
        <w:t xml:space="preserve">Funchain, P., Yeung, A., Stewart, J. L., Lin, R., Slupska, M. M. &amp; Miller, J. H. 2000 The consequences of growth of a mutator strain of </w:t>
      </w:r>
      <w:r w:rsidRPr="006B0338">
        <w:rPr>
          <w:rFonts w:ascii="Palatino Linotype" w:hAnsi="Palatino Linotype"/>
          <w:i/>
          <w:iCs/>
          <w:noProof/>
          <w:sz w:val="22"/>
        </w:rPr>
        <w:t>Escherichia coli</w:t>
      </w:r>
      <w:r w:rsidRPr="006B0338">
        <w:rPr>
          <w:rFonts w:ascii="Palatino Linotype" w:hAnsi="Palatino Linotype"/>
          <w:noProof/>
          <w:sz w:val="22"/>
        </w:rPr>
        <w:t xml:space="preserve"> as measured by loss of function among multiple gene targets and loss of fitness. </w:t>
      </w:r>
      <w:r w:rsidRPr="006B0338">
        <w:rPr>
          <w:rFonts w:ascii="Palatino Linotype" w:hAnsi="Palatino Linotype"/>
          <w:i/>
          <w:iCs/>
          <w:noProof/>
          <w:sz w:val="22"/>
        </w:rPr>
        <w:t>Genetics</w:t>
      </w:r>
      <w:r w:rsidRPr="006B0338">
        <w:rPr>
          <w:rFonts w:ascii="Palatino Linotype" w:hAnsi="Palatino Linotype"/>
          <w:noProof/>
          <w:sz w:val="22"/>
        </w:rPr>
        <w:t xml:space="preserve"> </w:t>
      </w:r>
      <w:r w:rsidRPr="006B0338">
        <w:rPr>
          <w:rFonts w:ascii="Palatino Linotype" w:hAnsi="Palatino Linotype"/>
          <w:b/>
          <w:bCs/>
          <w:noProof/>
          <w:sz w:val="22"/>
        </w:rPr>
        <w:t>154</w:t>
      </w:r>
      <w:r w:rsidRPr="006B0338">
        <w:rPr>
          <w:rFonts w:ascii="Palatino Linotype" w:hAnsi="Palatino Linotype"/>
          <w:noProof/>
          <w:sz w:val="22"/>
        </w:rPr>
        <w:t xml:space="preserve">, 959–70. </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5.</w:t>
      </w:r>
      <w:r w:rsidRPr="006B0338">
        <w:rPr>
          <w:rFonts w:ascii="Palatino Linotype" w:hAnsi="Palatino Linotype"/>
          <w:noProof/>
          <w:sz w:val="22"/>
        </w:rPr>
        <w:tab/>
        <w:t xml:space="preserve">Montanari, S. et al. 2007 Biological cost of hypermutation in </w:t>
      </w:r>
      <w:r w:rsidRPr="006B0338">
        <w:rPr>
          <w:rFonts w:ascii="Palatino Linotype" w:hAnsi="Palatino Linotype"/>
          <w:i/>
          <w:iCs/>
          <w:noProof/>
          <w:sz w:val="22"/>
        </w:rPr>
        <w:t>Pseudomonas aeruginosa</w:t>
      </w:r>
      <w:r w:rsidRPr="006B0338">
        <w:rPr>
          <w:rFonts w:ascii="Palatino Linotype" w:hAnsi="Palatino Linotype"/>
          <w:noProof/>
          <w:sz w:val="22"/>
        </w:rPr>
        <w:t xml:space="preserve"> strains from patients with cystic fibrosis. </w:t>
      </w:r>
      <w:r w:rsidRPr="006B0338">
        <w:rPr>
          <w:rFonts w:ascii="Palatino Linotype" w:hAnsi="Palatino Linotype"/>
          <w:i/>
          <w:iCs/>
          <w:noProof/>
          <w:sz w:val="22"/>
        </w:rPr>
        <w:t>Microbiology</w:t>
      </w:r>
      <w:r w:rsidRPr="006B0338">
        <w:rPr>
          <w:rFonts w:ascii="Palatino Linotype" w:hAnsi="Palatino Linotype"/>
          <w:noProof/>
          <w:sz w:val="22"/>
        </w:rPr>
        <w:t xml:space="preserve"> </w:t>
      </w:r>
      <w:r w:rsidRPr="006B0338">
        <w:rPr>
          <w:rFonts w:ascii="Palatino Linotype" w:hAnsi="Palatino Linotype"/>
          <w:b/>
          <w:bCs/>
          <w:noProof/>
          <w:sz w:val="22"/>
        </w:rPr>
        <w:t>153</w:t>
      </w:r>
      <w:r w:rsidRPr="006B0338">
        <w:rPr>
          <w:rFonts w:ascii="Palatino Linotype" w:hAnsi="Palatino Linotype"/>
          <w:noProof/>
          <w:sz w:val="22"/>
        </w:rPr>
        <w:t>, 1445–54. (doi:10.1099/mic.0.2006/003400-0)</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lastRenderedPageBreak/>
        <w:t>6.</w:t>
      </w:r>
      <w:r w:rsidRPr="006B0338">
        <w:rPr>
          <w:rFonts w:ascii="Palatino Linotype" w:hAnsi="Palatino Linotype"/>
          <w:noProof/>
          <w:sz w:val="22"/>
        </w:rPr>
        <w:tab/>
        <w:t xml:space="preserve">Kimura, M. 1967 On the evolutionary adjustment of spontaneous mutation rates. </w:t>
      </w:r>
      <w:r w:rsidRPr="006B0338">
        <w:rPr>
          <w:rFonts w:ascii="Palatino Linotype" w:hAnsi="Palatino Linotype"/>
          <w:i/>
          <w:iCs/>
          <w:noProof/>
          <w:sz w:val="22"/>
        </w:rPr>
        <w:t>Genet. Res.</w:t>
      </w:r>
      <w:r w:rsidRPr="006B0338">
        <w:rPr>
          <w:rFonts w:ascii="Palatino Linotype" w:hAnsi="Palatino Linotype"/>
          <w:noProof/>
          <w:sz w:val="22"/>
        </w:rPr>
        <w:t xml:space="preserve"> </w:t>
      </w:r>
      <w:r w:rsidRPr="006B0338">
        <w:rPr>
          <w:rFonts w:ascii="Palatino Linotype" w:hAnsi="Palatino Linotype"/>
          <w:b/>
          <w:bCs/>
          <w:noProof/>
          <w:sz w:val="22"/>
        </w:rPr>
        <w:t>9</w:t>
      </w:r>
      <w:r w:rsidRPr="006B0338">
        <w:rPr>
          <w:rFonts w:ascii="Palatino Linotype" w:hAnsi="Palatino Linotype"/>
          <w:noProof/>
          <w:sz w:val="22"/>
        </w:rPr>
        <w:t>, 23–34. (doi:10.1017/S0016672300010284)</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7.</w:t>
      </w:r>
      <w:r w:rsidRPr="006B0338">
        <w:rPr>
          <w:rFonts w:ascii="Palatino Linotype" w:hAnsi="Palatino Linotype"/>
          <w:noProof/>
          <w:sz w:val="22"/>
        </w:rPr>
        <w:tab/>
        <w:t xml:space="preserve">Liberman, U. &amp; Feldman, M. W. 1986 Modifiers of mutation rate: a general reduction principle. </w:t>
      </w:r>
      <w:r w:rsidRPr="006B0338">
        <w:rPr>
          <w:rFonts w:ascii="Palatino Linotype" w:hAnsi="Palatino Linotype"/>
          <w:i/>
          <w:iCs/>
          <w:noProof/>
          <w:sz w:val="22"/>
        </w:rPr>
        <w:t>Theor. Popul. Biol.</w:t>
      </w:r>
      <w:r w:rsidRPr="006B0338">
        <w:rPr>
          <w:rFonts w:ascii="Palatino Linotype" w:hAnsi="Palatino Linotype"/>
          <w:noProof/>
          <w:sz w:val="22"/>
        </w:rPr>
        <w:t xml:space="preserve"> </w:t>
      </w:r>
      <w:r w:rsidRPr="006B0338">
        <w:rPr>
          <w:rFonts w:ascii="Palatino Linotype" w:hAnsi="Palatino Linotype"/>
          <w:b/>
          <w:bCs/>
          <w:noProof/>
          <w:sz w:val="22"/>
        </w:rPr>
        <w:t>30</w:t>
      </w:r>
      <w:r w:rsidRPr="006B0338">
        <w:rPr>
          <w:rFonts w:ascii="Palatino Linotype" w:hAnsi="Palatino Linotype"/>
          <w:noProof/>
          <w:sz w:val="22"/>
        </w:rPr>
        <w:t xml:space="preserve">, 125–42. </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8.</w:t>
      </w:r>
      <w:r w:rsidRPr="006B0338">
        <w:rPr>
          <w:rFonts w:ascii="Palatino Linotype" w:hAnsi="Palatino Linotype"/>
          <w:noProof/>
          <w:sz w:val="22"/>
        </w:rPr>
        <w:tab/>
        <w:t xml:space="preserve">Giraud, A., Radman, M., Matic, I. &amp; Taddei, F. 2001 The rise and fall of mutator bacteria. </w:t>
      </w:r>
      <w:r w:rsidRPr="006B0338">
        <w:rPr>
          <w:rFonts w:ascii="Palatino Linotype" w:hAnsi="Palatino Linotype"/>
          <w:i/>
          <w:iCs/>
          <w:noProof/>
          <w:sz w:val="22"/>
        </w:rPr>
        <w:t>Curr. Opin. Microbiol.</w:t>
      </w:r>
      <w:r w:rsidRPr="006B0338">
        <w:rPr>
          <w:rFonts w:ascii="Palatino Linotype" w:hAnsi="Palatino Linotype"/>
          <w:noProof/>
          <w:sz w:val="22"/>
        </w:rPr>
        <w:t xml:space="preserve"> </w:t>
      </w:r>
      <w:r w:rsidRPr="006B0338">
        <w:rPr>
          <w:rFonts w:ascii="Palatino Linotype" w:hAnsi="Palatino Linotype"/>
          <w:b/>
          <w:bCs/>
          <w:noProof/>
          <w:sz w:val="22"/>
        </w:rPr>
        <w:t>4</w:t>
      </w:r>
      <w:r w:rsidRPr="006B0338">
        <w:rPr>
          <w:rFonts w:ascii="Palatino Linotype" w:hAnsi="Palatino Linotype"/>
          <w:noProof/>
          <w:sz w:val="22"/>
        </w:rPr>
        <w:t>, 582–585. (doi:10.1016/S1369-5274(00)00254-X)</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9.</w:t>
      </w:r>
      <w:r w:rsidRPr="006B0338">
        <w:rPr>
          <w:rFonts w:ascii="Palatino Linotype" w:hAnsi="Palatino Linotype"/>
          <w:noProof/>
          <w:sz w:val="22"/>
        </w:rPr>
        <w:tab/>
        <w:t xml:space="preserve">Sniegowski, P. D., Gerrish, P. J. &amp; Lenski, R. E. 1997 Evolution of high mutation rates in experimental populations of E. coli. </w:t>
      </w:r>
      <w:r w:rsidRPr="006B0338">
        <w:rPr>
          <w:rFonts w:ascii="Palatino Linotype" w:hAnsi="Palatino Linotype"/>
          <w:i/>
          <w:iCs/>
          <w:noProof/>
          <w:sz w:val="22"/>
        </w:rPr>
        <w:t>Nature</w:t>
      </w:r>
      <w:r w:rsidRPr="006B0338">
        <w:rPr>
          <w:rFonts w:ascii="Palatino Linotype" w:hAnsi="Palatino Linotype"/>
          <w:noProof/>
          <w:sz w:val="22"/>
        </w:rPr>
        <w:t xml:space="preserve"> </w:t>
      </w:r>
      <w:r w:rsidRPr="006B0338">
        <w:rPr>
          <w:rFonts w:ascii="Palatino Linotype" w:hAnsi="Palatino Linotype"/>
          <w:b/>
          <w:bCs/>
          <w:noProof/>
          <w:sz w:val="22"/>
        </w:rPr>
        <w:t>387</w:t>
      </w:r>
      <w:r w:rsidRPr="006B0338">
        <w:rPr>
          <w:rFonts w:ascii="Palatino Linotype" w:hAnsi="Palatino Linotype"/>
          <w:noProof/>
          <w:sz w:val="22"/>
        </w:rPr>
        <w:t>, 703–5. (doi:10.1038/42701)</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10.</w:t>
      </w:r>
      <w:r w:rsidRPr="006B0338">
        <w:rPr>
          <w:rFonts w:ascii="Palatino Linotype" w:hAnsi="Palatino Linotype"/>
          <w:noProof/>
          <w:sz w:val="22"/>
        </w:rPr>
        <w:tab/>
        <w:t xml:space="preserve">Wielgoss, S. et al. 2012 Mutation rate dynamics in a bacterial population reflect tension between adaptation and genetic load. </w:t>
      </w:r>
      <w:r w:rsidRPr="006B0338">
        <w:rPr>
          <w:rFonts w:ascii="Palatino Linotype" w:hAnsi="Palatino Linotype"/>
          <w:i/>
          <w:iCs/>
          <w:noProof/>
          <w:sz w:val="22"/>
        </w:rPr>
        <w:t>Proc. Natl. Acad. Sci.</w:t>
      </w:r>
      <w:r w:rsidRPr="006B0338">
        <w:rPr>
          <w:rFonts w:ascii="Palatino Linotype" w:hAnsi="Palatino Linotype"/>
          <w:noProof/>
          <w:sz w:val="22"/>
        </w:rPr>
        <w:t xml:space="preserve"> </w:t>
      </w:r>
      <w:r w:rsidRPr="006B0338">
        <w:rPr>
          <w:rFonts w:ascii="Palatino Linotype" w:hAnsi="Palatino Linotype"/>
          <w:b/>
          <w:bCs/>
          <w:noProof/>
          <w:sz w:val="22"/>
        </w:rPr>
        <w:t>110</w:t>
      </w:r>
      <w:r w:rsidRPr="006B0338">
        <w:rPr>
          <w:rFonts w:ascii="Palatino Linotype" w:hAnsi="Palatino Linotype"/>
          <w:noProof/>
          <w:sz w:val="22"/>
        </w:rPr>
        <w:t>, 222–227. (doi:10.1073/pnas.1219574110)</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11.</w:t>
      </w:r>
      <w:r w:rsidRPr="006B0338">
        <w:rPr>
          <w:rFonts w:ascii="Palatino Linotype" w:hAnsi="Palatino Linotype"/>
          <w:noProof/>
          <w:sz w:val="22"/>
        </w:rPr>
        <w:tab/>
        <w:t xml:space="preserve">Taddei, F., Radman, M., Maynard Smith, J., Toupance, B., Gouyon, P.-H. &amp; Godelle, B. 1997 Role of mutator alleles in adaptive evolution. </w:t>
      </w:r>
      <w:r w:rsidRPr="006B0338">
        <w:rPr>
          <w:rFonts w:ascii="Palatino Linotype" w:hAnsi="Palatino Linotype"/>
          <w:i/>
          <w:iCs/>
          <w:noProof/>
          <w:sz w:val="22"/>
        </w:rPr>
        <w:t>Nature</w:t>
      </w:r>
      <w:r w:rsidRPr="006B0338">
        <w:rPr>
          <w:rFonts w:ascii="Palatino Linotype" w:hAnsi="Palatino Linotype"/>
          <w:noProof/>
          <w:sz w:val="22"/>
        </w:rPr>
        <w:t xml:space="preserve"> </w:t>
      </w:r>
      <w:r w:rsidRPr="006B0338">
        <w:rPr>
          <w:rFonts w:ascii="Palatino Linotype" w:hAnsi="Palatino Linotype"/>
          <w:b/>
          <w:bCs/>
          <w:noProof/>
          <w:sz w:val="22"/>
        </w:rPr>
        <w:t>387</w:t>
      </w:r>
      <w:r w:rsidRPr="006B0338">
        <w:rPr>
          <w:rFonts w:ascii="Palatino Linotype" w:hAnsi="Palatino Linotype"/>
          <w:noProof/>
          <w:sz w:val="22"/>
        </w:rPr>
        <w:t>, 700–2. (doi:10.1038/42696)</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12.</w:t>
      </w:r>
      <w:r w:rsidRPr="006B0338">
        <w:rPr>
          <w:rFonts w:ascii="Palatino Linotype" w:hAnsi="Palatino Linotype"/>
          <w:noProof/>
          <w:sz w:val="22"/>
        </w:rPr>
        <w:tab/>
        <w:t xml:space="preserve">Kessler, D. &amp; Levine, H. 1998 Mutator Dynamics on a Smooth Evolutionary Landscape. </w:t>
      </w:r>
      <w:r w:rsidRPr="006B0338">
        <w:rPr>
          <w:rFonts w:ascii="Palatino Linotype" w:hAnsi="Palatino Linotype"/>
          <w:i/>
          <w:iCs/>
          <w:noProof/>
          <w:sz w:val="22"/>
        </w:rPr>
        <w:t>Phys. Rev. Lett.</w:t>
      </w:r>
      <w:r w:rsidRPr="006B0338">
        <w:rPr>
          <w:rFonts w:ascii="Palatino Linotype" w:hAnsi="Palatino Linotype"/>
          <w:noProof/>
          <w:sz w:val="22"/>
        </w:rPr>
        <w:t xml:space="preserve"> </w:t>
      </w:r>
      <w:r w:rsidRPr="006B0338">
        <w:rPr>
          <w:rFonts w:ascii="Palatino Linotype" w:hAnsi="Palatino Linotype"/>
          <w:b/>
          <w:bCs/>
          <w:noProof/>
          <w:sz w:val="22"/>
        </w:rPr>
        <w:t>80</w:t>
      </w:r>
      <w:r w:rsidRPr="006B0338">
        <w:rPr>
          <w:rFonts w:ascii="Palatino Linotype" w:hAnsi="Palatino Linotype"/>
          <w:noProof/>
          <w:sz w:val="22"/>
        </w:rPr>
        <w:t>, 2012–2015. (doi:10.1103/PhysRevLett.80.2012)</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13.</w:t>
      </w:r>
      <w:r w:rsidRPr="006B0338">
        <w:rPr>
          <w:rFonts w:ascii="Palatino Linotype" w:hAnsi="Palatino Linotype"/>
          <w:noProof/>
          <w:sz w:val="22"/>
        </w:rPr>
        <w:tab/>
        <w:t xml:space="preserve">Tenaillon, O., Toupance, B., Le Nagard, H., Taddei, F. &amp; Godelle, B. 1999 Mutators, population size, adaptive landscape and the adaptation of asexual populations of bacteria. </w:t>
      </w:r>
      <w:r w:rsidRPr="006B0338">
        <w:rPr>
          <w:rFonts w:ascii="Palatino Linotype" w:hAnsi="Palatino Linotype"/>
          <w:i/>
          <w:iCs/>
          <w:noProof/>
          <w:sz w:val="22"/>
        </w:rPr>
        <w:t>Genetics</w:t>
      </w:r>
      <w:r w:rsidRPr="006B0338">
        <w:rPr>
          <w:rFonts w:ascii="Palatino Linotype" w:hAnsi="Palatino Linotype"/>
          <w:noProof/>
          <w:sz w:val="22"/>
        </w:rPr>
        <w:t xml:space="preserve"> </w:t>
      </w:r>
      <w:r w:rsidRPr="006B0338">
        <w:rPr>
          <w:rFonts w:ascii="Palatino Linotype" w:hAnsi="Palatino Linotype"/>
          <w:b/>
          <w:bCs/>
          <w:noProof/>
          <w:sz w:val="22"/>
        </w:rPr>
        <w:t>152</w:t>
      </w:r>
      <w:r w:rsidRPr="006B0338">
        <w:rPr>
          <w:rFonts w:ascii="Palatino Linotype" w:hAnsi="Palatino Linotype"/>
          <w:noProof/>
          <w:sz w:val="22"/>
        </w:rPr>
        <w:t xml:space="preserve">, 485–93. </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14.</w:t>
      </w:r>
      <w:r w:rsidRPr="006B0338">
        <w:rPr>
          <w:rFonts w:ascii="Palatino Linotype" w:hAnsi="Palatino Linotype"/>
          <w:noProof/>
          <w:sz w:val="22"/>
        </w:rPr>
        <w:tab/>
        <w:t xml:space="preserve">Leigh, E. G. J. 1970 Natural Selection and Mutability. </w:t>
      </w:r>
      <w:r w:rsidRPr="006B0338">
        <w:rPr>
          <w:rFonts w:ascii="Palatino Linotype" w:hAnsi="Palatino Linotype"/>
          <w:i/>
          <w:iCs/>
          <w:noProof/>
          <w:sz w:val="22"/>
        </w:rPr>
        <w:t>Am. Nat.</w:t>
      </w:r>
      <w:r w:rsidRPr="006B0338">
        <w:rPr>
          <w:rFonts w:ascii="Palatino Linotype" w:hAnsi="Palatino Linotype"/>
          <w:noProof/>
          <w:sz w:val="22"/>
        </w:rPr>
        <w:t xml:space="preserve"> </w:t>
      </w:r>
      <w:r w:rsidRPr="006B0338">
        <w:rPr>
          <w:rFonts w:ascii="Palatino Linotype" w:hAnsi="Palatino Linotype"/>
          <w:b/>
          <w:bCs/>
          <w:noProof/>
          <w:sz w:val="22"/>
        </w:rPr>
        <w:t>104</w:t>
      </w:r>
      <w:r w:rsidRPr="006B0338">
        <w:rPr>
          <w:rFonts w:ascii="Palatino Linotype" w:hAnsi="Palatino Linotype"/>
          <w:noProof/>
          <w:sz w:val="22"/>
        </w:rPr>
        <w:t xml:space="preserve">, 301–305. </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15.</w:t>
      </w:r>
      <w:r w:rsidRPr="006B0338">
        <w:rPr>
          <w:rFonts w:ascii="Palatino Linotype" w:hAnsi="Palatino Linotype"/>
          <w:noProof/>
          <w:sz w:val="22"/>
        </w:rPr>
        <w:tab/>
        <w:t xml:space="preserve">Galhardo, R. S., Hastings, P. J. &amp; Rosenberg, S. M. 2007 Mutation as a stress response and the regulation of evolvability. </w:t>
      </w:r>
      <w:r w:rsidRPr="006B0338">
        <w:rPr>
          <w:rFonts w:ascii="Palatino Linotype" w:hAnsi="Palatino Linotype"/>
          <w:i/>
          <w:iCs/>
          <w:noProof/>
          <w:sz w:val="22"/>
        </w:rPr>
        <w:t>Crit. Rev. Biochem. Mol. Biol.</w:t>
      </w:r>
      <w:r w:rsidRPr="006B0338">
        <w:rPr>
          <w:rFonts w:ascii="Palatino Linotype" w:hAnsi="Palatino Linotype"/>
          <w:noProof/>
          <w:sz w:val="22"/>
        </w:rPr>
        <w:t xml:space="preserve"> </w:t>
      </w:r>
      <w:r w:rsidRPr="006B0338">
        <w:rPr>
          <w:rFonts w:ascii="Palatino Linotype" w:hAnsi="Palatino Linotype"/>
          <w:b/>
          <w:bCs/>
          <w:noProof/>
          <w:sz w:val="22"/>
        </w:rPr>
        <w:t>42</w:t>
      </w:r>
      <w:r w:rsidRPr="006B0338">
        <w:rPr>
          <w:rFonts w:ascii="Palatino Linotype" w:hAnsi="Palatino Linotype"/>
          <w:noProof/>
          <w:sz w:val="22"/>
        </w:rPr>
        <w:t>, 399–435. (doi:10.1080/10409230701648502)</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16.</w:t>
      </w:r>
      <w:r w:rsidRPr="006B0338">
        <w:rPr>
          <w:rFonts w:ascii="Palatino Linotype" w:hAnsi="Palatino Linotype"/>
          <w:noProof/>
          <w:sz w:val="22"/>
        </w:rPr>
        <w:tab/>
        <w:t xml:space="preserve">Foster, P. L. 2007 Stress-induced mutagenesis in bacteria. </w:t>
      </w:r>
      <w:r w:rsidRPr="006B0338">
        <w:rPr>
          <w:rFonts w:ascii="Palatino Linotype" w:hAnsi="Palatino Linotype"/>
          <w:i/>
          <w:iCs/>
          <w:noProof/>
          <w:sz w:val="22"/>
        </w:rPr>
        <w:t>Crit. Rev. Biochem. Mol. Biol.</w:t>
      </w:r>
      <w:r w:rsidRPr="006B0338">
        <w:rPr>
          <w:rFonts w:ascii="Palatino Linotype" w:hAnsi="Palatino Linotype"/>
          <w:noProof/>
          <w:sz w:val="22"/>
        </w:rPr>
        <w:t xml:space="preserve"> </w:t>
      </w:r>
      <w:r w:rsidRPr="006B0338">
        <w:rPr>
          <w:rFonts w:ascii="Palatino Linotype" w:hAnsi="Palatino Linotype"/>
          <w:b/>
          <w:bCs/>
          <w:noProof/>
          <w:sz w:val="22"/>
        </w:rPr>
        <w:t>42</w:t>
      </w:r>
      <w:r w:rsidRPr="006B0338">
        <w:rPr>
          <w:rFonts w:ascii="Palatino Linotype" w:hAnsi="Palatino Linotype"/>
          <w:noProof/>
          <w:sz w:val="22"/>
        </w:rPr>
        <w:t>, 373–97. (doi:10.1080/10409230701648494)</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17.</w:t>
      </w:r>
      <w:r w:rsidRPr="006B0338">
        <w:rPr>
          <w:rFonts w:ascii="Palatino Linotype" w:hAnsi="Palatino Linotype"/>
          <w:noProof/>
          <w:sz w:val="22"/>
        </w:rPr>
        <w:tab/>
        <w:t xml:space="preserve">Rosenberg, S. M., Shee, C., Frisch, R. L. &amp; Hastings, P. J. 2012 Stress-induced mutation via DNA breaks in </w:t>
      </w:r>
      <w:r w:rsidRPr="006B0338">
        <w:rPr>
          <w:rFonts w:ascii="Palatino Linotype" w:hAnsi="Palatino Linotype"/>
          <w:i/>
          <w:iCs/>
          <w:noProof/>
          <w:sz w:val="22"/>
        </w:rPr>
        <w:t>Escherichia coli</w:t>
      </w:r>
      <w:r w:rsidRPr="006B0338">
        <w:rPr>
          <w:rFonts w:ascii="Palatino Linotype" w:hAnsi="Palatino Linotype"/>
          <w:noProof/>
          <w:sz w:val="22"/>
        </w:rPr>
        <w:t xml:space="preserve">: A molecular mechanism with implications for evolution and medicine. </w:t>
      </w:r>
      <w:r w:rsidRPr="006B0338">
        <w:rPr>
          <w:rFonts w:ascii="Palatino Linotype" w:hAnsi="Palatino Linotype"/>
          <w:i/>
          <w:iCs/>
          <w:noProof/>
          <w:sz w:val="22"/>
        </w:rPr>
        <w:t>BioEssays</w:t>
      </w:r>
      <w:r w:rsidRPr="006B0338">
        <w:rPr>
          <w:rFonts w:ascii="Palatino Linotype" w:hAnsi="Palatino Linotype"/>
          <w:noProof/>
          <w:sz w:val="22"/>
        </w:rPr>
        <w:t xml:space="preserve"> , 1–8. (doi:10.1002/bies.201200050)</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18.</w:t>
      </w:r>
      <w:r w:rsidRPr="006B0338">
        <w:rPr>
          <w:rFonts w:ascii="Palatino Linotype" w:hAnsi="Palatino Linotype"/>
          <w:noProof/>
          <w:sz w:val="22"/>
        </w:rPr>
        <w:tab/>
        <w:t xml:space="preserve">Bjedov, I., Tenaillon, O., Gérard, B., Souza, V., Denamur, E., Radman, M., Taddei, F. &amp; Matic, I. 2003 Stress-induced mutagenesis in bacteria. </w:t>
      </w:r>
      <w:r w:rsidRPr="006B0338">
        <w:rPr>
          <w:rFonts w:ascii="Palatino Linotype" w:hAnsi="Palatino Linotype"/>
          <w:i/>
          <w:iCs/>
          <w:noProof/>
          <w:sz w:val="22"/>
        </w:rPr>
        <w:t>Science (80-. ).</w:t>
      </w:r>
      <w:r w:rsidRPr="006B0338">
        <w:rPr>
          <w:rFonts w:ascii="Palatino Linotype" w:hAnsi="Palatino Linotype"/>
          <w:noProof/>
          <w:sz w:val="22"/>
        </w:rPr>
        <w:t xml:space="preserve"> </w:t>
      </w:r>
      <w:r w:rsidRPr="006B0338">
        <w:rPr>
          <w:rFonts w:ascii="Palatino Linotype" w:hAnsi="Palatino Linotype"/>
          <w:b/>
          <w:bCs/>
          <w:noProof/>
          <w:sz w:val="22"/>
        </w:rPr>
        <w:t>300</w:t>
      </w:r>
      <w:r w:rsidRPr="006B0338">
        <w:rPr>
          <w:rFonts w:ascii="Palatino Linotype" w:hAnsi="Palatino Linotype"/>
          <w:noProof/>
          <w:sz w:val="22"/>
        </w:rPr>
        <w:t>, 1404–9. (doi:10.1126/science.1082240)</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lastRenderedPageBreak/>
        <w:t>19.</w:t>
      </w:r>
      <w:r w:rsidRPr="006B0338">
        <w:rPr>
          <w:rFonts w:ascii="Palatino Linotype" w:hAnsi="Palatino Linotype"/>
          <w:noProof/>
          <w:sz w:val="22"/>
        </w:rPr>
        <w:tab/>
        <w:t xml:space="preserve">Katz, S. &amp; Hershberg, R. 2013 Elevated mutagenesis does not explain the increased frequency of antibiotic resistant mutants in starved aging colonies. </w:t>
      </w:r>
      <w:r w:rsidRPr="006B0338">
        <w:rPr>
          <w:rFonts w:ascii="Palatino Linotype" w:hAnsi="Palatino Linotype"/>
          <w:i/>
          <w:iCs/>
          <w:noProof/>
          <w:sz w:val="22"/>
        </w:rPr>
        <w:t>PLoS Genet.</w:t>
      </w:r>
      <w:r w:rsidRPr="006B0338">
        <w:rPr>
          <w:rFonts w:ascii="Palatino Linotype" w:hAnsi="Palatino Linotype"/>
          <w:noProof/>
          <w:sz w:val="22"/>
        </w:rPr>
        <w:t xml:space="preserve"> </w:t>
      </w:r>
      <w:r w:rsidRPr="006B0338">
        <w:rPr>
          <w:rFonts w:ascii="Palatino Linotype" w:hAnsi="Palatino Linotype"/>
          <w:b/>
          <w:bCs/>
          <w:noProof/>
          <w:sz w:val="22"/>
        </w:rPr>
        <w:t>9</w:t>
      </w:r>
      <w:r w:rsidRPr="006B0338">
        <w:rPr>
          <w:rFonts w:ascii="Palatino Linotype" w:hAnsi="Palatino Linotype"/>
          <w:noProof/>
          <w:sz w:val="22"/>
        </w:rPr>
        <w:t>, e1003968. (doi:10.1371/journal.pgen.1003968)</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20.</w:t>
      </w:r>
      <w:r w:rsidRPr="006B0338">
        <w:rPr>
          <w:rFonts w:ascii="Palatino Linotype" w:hAnsi="Palatino Linotype"/>
          <w:noProof/>
          <w:sz w:val="22"/>
        </w:rPr>
        <w:tab/>
        <w:t xml:space="preserve">Kivisaar, M. 2010 Mechanisms of stationary-phase mutagenesis in bacteria: mutational processes in pseudomonads. </w:t>
      </w:r>
      <w:r w:rsidRPr="006B0338">
        <w:rPr>
          <w:rFonts w:ascii="Palatino Linotype" w:hAnsi="Palatino Linotype"/>
          <w:i/>
          <w:iCs/>
          <w:noProof/>
          <w:sz w:val="22"/>
        </w:rPr>
        <w:t>FEMS Microbiol. Lett.</w:t>
      </w:r>
      <w:r w:rsidRPr="006B0338">
        <w:rPr>
          <w:rFonts w:ascii="Palatino Linotype" w:hAnsi="Palatino Linotype"/>
          <w:noProof/>
          <w:sz w:val="22"/>
        </w:rPr>
        <w:t xml:space="preserve"> </w:t>
      </w:r>
      <w:r w:rsidRPr="006B0338">
        <w:rPr>
          <w:rFonts w:ascii="Palatino Linotype" w:hAnsi="Palatino Linotype"/>
          <w:b/>
          <w:bCs/>
          <w:noProof/>
          <w:sz w:val="22"/>
        </w:rPr>
        <w:t>312</w:t>
      </w:r>
      <w:r w:rsidRPr="006B0338">
        <w:rPr>
          <w:rFonts w:ascii="Palatino Linotype" w:hAnsi="Palatino Linotype"/>
          <w:noProof/>
          <w:sz w:val="22"/>
        </w:rPr>
        <w:t>, 1–14. (doi:10.1111/j.1574-6968.2010.02027.x)</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21.</w:t>
      </w:r>
      <w:r w:rsidRPr="006B0338">
        <w:rPr>
          <w:rFonts w:ascii="Palatino Linotype" w:hAnsi="Palatino Linotype"/>
          <w:noProof/>
          <w:sz w:val="22"/>
        </w:rPr>
        <w:tab/>
        <w:t xml:space="preserve">Kang, J. M., Iovine, N. M. &amp; Blaser, M. J. 2006 A paradigm for direct stress-induced mutation in prokaryotes. </w:t>
      </w:r>
      <w:r w:rsidRPr="006B0338">
        <w:rPr>
          <w:rFonts w:ascii="Palatino Linotype" w:hAnsi="Palatino Linotype"/>
          <w:i/>
          <w:iCs/>
          <w:noProof/>
          <w:sz w:val="22"/>
        </w:rPr>
        <w:t>FASEB J.</w:t>
      </w:r>
      <w:r w:rsidRPr="006B0338">
        <w:rPr>
          <w:rFonts w:ascii="Palatino Linotype" w:hAnsi="Palatino Linotype"/>
          <w:noProof/>
          <w:sz w:val="22"/>
        </w:rPr>
        <w:t xml:space="preserve"> </w:t>
      </w:r>
      <w:r w:rsidRPr="006B0338">
        <w:rPr>
          <w:rFonts w:ascii="Palatino Linotype" w:hAnsi="Palatino Linotype"/>
          <w:b/>
          <w:bCs/>
          <w:noProof/>
          <w:sz w:val="22"/>
        </w:rPr>
        <w:t>20</w:t>
      </w:r>
      <w:r w:rsidRPr="006B0338">
        <w:rPr>
          <w:rFonts w:ascii="Palatino Linotype" w:hAnsi="Palatino Linotype"/>
          <w:noProof/>
          <w:sz w:val="22"/>
        </w:rPr>
        <w:t>, 2476–85. (doi:10.1096/fj.06-6209com)</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22.</w:t>
      </w:r>
      <w:r w:rsidRPr="006B0338">
        <w:rPr>
          <w:rFonts w:ascii="Palatino Linotype" w:hAnsi="Palatino Linotype"/>
          <w:noProof/>
          <w:sz w:val="22"/>
        </w:rPr>
        <w:tab/>
        <w:t xml:space="preserve">Baharoglu, Z. &amp; Mazel, D. 2011 </w:t>
      </w:r>
      <w:r w:rsidRPr="006B0338">
        <w:rPr>
          <w:rFonts w:ascii="Palatino Linotype" w:hAnsi="Palatino Linotype"/>
          <w:i/>
          <w:iCs/>
          <w:noProof/>
          <w:sz w:val="22"/>
        </w:rPr>
        <w:t>Vibrio cholerae</w:t>
      </w:r>
      <w:r w:rsidRPr="006B0338">
        <w:rPr>
          <w:rFonts w:ascii="Palatino Linotype" w:hAnsi="Palatino Linotype"/>
          <w:noProof/>
          <w:sz w:val="22"/>
        </w:rPr>
        <w:t xml:space="preserve"> triggers SOS and mutagenesis in response to a wide range of antibiotics: a route towards multiresistance. </w:t>
      </w:r>
      <w:r w:rsidRPr="006B0338">
        <w:rPr>
          <w:rFonts w:ascii="Palatino Linotype" w:hAnsi="Palatino Linotype"/>
          <w:i/>
          <w:iCs/>
          <w:noProof/>
          <w:sz w:val="22"/>
        </w:rPr>
        <w:t>Antimicrob. Agents Chemother.</w:t>
      </w:r>
      <w:r w:rsidRPr="006B0338">
        <w:rPr>
          <w:rFonts w:ascii="Palatino Linotype" w:hAnsi="Palatino Linotype"/>
          <w:noProof/>
          <w:sz w:val="22"/>
        </w:rPr>
        <w:t xml:space="preserve"> </w:t>
      </w:r>
      <w:r w:rsidRPr="006B0338">
        <w:rPr>
          <w:rFonts w:ascii="Palatino Linotype" w:hAnsi="Palatino Linotype"/>
          <w:b/>
          <w:bCs/>
          <w:noProof/>
          <w:sz w:val="22"/>
        </w:rPr>
        <w:t>55</w:t>
      </w:r>
      <w:r w:rsidRPr="006B0338">
        <w:rPr>
          <w:rFonts w:ascii="Palatino Linotype" w:hAnsi="Palatino Linotype"/>
          <w:noProof/>
          <w:sz w:val="22"/>
        </w:rPr>
        <w:t>, 2438–41. (doi:10.1128/AAC.01549-10)</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23.</w:t>
      </w:r>
      <w:r w:rsidRPr="006B0338">
        <w:rPr>
          <w:rFonts w:ascii="Palatino Linotype" w:hAnsi="Palatino Linotype"/>
          <w:noProof/>
          <w:sz w:val="22"/>
        </w:rPr>
        <w:tab/>
        <w:t xml:space="preserve">Henderson-Begg, S. K., Livermore, D. M. &amp; Hall, L. M. C. 2006 Effect of subinhibitory concentrations of antibiotics on mutation frequency in </w:t>
      </w:r>
      <w:r w:rsidRPr="006B0338">
        <w:rPr>
          <w:rFonts w:ascii="Palatino Linotype" w:hAnsi="Palatino Linotype"/>
          <w:i/>
          <w:iCs/>
          <w:noProof/>
          <w:sz w:val="22"/>
        </w:rPr>
        <w:t>Streptococcus pneumoniae</w:t>
      </w:r>
      <w:r w:rsidRPr="006B0338">
        <w:rPr>
          <w:rFonts w:ascii="Palatino Linotype" w:hAnsi="Palatino Linotype"/>
          <w:noProof/>
          <w:sz w:val="22"/>
        </w:rPr>
        <w:t xml:space="preserve">. </w:t>
      </w:r>
      <w:r w:rsidRPr="006B0338">
        <w:rPr>
          <w:rFonts w:ascii="Palatino Linotype" w:hAnsi="Palatino Linotype"/>
          <w:i/>
          <w:iCs/>
          <w:noProof/>
          <w:sz w:val="22"/>
        </w:rPr>
        <w:t>J. Antimicrob. Chemother.</w:t>
      </w:r>
      <w:r w:rsidRPr="006B0338">
        <w:rPr>
          <w:rFonts w:ascii="Palatino Linotype" w:hAnsi="Palatino Linotype"/>
          <w:noProof/>
          <w:sz w:val="22"/>
        </w:rPr>
        <w:t xml:space="preserve"> </w:t>
      </w:r>
      <w:r w:rsidRPr="006B0338">
        <w:rPr>
          <w:rFonts w:ascii="Palatino Linotype" w:hAnsi="Palatino Linotype"/>
          <w:b/>
          <w:bCs/>
          <w:noProof/>
          <w:sz w:val="22"/>
        </w:rPr>
        <w:t>57</w:t>
      </w:r>
      <w:r w:rsidRPr="006B0338">
        <w:rPr>
          <w:rFonts w:ascii="Palatino Linotype" w:hAnsi="Palatino Linotype"/>
          <w:noProof/>
          <w:sz w:val="22"/>
        </w:rPr>
        <w:t>, 849–54. (doi:10.1093/jac/dkl064)</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24.</w:t>
      </w:r>
      <w:r w:rsidRPr="006B0338">
        <w:rPr>
          <w:rFonts w:ascii="Palatino Linotype" w:hAnsi="Palatino Linotype"/>
          <w:noProof/>
          <w:sz w:val="22"/>
        </w:rPr>
        <w:tab/>
        <w:t xml:space="preserve">Heidenreich, E. 2007 Adaptive mutation in </w:t>
      </w:r>
      <w:r w:rsidRPr="006B0338">
        <w:rPr>
          <w:rFonts w:ascii="Palatino Linotype" w:hAnsi="Palatino Linotype"/>
          <w:i/>
          <w:iCs/>
          <w:noProof/>
          <w:sz w:val="22"/>
        </w:rPr>
        <w:t>Saccharomyces cerevisiae</w:t>
      </w:r>
      <w:r w:rsidRPr="006B0338">
        <w:rPr>
          <w:rFonts w:ascii="Palatino Linotype" w:hAnsi="Palatino Linotype"/>
          <w:noProof/>
          <w:sz w:val="22"/>
        </w:rPr>
        <w:t xml:space="preserve">. </w:t>
      </w:r>
      <w:r w:rsidRPr="006B0338">
        <w:rPr>
          <w:rFonts w:ascii="Palatino Linotype" w:hAnsi="Palatino Linotype"/>
          <w:i/>
          <w:iCs/>
          <w:noProof/>
          <w:sz w:val="22"/>
        </w:rPr>
        <w:t>Crit. Rev. Biochem. Mol. Biol.</w:t>
      </w:r>
      <w:r w:rsidRPr="006B0338">
        <w:rPr>
          <w:rFonts w:ascii="Palatino Linotype" w:hAnsi="Palatino Linotype"/>
          <w:noProof/>
          <w:sz w:val="22"/>
        </w:rPr>
        <w:t xml:space="preserve"> </w:t>
      </w:r>
      <w:r w:rsidRPr="006B0338">
        <w:rPr>
          <w:rFonts w:ascii="Palatino Linotype" w:hAnsi="Palatino Linotype"/>
          <w:b/>
          <w:bCs/>
          <w:noProof/>
          <w:sz w:val="22"/>
        </w:rPr>
        <w:t>42</w:t>
      </w:r>
      <w:r w:rsidRPr="006B0338">
        <w:rPr>
          <w:rFonts w:ascii="Palatino Linotype" w:hAnsi="Palatino Linotype"/>
          <w:noProof/>
          <w:sz w:val="22"/>
        </w:rPr>
        <w:t>, 285–311. (doi:10.1080/10409230701507773)</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25.</w:t>
      </w:r>
      <w:r w:rsidRPr="006B0338">
        <w:rPr>
          <w:rFonts w:ascii="Palatino Linotype" w:hAnsi="Palatino Linotype"/>
          <w:noProof/>
          <w:sz w:val="22"/>
        </w:rPr>
        <w:tab/>
        <w:t xml:space="preserve">Rodriguez, G. P., Romanova, N. V, Bao, G., Rouf, N. C., Kow, Y. W. &amp; Crouse, G. F. 2012 Mismatch repair-dependent mutagenesis in nondividing cells. </w:t>
      </w:r>
      <w:r w:rsidRPr="006B0338">
        <w:rPr>
          <w:rFonts w:ascii="Palatino Linotype" w:hAnsi="Palatino Linotype"/>
          <w:i/>
          <w:iCs/>
          <w:noProof/>
          <w:sz w:val="22"/>
        </w:rPr>
        <w:t>Proc. Natl. Acad. Sci.</w:t>
      </w:r>
      <w:r w:rsidRPr="006B0338">
        <w:rPr>
          <w:rFonts w:ascii="Palatino Linotype" w:hAnsi="Palatino Linotype"/>
          <w:noProof/>
          <w:sz w:val="22"/>
        </w:rPr>
        <w:t xml:space="preserve"> </w:t>
      </w:r>
      <w:r w:rsidRPr="006B0338">
        <w:rPr>
          <w:rFonts w:ascii="Palatino Linotype" w:hAnsi="Palatino Linotype"/>
          <w:b/>
          <w:bCs/>
          <w:noProof/>
          <w:sz w:val="22"/>
        </w:rPr>
        <w:t>109</w:t>
      </w:r>
      <w:r w:rsidRPr="006B0338">
        <w:rPr>
          <w:rFonts w:ascii="Palatino Linotype" w:hAnsi="Palatino Linotype"/>
          <w:noProof/>
          <w:sz w:val="22"/>
        </w:rPr>
        <w:t xml:space="preserve">, 6153–8. </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26.</w:t>
      </w:r>
      <w:r w:rsidRPr="006B0338">
        <w:rPr>
          <w:rFonts w:ascii="Palatino Linotype" w:hAnsi="Palatino Linotype"/>
          <w:noProof/>
          <w:sz w:val="22"/>
        </w:rPr>
        <w:tab/>
        <w:t xml:space="preserve">Goho, S. &amp; Bell, G. 2000 Mild environmental stress elicits mutations affecting fitness in Chlamydomonas. </w:t>
      </w:r>
      <w:r w:rsidRPr="006B0338">
        <w:rPr>
          <w:rFonts w:ascii="Palatino Linotype" w:hAnsi="Palatino Linotype"/>
          <w:i/>
          <w:iCs/>
          <w:noProof/>
          <w:sz w:val="22"/>
        </w:rPr>
        <w:t>Proc. R. Soc. B Biol. Sci.</w:t>
      </w:r>
      <w:r w:rsidRPr="006B0338">
        <w:rPr>
          <w:rFonts w:ascii="Palatino Linotype" w:hAnsi="Palatino Linotype"/>
          <w:noProof/>
          <w:sz w:val="22"/>
        </w:rPr>
        <w:t xml:space="preserve"> </w:t>
      </w:r>
      <w:r w:rsidRPr="006B0338">
        <w:rPr>
          <w:rFonts w:ascii="Palatino Linotype" w:hAnsi="Palatino Linotype"/>
          <w:b/>
          <w:bCs/>
          <w:noProof/>
          <w:sz w:val="22"/>
        </w:rPr>
        <w:t>267</w:t>
      </w:r>
      <w:r w:rsidRPr="006B0338">
        <w:rPr>
          <w:rFonts w:ascii="Palatino Linotype" w:hAnsi="Palatino Linotype"/>
          <w:noProof/>
          <w:sz w:val="22"/>
        </w:rPr>
        <w:t>, 123–9. (doi:10.1098/rspb.2000.0976)</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27.</w:t>
      </w:r>
      <w:r w:rsidRPr="006B0338">
        <w:rPr>
          <w:rFonts w:ascii="Palatino Linotype" w:hAnsi="Palatino Linotype"/>
          <w:noProof/>
          <w:sz w:val="22"/>
        </w:rPr>
        <w:tab/>
        <w:t xml:space="preserve">Matsuba, C., Ostrow, D. G., Salomon, M. P., Tolani, A. &amp; Baer, C. F. 2012 Temperature, stress and spontaneous mutation in </w:t>
      </w:r>
      <w:r w:rsidRPr="006B0338">
        <w:rPr>
          <w:rFonts w:ascii="Palatino Linotype" w:hAnsi="Palatino Linotype"/>
          <w:i/>
          <w:iCs/>
          <w:noProof/>
          <w:sz w:val="22"/>
        </w:rPr>
        <w:t>Caenorhabditis briggsae</w:t>
      </w:r>
      <w:r w:rsidRPr="006B0338">
        <w:rPr>
          <w:rFonts w:ascii="Palatino Linotype" w:hAnsi="Palatino Linotype"/>
          <w:noProof/>
          <w:sz w:val="22"/>
        </w:rPr>
        <w:t xml:space="preserve"> and </w:t>
      </w:r>
      <w:r w:rsidRPr="006B0338">
        <w:rPr>
          <w:rFonts w:ascii="Palatino Linotype" w:hAnsi="Palatino Linotype"/>
          <w:i/>
          <w:iCs/>
          <w:noProof/>
          <w:sz w:val="22"/>
        </w:rPr>
        <w:t>Caenorhabditis elegans</w:t>
      </w:r>
      <w:r w:rsidRPr="006B0338">
        <w:rPr>
          <w:rFonts w:ascii="Palatino Linotype" w:hAnsi="Palatino Linotype"/>
          <w:noProof/>
          <w:sz w:val="22"/>
        </w:rPr>
        <w:t xml:space="preserve">. </w:t>
      </w:r>
      <w:r w:rsidRPr="006B0338">
        <w:rPr>
          <w:rFonts w:ascii="Palatino Linotype" w:hAnsi="Palatino Linotype"/>
          <w:i/>
          <w:iCs/>
          <w:noProof/>
          <w:sz w:val="22"/>
        </w:rPr>
        <w:t>Biol. Lett.</w:t>
      </w:r>
      <w:r w:rsidRPr="006B0338">
        <w:rPr>
          <w:rFonts w:ascii="Palatino Linotype" w:hAnsi="Palatino Linotype"/>
          <w:noProof/>
          <w:sz w:val="22"/>
        </w:rPr>
        <w:t xml:space="preserve"> , 8–12. (doi:10.1098/rsbl.2012.0334)</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28.</w:t>
      </w:r>
      <w:r w:rsidRPr="006B0338">
        <w:rPr>
          <w:rFonts w:ascii="Palatino Linotype" w:hAnsi="Palatino Linotype"/>
          <w:noProof/>
          <w:sz w:val="22"/>
        </w:rPr>
        <w:tab/>
        <w:t xml:space="preserve">Sharp, N. P. &amp; Agrawal, A. F. 2012 Evidence for elevated mutation rates in low-quality genotypes. </w:t>
      </w:r>
      <w:r w:rsidRPr="006B0338">
        <w:rPr>
          <w:rFonts w:ascii="Palatino Linotype" w:hAnsi="Palatino Linotype"/>
          <w:i/>
          <w:iCs/>
          <w:noProof/>
          <w:sz w:val="22"/>
        </w:rPr>
        <w:t>Proc. Natl. Acad. Sci.</w:t>
      </w:r>
      <w:r w:rsidRPr="006B0338">
        <w:rPr>
          <w:rFonts w:ascii="Palatino Linotype" w:hAnsi="Palatino Linotype"/>
          <w:noProof/>
          <w:sz w:val="22"/>
        </w:rPr>
        <w:t xml:space="preserve"> </w:t>
      </w:r>
      <w:r w:rsidRPr="006B0338">
        <w:rPr>
          <w:rFonts w:ascii="Palatino Linotype" w:hAnsi="Palatino Linotype"/>
          <w:b/>
          <w:bCs/>
          <w:noProof/>
          <w:sz w:val="22"/>
        </w:rPr>
        <w:t>109</w:t>
      </w:r>
      <w:r w:rsidRPr="006B0338">
        <w:rPr>
          <w:rFonts w:ascii="Palatino Linotype" w:hAnsi="Palatino Linotype"/>
          <w:noProof/>
          <w:sz w:val="22"/>
        </w:rPr>
        <w:t>, 6142–6. (doi:10.1073/pnas.1118918109)</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29.</w:t>
      </w:r>
      <w:r w:rsidRPr="006B0338">
        <w:rPr>
          <w:rFonts w:ascii="Palatino Linotype" w:hAnsi="Palatino Linotype"/>
          <w:noProof/>
          <w:sz w:val="22"/>
        </w:rPr>
        <w:tab/>
        <w:t xml:space="preserve">Bristow, R. G. &amp; Hill, R. P. 2008 Hypoxia and metabolism: Hypoxia, DNA repair and genetic instability. </w:t>
      </w:r>
      <w:r w:rsidRPr="006B0338">
        <w:rPr>
          <w:rFonts w:ascii="Palatino Linotype" w:hAnsi="Palatino Linotype"/>
          <w:i/>
          <w:iCs/>
          <w:noProof/>
          <w:sz w:val="22"/>
        </w:rPr>
        <w:t>Nat. Rev. Cancer</w:t>
      </w:r>
      <w:r w:rsidRPr="006B0338">
        <w:rPr>
          <w:rFonts w:ascii="Palatino Linotype" w:hAnsi="Palatino Linotype"/>
          <w:noProof/>
          <w:sz w:val="22"/>
        </w:rPr>
        <w:t xml:space="preserve"> </w:t>
      </w:r>
      <w:r w:rsidRPr="006B0338">
        <w:rPr>
          <w:rFonts w:ascii="Palatino Linotype" w:hAnsi="Palatino Linotype"/>
          <w:b/>
          <w:bCs/>
          <w:noProof/>
          <w:sz w:val="22"/>
        </w:rPr>
        <w:t>8</w:t>
      </w:r>
      <w:r w:rsidRPr="006B0338">
        <w:rPr>
          <w:rFonts w:ascii="Palatino Linotype" w:hAnsi="Palatino Linotype"/>
          <w:noProof/>
          <w:sz w:val="22"/>
        </w:rPr>
        <w:t>, 180–92. (doi:10.1038/nrc2344)</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30.</w:t>
      </w:r>
      <w:r w:rsidRPr="006B0338">
        <w:rPr>
          <w:rFonts w:ascii="Palatino Linotype" w:hAnsi="Palatino Linotype"/>
          <w:noProof/>
          <w:sz w:val="22"/>
        </w:rPr>
        <w:tab/>
        <w:t xml:space="preserve">Ponder, R. G., Fonville, N. C. &amp; Rosenberg, S. M. 2005 A switch from high-fidelity to error-prone DNA double-strand break repair underlies stress-induced mutation. </w:t>
      </w:r>
      <w:r w:rsidRPr="006B0338">
        <w:rPr>
          <w:rFonts w:ascii="Palatino Linotype" w:hAnsi="Palatino Linotype"/>
          <w:i/>
          <w:iCs/>
          <w:noProof/>
          <w:sz w:val="22"/>
        </w:rPr>
        <w:t>Mol. Cell</w:t>
      </w:r>
      <w:r w:rsidRPr="006B0338">
        <w:rPr>
          <w:rFonts w:ascii="Palatino Linotype" w:hAnsi="Palatino Linotype"/>
          <w:noProof/>
          <w:sz w:val="22"/>
        </w:rPr>
        <w:t xml:space="preserve"> </w:t>
      </w:r>
      <w:r w:rsidRPr="006B0338">
        <w:rPr>
          <w:rFonts w:ascii="Palatino Linotype" w:hAnsi="Palatino Linotype"/>
          <w:b/>
          <w:bCs/>
          <w:noProof/>
          <w:sz w:val="22"/>
        </w:rPr>
        <w:t>19</w:t>
      </w:r>
      <w:r w:rsidRPr="006B0338">
        <w:rPr>
          <w:rFonts w:ascii="Palatino Linotype" w:hAnsi="Palatino Linotype"/>
          <w:noProof/>
          <w:sz w:val="22"/>
        </w:rPr>
        <w:t>, 791–804. (doi:10.1016/j.molcel.2005.07.025)</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lastRenderedPageBreak/>
        <w:t>31.</w:t>
      </w:r>
      <w:r w:rsidRPr="006B0338">
        <w:rPr>
          <w:rFonts w:ascii="Palatino Linotype" w:hAnsi="Palatino Linotype"/>
          <w:noProof/>
          <w:sz w:val="22"/>
        </w:rPr>
        <w:tab/>
        <w:t xml:space="preserve">Debora, B. N., Vidales, L. E., Ramírez, R., Ramírez, M., Robleto, E. A., Yasbin, R. E. &amp; Pedraza-Reyes, M. 2010 Mismatch Repair Modulation of MutY Activity Drives </w:t>
      </w:r>
      <w:r w:rsidRPr="006B0338">
        <w:rPr>
          <w:rFonts w:ascii="Palatino Linotype" w:hAnsi="Palatino Linotype"/>
          <w:i/>
          <w:iCs/>
          <w:noProof/>
          <w:sz w:val="22"/>
        </w:rPr>
        <w:t>Bacillus subtilis</w:t>
      </w:r>
      <w:r w:rsidRPr="006B0338">
        <w:rPr>
          <w:rFonts w:ascii="Palatino Linotype" w:hAnsi="Palatino Linotype"/>
          <w:noProof/>
          <w:sz w:val="22"/>
        </w:rPr>
        <w:t xml:space="preserve"> Stationary-Phase Mutagenesis. </w:t>
      </w:r>
      <w:r w:rsidRPr="006B0338">
        <w:rPr>
          <w:rFonts w:ascii="Palatino Linotype" w:hAnsi="Palatino Linotype"/>
          <w:i/>
          <w:iCs/>
          <w:noProof/>
          <w:sz w:val="22"/>
        </w:rPr>
        <w:t>J. Bacteriol.</w:t>
      </w:r>
      <w:r w:rsidRPr="006B0338">
        <w:rPr>
          <w:rFonts w:ascii="Palatino Linotype" w:hAnsi="Palatino Linotype"/>
          <w:noProof/>
          <w:sz w:val="22"/>
        </w:rPr>
        <w:t xml:space="preserve"> </w:t>
      </w:r>
      <w:r w:rsidRPr="006B0338">
        <w:rPr>
          <w:rFonts w:ascii="Palatino Linotype" w:hAnsi="Palatino Linotype"/>
          <w:b/>
          <w:bCs/>
          <w:noProof/>
          <w:sz w:val="22"/>
        </w:rPr>
        <w:t>193</w:t>
      </w:r>
      <w:r w:rsidRPr="006B0338">
        <w:rPr>
          <w:rFonts w:ascii="Palatino Linotype" w:hAnsi="Palatino Linotype"/>
          <w:noProof/>
          <w:sz w:val="22"/>
        </w:rPr>
        <w:t>, 236–45. (doi:10.1128/JB.00940-10)</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32.</w:t>
      </w:r>
      <w:r w:rsidRPr="006B0338">
        <w:rPr>
          <w:rFonts w:ascii="Palatino Linotype" w:hAnsi="Palatino Linotype"/>
          <w:noProof/>
          <w:sz w:val="22"/>
        </w:rPr>
        <w:tab/>
        <w:t xml:space="preserve">Al Mamun, A. A. M. et al. 2012 Identity and function of a large gene network underlying mutagenic repair of DNA breaks. </w:t>
      </w:r>
      <w:r w:rsidRPr="006B0338">
        <w:rPr>
          <w:rFonts w:ascii="Palatino Linotype" w:hAnsi="Palatino Linotype"/>
          <w:i/>
          <w:iCs/>
          <w:noProof/>
          <w:sz w:val="22"/>
        </w:rPr>
        <w:t>Science (80-. ).</w:t>
      </w:r>
      <w:r w:rsidRPr="006B0338">
        <w:rPr>
          <w:rFonts w:ascii="Palatino Linotype" w:hAnsi="Palatino Linotype"/>
          <w:noProof/>
          <w:sz w:val="22"/>
        </w:rPr>
        <w:t xml:space="preserve"> </w:t>
      </w:r>
      <w:r w:rsidRPr="006B0338">
        <w:rPr>
          <w:rFonts w:ascii="Palatino Linotype" w:hAnsi="Palatino Linotype"/>
          <w:b/>
          <w:bCs/>
          <w:noProof/>
          <w:sz w:val="22"/>
        </w:rPr>
        <w:t>338</w:t>
      </w:r>
      <w:r w:rsidRPr="006B0338">
        <w:rPr>
          <w:rFonts w:ascii="Palatino Linotype" w:hAnsi="Palatino Linotype"/>
          <w:noProof/>
          <w:sz w:val="22"/>
        </w:rPr>
        <w:t>, 1344–8. (doi:10.1126/science.1226683)</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33.</w:t>
      </w:r>
      <w:r w:rsidRPr="006B0338">
        <w:rPr>
          <w:rFonts w:ascii="Palatino Linotype" w:hAnsi="Palatino Linotype"/>
          <w:noProof/>
          <w:sz w:val="22"/>
        </w:rPr>
        <w:tab/>
        <w:t xml:space="preserve">Tenaillon, O., Denamur, E. &amp; Matic, I. 2004 Evolutionary significance of stress-induced mutagenesis in bacteria. </w:t>
      </w:r>
      <w:r w:rsidRPr="006B0338">
        <w:rPr>
          <w:rFonts w:ascii="Palatino Linotype" w:hAnsi="Palatino Linotype"/>
          <w:i/>
          <w:iCs/>
          <w:noProof/>
          <w:sz w:val="22"/>
        </w:rPr>
        <w:t>Trends Microbiol.</w:t>
      </w:r>
      <w:r w:rsidRPr="006B0338">
        <w:rPr>
          <w:rFonts w:ascii="Palatino Linotype" w:hAnsi="Palatino Linotype"/>
          <w:noProof/>
          <w:sz w:val="22"/>
        </w:rPr>
        <w:t xml:space="preserve"> </w:t>
      </w:r>
      <w:r w:rsidRPr="006B0338">
        <w:rPr>
          <w:rFonts w:ascii="Palatino Linotype" w:hAnsi="Palatino Linotype"/>
          <w:b/>
          <w:bCs/>
          <w:noProof/>
          <w:sz w:val="22"/>
        </w:rPr>
        <w:t>12</w:t>
      </w:r>
      <w:r w:rsidRPr="006B0338">
        <w:rPr>
          <w:rFonts w:ascii="Palatino Linotype" w:hAnsi="Palatino Linotype"/>
          <w:noProof/>
          <w:sz w:val="22"/>
        </w:rPr>
        <w:t>, 264–70. (doi:10.1016/j.tim.2004.04.002)</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34.</w:t>
      </w:r>
      <w:r w:rsidRPr="006B0338">
        <w:rPr>
          <w:rFonts w:ascii="Palatino Linotype" w:hAnsi="Palatino Linotype"/>
          <w:noProof/>
          <w:sz w:val="22"/>
        </w:rPr>
        <w:tab/>
        <w:t xml:space="preserve">Cirz, R. T. &amp; Romesberg, F. E. 2007 Controlling mutation: intervening in evolution as a therapeutic strategy. </w:t>
      </w:r>
      <w:r w:rsidRPr="006B0338">
        <w:rPr>
          <w:rFonts w:ascii="Palatino Linotype" w:hAnsi="Palatino Linotype"/>
          <w:i/>
          <w:iCs/>
          <w:noProof/>
          <w:sz w:val="22"/>
        </w:rPr>
        <w:t>Crit. Rev. Biochem. Mol. Biol.</w:t>
      </w:r>
      <w:r w:rsidRPr="006B0338">
        <w:rPr>
          <w:rFonts w:ascii="Palatino Linotype" w:hAnsi="Palatino Linotype"/>
          <w:noProof/>
          <w:sz w:val="22"/>
        </w:rPr>
        <w:t xml:space="preserve"> </w:t>
      </w:r>
      <w:r w:rsidRPr="006B0338">
        <w:rPr>
          <w:rFonts w:ascii="Palatino Linotype" w:hAnsi="Palatino Linotype"/>
          <w:b/>
          <w:bCs/>
          <w:noProof/>
          <w:sz w:val="22"/>
        </w:rPr>
        <w:t>42</w:t>
      </w:r>
      <w:r w:rsidRPr="006B0338">
        <w:rPr>
          <w:rFonts w:ascii="Palatino Linotype" w:hAnsi="Palatino Linotype"/>
          <w:noProof/>
          <w:sz w:val="22"/>
        </w:rPr>
        <w:t>, 341–54. (doi:10.1080/10409230701597741)</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35.</w:t>
      </w:r>
      <w:r w:rsidRPr="006B0338">
        <w:rPr>
          <w:rFonts w:ascii="Palatino Linotype" w:hAnsi="Palatino Linotype"/>
          <w:noProof/>
          <w:sz w:val="22"/>
        </w:rPr>
        <w:tab/>
        <w:t xml:space="preserve">Agrawal, A. F. 2002 Genetic loads under fitness-dependent mutation rates. </w:t>
      </w:r>
      <w:r w:rsidRPr="006B0338">
        <w:rPr>
          <w:rFonts w:ascii="Palatino Linotype" w:hAnsi="Palatino Linotype"/>
          <w:i/>
          <w:iCs/>
          <w:noProof/>
          <w:sz w:val="22"/>
        </w:rPr>
        <w:t>J. Evol. Biol.</w:t>
      </w:r>
      <w:r w:rsidRPr="006B0338">
        <w:rPr>
          <w:rFonts w:ascii="Palatino Linotype" w:hAnsi="Palatino Linotype"/>
          <w:noProof/>
          <w:sz w:val="22"/>
        </w:rPr>
        <w:t xml:space="preserve"> </w:t>
      </w:r>
      <w:r w:rsidRPr="006B0338">
        <w:rPr>
          <w:rFonts w:ascii="Palatino Linotype" w:hAnsi="Palatino Linotype"/>
          <w:b/>
          <w:bCs/>
          <w:noProof/>
          <w:sz w:val="22"/>
        </w:rPr>
        <w:t>15</w:t>
      </w:r>
      <w:r w:rsidRPr="006B0338">
        <w:rPr>
          <w:rFonts w:ascii="Palatino Linotype" w:hAnsi="Palatino Linotype"/>
          <w:noProof/>
          <w:sz w:val="22"/>
        </w:rPr>
        <w:t>, 1004–1010. (doi:10.1046/j.1420-9101.2002.00464.x)</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36.</w:t>
      </w:r>
      <w:r w:rsidRPr="006B0338">
        <w:rPr>
          <w:rFonts w:ascii="Palatino Linotype" w:hAnsi="Palatino Linotype"/>
          <w:noProof/>
          <w:sz w:val="22"/>
        </w:rPr>
        <w:tab/>
        <w:t xml:space="preserve">Shaw, F. H. &amp; Baer, C. F. 2011 Fitness-dependent mutation rates in finite populations. </w:t>
      </w:r>
      <w:r w:rsidRPr="006B0338">
        <w:rPr>
          <w:rFonts w:ascii="Palatino Linotype" w:hAnsi="Palatino Linotype"/>
          <w:i/>
          <w:iCs/>
          <w:noProof/>
          <w:sz w:val="22"/>
        </w:rPr>
        <w:t>J. Evol. Biol.</w:t>
      </w:r>
      <w:r w:rsidRPr="006B0338">
        <w:rPr>
          <w:rFonts w:ascii="Palatino Linotype" w:hAnsi="Palatino Linotype"/>
          <w:noProof/>
          <w:sz w:val="22"/>
        </w:rPr>
        <w:t xml:space="preserve"> </w:t>
      </w:r>
      <w:r w:rsidRPr="006B0338">
        <w:rPr>
          <w:rFonts w:ascii="Palatino Linotype" w:hAnsi="Palatino Linotype"/>
          <w:b/>
          <w:bCs/>
          <w:noProof/>
          <w:sz w:val="22"/>
        </w:rPr>
        <w:t>24</w:t>
      </w:r>
      <w:r w:rsidRPr="006B0338">
        <w:rPr>
          <w:rFonts w:ascii="Palatino Linotype" w:hAnsi="Palatino Linotype"/>
          <w:noProof/>
          <w:sz w:val="22"/>
        </w:rPr>
        <w:t>, 1677–84. (doi:10.1111/j.1420-9101.2011.02320.x)</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37.</w:t>
      </w:r>
      <w:r w:rsidRPr="006B0338">
        <w:rPr>
          <w:rFonts w:ascii="Palatino Linotype" w:hAnsi="Palatino Linotype"/>
          <w:noProof/>
          <w:sz w:val="22"/>
        </w:rPr>
        <w:tab/>
        <w:t xml:space="preserve">Ram, Y. &amp; Hadany, L. 2012 The evolution of stress-induced hypermutation in asexual populations. </w:t>
      </w:r>
      <w:r w:rsidRPr="006B0338">
        <w:rPr>
          <w:rFonts w:ascii="Palatino Linotype" w:hAnsi="Palatino Linotype"/>
          <w:i/>
          <w:iCs/>
          <w:noProof/>
          <w:sz w:val="22"/>
        </w:rPr>
        <w:t>Evolution</w:t>
      </w:r>
      <w:r w:rsidRPr="006B0338">
        <w:rPr>
          <w:rFonts w:ascii="Palatino Linotype" w:hAnsi="Palatino Linotype"/>
          <w:noProof/>
          <w:sz w:val="22"/>
        </w:rPr>
        <w:t xml:space="preserve"> </w:t>
      </w:r>
      <w:r w:rsidRPr="006B0338">
        <w:rPr>
          <w:rFonts w:ascii="Palatino Linotype" w:hAnsi="Palatino Linotype"/>
          <w:b/>
          <w:bCs/>
          <w:noProof/>
          <w:sz w:val="22"/>
        </w:rPr>
        <w:t>66</w:t>
      </w:r>
      <w:r w:rsidRPr="006B0338">
        <w:rPr>
          <w:rFonts w:ascii="Palatino Linotype" w:hAnsi="Palatino Linotype"/>
          <w:noProof/>
          <w:sz w:val="22"/>
        </w:rPr>
        <w:t>, 2315–28. (doi:10.1111/j.1558-5646.2012.01576.x)</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38.</w:t>
      </w:r>
      <w:r w:rsidRPr="006B0338">
        <w:rPr>
          <w:rFonts w:ascii="Palatino Linotype" w:hAnsi="Palatino Linotype"/>
          <w:noProof/>
          <w:sz w:val="22"/>
        </w:rPr>
        <w:tab/>
        <w:t xml:space="preserve">Wright, S. 1931 Evolution in Mendelian Populations. </w:t>
      </w:r>
      <w:r w:rsidRPr="006B0338">
        <w:rPr>
          <w:rFonts w:ascii="Palatino Linotype" w:hAnsi="Palatino Linotype"/>
          <w:i/>
          <w:iCs/>
          <w:noProof/>
          <w:sz w:val="22"/>
        </w:rPr>
        <w:t>Genetics</w:t>
      </w:r>
      <w:r w:rsidRPr="006B0338">
        <w:rPr>
          <w:rFonts w:ascii="Palatino Linotype" w:hAnsi="Palatino Linotype"/>
          <w:noProof/>
          <w:sz w:val="22"/>
        </w:rPr>
        <w:t xml:space="preserve"> </w:t>
      </w:r>
      <w:r w:rsidRPr="006B0338">
        <w:rPr>
          <w:rFonts w:ascii="Palatino Linotype" w:hAnsi="Palatino Linotype"/>
          <w:b/>
          <w:bCs/>
          <w:noProof/>
          <w:sz w:val="22"/>
        </w:rPr>
        <w:t>16</w:t>
      </w:r>
      <w:r w:rsidRPr="006B0338">
        <w:rPr>
          <w:rFonts w:ascii="Palatino Linotype" w:hAnsi="Palatino Linotype"/>
          <w:noProof/>
          <w:sz w:val="22"/>
        </w:rPr>
        <w:t xml:space="preserve">, 97–159. </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39.</w:t>
      </w:r>
      <w:r w:rsidRPr="006B0338">
        <w:rPr>
          <w:rFonts w:ascii="Palatino Linotype" w:hAnsi="Palatino Linotype"/>
          <w:noProof/>
          <w:sz w:val="22"/>
        </w:rPr>
        <w:tab/>
        <w:t xml:space="preserve">Wright, S. 1988 Surfaces of selective value revisited. </w:t>
      </w:r>
      <w:r w:rsidRPr="006B0338">
        <w:rPr>
          <w:rFonts w:ascii="Palatino Linotype" w:hAnsi="Palatino Linotype"/>
          <w:i/>
          <w:iCs/>
          <w:noProof/>
          <w:sz w:val="22"/>
        </w:rPr>
        <w:t>Am. Nat.</w:t>
      </w:r>
      <w:r w:rsidRPr="006B0338">
        <w:rPr>
          <w:rFonts w:ascii="Palatino Linotype" w:hAnsi="Palatino Linotype"/>
          <w:noProof/>
          <w:sz w:val="22"/>
        </w:rPr>
        <w:t xml:space="preserve"> </w:t>
      </w:r>
      <w:r w:rsidRPr="006B0338">
        <w:rPr>
          <w:rFonts w:ascii="Palatino Linotype" w:hAnsi="Palatino Linotype"/>
          <w:b/>
          <w:bCs/>
          <w:noProof/>
          <w:sz w:val="22"/>
        </w:rPr>
        <w:t>131</w:t>
      </w:r>
      <w:r w:rsidRPr="006B0338">
        <w:rPr>
          <w:rFonts w:ascii="Palatino Linotype" w:hAnsi="Palatino Linotype"/>
          <w:noProof/>
          <w:sz w:val="22"/>
        </w:rPr>
        <w:t>, 115–123. (doi:10.1086/284777)</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40.</w:t>
      </w:r>
      <w:r w:rsidRPr="006B0338">
        <w:rPr>
          <w:rFonts w:ascii="Palatino Linotype" w:hAnsi="Palatino Linotype"/>
          <w:noProof/>
          <w:sz w:val="22"/>
        </w:rPr>
        <w:tab/>
        <w:t xml:space="preserve">Haigh, J. 1978 The accumulation of deleterious genes in a population - Muller’s Ratchet. </w:t>
      </w:r>
      <w:r w:rsidRPr="006B0338">
        <w:rPr>
          <w:rFonts w:ascii="Palatino Linotype" w:hAnsi="Palatino Linotype"/>
          <w:i/>
          <w:iCs/>
          <w:noProof/>
          <w:sz w:val="22"/>
        </w:rPr>
        <w:t>Theor. Popul. Biol.</w:t>
      </w:r>
      <w:r w:rsidRPr="006B0338">
        <w:rPr>
          <w:rFonts w:ascii="Palatino Linotype" w:hAnsi="Palatino Linotype"/>
          <w:noProof/>
          <w:sz w:val="22"/>
        </w:rPr>
        <w:t xml:space="preserve"> </w:t>
      </w:r>
      <w:r w:rsidRPr="006B0338">
        <w:rPr>
          <w:rFonts w:ascii="Palatino Linotype" w:hAnsi="Palatino Linotype"/>
          <w:b/>
          <w:bCs/>
          <w:noProof/>
          <w:sz w:val="22"/>
        </w:rPr>
        <w:t>14</w:t>
      </w:r>
      <w:r w:rsidRPr="006B0338">
        <w:rPr>
          <w:rFonts w:ascii="Palatino Linotype" w:hAnsi="Palatino Linotype"/>
          <w:noProof/>
          <w:sz w:val="22"/>
        </w:rPr>
        <w:t>, 251–267. (doi:10.1016/0040-5809(78)90027-8)</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41.</w:t>
      </w:r>
      <w:r w:rsidRPr="006B0338">
        <w:rPr>
          <w:rFonts w:ascii="Palatino Linotype" w:hAnsi="Palatino Linotype"/>
          <w:noProof/>
          <w:sz w:val="22"/>
        </w:rPr>
        <w:tab/>
        <w:t xml:space="preserve">Gessler, D. D. G. 1995 The constraints of finite size in asexual populations and the rate of the ratchet. </w:t>
      </w:r>
      <w:r w:rsidRPr="006B0338">
        <w:rPr>
          <w:rFonts w:ascii="Palatino Linotype" w:hAnsi="Palatino Linotype"/>
          <w:i/>
          <w:iCs/>
          <w:noProof/>
          <w:sz w:val="22"/>
        </w:rPr>
        <w:t>Genet. Res.</w:t>
      </w:r>
      <w:r w:rsidRPr="006B0338">
        <w:rPr>
          <w:rFonts w:ascii="Palatino Linotype" w:hAnsi="Palatino Linotype"/>
          <w:noProof/>
          <w:sz w:val="22"/>
        </w:rPr>
        <w:t xml:space="preserve"> </w:t>
      </w:r>
      <w:r w:rsidRPr="006B0338">
        <w:rPr>
          <w:rFonts w:ascii="Palatino Linotype" w:hAnsi="Palatino Linotype"/>
          <w:b/>
          <w:bCs/>
          <w:noProof/>
          <w:sz w:val="22"/>
        </w:rPr>
        <w:t>66</w:t>
      </w:r>
      <w:r w:rsidRPr="006B0338">
        <w:rPr>
          <w:rFonts w:ascii="Palatino Linotype" w:hAnsi="Palatino Linotype"/>
          <w:noProof/>
          <w:sz w:val="22"/>
        </w:rPr>
        <w:t>, 241. (doi:10.1017/S0016672300034686)</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42.</w:t>
      </w:r>
      <w:r w:rsidRPr="006B0338">
        <w:rPr>
          <w:rFonts w:ascii="Palatino Linotype" w:hAnsi="Palatino Linotype"/>
          <w:noProof/>
          <w:sz w:val="22"/>
        </w:rPr>
        <w:tab/>
        <w:t xml:space="preserve">Gordo, I. &amp; Dionisio, F. 2005 Nonequilibrium model for estimating parameters of deleterious mutations. </w:t>
      </w:r>
      <w:r w:rsidRPr="006B0338">
        <w:rPr>
          <w:rFonts w:ascii="Palatino Linotype" w:hAnsi="Palatino Linotype"/>
          <w:i/>
          <w:iCs/>
          <w:noProof/>
          <w:sz w:val="22"/>
        </w:rPr>
        <w:t>Phys. Rev. E</w:t>
      </w:r>
      <w:r w:rsidRPr="006B0338">
        <w:rPr>
          <w:rFonts w:ascii="Palatino Linotype" w:hAnsi="Palatino Linotype"/>
          <w:noProof/>
          <w:sz w:val="22"/>
        </w:rPr>
        <w:t xml:space="preserve"> </w:t>
      </w:r>
      <w:r w:rsidRPr="006B0338">
        <w:rPr>
          <w:rFonts w:ascii="Palatino Linotype" w:hAnsi="Palatino Linotype"/>
          <w:b/>
          <w:bCs/>
          <w:noProof/>
          <w:sz w:val="22"/>
        </w:rPr>
        <w:t>71</w:t>
      </w:r>
      <w:r w:rsidRPr="006B0338">
        <w:rPr>
          <w:rFonts w:ascii="Palatino Linotype" w:hAnsi="Palatino Linotype"/>
          <w:noProof/>
          <w:sz w:val="22"/>
        </w:rPr>
        <w:t>, 18–21. (doi:10.1103/PhysRevE.71.031907)</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43.</w:t>
      </w:r>
      <w:r w:rsidRPr="006B0338">
        <w:rPr>
          <w:rFonts w:ascii="Palatino Linotype" w:hAnsi="Palatino Linotype"/>
          <w:noProof/>
          <w:sz w:val="22"/>
        </w:rPr>
        <w:tab/>
        <w:t xml:space="preserve">Eshel, I. 1981 On the survival probability of a slightly advantageous mutant gene with a general distribution of progeny size - a branching process model. </w:t>
      </w:r>
      <w:r w:rsidRPr="006B0338">
        <w:rPr>
          <w:rFonts w:ascii="Palatino Linotype" w:hAnsi="Palatino Linotype"/>
          <w:i/>
          <w:iCs/>
          <w:noProof/>
          <w:sz w:val="22"/>
        </w:rPr>
        <w:t>J. Math. Biol.</w:t>
      </w:r>
      <w:r w:rsidRPr="006B0338">
        <w:rPr>
          <w:rFonts w:ascii="Palatino Linotype" w:hAnsi="Palatino Linotype"/>
          <w:noProof/>
          <w:sz w:val="22"/>
        </w:rPr>
        <w:t xml:space="preserve"> </w:t>
      </w:r>
      <w:r w:rsidRPr="006B0338">
        <w:rPr>
          <w:rFonts w:ascii="Palatino Linotype" w:hAnsi="Palatino Linotype"/>
          <w:b/>
          <w:bCs/>
          <w:noProof/>
          <w:sz w:val="22"/>
        </w:rPr>
        <w:t>12</w:t>
      </w:r>
      <w:r w:rsidRPr="006B0338">
        <w:rPr>
          <w:rFonts w:ascii="Palatino Linotype" w:hAnsi="Palatino Linotype"/>
          <w:noProof/>
          <w:sz w:val="22"/>
        </w:rPr>
        <w:t>, 355–362. (doi:10.1007/BF00276922)</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lastRenderedPageBreak/>
        <w:t>44.</w:t>
      </w:r>
      <w:r w:rsidRPr="006B0338">
        <w:rPr>
          <w:rFonts w:ascii="Palatino Linotype" w:hAnsi="Palatino Linotype"/>
          <w:noProof/>
          <w:sz w:val="22"/>
        </w:rPr>
        <w:tab/>
        <w:t xml:space="preserve">Fisher, R. A. 1930 </w:t>
      </w:r>
      <w:r w:rsidRPr="006B0338">
        <w:rPr>
          <w:rFonts w:ascii="Palatino Linotype" w:hAnsi="Palatino Linotype"/>
          <w:i/>
          <w:iCs/>
          <w:noProof/>
          <w:sz w:val="22"/>
        </w:rPr>
        <w:t>The Genetical Theory of Natural Selection</w:t>
      </w:r>
      <w:r w:rsidRPr="006B0338">
        <w:rPr>
          <w:rFonts w:ascii="Palatino Linotype" w:hAnsi="Palatino Linotype"/>
          <w:noProof/>
          <w:sz w:val="22"/>
        </w:rPr>
        <w:t>. Oxford: Clarendon Press.</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45.</w:t>
      </w:r>
      <w:r w:rsidRPr="006B0338">
        <w:rPr>
          <w:rFonts w:ascii="Palatino Linotype" w:hAnsi="Palatino Linotype"/>
          <w:noProof/>
          <w:sz w:val="22"/>
        </w:rPr>
        <w:tab/>
        <w:t xml:space="preserve">Patwa, Z. &amp; Wahl, L. M. 2008 The fixation probability of beneficial mutations. </w:t>
      </w:r>
      <w:r w:rsidRPr="006B0338">
        <w:rPr>
          <w:rFonts w:ascii="Palatino Linotype" w:hAnsi="Palatino Linotype"/>
          <w:i/>
          <w:iCs/>
          <w:noProof/>
          <w:sz w:val="22"/>
        </w:rPr>
        <w:t>J. R. Soc. Interface</w:t>
      </w:r>
      <w:r w:rsidRPr="006B0338">
        <w:rPr>
          <w:rFonts w:ascii="Palatino Linotype" w:hAnsi="Palatino Linotype"/>
          <w:noProof/>
          <w:sz w:val="22"/>
        </w:rPr>
        <w:t xml:space="preserve"> </w:t>
      </w:r>
      <w:r w:rsidRPr="006B0338">
        <w:rPr>
          <w:rFonts w:ascii="Palatino Linotype" w:hAnsi="Palatino Linotype"/>
          <w:b/>
          <w:bCs/>
          <w:noProof/>
          <w:sz w:val="22"/>
        </w:rPr>
        <w:t>5</w:t>
      </w:r>
      <w:r w:rsidRPr="006B0338">
        <w:rPr>
          <w:rFonts w:ascii="Palatino Linotype" w:hAnsi="Palatino Linotype"/>
          <w:noProof/>
          <w:sz w:val="22"/>
        </w:rPr>
        <w:t>, 1279–89. (doi:10.1098/rsif.2008.0248)</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46.</w:t>
      </w:r>
      <w:r w:rsidRPr="006B0338">
        <w:rPr>
          <w:rFonts w:ascii="Palatino Linotype" w:hAnsi="Palatino Linotype"/>
          <w:noProof/>
          <w:sz w:val="22"/>
        </w:rPr>
        <w:tab/>
        <w:t xml:space="preserve">Weinreich, D. M. &amp; Chao, L. 2005 Rapid evolutionary escape by large populations from local fitness peaks is likely in nature. </w:t>
      </w:r>
      <w:r w:rsidRPr="006B0338">
        <w:rPr>
          <w:rFonts w:ascii="Palatino Linotype" w:hAnsi="Palatino Linotype"/>
          <w:i/>
          <w:iCs/>
          <w:noProof/>
          <w:sz w:val="22"/>
        </w:rPr>
        <w:t>Evolution</w:t>
      </w:r>
      <w:r w:rsidRPr="006B0338">
        <w:rPr>
          <w:rFonts w:ascii="Palatino Linotype" w:hAnsi="Palatino Linotype"/>
          <w:noProof/>
          <w:sz w:val="22"/>
        </w:rPr>
        <w:t xml:space="preserve"> </w:t>
      </w:r>
      <w:r w:rsidRPr="006B0338">
        <w:rPr>
          <w:rFonts w:ascii="Palatino Linotype" w:hAnsi="Palatino Linotype"/>
          <w:b/>
          <w:bCs/>
          <w:noProof/>
          <w:sz w:val="22"/>
        </w:rPr>
        <w:t>59</w:t>
      </w:r>
      <w:r w:rsidRPr="006B0338">
        <w:rPr>
          <w:rFonts w:ascii="Palatino Linotype" w:hAnsi="Palatino Linotype"/>
          <w:noProof/>
          <w:sz w:val="22"/>
        </w:rPr>
        <w:t xml:space="preserve">, 1175–82. </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47.</w:t>
      </w:r>
      <w:r w:rsidRPr="006B0338">
        <w:rPr>
          <w:rFonts w:ascii="Palatino Linotype" w:hAnsi="Palatino Linotype"/>
          <w:noProof/>
          <w:sz w:val="22"/>
        </w:rPr>
        <w:tab/>
        <w:t xml:space="preserve">Maynard Smith, J. &amp; Haigh, J. 1974 The hitch-hiking effect of a favourable gene. </w:t>
      </w:r>
      <w:r w:rsidRPr="006B0338">
        <w:rPr>
          <w:rFonts w:ascii="Palatino Linotype" w:hAnsi="Palatino Linotype"/>
          <w:i/>
          <w:iCs/>
          <w:noProof/>
          <w:sz w:val="22"/>
        </w:rPr>
        <w:t>Genet. Res.</w:t>
      </w:r>
      <w:r w:rsidRPr="006B0338">
        <w:rPr>
          <w:rFonts w:ascii="Palatino Linotype" w:hAnsi="Palatino Linotype"/>
          <w:noProof/>
          <w:sz w:val="22"/>
        </w:rPr>
        <w:t xml:space="preserve"> </w:t>
      </w:r>
      <w:r w:rsidRPr="006B0338">
        <w:rPr>
          <w:rFonts w:ascii="Palatino Linotype" w:hAnsi="Palatino Linotype"/>
          <w:b/>
          <w:bCs/>
          <w:noProof/>
          <w:sz w:val="22"/>
        </w:rPr>
        <w:t>23</w:t>
      </w:r>
      <w:r w:rsidRPr="006B0338">
        <w:rPr>
          <w:rFonts w:ascii="Palatino Linotype" w:hAnsi="Palatino Linotype"/>
          <w:noProof/>
          <w:sz w:val="22"/>
        </w:rPr>
        <w:t>, 23–35. (doi:10.1017/S0016672300014634)</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48.</w:t>
      </w:r>
      <w:r w:rsidRPr="006B0338">
        <w:rPr>
          <w:rFonts w:ascii="Palatino Linotype" w:hAnsi="Palatino Linotype"/>
          <w:noProof/>
          <w:sz w:val="22"/>
        </w:rPr>
        <w:tab/>
        <w:t xml:space="preserve">Lynch, M., Bürger, R., Butcher, D. &amp; Gabriel, W. 1993 The mutational meltdown in asexual populations. </w:t>
      </w:r>
      <w:r w:rsidRPr="006B0338">
        <w:rPr>
          <w:rFonts w:ascii="Palatino Linotype" w:hAnsi="Palatino Linotype"/>
          <w:i/>
          <w:iCs/>
          <w:noProof/>
          <w:sz w:val="22"/>
        </w:rPr>
        <w:t>J. Hered.</w:t>
      </w:r>
      <w:r w:rsidRPr="006B0338">
        <w:rPr>
          <w:rFonts w:ascii="Palatino Linotype" w:hAnsi="Palatino Linotype"/>
          <w:noProof/>
          <w:sz w:val="22"/>
        </w:rPr>
        <w:t xml:space="preserve"> </w:t>
      </w:r>
      <w:r w:rsidRPr="006B0338">
        <w:rPr>
          <w:rFonts w:ascii="Palatino Linotype" w:hAnsi="Palatino Linotype"/>
          <w:b/>
          <w:bCs/>
          <w:noProof/>
          <w:sz w:val="22"/>
        </w:rPr>
        <w:t>84</w:t>
      </w:r>
      <w:r w:rsidRPr="006B0338">
        <w:rPr>
          <w:rFonts w:ascii="Palatino Linotype" w:hAnsi="Palatino Linotype"/>
          <w:noProof/>
          <w:sz w:val="22"/>
        </w:rPr>
        <w:t xml:space="preserve">, 339–44. </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49.</w:t>
      </w:r>
      <w:r w:rsidRPr="006B0338">
        <w:rPr>
          <w:rFonts w:ascii="Palatino Linotype" w:hAnsi="Palatino Linotype"/>
          <w:noProof/>
          <w:sz w:val="22"/>
        </w:rPr>
        <w:tab/>
        <w:t xml:space="preserve">Obolski, U. &amp; Hadany, L. 2012 Implications of stress-induced genetic variation for minimizing multidrug resistance in bacteria. </w:t>
      </w:r>
      <w:r w:rsidRPr="006B0338">
        <w:rPr>
          <w:rFonts w:ascii="Palatino Linotype" w:hAnsi="Palatino Linotype"/>
          <w:i/>
          <w:iCs/>
          <w:noProof/>
          <w:sz w:val="22"/>
        </w:rPr>
        <w:t>BMC Med.</w:t>
      </w:r>
      <w:r w:rsidRPr="006B0338">
        <w:rPr>
          <w:rFonts w:ascii="Palatino Linotype" w:hAnsi="Palatino Linotype"/>
          <w:noProof/>
          <w:sz w:val="22"/>
        </w:rPr>
        <w:t xml:space="preserve"> </w:t>
      </w:r>
      <w:r w:rsidRPr="006B0338">
        <w:rPr>
          <w:rFonts w:ascii="Palatino Linotype" w:hAnsi="Palatino Linotype"/>
          <w:b/>
          <w:bCs/>
          <w:noProof/>
          <w:sz w:val="22"/>
        </w:rPr>
        <w:t>10</w:t>
      </w:r>
      <w:r w:rsidRPr="006B0338">
        <w:rPr>
          <w:rFonts w:ascii="Palatino Linotype" w:hAnsi="Palatino Linotype"/>
          <w:noProof/>
          <w:sz w:val="22"/>
        </w:rPr>
        <w:t>, 1–30. (doi:10.1186/1741-7015-10-89)</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50.</w:t>
      </w:r>
      <w:r w:rsidRPr="006B0338">
        <w:rPr>
          <w:rFonts w:ascii="Palatino Linotype" w:hAnsi="Palatino Linotype"/>
          <w:noProof/>
          <w:sz w:val="22"/>
        </w:rPr>
        <w:tab/>
        <w:t xml:space="preserve">Shor, E., Fox, C. a. &amp; Broach, J. R. 2013 The yeast environmental stress response regulates mutagenesis induced by proteotoxic stress. </w:t>
      </w:r>
      <w:r w:rsidRPr="006B0338">
        <w:rPr>
          <w:rFonts w:ascii="Palatino Linotype" w:hAnsi="Palatino Linotype"/>
          <w:i/>
          <w:iCs/>
          <w:noProof/>
          <w:sz w:val="22"/>
        </w:rPr>
        <w:t>PLoS Genet.</w:t>
      </w:r>
      <w:r w:rsidRPr="006B0338">
        <w:rPr>
          <w:rFonts w:ascii="Palatino Linotype" w:hAnsi="Palatino Linotype"/>
          <w:noProof/>
          <w:sz w:val="22"/>
        </w:rPr>
        <w:t xml:space="preserve"> </w:t>
      </w:r>
      <w:r w:rsidRPr="006B0338">
        <w:rPr>
          <w:rFonts w:ascii="Palatino Linotype" w:hAnsi="Palatino Linotype"/>
          <w:b/>
          <w:bCs/>
          <w:noProof/>
          <w:sz w:val="22"/>
        </w:rPr>
        <w:t>9</w:t>
      </w:r>
      <w:r w:rsidRPr="006B0338">
        <w:rPr>
          <w:rFonts w:ascii="Palatino Linotype" w:hAnsi="Palatino Linotype"/>
          <w:noProof/>
          <w:sz w:val="22"/>
        </w:rPr>
        <w:t>, e1003680. (doi:10.1371/journal.pgen.1003680)</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51.</w:t>
      </w:r>
      <w:r w:rsidRPr="006B0338">
        <w:rPr>
          <w:rFonts w:ascii="Palatino Linotype" w:hAnsi="Palatino Linotype"/>
          <w:noProof/>
          <w:sz w:val="22"/>
        </w:rPr>
        <w:tab/>
        <w:t xml:space="preserve">Karpinets, T., Greenwood, D., Pogribny, I. &amp; Samatova, N. 2006 Bacterial stationary-state mutagenesis and Mammalian tumorigenesis as stress-induced cellular adaptations and the role of epigenetics. </w:t>
      </w:r>
      <w:r w:rsidRPr="006B0338">
        <w:rPr>
          <w:rFonts w:ascii="Palatino Linotype" w:hAnsi="Palatino Linotype"/>
          <w:i/>
          <w:iCs/>
          <w:noProof/>
          <w:sz w:val="22"/>
        </w:rPr>
        <w:t>Curr. Genomics</w:t>
      </w:r>
      <w:r w:rsidRPr="006B0338">
        <w:rPr>
          <w:rFonts w:ascii="Palatino Linotype" w:hAnsi="Palatino Linotype"/>
          <w:noProof/>
          <w:sz w:val="22"/>
        </w:rPr>
        <w:t xml:space="preserve"> </w:t>
      </w:r>
      <w:r w:rsidRPr="006B0338">
        <w:rPr>
          <w:rFonts w:ascii="Palatino Linotype" w:hAnsi="Palatino Linotype"/>
          <w:b/>
          <w:bCs/>
          <w:noProof/>
          <w:sz w:val="22"/>
        </w:rPr>
        <w:t>7</w:t>
      </w:r>
      <w:r w:rsidRPr="006B0338">
        <w:rPr>
          <w:rFonts w:ascii="Palatino Linotype" w:hAnsi="Palatino Linotype"/>
          <w:noProof/>
          <w:sz w:val="22"/>
        </w:rPr>
        <w:t xml:space="preserve">, 481–96. </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52.</w:t>
      </w:r>
      <w:r w:rsidRPr="006B0338">
        <w:rPr>
          <w:rFonts w:ascii="Palatino Linotype" w:hAnsi="Palatino Linotype"/>
          <w:noProof/>
          <w:sz w:val="22"/>
        </w:rPr>
        <w:tab/>
        <w:t xml:space="preserve">Christiansen, F. B., Otto, S. P., Bergman, A. &amp; Feldman, M. W. 1998 Waiting with and without recombination: the time to production of a double mutant. </w:t>
      </w:r>
      <w:r w:rsidRPr="006B0338">
        <w:rPr>
          <w:rFonts w:ascii="Palatino Linotype" w:hAnsi="Palatino Linotype"/>
          <w:i/>
          <w:iCs/>
          <w:noProof/>
          <w:sz w:val="22"/>
        </w:rPr>
        <w:t>Theor. Popul. Biol.</w:t>
      </w:r>
      <w:r w:rsidRPr="006B0338">
        <w:rPr>
          <w:rFonts w:ascii="Palatino Linotype" w:hAnsi="Palatino Linotype"/>
          <w:noProof/>
          <w:sz w:val="22"/>
        </w:rPr>
        <w:t xml:space="preserve"> </w:t>
      </w:r>
      <w:r w:rsidRPr="006B0338">
        <w:rPr>
          <w:rFonts w:ascii="Palatino Linotype" w:hAnsi="Palatino Linotype"/>
          <w:b/>
          <w:bCs/>
          <w:noProof/>
          <w:sz w:val="22"/>
        </w:rPr>
        <w:t>53</w:t>
      </w:r>
      <w:r w:rsidRPr="006B0338">
        <w:rPr>
          <w:rFonts w:ascii="Palatino Linotype" w:hAnsi="Palatino Linotype"/>
          <w:noProof/>
          <w:sz w:val="22"/>
        </w:rPr>
        <w:t>, 199–215. (doi:10.1006/tpbi.1997.1358)</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53.</w:t>
      </w:r>
      <w:r w:rsidRPr="006B0338">
        <w:rPr>
          <w:rFonts w:ascii="Palatino Linotype" w:hAnsi="Palatino Linotype"/>
          <w:noProof/>
          <w:sz w:val="22"/>
        </w:rPr>
        <w:tab/>
        <w:t xml:space="preserve">Torres-Barceló, C., Cabot, G., Oliver, A., Buckling, A. &amp; MacLean, R. C. 2013 A trade-off between oxidative stress resistance and DNA repair plays a role in the evolution of elevated mutation rates in bacteria. </w:t>
      </w:r>
      <w:r w:rsidRPr="006B0338">
        <w:rPr>
          <w:rFonts w:ascii="Palatino Linotype" w:hAnsi="Palatino Linotype"/>
          <w:i/>
          <w:iCs/>
          <w:noProof/>
          <w:sz w:val="22"/>
        </w:rPr>
        <w:t>Proc. R. Soc. B Biol. Sci.</w:t>
      </w:r>
      <w:r w:rsidRPr="006B0338">
        <w:rPr>
          <w:rFonts w:ascii="Palatino Linotype" w:hAnsi="Palatino Linotype"/>
          <w:noProof/>
          <w:sz w:val="22"/>
        </w:rPr>
        <w:t xml:space="preserve"> </w:t>
      </w:r>
      <w:r w:rsidRPr="006B0338">
        <w:rPr>
          <w:rFonts w:ascii="Palatino Linotype" w:hAnsi="Palatino Linotype"/>
          <w:b/>
          <w:bCs/>
          <w:noProof/>
          <w:sz w:val="22"/>
        </w:rPr>
        <w:t>280</w:t>
      </w:r>
      <w:r w:rsidRPr="006B0338">
        <w:rPr>
          <w:rFonts w:ascii="Palatino Linotype" w:hAnsi="Palatino Linotype"/>
          <w:noProof/>
          <w:sz w:val="22"/>
        </w:rPr>
        <w:t>, 20130007. (doi:10.1098/rspb.2013.0007)</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54.</w:t>
      </w:r>
      <w:r w:rsidRPr="006B0338">
        <w:rPr>
          <w:rFonts w:ascii="Palatino Linotype" w:hAnsi="Palatino Linotype"/>
          <w:noProof/>
          <w:sz w:val="22"/>
        </w:rPr>
        <w:tab/>
        <w:t xml:space="preserve">Dawson, K. J. 1998 Evolutionarily stable mutation rates. </w:t>
      </w:r>
      <w:r w:rsidRPr="006B0338">
        <w:rPr>
          <w:rFonts w:ascii="Palatino Linotype" w:hAnsi="Palatino Linotype"/>
          <w:i/>
          <w:iCs/>
          <w:noProof/>
          <w:sz w:val="22"/>
        </w:rPr>
        <w:t>J. Theor. Biol.</w:t>
      </w:r>
      <w:r w:rsidRPr="006B0338">
        <w:rPr>
          <w:rFonts w:ascii="Palatino Linotype" w:hAnsi="Palatino Linotype"/>
          <w:noProof/>
          <w:sz w:val="22"/>
        </w:rPr>
        <w:t xml:space="preserve"> </w:t>
      </w:r>
      <w:r w:rsidRPr="006B0338">
        <w:rPr>
          <w:rFonts w:ascii="Palatino Linotype" w:hAnsi="Palatino Linotype"/>
          <w:b/>
          <w:bCs/>
          <w:noProof/>
          <w:sz w:val="22"/>
        </w:rPr>
        <w:t>194</w:t>
      </w:r>
      <w:r w:rsidRPr="006B0338">
        <w:rPr>
          <w:rFonts w:ascii="Palatino Linotype" w:hAnsi="Palatino Linotype"/>
          <w:noProof/>
          <w:sz w:val="22"/>
        </w:rPr>
        <w:t>, 143–57. (doi:10.1006/jtbi.1998.0752)</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55.</w:t>
      </w:r>
      <w:r w:rsidRPr="006B0338">
        <w:rPr>
          <w:rFonts w:ascii="Palatino Linotype" w:hAnsi="Palatino Linotype"/>
          <w:noProof/>
          <w:sz w:val="22"/>
        </w:rPr>
        <w:tab/>
        <w:t xml:space="preserve">Giraud, A., Matic, I., Tenaillon, O., Clara, A., Radman, M., Fons, M. &amp; Taddei, F. 2001 Costs and benefits of high mutation rates: adaptive evolution of bacteria in the mouse gut. </w:t>
      </w:r>
      <w:r w:rsidRPr="006B0338">
        <w:rPr>
          <w:rFonts w:ascii="Palatino Linotype" w:hAnsi="Palatino Linotype"/>
          <w:i/>
          <w:iCs/>
          <w:noProof/>
          <w:sz w:val="22"/>
        </w:rPr>
        <w:t>Science (80-. ).</w:t>
      </w:r>
      <w:r w:rsidRPr="006B0338">
        <w:rPr>
          <w:rFonts w:ascii="Palatino Linotype" w:hAnsi="Palatino Linotype"/>
          <w:noProof/>
          <w:sz w:val="22"/>
        </w:rPr>
        <w:t xml:space="preserve"> </w:t>
      </w:r>
      <w:r w:rsidRPr="006B0338">
        <w:rPr>
          <w:rFonts w:ascii="Palatino Linotype" w:hAnsi="Palatino Linotype"/>
          <w:b/>
          <w:bCs/>
          <w:noProof/>
          <w:sz w:val="22"/>
        </w:rPr>
        <w:t>291</w:t>
      </w:r>
      <w:r w:rsidRPr="006B0338">
        <w:rPr>
          <w:rFonts w:ascii="Palatino Linotype" w:hAnsi="Palatino Linotype"/>
          <w:noProof/>
          <w:sz w:val="22"/>
        </w:rPr>
        <w:t>, 2606–8. (doi:10.1126/science.1056421)</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56.</w:t>
      </w:r>
      <w:r w:rsidRPr="006B0338">
        <w:rPr>
          <w:rFonts w:ascii="Palatino Linotype" w:hAnsi="Palatino Linotype"/>
          <w:noProof/>
          <w:sz w:val="22"/>
        </w:rPr>
        <w:tab/>
        <w:t xml:space="preserve">Loh, E., Salk, J. J. &amp; Loeb, L. A. 2010 Optimization of DNA polymerase mutation rates during bacterial evolution. </w:t>
      </w:r>
      <w:r w:rsidRPr="006B0338">
        <w:rPr>
          <w:rFonts w:ascii="Palatino Linotype" w:hAnsi="Palatino Linotype"/>
          <w:i/>
          <w:iCs/>
          <w:noProof/>
          <w:sz w:val="22"/>
        </w:rPr>
        <w:t>Proc. Natl. Acad. Sci.</w:t>
      </w:r>
      <w:r w:rsidRPr="006B0338">
        <w:rPr>
          <w:rFonts w:ascii="Palatino Linotype" w:hAnsi="Palatino Linotype"/>
          <w:noProof/>
          <w:sz w:val="22"/>
        </w:rPr>
        <w:t xml:space="preserve"> </w:t>
      </w:r>
      <w:r w:rsidRPr="006B0338">
        <w:rPr>
          <w:rFonts w:ascii="Palatino Linotype" w:hAnsi="Palatino Linotype"/>
          <w:b/>
          <w:bCs/>
          <w:noProof/>
          <w:sz w:val="22"/>
        </w:rPr>
        <w:t>107</w:t>
      </w:r>
      <w:r w:rsidRPr="006B0338">
        <w:rPr>
          <w:rFonts w:ascii="Palatino Linotype" w:hAnsi="Palatino Linotype"/>
          <w:noProof/>
          <w:sz w:val="22"/>
        </w:rPr>
        <w:t>, 1154–9. (doi:10.1073/pnas.0912451107)</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lastRenderedPageBreak/>
        <w:t>57.</w:t>
      </w:r>
      <w:r w:rsidRPr="006B0338">
        <w:rPr>
          <w:rFonts w:ascii="Palatino Linotype" w:hAnsi="Palatino Linotype"/>
          <w:noProof/>
          <w:sz w:val="22"/>
        </w:rPr>
        <w:tab/>
        <w:t xml:space="preserve">Gentile, C. F., Yu, S.-C., Serrano, S. A., Gerrish, P. J. &amp; Sniegowski, P. D. 2011 Competition between high- and higher-mutating strains of </w:t>
      </w:r>
      <w:r w:rsidRPr="006B0338">
        <w:rPr>
          <w:rFonts w:ascii="Palatino Linotype" w:hAnsi="Palatino Linotype"/>
          <w:i/>
          <w:iCs/>
          <w:noProof/>
          <w:sz w:val="22"/>
        </w:rPr>
        <w:t>Escherichia coli</w:t>
      </w:r>
      <w:r w:rsidRPr="006B0338">
        <w:rPr>
          <w:rFonts w:ascii="Palatino Linotype" w:hAnsi="Palatino Linotype"/>
          <w:noProof/>
          <w:sz w:val="22"/>
        </w:rPr>
        <w:t xml:space="preserve">. </w:t>
      </w:r>
      <w:r w:rsidRPr="006B0338">
        <w:rPr>
          <w:rFonts w:ascii="Palatino Linotype" w:hAnsi="Palatino Linotype"/>
          <w:i/>
          <w:iCs/>
          <w:noProof/>
          <w:sz w:val="22"/>
        </w:rPr>
        <w:t>Biol. Lett.</w:t>
      </w:r>
      <w:r w:rsidRPr="006B0338">
        <w:rPr>
          <w:rFonts w:ascii="Palatino Linotype" w:hAnsi="Palatino Linotype"/>
          <w:noProof/>
          <w:sz w:val="22"/>
        </w:rPr>
        <w:t xml:space="preserve"> </w:t>
      </w:r>
      <w:r w:rsidRPr="006B0338">
        <w:rPr>
          <w:rFonts w:ascii="Palatino Linotype" w:hAnsi="Palatino Linotype"/>
          <w:b/>
          <w:bCs/>
          <w:noProof/>
          <w:sz w:val="22"/>
        </w:rPr>
        <w:t>7</w:t>
      </w:r>
      <w:r w:rsidRPr="006B0338">
        <w:rPr>
          <w:rFonts w:ascii="Palatino Linotype" w:hAnsi="Palatino Linotype"/>
          <w:noProof/>
          <w:sz w:val="22"/>
        </w:rPr>
        <w:t>, 422–4. (doi:10.1098/rsbl.2010.1036)</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58.</w:t>
      </w:r>
      <w:r w:rsidRPr="006B0338">
        <w:rPr>
          <w:rFonts w:ascii="Palatino Linotype" w:hAnsi="Palatino Linotype"/>
          <w:noProof/>
          <w:sz w:val="22"/>
        </w:rPr>
        <w:tab/>
        <w:t xml:space="preserve">Shee, C., Gibson, J. L., Darrow, M. C., Gonzalez, C. &amp; Rosenberg, S. M. 2011 Impact of a stress-inducible switch to mutagenic repair of DNA breaks on mutation in </w:t>
      </w:r>
      <w:r w:rsidRPr="006B0338">
        <w:rPr>
          <w:rFonts w:ascii="Palatino Linotype" w:hAnsi="Palatino Linotype"/>
          <w:i/>
          <w:iCs/>
          <w:noProof/>
          <w:sz w:val="22"/>
        </w:rPr>
        <w:t>Escherichia coli</w:t>
      </w:r>
      <w:r w:rsidRPr="006B0338">
        <w:rPr>
          <w:rFonts w:ascii="Palatino Linotype" w:hAnsi="Palatino Linotype"/>
          <w:noProof/>
          <w:sz w:val="22"/>
        </w:rPr>
        <w:t xml:space="preserve">. </w:t>
      </w:r>
      <w:r w:rsidRPr="006B0338">
        <w:rPr>
          <w:rFonts w:ascii="Palatino Linotype" w:hAnsi="Palatino Linotype"/>
          <w:i/>
          <w:iCs/>
          <w:noProof/>
          <w:sz w:val="22"/>
        </w:rPr>
        <w:t>Proc. Natl. Acad. Sci.</w:t>
      </w:r>
      <w:r w:rsidRPr="006B0338">
        <w:rPr>
          <w:rFonts w:ascii="Palatino Linotype" w:hAnsi="Palatino Linotype"/>
          <w:noProof/>
          <w:sz w:val="22"/>
        </w:rPr>
        <w:t xml:space="preserve"> </w:t>
      </w:r>
      <w:r w:rsidRPr="006B0338">
        <w:rPr>
          <w:rFonts w:ascii="Palatino Linotype" w:hAnsi="Palatino Linotype"/>
          <w:b/>
          <w:bCs/>
          <w:noProof/>
          <w:sz w:val="22"/>
        </w:rPr>
        <w:t>108</w:t>
      </w:r>
      <w:r w:rsidRPr="006B0338">
        <w:rPr>
          <w:rFonts w:ascii="Palatino Linotype" w:hAnsi="Palatino Linotype"/>
          <w:noProof/>
          <w:sz w:val="22"/>
        </w:rPr>
        <w:t>, 13659–13664. (doi:10.1073/pnas.1104681108)</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59.</w:t>
      </w:r>
      <w:r w:rsidRPr="006B0338">
        <w:rPr>
          <w:rFonts w:ascii="Palatino Linotype" w:hAnsi="Palatino Linotype"/>
          <w:noProof/>
          <w:sz w:val="22"/>
        </w:rPr>
        <w:tab/>
        <w:t xml:space="preserve">Tenaillon, O., Le Nagard, H., Godelle, B. &amp; Taddei, F. 2000 Mutators and sex in bacteria: conflict between adaptive strategies. </w:t>
      </w:r>
      <w:r w:rsidRPr="006B0338">
        <w:rPr>
          <w:rFonts w:ascii="Palatino Linotype" w:hAnsi="Palatino Linotype"/>
          <w:i/>
          <w:iCs/>
          <w:noProof/>
          <w:sz w:val="22"/>
        </w:rPr>
        <w:t>Proc. Natl. Acad. Sci.</w:t>
      </w:r>
      <w:r w:rsidRPr="006B0338">
        <w:rPr>
          <w:rFonts w:ascii="Palatino Linotype" w:hAnsi="Palatino Linotype"/>
          <w:noProof/>
          <w:sz w:val="22"/>
        </w:rPr>
        <w:t xml:space="preserve"> </w:t>
      </w:r>
      <w:r w:rsidRPr="006B0338">
        <w:rPr>
          <w:rFonts w:ascii="Palatino Linotype" w:hAnsi="Palatino Linotype"/>
          <w:b/>
          <w:bCs/>
          <w:noProof/>
          <w:sz w:val="22"/>
        </w:rPr>
        <w:t>97</w:t>
      </w:r>
      <w:r w:rsidRPr="006B0338">
        <w:rPr>
          <w:rFonts w:ascii="Palatino Linotype" w:hAnsi="Palatino Linotype"/>
          <w:noProof/>
          <w:sz w:val="22"/>
        </w:rPr>
        <w:t>, 10465–70. (doi:10.1073/pnas.180063397)</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60.</w:t>
      </w:r>
      <w:r w:rsidRPr="006B0338">
        <w:rPr>
          <w:rFonts w:ascii="Palatino Linotype" w:hAnsi="Palatino Linotype"/>
          <w:noProof/>
          <w:sz w:val="22"/>
        </w:rPr>
        <w:tab/>
        <w:t xml:space="preserve">Crow, J. F., Engels, W. R. &amp; Denniston, C. 1990 Phase Three of Wright’s Shifting-Balance Theory. </w:t>
      </w:r>
      <w:r w:rsidRPr="006B0338">
        <w:rPr>
          <w:rFonts w:ascii="Palatino Linotype" w:hAnsi="Palatino Linotype"/>
          <w:i/>
          <w:iCs/>
          <w:noProof/>
          <w:sz w:val="22"/>
        </w:rPr>
        <w:t>Evolution</w:t>
      </w:r>
      <w:r w:rsidRPr="006B0338">
        <w:rPr>
          <w:rFonts w:ascii="Palatino Linotype" w:hAnsi="Palatino Linotype"/>
          <w:noProof/>
          <w:sz w:val="22"/>
        </w:rPr>
        <w:t xml:space="preserve"> </w:t>
      </w:r>
      <w:r w:rsidRPr="006B0338">
        <w:rPr>
          <w:rFonts w:ascii="Palatino Linotype" w:hAnsi="Palatino Linotype"/>
          <w:b/>
          <w:bCs/>
          <w:noProof/>
          <w:sz w:val="22"/>
        </w:rPr>
        <w:t>44</w:t>
      </w:r>
      <w:r w:rsidRPr="006B0338">
        <w:rPr>
          <w:rFonts w:ascii="Palatino Linotype" w:hAnsi="Palatino Linotype"/>
          <w:noProof/>
          <w:sz w:val="22"/>
        </w:rPr>
        <w:t>, 233. (doi:10.2307/2409403)</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61.</w:t>
      </w:r>
      <w:r w:rsidRPr="006B0338">
        <w:rPr>
          <w:rFonts w:ascii="Palatino Linotype" w:hAnsi="Palatino Linotype"/>
          <w:noProof/>
          <w:sz w:val="22"/>
        </w:rPr>
        <w:tab/>
        <w:t xml:space="preserve">Wade, M. J. &amp; Goodnight, C. J. 1991 Wright’s shifting balance theory: an experimental study. </w:t>
      </w:r>
      <w:r w:rsidRPr="006B0338">
        <w:rPr>
          <w:rFonts w:ascii="Palatino Linotype" w:hAnsi="Palatino Linotype"/>
          <w:i/>
          <w:iCs/>
          <w:noProof/>
          <w:sz w:val="22"/>
        </w:rPr>
        <w:t>Science (80-. ).</w:t>
      </w:r>
      <w:r w:rsidRPr="006B0338">
        <w:rPr>
          <w:rFonts w:ascii="Palatino Linotype" w:hAnsi="Palatino Linotype"/>
          <w:noProof/>
          <w:sz w:val="22"/>
        </w:rPr>
        <w:t xml:space="preserve"> </w:t>
      </w:r>
      <w:r w:rsidRPr="006B0338">
        <w:rPr>
          <w:rFonts w:ascii="Palatino Linotype" w:hAnsi="Palatino Linotype"/>
          <w:b/>
          <w:bCs/>
          <w:noProof/>
          <w:sz w:val="22"/>
        </w:rPr>
        <w:t>253</w:t>
      </w:r>
      <w:r w:rsidRPr="006B0338">
        <w:rPr>
          <w:rFonts w:ascii="Palatino Linotype" w:hAnsi="Palatino Linotype"/>
          <w:noProof/>
          <w:sz w:val="22"/>
        </w:rPr>
        <w:t>, 1015–8. (doi:10.1126/science.1887214)</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62.</w:t>
      </w:r>
      <w:r w:rsidRPr="006B0338">
        <w:rPr>
          <w:rFonts w:ascii="Palatino Linotype" w:hAnsi="Palatino Linotype"/>
          <w:noProof/>
          <w:sz w:val="22"/>
        </w:rPr>
        <w:tab/>
        <w:t xml:space="preserve">Peck, S. L., Ellner, S. P. &amp; Gould, F. 2000 Varying migration and deme size and the feasibility of the shifting balance. </w:t>
      </w:r>
      <w:r w:rsidRPr="006B0338">
        <w:rPr>
          <w:rFonts w:ascii="Palatino Linotype" w:hAnsi="Palatino Linotype"/>
          <w:i/>
          <w:iCs/>
          <w:noProof/>
          <w:sz w:val="22"/>
        </w:rPr>
        <w:t>Evolution</w:t>
      </w:r>
      <w:r w:rsidRPr="006B0338">
        <w:rPr>
          <w:rFonts w:ascii="Palatino Linotype" w:hAnsi="Palatino Linotype"/>
          <w:noProof/>
          <w:sz w:val="22"/>
        </w:rPr>
        <w:t xml:space="preserve"> </w:t>
      </w:r>
      <w:r w:rsidRPr="006B0338">
        <w:rPr>
          <w:rFonts w:ascii="Palatino Linotype" w:hAnsi="Palatino Linotype"/>
          <w:b/>
          <w:bCs/>
          <w:noProof/>
          <w:sz w:val="22"/>
        </w:rPr>
        <w:t>54</w:t>
      </w:r>
      <w:r w:rsidRPr="006B0338">
        <w:rPr>
          <w:rFonts w:ascii="Palatino Linotype" w:hAnsi="Palatino Linotype"/>
          <w:noProof/>
          <w:sz w:val="22"/>
        </w:rPr>
        <w:t>, 324–7. (doi:10.1111/j.0014-3820.2000.tb00035.x)</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63.</w:t>
      </w:r>
      <w:r w:rsidRPr="006B0338">
        <w:rPr>
          <w:rFonts w:ascii="Palatino Linotype" w:hAnsi="Palatino Linotype"/>
          <w:noProof/>
          <w:sz w:val="22"/>
        </w:rPr>
        <w:tab/>
        <w:t xml:space="preserve">Moore, F. B.-G. &amp; Tonsor, S. J. 1994 A Simulation of Wright’s Shifting-Balance Process: Migration and the Three Phases. </w:t>
      </w:r>
      <w:r w:rsidRPr="006B0338">
        <w:rPr>
          <w:rFonts w:ascii="Palatino Linotype" w:hAnsi="Palatino Linotype"/>
          <w:i/>
          <w:iCs/>
          <w:noProof/>
          <w:sz w:val="22"/>
        </w:rPr>
        <w:t>Evolution</w:t>
      </w:r>
      <w:r w:rsidRPr="006B0338">
        <w:rPr>
          <w:rFonts w:ascii="Palatino Linotype" w:hAnsi="Palatino Linotype"/>
          <w:noProof/>
          <w:sz w:val="22"/>
        </w:rPr>
        <w:t xml:space="preserve"> </w:t>
      </w:r>
      <w:r w:rsidRPr="006B0338">
        <w:rPr>
          <w:rFonts w:ascii="Palatino Linotype" w:hAnsi="Palatino Linotype"/>
          <w:b/>
          <w:bCs/>
          <w:noProof/>
          <w:sz w:val="22"/>
        </w:rPr>
        <w:t>48</w:t>
      </w:r>
      <w:r w:rsidRPr="006B0338">
        <w:rPr>
          <w:rFonts w:ascii="Palatino Linotype" w:hAnsi="Palatino Linotype"/>
          <w:noProof/>
          <w:sz w:val="22"/>
        </w:rPr>
        <w:t>, 69. (doi:10.2307/2410004)</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64.</w:t>
      </w:r>
      <w:r w:rsidRPr="006B0338">
        <w:rPr>
          <w:rFonts w:ascii="Palatino Linotype" w:hAnsi="Palatino Linotype"/>
          <w:noProof/>
          <w:sz w:val="22"/>
        </w:rPr>
        <w:tab/>
        <w:t xml:space="preserve">Gavrilets, S. 1996 On phase three of the shifting-balance theory. </w:t>
      </w:r>
      <w:r w:rsidRPr="006B0338">
        <w:rPr>
          <w:rFonts w:ascii="Palatino Linotype" w:hAnsi="Palatino Linotype"/>
          <w:i/>
          <w:iCs/>
          <w:noProof/>
          <w:sz w:val="22"/>
        </w:rPr>
        <w:t>Evolution</w:t>
      </w:r>
      <w:r w:rsidRPr="006B0338">
        <w:rPr>
          <w:rFonts w:ascii="Palatino Linotype" w:hAnsi="Palatino Linotype"/>
          <w:noProof/>
          <w:sz w:val="22"/>
        </w:rPr>
        <w:t xml:space="preserve"> </w:t>
      </w:r>
      <w:r w:rsidRPr="006B0338">
        <w:rPr>
          <w:rFonts w:ascii="Palatino Linotype" w:hAnsi="Palatino Linotype"/>
          <w:b/>
          <w:bCs/>
          <w:noProof/>
          <w:sz w:val="22"/>
        </w:rPr>
        <w:t>50</w:t>
      </w:r>
      <w:r w:rsidRPr="006B0338">
        <w:rPr>
          <w:rFonts w:ascii="Palatino Linotype" w:hAnsi="Palatino Linotype"/>
          <w:noProof/>
          <w:sz w:val="22"/>
        </w:rPr>
        <w:t>, 1034–1041. (doi:10.2307/2410644)</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65.</w:t>
      </w:r>
      <w:r w:rsidRPr="006B0338">
        <w:rPr>
          <w:rFonts w:ascii="Palatino Linotype" w:hAnsi="Palatino Linotype"/>
          <w:noProof/>
          <w:sz w:val="22"/>
        </w:rPr>
        <w:tab/>
        <w:t xml:space="preserve">Coyne, J. A., Barton, N. H. &amp; Turelli, M. 2000 Is Wright’s shifting balance process important in evolution? </w:t>
      </w:r>
      <w:r w:rsidRPr="006B0338">
        <w:rPr>
          <w:rFonts w:ascii="Palatino Linotype" w:hAnsi="Palatino Linotype"/>
          <w:i/>
          <w:iCs/>
          <w:noProof/>
          <w:sz w:val="22"/>
        </w:rPr>
        <w:t>Evolution</w:t>
      </w:r>
      <w:r w:rsidRPr="006B0338">
        <w:rPr>
          <w:rFonts w:ascii="Palatino Linotype" w:hAnsi="Palatino Linotype"/>
          <w:noProof/>
          <w:sz w:val="22"/>
        </w:rPr>
        <w:t xml:space="preserve"> </w:t>
      </w:r>
      <w:r w:rsidRPr="006B0338">
        <w:rPr>
          <w:rFonts w:ascii="Palatino Linotype" w:hAnsi="Palatino Linotype"/>
          <w:b/>
          <w:bCs/>
          <w:noProof/>
          <w:sz w:val="22"/>
        </w:rPr>
        <w:t>54</w:t>
      </w:r>
      <w:r w:rsidRPr="006B0338">
        <w:rPr>
          <w:rFonts w:ascii="Palatino Linotype" w:hAnsi="Palatino Linotype"/>
          <w:noProof/>
          <w:sz w:val="22"/>
        </w:rPr>
        <w:t>, 306–317. (doi:10.1111/j.0014-3820.2000.tb00033.x)</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66.</w:t>
      </w:r>
      <w:r w:rsidRPr="006B0338">
        <w:rPr>
          <w:rFonts w:ascii="Palatino Linotype" w:hAnsi="Palatino Linotype"/>
          <w:noProof/>
          <w:sz w:val="22"/>
        </w:rPr>
        <w:tab/>
        <w:t xml:space="preserve">Whitlock, M. C. &amp; Phillips, P. C. 2000 The exquisite corpse: a shifting view of the shifting balance. </w:t>
      </w:r>
      <w:r w:rsidRPr="006B0338">
        <w:rPr>
          <w:rFonts w:ascii="Palatino Linotype" w:hAnsi="Palatino Linotype"/>
          <w:i/>
          <w:iCs/>
          <w:noProof/>
          <w:sz w:val="22"/>
        </w:rPr>
        <w:t>Trends Ecol. Evol.</w:t>
      </w:r>
      <w:r w:rsidRPr="006B0338">
        <w:rPr>
          <w:rFonts w:ascii="Palatino Linotype" w:hAnsi="Palatino Linotype"/>
          <w:noProof/>
          <w:sz w:val="22"/>
        </w:rPr>
        <w:t xml:space="preserve"> </w:t>
      </w:r>
      <w:r w:rsidRPr="006B0338">
        <w:rPr>
          <w:rFonts w:ascii="Palatino Linotype" w:hAnsi="Palatino Linotype"/>
          <w:b/>
          <w:bCs/>
          <w:noProof/>
          <w:sz w:val="22"/>
        </w:rPr>
        <w:t>15</w:t>
      </w:r>
      <w:r w:rsidRPr="006B0338">
        <w:rPr>
          <w:rFonts w:ascii="Palatino Linotype" w:hAnsi="Palatino Linotype"/>
          <w:noProof/>
          <w:sz w:val="22"/>
        </w:rPr>
        <w:t>, 347–348. (doi:10.1016/S0169-5347(00)01930-3)</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67.</w:t>
      </w:r>
      <w:r w:rsidRPr="006B0338">
        <w:rPr>
          <w:rFonts w:ascii="Palatino Linotype" w:hAnsi="Palatino Linotype"/>
          <w:noProof/>
          <w:sz w:val="22"/>
        </w:rPr>
        <w:tab/>
        <w:t xml:space="preserve">Whitlock, M. C. 1995 Variance-induced peak shifts. </w:t>
      </w:r>
      <w:r w:rsidRPr="006B0338">
        <w:rPr>
          <w:rFonts w:ascii="Palatino Linotype" w:hAnsi="Palatino Linotype"/>
          <w:i/>
          <w:iCs/>
          <w:noProof/>
          <w:sz w:val="22"/>
        </w:rPr>
        <w:t>Evolution</w:t>
      </w:r>
      <w:r w:rsidRPr="006B0338">
        <w:rPr>
          <w:rFonts w:ascii="Palatino Linotype" w:hAnsi="Palatino Linotype"/>
          <w:noProof/>
          <w:sz w:val="22"/>
        </w:rPr>
        <w:t xml:space="preserve"> </w:t>
      </w:r>
      <w:r w:rsidRPr="006B0338">
        <w:rPr>
          <w:rFonts w:ascii="Palatino Linotype" w:hAnsi="Palatino Linotype"/>
          <w:b/>
          <w:bCs/>
          <w:noProof/>
          <w:sz w:val="22"/>
        </w:rPr>
        <w:t>49</w:t>
      </w:r>
      <w:r w:rsidRPr="006B0338">
        <w:rPr>
          <w:rFonts w:ascii="Palatino Linotype" w:hAnsi="Palatino Linotype"/>
          <w:noProof/>
          <w:sz w:val="22"/>
        </w:rPr>
        <w:t>, 252. (doi:10.2307/2410335)</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68.</w:t>
      </w:r>
      <w:r w:rsidRPr="006B0338">
        <w:rPr>
          <w:rFonts w:ascii="Palatino Linotype" w:hAnsi="Palatino Linotype"/>
          <w:noProof/>
          <w:sz w:val="22"/>
        </w:rPr>
        <w:tab/>
        <w:t xml:space="preserve">Whitlock, M. C. 1997 Founder effects and peak shifts without genetic drift: adaptive peak shifts occur easily when environments fluctuate slightly. </w:t>
      </w:r>
      <w:r w:rsidRPr="006B0338">
        <w:rPr>
          <w:rFonts w:ascii="Palatino Linotype" w:hAnsi="Palatino Linotype"/>
          <w:i/>
          <w:iCs/>
          <w:noProof/>
          <w:sz w:val="22"/>
        </w:rPr>
        <w:t>Evolution</w:t>
      </w:r>
      <w:r w:rsidRPr="006B0338">
        <w:rPr>
          <w:rFonts w:ascii="Palatino Linotype" w:hAnsi="Palatino Linotype"/>
          <w:noProof/>
          <w:sz w:val="22"/>
        </w:rPr>
        <w:t xml:space="preserve"> </w:t>
      </w:r>
      <w:r w:rsidRPr="006B0338">
        <w:rPr>
          <w:rFonts w:ascii="Palatino Linotype" w:hAnsi="Palatino Linotype"/>
          <w:b/>
          <w:bCs/>
          <w:noProof/>
          <w:sz w:val="22"/>
        </w:rPr>
        <w:t>51</w:t>
      </w:r>
      <w:r w:rsidRPr="006B0338">
        <w:rPr>
          <w:rFonts w:ascii="Palatino Linotype" w:hAnsi="Palatino Linotype"/>
          <w:noProof/>
          <w:sz w:val="22"/>
        </w:rPr>
        <w:t>, 1044. (doi:10.2307/2411033)</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69.</w:t>
      </w:r>
      <w:r w:rsidRPr="006B0338">
        <w:rPr>
          <w:rFonts w:ascii="Palatino Linotype" w:hAnsi="Palatino Linotype"/>
          <w:noProof/>
          <w:sz w:val="22"/>
        </w:rPr>
        <w:tab/>
        <w:t xml:space="preserve">Hadany, L. 2003 Adaptive peak shifts in a heterogenous environment. </w:t>
      </w:r>
      <w:r w:rsidRPr="006B0338">
        <w:rPr>
          <w:rFonts w:ascii="Palatino Linotype" w:hAnsi="Palatino Linotype"/>
          <w:i/>
          <w:iCs/>
          <w:noProof/>
          <w:sz w:val="22"/>
        </w:rPr>
        <w:t>Theor. Popul. Biol.</w:t>
      </w:r>
      <w:r w:rsidRPr="006B0338">
        <w:rPr>
          <w:rFonts w:ascii="Palatino Linotype" w:hAnsi="Palatino Linotype"/>
          <w:noProof/>
          <w:sz w:val="22"/>
        </w:rPr>
        <w:t xml:space="preserve"> </w:t>
      </w:r>
      <w:r w:rsidRPr="006B0338">
        <w:rPr>
          <w:rFonts w:ascii="Palatino Linotype" w:hAnsi="Palatino Linotype"/>
          <w:b/>
          <w:bCs/>
          <w:noProof/>
          <w:sz w:val="22"/>
        </w:rPr>
        <w:t>63</w:t>
      </w:r>
      <w:r w:rsidRPr="006B0338">
        <w:rPr>
          <w:rFonts w:ascii="Palatino Linotype" w:hAnsi="Palatino Linotype"/>
          <w:noProof/>
          <w:sz w:val="22"/>
        </w:rPr>
        <w:t>, 41–51. (doi:10.1016/S0040-5809(02)00011-4)</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lastRenderedPageBreak/>
        <w:t>70.</w:t>
      </w:r>
      <w:r w:rsidRPr="006B0338">
        <w:rPr>
          <w:rFonts w:ascii="Palatino Linotype" w:hAnsi="Palatino Linotype"/>
          <w:noProof/>
          <w:sz w:val="22"/>
        </w:rPr>
        <w:tab/>
        <w:t xml:space="preserve">Hadany, L. &amp; Beker, T. 2003 Fitness-associated recombination on rugged adaptive landscapes. </w:t>
      </w:r>
      <w:r w:rsidRPr="006B0338">
        <w:rPr>
          <w:rFonts w:ascii="Palatino Linotype" w:hAnsi="Palatino Linotype"/>
          <w:i/>
          <w:iCs/>
          <w:noProof/>
          <w:sz w:val="22"/>
        </w:rPr>
        <w:t>J. Evol. Biol.</w:t>
      </w:r>
      <w:r w:rsidRPr="006B0338">
        <w:rPr>
          <w:rFonts w:ascii="Palatino Linotype" w:hAnsi="Palatino Linotype"/>
          <w:noProof/>
          <w:sz w:val="22"/>
        </w:rPr>
        <w:t xml:space="preserve"> </w:t>
      </w:r>
      <w:r w:rsidRPr="006B0338">
        <w:rPr>
          <w:rFonts w:ascii="Palatino Linotype" w:hAnsi="Palatino Linotype"/>
          <w:b/>
          <w:bCs/>
          <w:noProof/>
          <w:sz w:val="22"/>
        </w:rPr>
        <w:t>16</w:t>
      </w:r>
      <w:r w:rsidRPr="006B0338">
        <w:rPr>
          <w:rFonts w:ascii="Palatino Linotype" w:hAnsi="Palatino Linotype"/>
          <w:noProof/>
          <w:sz w:val="22"/>
        </w:rPr>
        <w:t>, 862–870. (doi:10.1046/j.1420-9101.2003.00586.x)</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71.</w:t>
      </w:r>
      <w:r w:rsidRPr="006B0338">
        <w:rPr>
          <w:rFonts w:ascii="Palatino Linotype" w:hAnsi="Palatino Linotype"/>
          <w:noProof/>
          <w:sz w:val="22"/>
        </w:rPr>
        <w:tab/>
        <w:t xml:space="preserve">Weissman, D. B., Desai, M. M., Fisher, D. S. &amp; Feldman, M. W. 2009 The rate at which asexual populations cross fitness valleys. </w:t>
      </w:r>
      <w:r w:rsidRPr="006B0338">
        <w:rPr>
          <w:rFonts w:ascii="Palatino Linotype" w:hAnsi="Palatino Linotype"/>
          <w:i/>
          <w:iCs/>
          <w:noProof/>
          <w:sz w:val="22"/>
        </w:rPr>
        <w:t>Theor. Popul. Biol.</w:t>
      </w:r>
      <w:r w:rsidRPr="006B0338">
        <w:rPr>
          <w:rFonts w:ascii="Palatino Linotype" w:hAnsi="Palatino Linotype"/>
          <w:noProof/>
          <w:sz w:val="22"/>
        </w:rPr>
        <w:t xml:space="preserve"> </w:t>
      </w:r>
      <w:r w:rsidRPr="006B0338">
        <w:rPr>
          <w:rFonts w:ascii="Palatino Linotype" w:hAnsi="Palatino Linotype"/>
          <w:b/>
          <w:bCs/>
          <w:noProof/>
          <w:sz w:val="22"/>
        </w:rPr>
        <w:t>75</w:t>
      </w:r>
      <w:r w:rsidRPr="006B0338">
        <w:rPr>
          <w:rFonts w:ascii="Palatino Linotype" w:hAnsi="Palatino Linotype"/>
          <w:noProof/>
          <w:sz w:val="22"/>
        </w:rPr>
        <w:t>, 286–300. (doi:10.1016/j.tpb.2009.02.006)</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72.</w:t>
      </w:r>
      <w:r w:rsidRPr="006B0338">
        <w:rPr>
          <w:rFonts w:ascii="Palatino Linotype" w:hAnsi="Palatino Linotype"/>
          <w:noProof/>
          <w:sz w:val="22"/>
        </w:rPr>
        <w:tab/>
        <w:t xml:space="preserve">Weissman, D. B., Feldman, M. W. &amp; Fisher, D. S. 2010 The rate of fitness-valley crossing in sexual populations. </w:t>
      </w:r>
      <w:r w:rsidRPr="006B0338">
        <w:rPr>
          <w:rFonts w:ascii="Palatino Linotype" w:hAnsi="Palatino Linotype"/>
          <w:i/>
          <w:iCs/>
          <w:noProof/>
          <w:sz w:val="22"/>
        </w:rPr>
        <w:t>Genetics</w:t>
      </w:r>
      <w:r w:rsidRPr="006B0338">
        <w:rPr>
          <w:rFonts w:ascii="Palatino Linotype" w:hAnsi="Palatino Linotype"/>
          <w:noProof/>
          <w:sz w:val="22"/>
        </w:rPr>
        <w:t xml:space="preserve"> </w:t>
      </w:r>
      <w:r w:rsidRPr="006B0338">
        <w:rPr>
          <w:rFonts w:ascii="Palatino Linotype" w:hAnsi="Palatino Linotype"/>
          <w:b/>
          <w:bCs/>
          <w:noProof/>
          <w:sz w:val="22"/>
        </w:rPr>
        <w:t>186</w:t>
      </w:r>
      <w:r w:rsidRPr="006B0338">
        <w:rPr>
          <w:rFonts w:ascii="Palatino Linotype" w:hAnsi="Palatino Linotype"/>
          <w:noProof/>
          <w:sz w:val="22"/>
        </w:rPr>
        <w:t>, 1389–410. (doi:10.1534/genetics.110.123240)</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73.</w:t>
      </w:r>
      <w:r w:rsidRPr="006B0338">
        <w:rPr>
          <w:rFonts w:ascii="Palatino Linotype" w:hAnsi="Palatino Linotype"/>
          <w:noProof/>
          <w:sz w:val="22"/>
        </w:rPr>
        <w:tab/>
        <w:t xml:space="preserve">Schrag, S. J., Perrot, V. &amp; Levin, B. R. 1997 Adaptation to the fitness costs of antibiotic resistance in </w:t>
      </w:r>
      <w:r w:rsidRPr="006B0338">
        <w:rPr>
          <w:rFonts w:ascii="Palatino Linotype" w:hAnsi="Palatino Linotype"/>
          <w:i/>
          <w:iCs/>
          <w:noProof/>
          <w:sz w:val="22"/>
        </w:rPr>
        <w:t>Escherichia coli</w:t>
      </w:r>
      <w:r w:rsidRPr="006B0338">
        <w:rPr>
          <w:rFonts w:ascii="Palatino Linotype" w:hAnsi="Palatino Linotype"/>
          <w:noProof/>
          <w:sz w:val="22"/>
        </w:rPr>
        <w:t xml:space="preserve">. </w:t>
      </w:r>
      <w:r w:rsidRPr="006B0338">
        <w:rPr>
          <w:rFonts w:ascii="Palatino Linotype" w:hAnsi="Palatino Linotype"/>
          <w:i/>
          <w:iCs/>
          <w:noProof/>
          <w:sz w:val="22"/>
        </w:rPr>
        <w:t>Proc. R. Soc. B Biol. Sci.</w:t>
      </w:r>
      <w:r w:rsidRPr="006B0338">
        <w:rPr>
          <w:rFonts w:ascii="Palatino Linotype" w:hAnsi="Palatino Linotype"/>
          <w:noProof/>
          <w:sz w:val="22"/>
        </w:rPr>
        <w:t xml:space="preserve"> </w:t>
      </w:r>
      <w:r w:rsidRPr="006B0338">
        <w:rPr>
          <w:rFonts w:ascii="Palatino Linotype" w:hAnsi="Palatino Linotype"/>
          <w:b/>
          <w:bCs/>
          <w:noProof/>
          <w:sz w:val="22"/>
        </w:rPr>
        <w:t>264</w:t>
      </w:r>
      <w:r w:rsidRPr="006B0338">
        <w:rPr>
          <w:rFonts w:ascii="Palatino Linotype" w:hAnsi="Palatino Linotype"/>
          <w:noProof/>
          <w:sz w:val="22"/>
        </w:rPr>
        <w:t>, 1287–91. (doi:10.1098/rspb.1997.0178)</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74.</w:t>
      </w:r>
      <w:r w:rsidRPr="006B0338">
        <w:rPr>
          <w:rFonts w:ascii="Palatino Linotype" w:hAnsi="Palatino Linotype"/>
          <w:noProof/>
          <w:sz w:val="22"/>
        </w:rPr>
        <w:tab/>
        <w:t xml:space="preserve">Cairns, J., Overbaugh, J. &amp; Miller, S. 1988 The origin of mutants. </w:t>
      </w:r>
      <w:r w:rsidRPr="006B0338">
        <w:rPr>
          <w:rFonts w:ascii="Palatino Linotype" w:hAnsi="Palatino Linotype"/>
          <w:i/>
          <w:iCs/>
          <w:noProof/>
          <w:sz w:val="22"/>
        </w:rPr>
        <w:t>Nature</w:t>
      </w:r>
      <w:r w:rsidRPr="006B0338">
        <w:rPr>
          <w:rFonts w:ascii="Palatino Linotype" w:hAnsi="Palatino Linotype"/>
          <w:noProof/>
          <w:sz w:val="22"/>
        </w:rPr>
        <w:t xml:space="preserve"> </w:t>
      </w:r>
      <w:r w:rsidRPr="006B0338">
        <w:rPr>
          <w:rFonts w:ascii="Palatino Linotype" w:hAnsi="Palatino Linotype"/>
          <w:b/>
          <w:bCs/>
          <w:noProof/>
          <w:sz w:val="22"/>
        </w:rPr>
        <w:t>335</w:t>
      </w:r>
      <w:r w:rsidRPr="006B0338">
        <w:rPr>
          <w:rFonts w:ascii="Palatino Linotype" w:hAnsi="Palatino Linotype"/>
          <w:noProof/>
          <w:sz w:val="22"/>
        </w:rPr>
        <w:t>, 142–5. (doi:10.1038/335142a0)</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75.</w:t>
      </w:r>
      <w:r w:rsidRPr="006B0338">
        <w:rPr>
          <w:rFonts w:ascii="Palatino Linotype" w:hAnsi="Palatino Linotype"/>
          <w:noProof/>
          <w:sz w:val="22"/>
        </w:rPr>
        <w:tab/>
        <w:t xml:space="preserve">Johnson, T. &amp; Barton, N. H. 2002 The effect of deleterious alleles on adaptation in asexual populations. </w:t>
      </w:r>
      <w:r w:rsidRPr="006B0338">
        <w:rPr>
          <w:rFonts w:ascii="Palatino Linotype" w:hAnsi="Palatino Linotype"/>
          <w:i/>
          <w:iCs/>
          <w:noProof/>
          <w:sz w:val="22"/>
        </w:rPr>
        <w:t>Genetics</w:t>
      </w:r>
      <w:r w:rsidRPr="006B0338">
        <w:rPr>
          <w:rFonts w:ascii="Palatino Linotype" w:hAnsi="Palatino Linotype"/>
          <w:noProof/>
          <w:sz w:val="22"/>
        </w:rPr>
        <w:t xml:space="preserve"> </w:t>
      </w:r>
      <w:r w:rsidRPr="006B0338">
        <w:rPr>
          <w:rFonts w:ascii="Palatino Linotype" w:hAnsi="Palatino Linotype"/>
          <w:b/>
          <w:bCs/>
          <w:noProof/>
          <w:sz w:val="22"/>
        </w:rPr>
        <w:t>162</w:t>
      </w:r>
      <w:r w:rsidRPr="006B0338">
        <w:rPr>
          <w:rFonts w:ascii="Palatino Linotype" w:hAnsi="Palatino Linotype"/>
          <w:noProof/>
          <w:sz w:val="22"/>
        </w:rPr>
        <w:t xml:space="preserve">, 395–411. </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76.</w:t>
      </w:r>
      <w:r w:rsidRPr="006B0338">
        <w:rPr>
          <w:rFonts w:ascii="Palatino Linotype" w:hAnsi="Palatino Linotype"/>
          <w:noProof/>
          <w:sz w:val="22"/>
        </w:rPr>
        <w:tab/>
        <w:t xml:space="preserve">Kibota, T. T. &amp; Lynch, M. 1996 Estimate of the genomic mutation rate deleterious to overall fitness in </w:t>
      </w:r>
      <w:r w:rsidRPr="006B0338">
        <w:rPr>
          <w:rFonts w:ascii="Palatino Linotype" w:hAnsi="Palatino Linotype"/>
          <w:i/>
          <w:iCs/>
          <w:noProof/>
          <w:sz w:val="22"/>
        </w:rPr>
        <w:t>E. coli</w:t>
      </w:r>
      <w:r w:rsidRPr="006B0338">
        <w:rPr>
          <w:rFonts w:ascii="Palatino Linotype" w:hAnsi="Palatino Linotype"/>
          <w:noProof/>
          <w:sz w:val="22"/>
        </w:rPr>
        <w:t xml:space="preserve">. </w:t>
      </w:r>
      <w:r w:rsidRPr="006B0338">
        <w:rPr>
          <w:rFonts w:ascii="Palatino Linotype" w:hAnsi="Palatino Linotype"/>
          <w:i/>
          <w:iCs/>
          <w:noProof/>
          <w:sz w:val="22"/>
        </w:rPr>
        <w:t>Nature</w:t>
      </w:r>
      <w:r w:rsidRPr="006B0338">
        <w:rPr>
          <w:rFonts w:ascii="Palatino Linotype" w:hAnsi="Palatino Linotype"/>
          <w:noProof/>
          <w:sz w:val="22"/>
        </w:rPr>
        <w:t xml:space="preserve"> </w:t>
      </w:r>
      <w:r w:rsidRPr="006B0338">
        <w:rPr>
          <w:rFonts w:ascii="Palatino Linotype" w:hAnsi="Palatino Linotype"/>
          <w:b/>
          <w:bCs/>
          <w:noProof/>
          <w:sz w:val="22"/>
        </w:rPr>
        <w:t>381</w:t>
      </w:r>
      <w:r w:rsidRPr="006B0338">
        <w:rPr>
          <w:rFonts w:ascii="Palatino Linotype" w:hAnsi="Palatino Linotype"/>
          <w:noProof/>
          <w:sz w:val="22"/>
        </w:rPr>
        <w:t>, 694–6. (doi:10.1038/381694a0)</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77.</w:t>
      </w:r>
      <w:r w:rsidRPr="006B0338">
        <w:rPr>
          <w:rFonts w:ascii="Palatino Linotype" w:hAnsi="Palatino Linotype"/>
          <w:noProof/>
          <w:sz w:val="22"/>
        </w:rPr>
        <w:tab/>
        <w:t xml:space="preserve">Gordo, I., Perfeito, L. &amp; Sousa, A. 2011 Fitness effects of mutations in bacteria. </w:t>
      </w:r>
      <w:r w:rsidRPr="006B0338">
        <w:rPr>
          <w:rFonts w:ascii="Palatino Linotype" w:hAnsi="Palatino Linotype"/>
          <w:i/>
          <w:iCs/>
          <w:noProof/>
          <w:sz w:val="22"/>
        </w:rPr>
        <w:t>J. Mol. Microbiol. Biotechnol.</w:t>
      </w:r>
      <w:r w:rsidRPr="006B0338">
        <w:rPr>
          <w:rFonts w:ascii="Palatino Linotype" w:hAnsi="Palatino Linotype"/>
          <w:noProof/>
          <w:sz w:val="22"/>
        </w:rPr>
        <w:t xml:space="preserve"> </w:t>
      </w:r>
      <w:r w:rsidRPr="006B0338">
        <w:rPr>
          <w:rFonts w:ascii="Palatino Linotype" w:hAnsi="Palatino Linotype"/>
          <w:b/>
          <w:bCs/>
          <w:noProof/>
          <w:sz w:val="22"/>
        </w:rPr>
        <w:t>21</w:t>
      </w:r>
      <w:r w:rsidRPr="006B0338">
        <w:rPr>
          <w:rFonts w:ascii="Palatino Linotype" w:hAnsi="Palatino Linotype"/>
          <w:noProof/>
          <w:sz w:val="22"/>
        </w:rPr>
        <w:t>, 20–35. (doi:10.1159/000332747)</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78.</w:t>
      </w:r>
      <w:r w:rsidRPr="006B0338">
        <w:rPr>
          <w:rFonts w:ascii="Palatino Linotype" w:hAnsi="Palatino Linotype"/>
          <w:noProof/>
          <w:sz w:val="22"/>
        </w:rPr>
        <w:tab/>
        <w:t xml:space="preserve">Drake, J. W., Charlesworth, B., Charlesworth, D. &amp; Crow, J. F. 1998 Rates of spontaneous mutation. </w:t>
      </w:r>
      <w:r w:rsidRPr="006B0338">
        <w:rPr>
          <w:rFonts w:ascii="Palatino Linotype" w:hAnsi="Palatino Linotype"/>
          <w:i/>
          <w:iCs/>
          <w:noProof/>
          <w:sz w:val="22"/>
        </w:rPr>
        <w:t>Genetics</w:t>
      </w:r>
      <w:r w:rsidRPr="006B0338">
        <w:rPr>
          <w:rFonts w:ascii="Palatino Linotype" w:hAnsi="Palatino Linotype"/>
          <w:noProof/>
          <w:sz w:val="22"/>
        </w:rPr>
        <w:t xml:space="preserve"> </w:t>
      </w:r>
      <w:r w:rsidRPr="006B0338">
        <w:rPr>
          <w:rFonts w:ascii="Palatino Linotype" w:hAnsi="Palatino Linotype"/>
          <w:b/>
          <w:bCs/>
          <w:noProof/>
          <w:sz w:val="22"/>
        </w:rPr>
        <w:t>148</w:t>
      </w:r>
      <w:r w:rsidRPr="006B0338">
        <w:rPr>
          <w:rFonts w:ascii="Palatino Linotype" w:hAnsi="Palatino Linotype"/>
          <w:noProof/>
          <w:sz w:val="22"/>
        </w:rPr>
        <w:t xml:space="preserve">, 1667–86. </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79.</w:t>
      </w:r>
      <w:r w:rsidRPr="006B0338">
        <w:rPr>
          <w:rFonts w:ascii="Palatino Linotype" w:hAnsi="Palatino Linotype"/>
          <w:noProof/>
          <w:sz w:val="22"/>
        </w:rPr>
        <w:tab/>
        <w:t xml:space="preserve">Wielgoss, S., Barrick, J. E., Tenaillon, O., Cruveiller, S., Chane-Woon-Ming, B., Médigue, C., Lenski, R. E. &amp; Schneider, D. 2011 Mutation rate inferred from synonymous substitutions in a long-term evolution experiment with </w:t>
      </w:r>
      <w:r w:rsidRPr="006B0338">
        <w:rPr>
          <w:rFonts w:ascii="Palatino Linotype" w:hAnsi="Palatino Linotype"/>
          <w:i/>
          <w:iCs/>
          <w:noProof/>
          <w:sz w:val="22"/>
        </w:rPr>
        <w:t>Escherichia coli</w:t>
      </w:r>
      <w:r w:rsidRPr="006B0338">
        <w:rPr>
          <w:rFonts w:ascii="Palatino Linotype" w:hAnsi="Palatino Linotype"/>
          <w:noProof/>
          <w:sz w:val="22"/>
        </w:rPr>
        <w:t xml:space="preserve">. </w:t>
      </w:r>
      <w:r w:rsidRPr="006B0338">
        <w:rPr>
          <w:rFonts w:ascii="Palatino Linotype" w:hAnsi="Palatino Linotype"/>
          <w:i/>
          <w:iCs/>
          <w:noProof/>
          <w:sz w:val="22"/>
        </w:rPr>
        <w:t>G3</w:t>
      </w:r>
      <w:r w:rsidRPr="006B0338">
        <w:rPr>
          <w:rFonts w:ascii="Palatino Linotype" w:hAnsi="Palatino Linotype"/>
          <w:noProof/>
          <w:sz w:val="22"/>
        </w:rPr>
        <w:t xml:space="preserve"> </w:t>
      </w:r>
      <w:r w:rsidRPr="006B0338">
        <w:rPr>
          <w:rFonts w:ascii="Palatino Linotype" w:hAnsi="Palatino Linotype"/>
          <w:b/>
          <w:bCs/>
          <w:noProof/>
          <w:sz w:val="22"/>
        </w:rPr>
        <w:t>1</w:t>
      </w:r>
      <w:r w:rsidRPr="006B0338">
        <w:rPr>
          <w:rFonts w:ascii="Palatino Linotype" w:hAnsi="Palatino Linotype"/>
          <w:noProof/>
          <w:sz w:val="22"/>
        </w:rPr>
        <w:t>, 183–186. (doi:10.1534/g3.111.000406)</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80.</w:t>
      </w:r>
      <w:r w:rsidRPr="006B0338">
        <w:rPr>
          <w:rFonts w:ascii="Palatino Linotype" w:hAnsi="Palatino Linotype"/>
          <w:noProof/>
          <w:sz w:val="22"/>
        </w:rPr>
        <w:tab/>
        <w:t xml:space="preserve">Hall, L. M. C. &amp; Henderson-Begg, S. K. 2006 Hypermutable bacteria isolated from humans--a critical analysis. </w:t>
      </w:r>
      <w:r w:rsidRPr="006B0338">
        <w:rPr>
          <w:rFonts w:ascii="Palatino Linotype" w:hAnsi="Palatino Linotype"/>
          <w:i/>
          <w:iCs/>
          <w:noProof/>
          <w:sz w:val="22"/>
        </w:rPr>
        <w:t>Microbiology</w:t>
      </w:r>
      <w:r w:rsidRPr="006B0338">
        <w:rPr>
          <w:rFonts w:ascii="Palatino Linotype" w:hAnsi="Palatino Linotype"/>
          <w:noProof/>
          <w:sz w:val="22"/>
        </w:rPr>
        <w:t xml:space="preserve"> </w:t>
      </w:r>
      <w:r w:rsidRPr="006B0338">
        <w:rPr>
          <w:rFonts w:ascii="Palatino Linotype" w:hAnsi="Palatino Linotype"/>
          <w:b/>
          <w:bCs/>
          <w:noProof/>
          <w:sz w:val="22"/>
        </w:rPr>
        <w:t>152</w:t>
      </w:r>
      <w:r w:rsidRPr="006B0338">
        <w:rPr>
          <w:rFonts w:ascii="Palatino Linotype" w:hAnsi="Palatino Linotype"/>
          <w:noProof/>
          <w:sz w:val="22"/>
        </w:rPr>
        <w:t>, 2505–14. (doi:10.1099/mic.0.29079-0)</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81.</w:t>
      </w:r>
      <w:r w:rsidRPr="006B0338">
        <w:rPr>
          <w:rFonts w:ascii="Palatino Linotype" w:hAnsi="Palatino Linotype"/>
          <w:noProof/>
          <w:sz w:val="22"/>
        </w:rPr>
        <w:tab/>
        <w:t xml:space="preserve">Pupo, G. M. &amp; Richardson, B. J. 1995 Biochemical genetics of a natural population of </w:t>
      </w:r>
      <w:r w:rsidRPr="006B0338">
        <w:rPr>
          <w:rFonts w:ascii="Palatino Linotype" w:hAnsi="Palatino Linotype"/>
          <w:i/>
          <w:iCs/>
          <w:noProof/>
          <w:sz w:val="22"/>
        </w:rPr>
        <w:t>Escherichia coli</w:t>
      </w:r>
      <w:r w:rsidRPr="006B0338">
        <w:rPr>
          <w:rFonts w:ascii="Palatino Linotype" w:hAnsi="Palatino Linotype"/>
          <w:noProof/>
          <w:sz w:val="22"/>
        </w:rPr>
        <w:t xml:space="preserve">: seasonal changes in alleles and haplotypes. </w:t>
      </w:r>
      <w:r w:rsidRPr="006B0338">
        <w:rPr>
          <w:rFonts w:ascii="Palatino Linotype" w:hAnsi="Palatino Linotype"/>
          <w:i/>
          <w:iCs/>
          <w:noProof/>
          <w:sz w:val="22"/>
        </w:rPr>
        <w:t>Microbiology</w:t>
      </w:r>
      <w:r w:rsidRPr="006B0338">
        <w:rPr>
          <w:rFonts w:ascii="Palatino Linotype" w:hAnsi="Palatino Linotype"/>
          <w:noProof/>
          <w:sz w:val="22"/>
        </w:rPr>
        <w:t xml:space="preserve"> </w:t>
      </w:r>
      <w:r w:rsidRPr="006B0338">
        <w:rPr>
          <w:rFonts w:ascii="Palatino Linotype" w:hAnsi="Palatino Linotype"/>
          <w:b/>
          <w:bCs/>
          <w:noProof/>
          <w:sz w:val="22"/>
        </w:rPr>
        <w:t>141</w:t>
      </w:r>
      <w:r w:rsidRPr="006B0338">
        <w:rPr>
          <w:rFonts w:ascii="Palatino Linotype" w:hAnsi="Palatino Linotype"/>
          <w:noProof/>
          <w:sz w:val="22"/>
        </w:rPr>
        <w:t>, 1037–44. (doi:10.1099/13500872-141-4-1037)</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82.</w:t>
      </w:r>
      <w:r w:rsidRPr="006B0338">
        <w:rPr>
          <w:rFonts w:ascii="Palatino Linotype" w:hAnsi="Palatino Linotype"/>
          <w:noProof/>
          <w:sz w:val="22"/>
        </w:rPr>
        <w:tab/>
        <w:t xml:space="preserve">Berg, O. G. 1996 Selection intensity for codon bias and the effective population size of </w:t>
      </w:r>
      <w:r w:rsidRPr="006B0338">
        <w:rPr>
          <w:rFonts w:ascii="Palatino Linotype" w:hAnsi="Palatino Linotype"/>
          <w:i/>
          <w:iCs/>
          <w:noProof/>
          <w:sz w:val="22"/>
        </w:rPr>
        <w:t>Escherichia coli</w:t>
      </w:r>
      <w:r w:rsidRPr="006B0338">
        <w:rPr>
          <w:rFonts w:ascii="Palatino Linotype" w:hAnsi="Palatino Linotype"/>
          <w:noProof/>
          <w:sz w:val="22"/>
        </w:rPr>
        <w:t xml:space="preserve">. </w:t>
      </w:r>
      <w:r w:rsidRPr="006B0338">
        <w:rPr>
          <w:rFonts w:ascii="Palatino Linotype" w:hAnsi="Palatino Linotype"/>
          <w:i/>
          <w:iCs/>
          <w:noProof/>
          <w:sz w:val="22"/>
        </w:rPr>
        <w:t>Genetics</w:t>
      </w:r>
      <w:r w:rsidRPr="006B0338">
        <w:rPr>
          <w:rFonts w:ascii="Palatino Linotype" w:hAnsi="Palatino Linotype"/>
          <w:noProof/>
          <w:sz w:val="22"/>
        </w:rPr>
        <w:t xml:space="preserve"> </w:t>
      </w:r>
      <w:r w:rsidRPr="006B0338">
        <w:rPr>
          <w:rFonts w:ascii="Palatino Linotype" w:hAnsi="Palatino Linotype"/>
          <w:b/>
          <w:bCs/>
          <w:noProof/>
          <w:sz w:val="22"/>
        </w:rPr>
        <w:t>142</w:t>
      </w:r>
      <w:r w:rsidRPr="006B0338">
        <w:rPr>
          <w:rFonts w:ascii="Palatino Linotype" w:hAnsi="Palatino Linotype"/>
          <w:noProof/>
          <w:sz w:val="22"/>
        </w:rPr>
        <w:t xml:space="preserve">, 1379–82. </w:t>
      </w:r>
    </w:p>
    <w:p w:rsidR="008F2169" w:rsidRDefault="00616194" w:rsidP="006B0338">
      <w:pPr>
        <w:pStyle w:val="NormalWeb"/>
        <w:ind w:left="640" w:hanging="640"/>
        <w:divId w:val="866721145"/>
        <w:rPr>
          <w:lang w:bidi="hi-IN"/>
        </w:rPr>
      </w:pPr>
      <w:r>
        <w:lastRenderedPageBreak/>
        <w:fldChar w:fldCharType="end"/>
      </w:r>
      <w:r w:rsidR="00961941">
        <w:rPr>
          <w:lang w:bidi="hi-IN"/>
        </w:rPr>
        <w:t xml:space="preserve"> </w:t>
      </w:r>
      <w:r w:rsidR="008F2169">
        <w:rPr>
          <w:lang w:bidi="hi-IN"/>
        </w:rPr>
        <w:br w:type="page"/>
      </w:r>
    </w:p>
    <w:p w:rsidR="00961941" w:rsidRDefault="00961941" w:rsidP="008D0078">
      <w:pPr>
        <w:pStyle w:val="Heading1"/>
        <w:spacing w:line="480" w:lineRule="auto"/>
      </w:pPr>
      <w:r>
        <w:lastRenderedPageBreak/>
        <w:t>Tables</w:t>
      </w:r>
    </w:p>
    <w:p w:rsidR="00961941" w:rsidRDefault="00961941" w:rsidP="008D0078">
      <w:pPr>
        <w:pStyle w:val="FigureLegend"/>
        <w:spacing w:line="480" w:lineRule="auto"/>
      </w:pPr>
      <w:bookmarkStart w:id="179" w:name="_Ref358791100"/>
      <w:r>
        <w:t xml:space="preserve">Table </w:t>
      </w:r>
      <w:r w:rsidR="00616194">
        <w:fldChar w:fldCharType="begin"/>
      </w:r>
      <w:r w:rsidRPr="00E1623D">
        <w:instrText xml:space="preserve"> SEQ Table \* ARABIC </w:instrText>
      </w:r>
      <w:r w:rsidR="00616194">
        <w:fldChar w:fldCharType="separate"/>
      </w:r>
      <w:r w:rsidR="00C47BD2">
        <w:rPr>
          <w:noProof/>
        </w:rPr>
        <w:t>1</w:t>
      </w:r>
      <w:r w:rsidR="00616194">
        <w:rPr>
          <w:noProof/>
        </w:rPr>
        <w:fldChar w:fldCharType="end"/>
      </w:r>
      <w:bookmarkEnd w:id="179"/>
      <w:r>
        <w:t xml:space="preserve"> </w:t>
      </w:r>
      <w:r>
        <w:rPr>
          <w:rFonts w:ascii="Arial" w:hAnsi="Arial" w:cs="Arial"/>
        </w:rPr>
        <w:t>–</w:t>
      </w:r>
      <w:r>
        <w:t xml:space="preserve"> </w:t>
      </w:r>
      <w:r w:rsidRPr="00524B4A">
        <w:t>Model parameter</w:t>
      </w:r>
      <w:r>
        <w:t xml:space="preserve">s and estimated values for </w:t>
      </w:r>
      <w:r>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961941" w:rsidTr="00800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Default="00961941" w:rsidP="008D0078">
            <w:pPr>
              <w:pStyle w:val="FigureLegend"/>
              <w:spacing w:line="480" w:lineRule="auto"/>
            </w:pPr>
            <w:r>
              <w:t>Symbol</w:t>
            </w:r>
          </w:p>
        </w:tc>
        <w:tc>
          <w:tcPr>
            <w:tcW w:w="2858"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s</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961941" w:rsidRDefault="00616194"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6B0338">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"http://www.mendeley.com/documents/?uuid=fc5ca0dc-1a8c-49b6-a3ab-c66286134900" ] } ], "mendeley" : { "previouslyFormattedCitation" : "[76,77]" }, "properties" : { "noteIndex" : 0 }, "schema" : "https://github.com/citation-style-language/schema/raw/master/csl-citation.json" }</w:instrText>
            </w:r>
            <w:r>
              <w:fldChar w:fldCharType="separate"/>
            </w:r>
            <w:r w:rsidR="006B0338" w:rsidRPr="006B0338">
              <w:rPr>
                <w:noProof/>
              </w:rPr>
              <w:t>[76,77]</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H</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961941" w:rsidRDefault="00616194"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6B0338">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"[77]" }, "properties" : { "noteIndex" : 0 }, "schema" : "https://github.com/citation-style-language/schema/raw/master/csl-citation.json" }</w:instrText>
            </w:r>
            <w:r>
              <w:fldChar w:fldCharType="separate"/>
            </w:r>
            <w:r w:rsidR="006B0338" w:rsidRPr="006B0338">
              <w:rPr>
                <w:noProof/>
              </w:rPr>
              <w:t>[77]</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U</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961941" w:rsidRDefault="00616194"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6B0338">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"[78,79]" }, "properties" : { "noteIndex" : 0 }, "schema" : "https://github.com/citation-style-language/schema/raw/master/csl-citation.json" }</w:instrText>
            </w:r>
            <w:r>
              <w:fldChar w:fldCharType="separate"/>
            </w:r>
            <w:r w:rsidR="006B0338" w:rsidRPr="006B0338">
              <w:rPr>
                <w:noProof/>
              </w:rPr>
              <w:t>[78,79]</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µ</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961941" w:rsidRDefault="00616194"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6B0338">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"[77]" }, "properties" : { "noteIndex" : 0 }, "schema" : "https://github.com/citation-style-language/schema/raw/master/csl-citation.json" }</w:instrText>
            </w:r>
            <w:r>
              <w:fldChar w:fldCharType="separate"/>
            </w:r>
            <w:r w:rsidR="006B0338" w:rsidRPr="006B0338">
              <w:rPr>
                <w:noProof/>
              </w:rPr>
              <w:t>[77]</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τ</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961941" w:rsidRDefault="00616194"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6B0338">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"[18,80]" }, "properties" : { "noteIndex" : 0 }, "schema" : "https://github.com/citation-style-language/schema/raw/master/csl-citation.json" }</w:instrText>
            </w:r>
            <w:r>
              <w:fldChar w:fldCharType="separate"/>
            </w:r>
            <w:r w:rsidR="006B0338" w:rsidRPr="006B0338">
              <w:rPr>
                <w:noProof/>
              </w:rPr>
              <w:t>[18,80]</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N</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961941" w:rsidRPr="000E4EA4"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961941" w:rsidRPr="00EA316D" w:rsidRDefault="00616194"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6B0338">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"[81,82]" }, "properties" : { "noteIndex" : 0 }, "schema" : "https://github.com/citation-style-language/schema/raw/master/csl-citation.json" }</w:instrText>
            </w:r>
            <w:r w:rsidRPr="00EA316D">
              <w:fldChar w:fldCharType="separate"/>
            </w:r>
            <w:r w:rsidR="006B0338" w:rsidRPr="006B0338">
              <w:rPr>
                <w:noProof/>
              </w:rPr>
              <w:t>[81,82]</w:t>
            </w:r>
            <w:r w:rsidRPr="00EA316D">
              <w:fldChar w:fldCharType="end"/>
            </w:r>
          </w:p>
        </w:tc>
      </w:tr>
    </w:tbl>
    <w:p w:rsidR="00961941" w:rsidRDefault="00961941" w:rsidP="008D0078">
      <w:pPr>
        <w:spacing w:line="480" w:lineRule="auto"/>
      </w:pPr>
      <w:r>
        <w:softHyphen/>
      </w:r>
      <w:r>
        <w:softHyphen/>
      </w:r>
      <w:r>
        <w:softHyphen/>
      </w:r>
    </w:p>
    <w:p w:rsidR="00961941" w:rsidRDefault="00961941" w:rsidP="008D0078">
      <w:pPr>
        <w:spacing w:line="480" w:lineRule="auto"/>
      </w:pPr>
    </w:p>
    <w:sectPr w:rsidR="00961941" w:rsidSect="008F3447">
      <w:headerReference w:type="default" r:id="rId18"/>
      <w:footerReference w:type="default" r:id="rId19"/>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24E0" w:rsidRDefault="00E924E0" w:rsidP="009A122D">
      <w:pPr>
        <w:spacing w:after="0" w:line="240" w:lineRule="auto"/>
      </w:pPr>
      <w:r>
        <w:separator/>
      </w:r>
    </w:p>
  </w:endnote>
  <w:endnote w:type="continuationSeparator" w:id="0">
    <w:p w:rsidR="00E924E0" w:rsidRDefault="00E924E0"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altName w:val="Cambria Math"/>
    <w:panose1 w:val="02040502050505030304"/>
    <w:charset w:val="00"/>
    <w:family w:val="roman"/>
    <w:pitch w:val="variable"/>
    <w:sig w:usb0="E0000287" w:usb1="40000013" w:usb2="00000000" w:usb3="00000000" w:csb0="0000019F" w:csb1="00000000"/>
    <w:embedRegular r:id="rId1" w:fontKey="{5974E195-8710-4883-9762-8007760EFA21}"/>
    <w:embedBold r:id="rId2" w:fontKey="{B7F83434-E4DB-4223-A578-B10E20AE1A59}"/>
    <w:embedItalic r:id="rId3" w:fontKey="{414AC6A2-803D-4DB0-93FA-20115E25EA9C}"/>
    <w:embedBoldItalic r:id="rId4" w:fontKey="{FBEEF890-97C5-459C-BDE3-9E917EA50012}"/>
  </w:font>
  <w:font w:name="Tahoma">
    <w:panose1 w:val="020B0604030504040204"/>
    <w:charset w:val="00"/>
    <w:family w:val="swiss"/>
    <w:pitch w:val="variable"/>
    <w:sig w:usb0="E1002EFF" w:usb1="C000605B" w:usb2="00000029" w:usb3="00000000" w:csb0="000101FF" w:csb1="00000000"/>
    <w:embedRegular r:id="rId5" w:fontKey="{7761853E-59D1-4BCF-B2B0-1ACF4560B624}"/>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Italic r:id="rId6" w:fontKey="{3FB39A34-91FA-4AEB-B815-14966F02F61B}"/>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DF5A14" w:rsidRDefault="00DF5A14">
        <w:pPr>
          <w:pStyle w:val="Footer"/>
          <w:jc w:val="center"/>
        </w:pPr>
        <w:r>
          <w:fldChar w:fldCharType="begin"/>
        </w:r>
        <w:r>
          <w:instrText xml:space="preserve"> PAGE   \* MERGEFORMAT </w:instrText>
        </w:r>
        <w:r>
          <w:fldChar w:fldCharType="separate"/>
        </w:r>
        <w:r w:rsidR="001B7896">
          <w:rPr>
            <w:noProof/>
          </w:rPr>
          <w:t>23</w:t>
        </w:r>
        <w:r>
          <w:rPr>
            <w:noProof/>
          </w:rPr>
          <w:fldChar w:fldCharType="end"/>
        </w:r>
      </w:p>
    </w:sdtContent>
  </w:sdt>
  <w:p w:rsidR="00DF5A14" w:rsidRDefault="00DF5A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24E0" w:rsidRDefault="00E924E0" w:rsidP="009A122D">
      <w:pPr>
        <w:spacing w:after="0" w:line="240" w:lineRule="auto"/>
      </w:pPr>
      <w:r>
        <w:separator/>
      </w:r>
    </w:p>
  </w:footnote>
  <w:footnote w:type="continuationSeparator" w:id="0">
    <w:p w:rsidR="00E924E0" w:rsidRDefault="00E924E0"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A14" w:rsidRDefault="00DF5A14" w:rsidP="0030349D">
    <w:pPr>
      <w:spacing w:line="480" w:lineRule="auto"/>
      <w:ind w:firstLine="284"/>
      <w:jc w:val="right"/>
      <w:rPr>
        <w:lang w:bidi="hi-IN"/>
      </w:rPr>
    </w:pPr>
    <w:r w:rsidRPr="004E278A">
      <w:rPr>
        <w:lang w:bidi="hi-IN"/>
      </w:rPr>
      <w:t>SIM</w:t>
    </w:r>
    <w:r>
      <w:rPr>
        <w:lang w:bidi="hi-IN"/>
      </w:rPr>
      <w:t xml:space="preserve"> and Complex Adaptation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0D4B1CD4"/>
    <w:multiLevelType w:val="hybridMultilevel"/>
    <w:tmpl w:val="6102DD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4">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5">
    <w:nsid w:val="6C7A48C7"/>
    <w:multiLevelType w:val="multilevel"/>
    <w:tmpl w:val="D68EC694"/>
    <w:numStyleLink w:val="Headings"/>
  </w:abstractNum>
  <w:num w:numId="1">
    <w:abstractNumId w:val="4"/>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proofState w:spelling="clean" w:grammar="clean"/>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4B8"/>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4118"/>
    <w:rsid w:val="0003658B"/>
    <w:rsid w:val="00042973"/>
    <w:rsid w:val="00042B4C"/>
    <w:rsid w:val="00042C46"/>
    <w:rsid w:val="000448EE"/>
    <w:rsid w:val="00044F35"/>
    <w:rsid w:val="00045BF6"/>
    <w:rsid w:val="000526D6"/>
    <w:rsid w:val="000545AB"/>
    <w:rsid w:val="00054D21"/>
    <w:rsid w:val="000578DD"/>
    <w:rsid w:val="00060C25"/>
    <w:rsid w:val="00065402"/>
    <w:rsid w:val="00065C25"/>
    <w:rsid w:val="00072913"/>
    <w:rsid w:val="00072D95"/>
    <w:rsid w:val="00073161"/>
    <w:rsid w:val="0007409B"/>
    <w:rsid w:val="0008011F"/>
    <w:rsid w:val="0008315C"/>
    <w:rsid w:val="00083C4D"/>
    <w:rsid w:val="0008670D"/>
    <w:rsid w:val="00090AA3"/>
    <w:rsid w:val="00092B79"/>
    <w:rsid w:val="00095098"/>
    <w:rsid w:val="00096116"/>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60A3"/>
    <w:rsid w:val="000E6AE6"/>
    <w:rsid w:val="000F12AB"/>
    <w:rsid w:val="000F3C41"/>
    <w:rsid w:val="000F6261"/>
    <w:rsid w:val="000F7391"/>
    <w:rsid w:val="000F7D03"/>
    <w:rsid w:val="00101FCD"/>
    <w:rsid w:val="001033CA"/>
    <w:rsid w:val="00113DD0"/>
    <w:rsid w:val="00125157"/>
    <w:rsid w:val="001307C7"/>
    <w:rsid w:val="001329F2"/>
    <w:rsid w:val="00132ABF"/>
    <w:rsid w:val="001343A9"/>
    <w:rsid w:val="00134FEB"/>
    <w:rsid w:val="00135B27"/>
    <w:rsid w:val="00135E41"/>
    <w:rsid w:val="00142549"/>
    <w:rsid w:val="0014530A"/>
    <w:rsid w:val="00153987"/>
    <w:rsid w:val="001654D6"/>
    <w:rsid w:val="0017087D"/>
    <w:rsid w:val="00171376"/>
    <w:rsid w:val="00171518"/>
    <w:rsid w:val="001725A7"/>
    <w:rsid w:val="001732C8"/>
    <w:rsid w:val="00173C79"/>
    <w:rsid w:val="00175D8E"/>
    <w:rsid w:val="001776D4"/>
    <w:rsid w:val="00184C3E"/>
    <w:rsid w:val="00185C6A"/>
    <w:rsid w:val="001910E3"/>
    <w:rsid w:val="00191D82"/>
    <w:rsid w:val="001968C9"/>
    <w:rsid w:val="00197574"/>
    <w:rsid w:val="001975FE"/>
    <w:rsid w:val="00197CF4"/>
    <w:rsid w:val="001A151A"/>
    <w:rsid w:val="001A2C51"/>
    <w:rsid w:val="001A6C18"/>
    <w:rsid w:val="001B0499"/>
    <w:rsid w:val="001B2273"/>
    <w:rsid w:val="001B3AC8"/>
    <w:rsid w:val="001B580C"/>
    <w:rsid w:val="001B74CA"/>
    <w:rsid w:val="001B7896"/>
    <w:rsid w:val="001C19FF"/>
    <w:rsid w:val="001C35D5"/>
    <w:rsid w:val="001C3DA4"/>
    <w:rsid w:val="001C455A"/>
    <w:rsid w:val="001C5D6C"/>
    <w:rsid w:val="001D4AFA"/>
    <w:rsid w:val="001E325E"/>
    <w:rsid w:val="001E56C5"/>
    <w:rsid w:val="001F1E74"/>
    <w:rsid w:val="001F51E7"/>
    <w:rsid w:val="001F5496"/>
    <w:rsid w:val="001F5920"/>
    <w:rsid w:val="001F6A20"/>
    <w:rsid w:val="0020106C"/>
    <w:rsid w:val="00201A26"/>
    <w:rsid w:val="00204DE5"/>
    <w:rsid w:val="00210929"/>
    <w:rsid w:val="00210B00"/>
    <w:rsid w:val="002135AE"/>
    <w:rsid w:val="0021470E"/>
    <w:rsid w:val="00216196"/>
    <w:rsid w:val="0022140B"/>
    <w:rsid w:val="00221C7B"/>
    <w:rsid w:val="00223D4A"/>
    <w:rsid w:val="002261F8"/>
    <w:rsid w:val="00232C71"/>
    <w:rsid w:val="0024068F"/>
    <w:rsid w:val="00241A70"/>
    <w:rsid w:val="00241D26"/>
    <w:rsid w:val="00245A8B"/>
    <w:rsid w:val="00246FB5"/>
    <w:rsid w:val="00254610"/>
    <w:rsid w:val="002549FC"/>
    <w:rsid w:val="0025521D"/>
    <w:rsid w:val="00261B19"/>
    <w:rsid w:val="002630C5"/>
    <w:rsid w:val="00271D8B"/>
    <w:rsid w:val="0027326A"/>
    <w:rsid w:val="00273F5C"/>
    <w:rsid w:val="00275A3C"/>
    <w:rsid w:val="00280CFF"/>
    <w:rsid w:val="002825FD"/>
    <w:rsid w:val="00282DE0"/>
    <w:rsid w:val="00290173"/>
    <w:rsid w:val="0029078B"/>
    <w:rsid w:val="00292861"/>
    <w:rsid w:val="00295B91"/>
    <w:rsid w:val="00295FB4"/>
    <w:rsid w:val="00297D9B"/>
    <w:rsid w:val="002A0B22"/>
    <w:rsid w:val="002A0DCC"/>
    <w:rsid w:val="002A275A"/>
    <w:rsid w:val="002B1207"/>
    <w:rsid w:val="002B1EC3"/>
    <w:rsid w:val="002B5E98"/>
    <w:rsid w:val="002C2997"/>
    <w:rsid w:val="002C468F"/>
    <w:rsid w:val="002C490D"/>
    <w:rsid w:val="002C54C0"/>
    <w:rsid w:val="002C7209"/>
    <w:rsid w:val="002D2649"/>
    <w:rsid w:val="002D29C8"/>
    <w:rsid w:val="002D3652"/>
    <w:rsid w:val="002D501F"/>
    <w:rsid w:val="002D7506"/>
    <w:rsid w:val="002D7AB0"/>
    <w:rsid w:val="002E0EBF"/>
    <w:rsid w:val="002E3785"/>
    <w:rsid w:val="002F4E2F"/>
    <w:rsid w:val="00302666"/>
    <w:rsid w:val="00302CF7"/>
    <w:rsid w:val="0030349D"/>
    <w:rsid w:val="00304F72"/>
    <w:rsid w:val="00305197"/>
    <w:rsid w:val="00305556"/>
    <w:rsid w:val="00312002"/>
    <w:rsid w:val="003131D8"/>
    <w:rsid w:val="0031333D"/>
    <w:rsid w:val="00313F54"/>
    <w:rsid w:val="00314176"/>
    <w:rsid w:val="00314988"/>
    <w:rsid w:val="00320207"/>
    <w:rsid w:val="00320610"/>
    <w:rsid w:val="00323C45"/>
    <w:rsid w:val="003247B3"/>
    <w:rsid w:val="00325953"/>
    <w:rsid w:val="00331321"/>
    <w:rsid w:val="00331E7E"/>
    <w:rsid w:val="00332C18"/>
    <w:rsid w:val="0033327A"/>
    <w:rsid w:val="00335216"/>
    <w:rsid w:val="00335E62"/>
    <w:rsid w:val="00343645"/>
    <w:rsid w:val="0034713C"/>
    <w:rsid w:val="00347C94"/>
    <w:rsid w:val="00354774"/>
    <w:rsid w:val="0035628B"/>
    <w:rsid w:val="0035669E"/>
    <w:rsid w:val="00360699"/>
    <w:rsid w:val="003657AC"/>
    <w:rsid w:val="00365A2D"/>
    <w:rsid w:val="00373875"/>
    <w:rsid w:val="00373E6D"/>
    <w:rsid w:val="003757EA"/>
    <w:rsid w:val="0037763B"/>
    <w:rsid w:val="00381C70"/>
    <w:rsid w:val="0038310A"/>
    <w:rsid w:val="00385091"/>
    <w:rsid w:val="0038509B"/>
    <w:rsid w:val="0038712A"/>
    <w:rsid w:val="003877F5"/>
    <w:rsid w:val="00390D59"/>
    <w:rsid w:val="00391853"/>
    <w:rsid w:val="00394532"/>
    <w:rsid w:val="00394551"/>
    <w:rsid w:val="00396506"/>
    <w:rsid w:val="00396D80"/>
    <w:rsid w:val="003A1D28"/>
    <w:rsid w:val="003A2920"/>
    <w:rsid w:val="003B23AC"/>
    <w:rsid w:val="003B3D00"/>
    <w:rsid w:val="003B4B81"/>
    <w:rsid w:val="003B6434"/>
    <w:rsid w:val="003B734A"/>
    <w:rsid w:val="003C4248"/>
    <w:rsid w:val="003C66D8"/>
    <w:rsid w:val="003D306F"/>
    <w:rsid w:val="003D42F5"/>
    <w:rsid w:val="003D4900"/>
    <w:rsid w:val="003D5DA7"/>
    <w:rsid w:val="003E0693"/>
    <w:rsid w:val="003E0BDF"/>
    <w:rsid w:val="003E21DC"/>
    <w:rsid w:val="003E2958"/>
    <w:rsid w:val="003E2C84"/>
    <w:rsid w:val="003E68BE"/>
    <w:rsid w:val="003F04B0"/>
    <w:rsid w:val="003F0E76"/>
    <w:rsid w:val="003F2D32"/>
    <w:rsid w:val="003F5091"/>
    <w:rsid w:val="003F73B1"/>
    <w:rsid w:val="003F784C"/>
    <w:rsid w:val="00401E4A"/>
    <w:rsid w:val="00405611"/>
    <w:rsid w:val="00412A85"/>
    <w:rsid w:val="00414AEF"/>
    <w:rsid w:val="00415710"/>
    <w:rsid w:val="004163AF"/>
    <w:rsid w:val="00416F7F"/>
    <w:rsid w:val="004178FE"/>
    <w:rsid w:val="004254C4"/>
    <w:rsid w:val="00434AEF"/>
    <w:rsid w:val="00435563"/>
    <w:rsid w:val="0043685D"/>
    <w:rsid w:val="00440833"/>
    <w:rsid w:val="0044354D"/>
    <w:rsid w:val="00446800"/>
    <w:rsid w:val="00446BDA"/>
    <w:rsid w:val="00447F77"/>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C00D1"/>
    <w:rsid w:val="004C0D2C"/>
    <w:rsid w:val="004C16E5"/>
    <w:rsid w:val="004C2320"/>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5395"/>
    <w:rsid w:val="004F715E"/>
    <w:rsid w:val="004F7477"/>
    <w:rsid w:val="00505D9A"/>
    <w:rsid w:val="00510E20"/>
    <w:rsid w:val="00510F1B"/>
    <w:rsid w:val="00511EA8"/>
    <w:rsid w:val="0051268A"/>
    <w:rsid w:val="005145C8"/>
    <w:rsid w:val="00514DED"/>
    <w:rsid w:val="005202A0"/>
    <w:rsid w:val="0052063A"/>
    <w:rsid w:val="00524BD8"/>
    <w:rsid w:val="00527A49"/>
    <w:rsid w:val="005316EE"/>
    <w:rsid w:val="00531BD5"/>
    <w:rsid w:val="00531CC2"/>
    <w:rsid w:val="00531D87"/>
    <w:rsid w:val="005447DA"/>
    <w:rsid w:val="00544F00"/>
    <w:rsid w:val="00544FA2"/>
    <w:rsid w:val="005467DB"/>
    <w:rsid w:val="0054704C"/>
    <w:rsid w:val="005515F1"/>
    <w:rsid w:val="00551EC7"/>
    <w:rsid w:val="00552B96"/>
    <w:rsid w:val="00553E18"/>
    <w:rsid w:val="00556178"/>
    <w:rsid w:val="00560C54"/>
    <w:rsid w:val="00563FAB"/>
    <w:rsid w:val="00564668"/>
    <w:rsid w:val="005754EE"/>
    <w:rsid w:val="005757FF"/>
    <w:rsid w:val="00575BB5"/>
    <w:rsid w:val="00581307"/>
    <w:rsid w:val="005816EE"/>
    <w:rsid w:val="005821AF"/>
    <w:rsid w:val="005842D2"/>
    <w:rsid w:val="005853AD"/>
    <w:rsid w:val="00585914"/>
    <w:rsid w:val="00587E54"/>
    <w:rsid w:val="0059042F"/>
    <w:rsid w:val="00591266"/>
    <w:rsid w:val="005A2F68"/>
    <w:rsid w:val="005A3565"/>
    <w:rsid w:val="005B0AD6"/>
    <w:rsid w:val="005B12CD"/>
    <w:rsid w:val="005B2FE1"/>
    <w:rsid w:val="005B46B9"/>
    <w:rsid w:val="005B487B"/>
    <w:rsid w:val="005B77E2"/>
    <w:rsid w:val="005C7620"/>
    <w:rsid w:val="005D511F"/>
    <w:rsid w:val="005D7A01"/>
    <w:rsid w:val="005E0580"/>
    <w:rsid w:val="005E19DB"/>
    <w:rsid w:val="005E3A59"/>
    <w:rsid w:val="005E3B94"/>
    <w:rsid w:val="005E7700"/>
    <w:rsid w:val="005F1227"/>
    <w:rsid w:val="005F1290"/>
    <w:rsid w:val="005F1B6B"/>
    <w:rsid w:val="005F2C16"/>
    <w:rsid w:val="005F2E8A"/>
    <w:rsid w:val="005F620D"/>
    <w:rsid w:val="005F6245"/>
    <w:rsid w:val="005F6C08"/>
    <w:rsid w:val="00600689"/>
    <w:rsid w:val="00602869"/>
    <w:rsid w:val="00607B56"/>
    <w:rsid w:val="00611840"/>
    <w:rsid w:val="00616194"/>
    <w:rsid w:val="00622093"/>
    <w:rsid w:val="006231EF"/>
    <w:rsid w:val="0062328A"/>
    <w:rsid w:val="00625517"/>
    <w:rsid w:val="00630B3C"/>
    <w:rsid w:val="00630F02"/>
    <w:rsid w:val="00631789"/>
    <w:rsid w:val="00633ED1"/>
    <w:rsid w:val="00635E26"/>
    <w:rsid w:val="00643DA4"/>
    <w:rsid w:val="00643FEC"/>
    <w:rsid w:val="006456BB"/>
    <w:rsid w:val="00646CDC"/>
    <w:rsid w:val="00651080"/>
    <w:rsid w:val="00651511"/>
    <w:rsid w:val="00652ABC"/>
    <w:rsid w:val="00652D72"/>
    <w:rsid w:val="00654BAB"/>
    <w:rsid w:val="006620EE"/>
    <w:rsid w:val="00663378"/>
    <w:rsid w:val="00665310"/>
    <w:rsid w:val="0066767E"/>
    <w:rsid w:val="00667ECA"/>
    <w:rsid w:val="0067104F"/>
    <w:rsid w:val="00671C1A"/>
    <w:rsid w:val="006733DF"/>
    <w:rsid w:val="0067436B"/>
    <w:rsid w:val="00681DB1"/>
    <w:rsid w:val="00683120"/>
    <w:rsid w:val="00683B42"/>
    <w:rsid w:val="006911A5"/>
    <w:rsid w:val="00691461"/>
    <w:rsid w:val="00691767"/>
    <w:rsid w:val="006930EE"/>
    <w:rsid w:val="0069770A"/>
    <w:rsid w:val="006A14EB"/>
    <w:rsid w:val="006A278B"/>
    <w:rsid w:val="006A27C7"/>
    <w:rsid w:val="006A479B"/>
    <w:rsid w:val="006B0338"/>
    <w:rsid w:val="006B3A9D"/>
    <w:rsid w:val="006B774C"/>
    <w:rsid w:val="006B781F"/>
    <w:rsid w:val="006C02DB"/>
    <w:rsid w:val="006D14E9"/>
    <w:rsid w:val="006D1AF4"/>
    <w:rsid w:val="006D2C68"/>
    <w:rsid w:val="006D3024"/>
    <w:rsid w:val="006D3220"/>
    <w:rsid w:val="006D5802"/>
    <w:rsid w:val="006D6585"/>
    <w:rsid w:val="006E04FA"/>
    <w:rsid w:val="006E3084"/>
    <w:rsid w:val="006E7AB4"/>
    <w:rsid w:val="006F4747"/>
    <w:rsid w:val="006F7EFE"/>
    <w:rsid w:val="00701833"/>
    <w:rsid w:val="00703925"/>
    <w:rsid w:val="007058D2"/>
    <w:rsid w:val="00712689"/>
    <w:rsid w:val="007169AD"/>
    <w:rsid w:val="00720682"/>
    <w:rsid w:val="00721A13"/>
    <w:rsid w:val="00723F0C"/>
    <w:rsid w:val="00726BD4"/>
    <w:rsid w:val="00733307"/>
    <w:rsid w:val="00733446"/>
    <w:rsid w:val="00735806"/>
    <w:rsid w:val="0073776C"/>
    <w:rsid w:val="00740DB3"/>
    <w:rsid w:val="0074207B"/>
    <w:rsid w:val="00745590"/>
    <w:rsid w:val="00746E62"/>
    <w:rsid w:val="00753267"/>
    <w:rsid w:val="00754F1E"/>
    <w:rsid w:val="00760FC5"/>
    <w:rsid w:val="0076119B"/>
    <w:rsid w:val="00762F19"/>
    <w:rsid w:val="0077094B"/>
    <w:rsid w:val="00775F58"/>
    <w:rsid w:val="00785EDE"/>
    <w:rsid w:val="007879A9"/>
    <w:rsid w:val="00795243"/>
    <w:rsid w:val="007A2944"/>
    <w:rsid w:val="007A3960"/>
    <w:rsid w:val="007A7B53"/>
    <w:rsid w:val="007B25AD"/>
    <w:rsid w:val="007B5572"/>
    <w:rsid w:val="007B5E21"/>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0DD3"/>
    <w:rsid w:val="0080478F"/>
    <w:rsid w:val="008062FB"/>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25E9D"/>
    <w:rsid w:val="00830F34"/>
    <w:rsid w:val="008350C0"/>
    <w:rsid w:val="00836CB4"/>
    <w:rsid w:val="00836DE3"/>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51DB"/>
    <w:rsid w:val="00886250"/>
    <w:rsid w:val="00890BB3"/>
    <w:rsid w:val="00892BD3"/>
    <w:rsid w:val="00892EAD"/>
    <w:rsid w:val="008967F9"/>
    <w:rsid w:val="008A0C66"/>
    <w:rsid w:val="008A3174"/>
    <w:rsid w:val="008A35F3"/>
    <w:rsid w:val="008A5282"/>
    <w:rsid w:val="008A52D7"/>
    <w:rsid w:val="008A6B5D"/>
    <w:rsid w:val="008A73E2"/>
    <w:rsid w:val="008A7A0A"/>
    <w:rsid w:val="008B7326"/>
    <w:rsid w:val="008D0078"/>
    <w:rsid w:val="008D2D9C"/>
    <w:rsid w:val="008E3DFA"/>
    <w:rsid w:val="008E43B1"/>
    <w:rsid w:val="008E4FCE"/>
    <w:rsid w:val="008E7880"/>
    <w:rsid w:val="008F2169"/>
    <w:rsid w:val="008F3447"/>
    <w:rsid w:val="008F3D01"/>
    <w:rsid w:val="008F5983"/>
    <w:rsid w:val="00900394"/>
    <w:rsid w:val="009040D1"/>
    <w:rsid w:val="009073F8"/>
    <w:rsid w:val="00913E9F"/>
    <w:rsid w:val="00913F8C"/>
    <w:rsid w:val="00914F9D"/>
    <w:rsid w:val="00915B29"/>
    <w:rsid w:val="00917C32"/>
    <w:rsid w:val="009207F0"/>
    <w:rsid w:val="00921CC9"/>
    <w:rsid w:val="00922611"/>
    <w:rsid w:val="00924A8D"/>
    <w:rsid w:val="00925154"/>
    <w:rsid w:val="00926DD5"/>
    <w:rsid w:val="00927B26"/>
    <w:rsid w:val="00932C9B"/>
    <w:rsid w:val="009354C5"/>
    <w:rsid w:val="0094207C"/>
    <w:rsid w:val="009424F0"/>
    <w:rsid w:val="0094254A"/>
    <w:rsid w:val="00943C3E"/>
    <w:rsid w:val="0094540E"/>
    <w:rsid w:val="0094679F"/>
    <w:rsid w:val="00946A45"/>
    <w:rsid w:val="00946BF8"/>
    <w:rsid w:val="00950641"/>
    <w:rsid w:val="00950BC3"/>
    <w:rsid w:val="00952769"/>
    <w:rsid w:val="0095303A"/>
    <w:rsid w:val="00955800"/>
    <w:rsid w:val="00956C2E"/>
    <w:rsid w:val="009602F2"/>
    <w:rsid w:val="00960FAB"/>
    <w:rsid w:val="00961209"/>
    <w:rsid w:val="00961941"/>
    <w:rsid w:val="00961EB6"/>
    <w:rsid w:val="00963766"/>
    <w:rsid w:val="00965EA3"/>
    <w:rsid w:val="009731A0"/>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D7F5C"/>
    <w:rsid w:val="009E4DC2"/>
    <w:rsid w:val="009E654C"/>
    <w:rsid w:val="009F0ADC"/>
    <w:rsid w:val="009F5B3A"/>
    <w:rsid w:val="009F79A7"/>
    <w:rsid w:val="00A0028F"/>
    <w:rsid w:val="00A00B27"/>
    <w:rsid w:val="00A03104"/>
    <w:rsid w:val="00A03B16"/>
    <w:rsid w:val="00A14950"/>
    <w:rsid w:val="00A20010"/>
    <w:rsid w:val="00A20806"/>
    <w:rsid w:val="00A307DC"/>
    <w:rsid w:val="00A30A19"/>
    <w:rsid w:val="00A31D86"/>
    <w:rsid w:val="00A328A2"/>
    <w:rsid w:val="00A34949"/>
    <w:rsid w:val="00A35270"/>
    <w:rsid w:val="00A35FFF"/>
    <w:rsid w:val="00A40A47"/>
    <w:rsid w:val="00A44E2F"/>
    <w:rsid w:val="00A4786F"/>
    <w:rsid w:val="00A50635"/>
    <w:rsid w:val="00A533A9"/>
    <w:rsid w:val="00A575D7"/>
    <w:rsid w:val="00A579F7"/>
    <w:rsid w:val="00A67023"/>
    <w:rsid w:val="00A6797E"/>
    <w:rsid w:val="00A70358"/>
    <w:rsid w:val="00A709C3"/>
    <w:rsid w:val="00A70BE8"/>
    <w:rsid w:val="00A70BEF"/>
    <w:rsid w:val="00A7180F"/>
    <w:rsid w:val="00A725E6"/>
    <w:rsid w:val="00A74527"/>
    <w:rsid w:val="00A81E09"/>
    <w:rsid w:val="00A81E4B"/>
    <w:rsid w:val="00A853B5"/>
    <w:rsid w:val="00A871C9"/>
    <w:rsid w:val="00A90051"/>
    <w:rsid w:val="00A90D10"/>
    <w:rsid w:val="00A9277F"/>
    <w:rsid w:val="00A93745"/>
    <w:rsid w:val="00A95F28"/>
    <w:rsid w:val="00A96D14"/>
    <w:rsid w:val="00AA2FA4"/>
    <w:rsid w:val="00AB0448"/>
    <w:rsid w:val="00AB2553"/>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E7A37"/>
    <w:rsid w:val="00AF1C24"/>
    <w:rsid w:val="00AF5605"/>
    <w:rsid w:val="00AF57D2"/>
    <w:rsid w:val="00AF69B6"/>
    <w:rsid w:val="00B04C73"/>
    <w:rsid w:val="00B04D05"/>
    <w:rsid w:val="00B10A9D"/>
    <w:rsid w:val="00B10C13"/>
    <w:rsid w:val="00B1479E"/>
    <w:rsid w:val="00B1563A"/>
    <w:rsid w:val="00B165C4"/>
    <w:rsid w:val="00B17DB4"/>
    <w:rsid w:val="00B23B3C"/>
    <w:rsid w:val="00B2494E"/>
    <w:rsid w:val="00B25D55"/>
    <w:rsid w:val="00B2675D"/>
    <w:rsid w:val="00B32510"/>
    <w:rsid w:val="00B37F95"/>
    <w:rsid w:val="00B41C05"/>
    <w:rsid w:val="00B43DD1"/>
    <w:rsid w:val="00B472FC"/>
    <w:rsid w:val="00B51C0E"/>
    <w:rsid w:val="00B5286A"/>
    <w:rsid w:val="00B56C74"/>
    <w:rsid w:val="00B66998"/>
    <w:rsid w:val="00B67E56"/>
    <w:rsid w:val="00B72912"/>
    <w:rsid w:val="00B7610D"/>
    <w:rsid w:val="00B82D73"/>
    <w:rsid w:val="00B8554B"/>
    <w:rsid w:val="00B85CA4"/>
    <w:rsid w:val="00B86755"/>
    <w:rsid w:val="00B86C28"/>
    <w:rsid w:val="00B87664"/>
    <w:rsid w:val="00B87DD0"/>
    <w:rsid w:val="00B96911"/>
    <w:rsid w:val="00B9782C"/>
    <w:rsid w:val="00BA2849"/>
    <w:rsid w:val="00BA2B02"/>
    <w:rsid w:val="00BA37A0"/>
    <w:rsid w:val="00BA3BDB"/>
    <w:rsid w:val="00BA6231"/>
    <w:rsid w:val="00BB0FCA"/>
    <w:rsid w:val="00BB5518"/>
    <w:rsid w:val="00BB7398"/>
    <w:rsid w:val="00BB7C44"/>
    <w:rsid w:val="00BC0709"/>
    <w:rsid w:val="00BC26DA"/>
    <w:rsid w:val="00BC359F"/>
    <w:rsid w:val="00BC43DA"/>
    <w:rsid w:val="00BC5CD5"/>
    <w:rsid w:val="00BD0663"/>
    <w:rsid w:val="00BD46F2"/>
    <w:rsid w:val="00BD7A9A"/>
    <w:rsid w:val="00BE10FD"/>
    <w:rsid w:val="00BE1EF9"/>
    <w:rsid w:val="00BF06EE"/>
    <w:rsid w:val="00BF0B48"/>
    <w:rsid w:val="00BF1957"/>
    <w:rsid w:val="00BF2DDC"/>
    <w:rsid w:val="00BF336A"/>
    <w:rsid w:val="00BF4446"/>
    <w:rsid w:val="00BF554E"/>
    <w:rsid w:val="00C00770"/>
    <w:rsid w:val="00C023C7"/>
    <w:rsid w:val="00C03529"/>
    <w:rsid w:val="00C04756"/>
    <w:rsid w:val="00C11B88"/>
    <w:rsid w:val="00C157F4"/>
    <w:rsid w:val="00C2015F"/>
    <w:rsid w:val="00C221D6"/>
    <w:rsid w:val="00C22795"/>
    <w:rsid w:val="00C2360B"/>
    <w:rsid w:val="00C23983"/>
    <w:rsid w:val="00C24454"/>
    <w:rsid w:val="00C2582E"/>
    <w:rsid w:val="00C263A9"/>
    <w:rsid w:val="00C27F6B"/>
    <w:rsid w:val="00C31576"/>
    <w:rsid w:val="00C32D39"/>
    <w:rsid w:val="00C35E46"/>
    <w:rsid w:val="00C362E9"/>
    <w:rsid w:val="00C364E9"/>
    <w:rsid w:val="00C36DFD"/>
    <w:rsid w:val="00C37953"/>
    <w:rsid w:val="00C40822"/>
    <w:rsid w:val="00C40CB3"/>
    <w:rsid w:val="00C42628"/>
    <w:rsid w:val="00C43354"/>
    <w:rsid w:val="00C46C20"/>
    <w:rsid w:val="00C47221"/>
    <w:rsid w:val="00C47BD2"/>
    <w:rsid w:val="00C47F28"/>
    <w:rsid w:val="00C53C8F"/>
    <w:rsid w:val="00C555BC"/>
    <w:rsid w:val="00C56AB4"/>
    <w:rsid w:val="00C63224"/>
    <w:rsid w:val="00C64915"/>
    <w:rsid w:val="00C66217"/>
    <w:rsid w:val="00C76B2A"/>
    <w:rsid w:val="00C8411A"/>
    <w:rsid w:val="00C87978"/>
    <w:rsid w:val="00C87AF4"/>
    <w:rsid w:val="00C955BB"/>
    <w:rsid w:val="00C95FCF"/>
    <w:rsid w:val="00C96067"/>
    <w:rsid w:val="00C96FC9"/>
    <w:rsid w:val="00CA14DA"/>
    <w:rsid w:val="00CA1DD5"/>
    <w:rsid w:val="00CA3636"/>
    <w:rsid w:val="00CA58CA"/>
    <w:rsid w:val="00CA68FE"/>
    <w:rsid w:val="00CA7DA9"/>
    <w:rsid w:val="00CB0741"/>
    <w:rsid w:val="00CB2260"/>
    <w:rsid w:val="00CB2F61"/>
    <w:rsid w:val="00CB48E4"/>
    <w:rsid w:val="00CC0964"/>
    <w:rsid w:val="00CD0E65"/>
    <w:rsid w:val="00CD0FB7"/>
    <w:rsid w:val="00CD202B"/>
    <w:rsid w:val="00CD3F78"/>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157D4"/>
    <w:rsid w:val="00D20FB0"/>
    <w:rsid w:val="00D23B17"/>
    <w:rsid w:val="00D2584A"/>
    <w:rsid w:val="00D26998"/>
    <w:rsid w:val="00D26AEF"/>
    <w:rsid w:val="00D3015D"/>
    <w:rsid w:val="00D3522A"/>
    <w:rsid w:val="00D35D48"/>
    <w:rsid w:val="00D37700"/>
    <w:rsid w:val="00D40F2C"/>
    <w:rsid w:val="00D4102F"/>
    <w:rsid w:val="00D45CB2"/>
    <w:rsid w:val="00D5184D"/>
    <w:rsid w:val="00D56A32"/>
    <w:rsid w:val="00D6325C"/>
    <w:rsid w:val="00D6393B"/>
    <w:rsid w:val="00D66493"/>
    <w:rsid w:val="00D72D8D"/>
    <w:rsid w:val="00D74797"/>
    <w:rsid w:val="00D747B0"/>
    <w:rsid w:val="00D76319"/>
    <w:rsid w:val="00D82F82"/>
    <w:rsid w:val="00D84632"/>
    <w:rsid w:val="00D95127"/>
    <w:rsid w:val="00D96086"/>
    <w:rsid w:val="00DA34B7"/>
    <w:rsid w:val="00DA55AA"/>
    <w:rsid w:val="00DA5E7F"/>
    <w:rsid w:val="00DB45BB"/>
    <w:rsid w:val="00DB52C0"/>
    <w:rsid w:val="00DB6D14"/>
    <w:rsid w:val="00DB6D2A"/>
    <w:rsid w:val="00DB72B7"/>
    <w:rsid w:val="00DB77BD"/>
    <w:rsid w:val="00DB7BB5"/>
    <w:rsid w:val="00DB7DD7"/>
    <w:rsid w:val="00DC143E"/>
    <w:rsid w:val="00DC713E"/>
    <w:rsid w:val="00DC7CDC"/>
    <w:rsid w:val="00DD0EC1"/>
    <w:rsid w:val="00DD62C4"/>
    <w:rsid w:val="00DD7292"/>
    <w:rsid w:val="00DD7A57"/>
    <w:rsid w:val="00DD7F71"/>
    <w:rsid w:val="00DE1C4B"/>
    <w:rsid w:val="00DE1F0E"/>
    <w:rsid w:val="00DE20E5"/>
    <w:rsid w:val="00DE40C4"/>
    <w:rsid w:val="00DE6521"/>
    <w:rsid w:val="00DF1FED"/>
    <w:rsid w:val="00DF4FC8"/>
    <w:rsid w:val="00DF5A14"/>
    <w:rsid w:val="00DF6C0E"/>
    <w:rsid w:val="00DF73E5"/>
    <w:rsid w:val="00E0054D"/>
    <w:rsid w:val="00E01613"/>
    <w:rsid w:val="00E01860"/>
    <w:rsid w:val="00E06BFF"/>
    <w:rsid w:val="00E1330F"/>
    <w:rsid w:val="00E1623D"/>
    <w:rsid w:val="00E16366"/>
    <w:rsid w:val="00E1760D"/>
    <w:rsid w:val="00E223EE"/>
    <w:rsid w:val="00E26B85"/>
    <w:rsid w:val="00E2745E"/>
    <w:rsid w:val="00E33B3B"/>
    <w:rsid w:val="00E41960"/>
    <w:rsid w:val="00E41B1B"/>
    <w:rsid w:val="00E4228C"/>
    <w:rsid w:val="00E4303E"/>
    <w:rsid w:val="00E466DE"/>
    <w:rsid w:val="00E47165"/>
    <w:rsid w:val="00E4716C"/>
    <w:rsid w:val="00E5128F"/>
    <w:rsid w:val="00E52511"/>
    <w:rsid w:val="00E554BD"/>
    <w:rsid w:val="00E627A2"/>
    <w:rsid w:val="00E628F4"/>
    <w:rsid w:val="00E7243B"/>
    <w:rsid w:val="00E74930"/>
    <w:rsid w:val="00E75CE3"/>
    <w:rsid w:val="00E82A6E"/>
    <w:rsid w:val="00E83791"/>
    <w:rsid w:val="00E83AB1"/>
    <w:rsid w:val="00E849D7"/>
    <w:rsid w:val="00E8583D"/>
    <w:rsid w:val="00E85DE7"/>
    <w:rsid w:val="00E862AF"/>
    <w:rsid w:val="00E87A5D"/>
    <w:rsid w:val="00E87B67"/>
    <w:rsid w:val="00E924E0"/>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452"/>
    <w:rsid w:val="00EE6EA2"/>
    <w:rsid w:val="00EE776B"/>
    <w:rsid w:val="00EE7A17"/>
    <w:rsid w:val="00EF00B7"/>
    <w:rsid w:val="00EF0B86"/>
    <w:rsid w:val="00EF3BEC"/>
    <w:rsid w:val="00EF44A6"/>
    <w:rsid w:val="00EF634C"/>
    <w:rsid w:val="00EF797F"/>
    <w:rsid w:val="00F0097B"/>
    <w:rsid w:val="00F00D32"/>
    <w:rsid w:val="00F01A4F"/>
    <w:rsid w:val="00F0272A"/>
    <w:rsid w:val="00F03785"/>
    <w:rsid w:val="00F052BD"/>
    <w:rsid w:val="00F07DD7"/>
    <w:rsid w:val="00F100B3"/>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19A9"/>
    <w:rsid w:val="00F62FFA"/>
    <w:rsid w:val="00F63FED"/>
    <w:rsid w:val="00F71C83"/>
    <w:rsid w:val="00F76B8B"/>
    <w:rsid w:val="00F804BA"/>
    <w:rsid w:val="00F8069F"/>
    <w:rsid w:val="00F832E9"/>
    <w:rsid w:val="00F83F2E"/>
    <w:rsid w:val="00F84E5B"/>
    <w:rsid w:val="00F85CE0"/>
    <w:rsid w:val="00F8704C"/>
    <w:rsid w:val="00F8789F"/>
    <w:rsid w:val="00F87F2E"/>
    <w:rsid w:val="00F907A8"/>
    <w:rsid w:val="00F912C7"/>
    <w:rsid w:val="00F91E4B"/>
    <w:rsid w:val="00F9201C"/>
    <w:rsid w:val="00FA4D99"/>
    <w:rsid w:val="00FA5079"/>
    <w:rsid w:val="00FA72C5"/>
    <w:rsid w:val="00FB0058"/>
    <w:rsid w:val="00FB1726"/>
    <w:rsid w:val="00FB228D"/>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255"/>
    <w:rsid w:val="00FF2F6D"/>
    <w:rsid w:val="00FF4F00"/>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sChild>
                                                                                                                                                                                                                                                                                                                                                                                                                                                                                                                                                                                                                                                        <w:div w:id="1138260785">
                                                                                                                                                                                                                                                                                                                                                                                                                                                                                                                                                                                                                                                          <w:marLeft w:val="0"/>
                                                                                                                                                                                                                                                                                                                                                                                                                                                                                                                                                                                                                                                          <w:marRight w:val="0"/>
                                                                                                                                                                                                                                                                                                                                                                                                                                                                                                                                                                                                                                                          <w:marTop w:val="0"/>
                                                                                                                                                                                                                                                                                                                                                                                                                                                                                                                                                                                                                                                          <w:marBottom w:val="0"/>
                                                                                                                                                                                                                                                                                                                                                                                                                                                                                                                                                                                                                                                          <w:divBdr>
                                                                                                                                                                                                                                                                                                                                                                                                                                                                                                                                                                                                                                                            <w:top w:val="none" w:sz="0" w:space="0" w:color="auto"/>
                                                                                                                                                                                                                                                                                                                                                                                                                                                                                                                                                                                                                                                            <w:left w:val="none" w:sz="0" w:space="0" w:color="auto"/>
                                                                                                                                                                                                                                                                                                                                                                                                                                                                                                                                                                                                                                                            <w:bottom w:val="none" w:sz="0" w:space="0" w:color="auto"/>
                                                                                                                                                                                                                                                                                                                                                                                                                                                                                                                                                                                                                                                            <w:right w:val="none" w:sz="0" w:space="0" w:color="auto"/>
                                                                                                                                                                                                                                                                                                                                                                                                                                                                                                                                                                                                                                                          </w:divBdr>
                                                                                                                                                                                                                                                                                                                                                                                                                                                                                                                                                                                                                                                          <w:divsChild>
                                                                                                                                                                                                                                                                                                                                                                                                                                                                                                                                                                                                                                                            <w:div w:id="189416348">
                                                                                                                                                                                                                                                                                                                                                                                                                                                                                                                                                                                                                                                              <w:marLeft w:val="0"/>
                                                                                                                                                                                                                                                                                                                                                                                                                                                                                                                                                                                                                                                              <w:marRight w:val="0"/>
                                                                                                                                                                                                                                                                                                                                                                                                                                                                                                                                                                                                                                                              <w:marTop w:val="0"/>
                                                                                                                                                                                                                                                                                                                                                                                                                                                                                                                                                                                                                                                              <w:marBottom w:val="0"/>
                                                                                                                                                                                                                                                                                                                                                                                                                                                                                                                                                                                                                                                              <w:divBdr>
                                                                                                                                                                                                                                                                                                                                                                                                                                                                                                                                                                                                                                                                <w:top w:val="none" w:sz="0" w:space="0" w:color="auto"/>
                                                                                                                                                                                                                                                                                                                                                                                                                                                                                                                                                                                                                                                                <w:left w:val="none" w:sz="0" w:space="0" w:color="auto"/>
                                                                                                                                                                                                                                                                                                                                                                                                                                                                                                                                                                                                                                                                <w:bottom w:val="none" w:sz="0" w:space="0" w:color="auto"/>
                                                                                                                                                                                                                                                                                                                                                                                                                                                                                                                                                                                                                                                                <w:right w:val="none" w:sz="0" w:space="0" w:color="auto"/>
                                                                                                                                                                                                                                                                                                                                                                                                                                                                                                                                                                                                                                                              </w:divBdr>
                                                                                                                                                                                                                                                                                                                                                                                                                                                                                                                                                                                                                                                              <w:divsChild>
                                                                                                                                                                                                                                                                                                                                                                                                                                                                                                                                                                                                                                                                <w:div w:id="671030136">
                                                                                                                                                                                                                                                                                                                                                                                                                                                                                                                                                                                                                                                                  <w:marLeft w:val="0"/>
                                                                                                                                                                                                                                                                                                                                                                                                                                                                                                                                                                                                                                                                  <w:marRight w:val="0"/>
                                                                                                                                                                                                                                                                                                                                                                                                                                                                                                                                                                                                                                                                  <w:marTop w:val="0"/>
                                                                                                                                                                                                                                                                                                                                                                                                                                                                                                                                                                                                                                                                  <w:marBottom w:val="0"/>
                                                                                                                                                                                                                                                                                                                                                                                                                                                                                                                                                                                                                                                                  <w:divBdr>
                                                                                                                                                                                                                                                                                                                                                                                                                                                                                                                                                                                                                                                                    <w:top w:val="none" w:sz="0" w:space="0" w:color="auto"/>
                                                                                                                                                                                                                                                                                                                                                                                                                                                                                                                                                                                                                                                                    <w:left w:val="none" w:sz="0" w:space="0" w:color="auto"/>
                                                                                                                                                                                                                                                                                                                                                                                                                                                                                                                                                                                                                                                                    <w:bottom w:val="none" w:sz="0" w:space="0" w:color="auto"/>
                                                                                                                                                                                                                                                                                                                                                                                                                                                                                                                                                                                                                                                                    <w:right w:val="none" w:sz="0" w:space="0" w:color="auto"/>
                                                                                                                                                                                                                                                                                                                                                                                                                                                                                                                                                                                                                                                                  </w:divBdr>
                                                                                                                                                                                                                                                                                                                                                                                                                                                                                                                                                                                                                                                                  <w:divsChild>
                                                                                                                                                                                                                                                                                                                                                                                                                                                                                                                                                                                                                                                                    <w:div w:id="999582883">
                                                                                                                                                                                                                                                                                                                                                                                                                                                                                                                                                                                                                                                                      <w:marLeft w:val="0"/>
                                                                                                                                                                                                                                                                                                                                                                                                                                                                                                                                                                                                                                                                      <w:marRight w:val="0"/>
                                                                                                                                                                                                                                                                                                                                                                                                                                                                                                                                                                                                                                                                      <w:marTop w:val="0"/>
                                                                                                                                                                                                                                                                                                                                                                                                                                                                                                                                                                                                                                                                      <w:marBottom w:val="0"/>
                                                                                                                                                                                                                                                                                                                                                                                                                                                                                                                                                                                                                                                                      <w:divBdr>
                                                                                                                                                                                                                                                                                                                                                                                                                                                                                                                                                                                                                                                                        <w:top w:val="none" w:sz="0" w:space="0" w:color="auto"/>
                                                                                                                                                                                                                                                                                                                                                                                                                                                                                                                                                                                                                                                                        <w:left w:val="none" w:sz="0" w:space="0" w:color="auto"/>
                                                                                                                                                                                                                                                                                                                                                                                                                                                                                                                                                                                                                                                                        <w:bottom w:val="none" w:sz="0" w:space="0" w:color="auto"/>
                                                                                                                                                                                                                                                                                                                                                                                                                                                                                                                                                                                                                                                                        <w:right w:val="none" w:sz="0" w:space="0" w:color="auto"/>
                                                                                                                                                                                                                                                                                                                                                                                                                                                                                                                                                                                                                                                                      </w:divBdr>
                                                                                                                                                                                                                                                                                                                                                                                                                                                                                                                                                                                                                                                                      <w:divsChild>
                                                                                                                                                                                                                                                                                                                                                                                                                                                                                                                                                                                                                                                                        <w:div w:id="1974555668">
                                                                                                                                                                                                                                                                                                                                                                                                                                                                                                                                                                                                                                                                          <w:marLeft w:val="0"/>
                                                                                                                                                                                                                                                                                                                                                                                                                                                                                                                                                                                                                                                                          <w:marRight w:val="0"/>
                                                                                                                                                                                                                                                                                                                                                                                                                                                                                                                                                                                                                                                                          <w:marTop w:val="0"/>
                                                                                                                                                                                                                                                                                                                                                                                                                                                                                                                                                                                                                                                                          <w:marBottom w:val="0"/>
                                                                                                                                                                                                                                                                                                                                                                                                                                                                                                                                                                                                                                                                          <w:divBdr>
                                                                                                                                                                                                                                                                                                                                                                                                                                                                                                                                                                                                                                                                            <w:top w:val="none" w:sz="0" w:space="0" w:color="auto"/>
                                                                                                                                                                                                                                                                                                                                                                                                                                                                                                                                                                                                                                                                            <w:left w:val="none" w:sz="0" w:space="0" w:color="auto"/>
                                                                                                                                                                                                                                                                                                                                                                                                                                                                                                                                                                                                                                                                            <w:bottom w:val="none" w:sz="0" w:space="0" w:color="auto"/>
                                                                                                                                                                                                                                                                                                                                                                                                                                                                                                                                                                                                                                                                            <w:right w:val="none" w:sz="0" w:space="0" w:color="auto"/>
                                                                                                                                                                                                                                                                                                                                                                                                                                                                                                                                                                                                                                                                          </w:divBdr>
                                                                                                                                                                                                                                                                                                                                                                                                                                                                                                                                                                                                                                                                          <w:divsChild>
                                                                                                                                                                                                                                                                                                                                                                                                                                                                                                                                                                                                                                                                            <w:div w:id="801775374">
                                                                                                                                                                                                                                                                                                                                                                                                                                                                                                                                                                                                                                                                              <w:marLeft w:val="0"/>
                                                                                                                                                                                                                                                                                                                                                                                                                                                                                                                                                                                                                                                                              <w:marRight w:val="0"/>
                                                                                                                                                                                                                                                                                                                                                                                                                                                                                                                                                                                                                                                                              <w:marTop w:val="0"/>
                                                                                                                                                                                                                                                                                                                                                                                                                                                                                                                                                                                                                                                                              <w:marBottom w:val="0"/>
                                                                                                                                                                                                                                                                                                                                                                                                                                                                                                                                                                                                                                                                              <w:divBdr>
                                                                                                                                                                                                                                                                                                                                                                                                                                                                                                                                                                                                                                                                                <w:top w:val="none" w:sz="0" w:space="0" w:color="auto"/>
                                                                                                                                                                                                                                                                                                                                                                                                                                                                                                                                                                                                                                                                                <w:left w:val="none" w:sz="0" w:space="0" w:color="auto"/>
                                                                                                                                                                                                                                                                                                                                                                                                                                                                                                                                                                                                                                                                                <w:bottom w:val="none" w:sz="0" w:space="0" w:color="auto"/>
                                                                                                                                                                                                                                                                                                                                                                                                                                                                                                                                                                                                                                                                                <w:right w:val="none" w:sz="0" w:space="0" w:color="auto"/>
                                                                                                                                                                                                                                                                                                                                                                                                                                                                                                                                                                                                                                                                              </w:divBdr>
                                                                                                                                                                                                                                                                                                                                                                                                                                                                                                                                                                                                                                                                              <w:divsChild>
                                                                                                                                                                                                                                                                                                                                                                                                                                                                                                                                                                                                                                                                                <w:div w:id="2139058814">
                                                                                                                                                                                                                                                                                                                                                                                                                                                                                                                                                                                                                                                                                  <w:marLeft w:val="0"/>
                                                                                                                                                                                                                                                                                                                                                                                                                                                                                                                                                                                                                                                                                  <w:marRight w:val="0"/>
                                                                                                                                                                                                                                                                                                                                                                                                                                                                                                                                                                                                                                                                                  <w:marTop w:val="0"/>
                                                                                                                                                                                                                                                                                                                                                                                                                                                                                                                                                                                                                                                                                  <w:marBottom w:val="0"/>
                                                                                                                                                                                                                                                                                                                                                                                                                                                                                                                                                                                                                                                                                  <w:divBdr>
                                                                                                                                                                                                                                                                                                                                                                                                                                                                                                                                                                                                                                                                                    <w:top w:val="none" w:sz="0" w:space="0" w:color="auto"/>
                                                                                                                                                                                                                                                                                                                                                                                                                                                                                                                                                                                                                                                                                    <w:left w:val="none" w:sz="0" w:space="0" w:color="auto"/>
                                                                                                                                                                                                                                                                                                                                                                                                                                                                                                                                                                                                                                                                                    <w:bottom w:val="none" w:sz="0" w:space="0" w:color="auto"/>
                                                                                                                                                                                                                                                                                                                                                                                                                                                                                                                                                                                                                                                                                    <w:right w:val="none" w:sz="0" w:space="0" w:color="auto"/>
                                                                                                                                                                                                                                                                                                                                                                                                                                                                                                                                                                                                                                                                                  </w:divBdr>
                                                                                                                                                                                                                                                                                                                                                                                                                                                                                                                                                                                                                                                                                  <w:divsChild>
                                                                                                                                                                                                                                                                                                                                                                                                                                                                                                                                                                                                                                                                                    <w:div w:id="1919435673">
                                                                                                                                                                                                                                                                                                                                                                                                                                                                                                                                                                                                                                                                                      <w:marLeft w:val="0"/>
                                                                                                                                                                                                                                                                                                                                                                                                                                                                                                                                                                                                                                                                                      <w:marRight w:val="0"/>
                                                                                                                                                                                                                                                                                                                                                                                                                                                                                                                                                                                                                                                                                      <w:marTop w:val="0"/>
                                                                                                                                                                                                                                                                                                                                                                                                                                                                                                                                                                                                                                                                                      <w:marBottom w:val="0"/>
                                                                                                                                                                                                                                                                                                                                                                                                                                                                                                                                                                                                                                                                                      <w:divBdr>
                                                                                                                                                                                                                                                                                                                                                                                                                                                                                                                                                                                                                                                                                        <w:top w:val="none" w:sz="0" w:space="0" w:color="auto"/>
                                                                                                                                                                                                                                                                                                                                                                                                                                                                                                                                                                                                                                                                                        <w:left w:val="none" w:sz="0" w:space="0" w:color="auto"/>
                                                                                                                                                                                                                                                                                                                                                                                                                                                                                                                                                                                                                                                                                        <w:bottom w:val="none" w:sz="0" w:space="0" w:color="auto"/>
                                                                                                                                                                                                                                                                                                                                                                                                                                                                                                                                                                                                                                                                                        <w:right w:val="none" w:sz="0" w:space="0" w:color="auto"/>
                                                                                                                                                                                                                                                                                                                                                                                                                                                                                                                                                                                                                                                                                      </w:divBdr>
                                                                                                                                                                                                                                                                                                                                                                                                                                                                                                                                                                                                                                                                                      <w:divsChild>
                                                                                                                                                                                                                                                                                                                                                                                                                                                                                                                                                                                                                                                                                        <w:div w:id="1946693719">
                                                                                                                                                                                                                                                                                                                                                                                                                                                                                                                                                                                                                                                                                          <w:marLeft w:val="0"/>
                                                                                                                                                                                                                                                                                                                                                                                                                                                                                                                                                                                                                                                                                          <w:marRight w:val="0"/>
                                                                                                                                                                                                                                                                                                                                                                                                                                                                                                                                                                                                                                                                                          <w:marTop w:val="0"/>
                                                                                                                                                                                                                                                                                                                                                                                                                                                                                                                                                                                                                                                                                          <w:marBottom w:val="0"/>
                                                                                                                                                                                                                                                                                                                                                                                                                                                                                                                                                                                                                                                                                          <w:divBdr>
                                                                                                                                                                                                                                                                                                                                                                                                                                                                                                                                                                                                                                                                                            <w:top w:val="none" w:sz="0" w:space="0" w:color="auto"/>
                                                                                                                                                                                                                                                                                                                                                                                                                                                                                                                                                                                                                                                                                            <w:left w:val="none" w:sz="0" w:space="0" w:color="auto"/>
                                                                                                                                                                                                                                                                                                                                                                                                                                                                                                                                                                                                                                                                                            <w:bottom w:val="none" w:sz="0" w:space="0" w:color="auto"/>
                                                                                                                                                                                                                                                                                                                                                                                                                                                                                                                                                                                                                                                                                            <w:right w:val="none" w:sz="0" w:space="0" w:color="auto"/>
                                                                                                                                                                                                                                                                                                                                                                                                                                                                                                                                                                                                                                                                                          </w:divBdr>
                                                                                                                                                                                                                                                                                                                                                                                                                                                                                                                                                                                                                                                                                          <w:divsChild>
                                                                                                                                                                                                                                                                                                                                                                                                                                                                                                                                                                                                                                                                                            <w:div w:id="1935019256">
                                                                                                                                                                                                                                                                                                                                                                                                                                                                                                                                                                                                                                                                                              <w:marLeft w:val="0"/>
                                                                                                                                                                                                                                                                                                                                                                                                                                                                                                                                                                                                                                                                                              <w:marRight w:val="0"/>
                                                                                                                                                                                                                                                                                                                                                                                                                                                                                                                                                                                                                                                                                              <w:marTop w:val="0"/>
                                                                                                                                                                                                                                                                                                                                                                                                                                                                                                                                                                                                                                                                                              <w:marBottom w:val="0"/>
                                                                                                                                                                                                                                                                                                                                                                                                                                                                                                                                                                                                                                                                                              <w:divBdr>
                                                                                                                                                                                                                                                                                                                                                                                                                                                                                                                                                                                                                                                                                                <w:top w:val="none" w:sz="0" w:space="0" w:color="auto"/>
                                                                                                                                                                                                                                                                                                                                                                                                                                                                                                                                                                                                                                                                                                <w:left w:val="none" w:sz="0" w:space="0" w:color="auto"/>
                                                                                                                                                                                                                                                                                                                                                                                                                                                                                                                                                                                                                                                                                                <w:bottom w:val="none" w:sz="0" w:space="0" w:color="auto"/>
                                                                                                                                                                                                                                                                                                                                                                                                                                                                                                                                                                                                                                                                                                <w:right w:val="none" w:sz="0" w:space="0" w:color="auto"/>
                                                                                                                                                                                                                                                                                                                                                                                                                                                                                                                                                                                                                                                                                              </w:divBdr>
                                                                                                                                                                                                                                                                                                                                                                                                                                                                                                                                                                                                                                                                                              <w:divsChild>
                                                                                                                                                                                                                                                                                                                                                                                                                                                                                                                                                                                                                                                                                                <w:div w:id="820930680">
                                                                                                                                                                                                                                                                                                                                                                                                                                                                                                                                                                                                                                                                                                  <w:marLeft w:val="0"/>
                                                                                                                                                                                                                                                                                                                                                                                                                                                                                                                                                                                                                                                                                                  <w:marRight w:val="0"/>
                                                                                                                                                                                                                                                                                                                                                                                                                                                                                                                                                                                                                                                                                                  <w:marTop w:val="0"/>
                                                                                                                                                                                                                                                                                                                                                                                                                                                                                                                                                                                                                                                                                                  <w:marBottom w:val="0"/>
                                                                                                                                                                                                                                                                                                                                                                                                                                                                                                                                                                                                                                                                                                  <w:divBdr>
                                                                                                                                                                                                                                                                                                                                                                                                                                                                                                                                                                                                                                                                                                    <w:top w:val="none" w:sz="0" w:space="0" w:color="auto"/>
                                                                                                                                                                                                                                                                                                                                                                                                                                                                                                                                                                                                                                                                                                    <w:left w:val="none" w:sz="0" w:space="0" w:color="auto"/>
                                                                                                                                                                                                                                                                                                                                                                                                                                                                                                                                                                                                                                                                                                    <w:bottom w:val="none" w:sz="0" w:space="0" w:color="auto"/>
                                                                                                                                                                                                                                                                                                                                                                                                                                                                                                                                                                                                                                                                                                    <w:right w:val="none" w:sz="0" w:space="0" w:color="auto"/>
                                                                                                                                                                                                                                                                                                                                                                                                                                                                                                                                                                                                                                                                                                  </w:divBdr>
                                                                                                                                                                                                                                                                                                                                                                                                                                                                                                                                                                                                                                                                                                  <w:divsChild>
                                                                                                                                                                                                                                                                                                                                                                                                                                                                                                                                                                                                                                                                                                    <w:div w:id="1029335810">
                                                                                                                                                                                                                                                                                                                                                                                                                                                                                                                                                                                                                                                                                                      <w:marLeft w:val="0"/>
                                                                                                                                                                                                                                                                                                                                                                                                                                                                                                                                                                                                                                                                                                      <w:marRight w:val="0"/>
                                                                                                                                                                                                                                                                                                                                                                                                                                                                                                                                                                                                                                                                                                      <w:marTop w:val="0"/>
                                                                                                                                                                                                                                                                                                                                                                                                                                                                                                                                                                                                                                                                                                      <w:marBottom w:val="0"/>
                                                                                                                                                                                                                                                                                                                                                                                                                                                                                                                                                                                                                                                                                                      <w:divBdr>
                                                                                                                                                                                                                                                                                                                                                                                                                                                                                                                                                                                                                                                                                                        <w:top w:val="none" w:sz="0" w:space="0" w:color="auto"/>
                                                                                                                                                                                                                                                                                                                                                                                                                                                                                                                                                                                                                                                                                                        <w:left w:val="none" w:sz="0" w:space="0" w:color="auto"/>
                                                                                                                                                                                                                                                                                                                                                                                                                                                                                                                                                                                                                                                                                                        <w:bottom w:val="none" w:sz="0" w:space="0" w:color="auto"/>
                                                                                                                                                                                                                                                                                                                                                                                                                                                                                                                                                                                                                                                                                                        <w:right w:val="none" w:sz="0" w:space="0" w:color="auto"/>
                                                                                                                                                                                                                                                                                                                                                                                                                                                                                                                                                                                                                                                                                                      </w:divBdr>
                                                                                                                                                                                                                                                                                                                                                                                                                                                                                                                                                                                                                                                                                                      <w:divsChild>
                                                                                                                                                                                                                                                                                                                                                                                                                                                                                                                                                                                                                                                                                                        <w:div w:id="1043098254">
                                                                                                                                                                                                                                                                                                                                                                                                                                                                                                                                                                                                                                                                                                          <w:marLeft w:val="0"/>
                                                                                                                                                                                                                                                                                                                                                                                                                                                                                                                                                                                                                                                                                                          <w:marRight w:val="0"/>
                                                                                                                                                                                                                                                                                                                                                                                                                                                                                                                                                                                                                                                                                                          <w:marTop w:val="0"/>
                                                                                                                                                                                                                                                                                                                                                                                                                                                                                                                                                                                                                                                                                                          <w:marBottom w:val="0"/>
                                                                                                                                                                                                                                                                                                                                                                                                                                                                                                                                                                                                                                                                                                          <w:divBdr>
                                                                                                                                                                                                                                                                                                                                                                                                                                                                                                                                                                                                                                                                                                            <w:top w:val="none" w:sz="0" w:space="0" w:color="auto"/>
                                                                                                                                                                                                                                                                                                                                                                                                                                                                                                                                                                                                                                                                                                            <w:left w:val="none" w:sz="0" w:space="0" w:color="auto"/>
                                                                                                                                                                                                                                                                                                                                                                                                                                                                                                                                                                                                                                                                                                            <w:bottom w:val="none" w:sz="0" w:space="0" w:color="auto"/>
                                                                                                                                                                                                                                                                                                                                                                                                                                                                                                                                                                                                                                                                                                            <w:right w:val="none" w:sz="0" w:space="0" w:color="auto"/>
                                                                                                                                                                                                                                                                                                                                                                                                                                                                                                                                                                                                                                                                                                          </w:divBdr>
                                                                                                                                                                                                                                                                                                                                                                                                                                                                                                                                                                                                                                                                                                          <w:divsChild>
                                                                                                                                                                                                                                                                                                                                                                                                                                                                                                                                                                                                                                                                                                            <w:div w:id="1160459851">
                                                                                                                                                                                                                                                                                                                                                                                                                                                                                                                                                                                                                                                                                                              <w:marLeft w:val="0"/>
                                                                                                                                                                                                                                                                                                                                                                                                                                                                                                                                                                                                                                                                                                              <w:marRight w:val="0"/>
                                                                                                                                                                                                                                                                                                                                                                                                                                                                                                                                                                                                                                                                                                              <w:marTop w:val="0"/>
                                                                                                                                                                                                                                                                                                                                                                                                                                                                                                                                                                                                                                                                                                              <w:marBottom w:val="0"/>
                                                                                                                                                                                                                                                                                                                                                                                                                                                                                                                                                                                                                                                                                                              <w:divBdr>
                                                                                                                                                                                                                                                                                                                                                                                                                                                                                                                                                                                                                                                                                                                <w:top w:val="none" w:sz="0" w:space="0" w:color="auto"/>
                                                                                                                                                                                                                                                                                                                                                                                                                                                                                                                                                                                                                                                                                                                <w:left w:val="none" w:sz="0" w:space="0" w:color="auto"/>
                                                                                                                                                                                                                                                                                                                                                                                                                                                                                                                                                                                                                                                                                                                <w:bottom w:val="none" w:sz="0" w:space="0" w:color="auto"/>
                                                                                                                                                                                                                                                                                                                                                                                                                                                                                                                                                                                                                                                                                                                <w:right w:val="none" w:sz="0" w:space="0" w:color="auto"/>
                                                                                                                                                                                                                                                                                                                                                                                                                                                                                                                                                                                                                                                                                                              </w:divBdr>
                                                                                                                                                                                                                                                                                                                                                                                                                                                                                                                                                                                                                                                                                                              <w:divsChild>
                                                                                                                                                                                                                                                                                                                                                                                                                                                                                                                                                                                                                                                                                                                <w:div w:id="944460311">
                                                                                                                                                                                                                                                                                                                                                                                                                                                                                                                                                                                                                                                                                                                  <w:marLeft w:val="0"/>
                                                                                                                                                                                                                                                                                                                                                                                                                                                                                                                                                                                                                                                                                                                  <w:marRight w:val="0"/>
                                                                                                                                                                                                                                                                                                                                                                                                                                                                                                                                                                                                                                                                                                                  <w:marTop w:val="0"/>
                                                                                                                                                                                                                                                                                                                                                                                                                                                                                                                                                                                                                                                                                                                  <w:marBottom w:val="0"/>
                                                                                                                                                                                                                                                                                                                                                                                                                                                                                                                                                                                                                                                                                                                  <w:divBdr>
                                                                                                                                                                                                                                                                                                                                                                                                                                                                                                                                                                                                                                                                                                                    <w:top w:val="none" w:sz="0" w:space="0" w:color="auto"/>
                                                                                                                                                                                                                                                                                                                                                                                                                                                                                                                                                                                                                                                                                                                    <w:left w:val="none" w:sz="0" w:space="0" w:color="auto"/>
                                                                                                                                                                                                                                                                                                                                                                                                                                                                                                                                                                                                                                                                                                                    <w:bottom w:val="none" w:sz="0" w:space="0" w:color="auto"/>
                                                                                                                                                                                                                                                                                                                                                                                                                                                                                                                                                                                                                                                                                                                    <w:right w:val="none" w:sz="0" w:space="0" w:color="auto"/>
                                                                                                                                                                                                                                                                                                                                                                                                                                                                                                                                                                                                                                                                                                                  </w:divBdr>
                                                                                                                                                                                                                                                                                                                                                                                                                                                                                                                                                                                                                                                                                                                  <w:divsChild>
                                                                                                                                                                                                                                                                                                                                                                                                                                                                                                                                                                                                                                                                                                                    <w:div w:id="1491479309">
                                                                                                                                                                                                                                                                                                                                                                                                                                                                                                                                                                                                                                                                                                                      <w:marLeft w:val="0"/>
                                                                                                                                                                                                                                                                                                                                                                                                                                                                                                                                                                                                                                                                                                                      <w:marRight w:val="0"/>
                                                                                                                                                                                                                                                                                                                                                                                                                                                                                                                                                                                                                                                                                                                      <w:marTop w:val="0"/>
                                                                                                                                                                                                                                                                                                                                                                                                                                                                                                                                                                                                                                                                                                                      <w:marBottom w:val="0"/>
                                                                                                                                                                                                                                                                                                                                                                                                                                                                                                                                                                                                                                                                                                                      <w:divBdr>
                                                                                                                                                                                                                                                                                                                                                                                                                                                                                                                                                                                                                                                                                                                        <w:top w:val="none" w:sz="0" w:space="0" w:color="auto"/>
                                                                                                                                                                                                                                                                                                                                                                                                                                                                                                                                                                                                                                                                                                                        <w:left w:val="none" w:sz="0" w:space="0" w:color="auto"/>
                                                                                                                                                                                                                                                                                                                                                                                                                                                                                                                                                                                                                                                                                                                        <w:bottom w:val="none" w:sz="0" w:space="0" w:color="auto"/>
                                                                                                                                                                                                                                                                                                                                                                                                                                                                                                                                                                                                                                                                                                                        <w:right w:val="none" w:sz="0" w:space="0" w:color="auto"/>
                                                                                                                                                                                                                                                                                                                                                                                                                                                                                                                                                                                                                                                                                                                      </w:divBdr>
                                                                                                                                                                                                                                                                                                                                                                                                                                                                                                                                                                                                                                                                                                                      <w:divsChild>
                                                                                                                                                                                                                                                                                                                                                                                                                                                                                                                                                                                                                                                                                                                        <w:div w:id="669795040">
                                                                                                                                                                                                                                                                                                                                                                                                                                                                                                                                                                                                                                                                                                                          <w:marLeft w:val="0"/>
                                                                                                                                                                                                                                                                                                                                                                                                                                                                                                                                                                                                                                                                                                                          <w:marRight w:val="0"/>
                                                                                                                                                                                                                                                                                                                                                                                                                                                                                                                                                                                                                                                                                                                          <w:marTop w:val="0"/>
                                                                                                                                                                                                                                                                                                                                                                                                                                                                                                                                                                                                                                                                                                                          <w:marBottom w:val="0"/>
                                                                                                                                                                                                                                                                                                                                                                                                                                                                                                                                                                                                                                                                                                                          <w:divBdr>
                                                                                                                                                                                                                                                                                                                                                                                                                                                                                                                                                                                                                                                                                                                            <w:top w:val="none" w:sz="0" w:space="0" w:color="auto"/>
                                                                                                                                                                                                                                                                                                                                                                                                                                                                                                                                                                                                                                                                                                                            <w:left w:val="none" w:sz="0" w:space="0" w:color="auto"/>
                                                                                                                                                                                                                                                                                                                                                                                                                                                                                                                                                                                                                                                                                                                            <w:bottom w:val="none" w:sz="0" w:space="0" w:color="auto"/>
                                                                                                                                                                                                                                                                                                                                                                                                                                                                                                                                                                                                                                                                                                                            <w:right w:val="none" w:sz="0" w:space="0" w:color="auto"/>
                                                                                                                                                                                                                                                                                                                                                                                                                                                                                                                                                                                                                                                                                                                          </w:divBdr>
                                                                                                                                                                                                                                                                                                                                                                                                                                                                                                                                                                                                                                                                                                                          <w:divsChild>
                                                                                                                                                                                                                                                                                                                                                                                                                                                                                                                                                                                                                                                                                                                            <w:div w:id="355158609">
                                                                                                                                                                                                                                                                                                                                                                                                                                                                                                                                                                                                                                                                                                                              <w:marLeft w:val="0"/>
                                                                                                                                                                                                                                                                                                                                                                                                                                                                                                                                                                                                                                                                                                                              <w:marRight w:val="0"/>
                                                                                                                                                                                                                                                                                                                                                                                                                                                                                                                                                                                                                                                                                                                              <w:marTop w:val="0"/>
                                                                                                                                                                                                                                                                                                                                                                                                                                                                                                                                                                                                                                                                                                                              <w:marBottom w:val="0"/>
                                                                                                                                                                                                                                                                                                                                                                                                                                                                                                                                                                                                                                                                                                                              <w:divBdr>
                                                                                                                                                                                                                                                                                                                                                                                                                                                                                                                                                                                                                                                                                                                                <w:top w:val="none" w:sz="0" w:space="0" w:color="auto"/>
                                                                                                                                                                                                                                                                                                                                                                                                                                                                                                                                                                                                                                                                                                                                <w:left w:val="none" w:sz="0" w:space="0" w:color="auto"/>
                                                                                                                                                                                                                                                                                                                                                                                                                                                                                                                                                                                                                                                                                                                                <w:bottom w:val="none" w:sz="0" w:space="0" w:color="auto"/>
                                                                                                                                                                                                                                                                                                                                                                                                                                                                                                                                                                                                                                                                                                                                <w:right w:val="none" w:sz="0" w:space="0" w:color="auto"/>
                                                                                                                                                                                                                                                                                                                                                                                                                                                                                                                                                                                                                                                                                                                              </w:divBdr>
                                                                                                                                                                                                                                                                                                                                                                                                                                                                                                                                                                                                                                                                                                                              <w:divsChild>
                                                                                                                                                                                                                                                                                                                                                                                                                                                                                                                                                                                                                                                                                                                                <w:div w:id="655108655">
                                                                                                                                                                                                                                                                                                                                                                                                                                                                                                                                                                                                                                                                                                                                  <w:marLeft w:val="0"/>
                                                                                                                                                                                                                                                                                                                                                                                                                                                                                                                                                                                                                                                                                                                                  <w:marRight w:val="0"/>
                                                                                                                                                                                                                                                                                                                                                                                                                                                                                                                                                                                                                                                                                                                                  <w:marTop w:val="0"/>
                                                                                                                                                                                                                                                                                                                                                                                                                                                                                                                                                                                                                                                                                                                                  <w:marBottom w:val="0"/>
                                                                                                                                                                                                                                                                                                                                                                                                                                                                                                                                                                                                                                                                                                                                  <w:divBdr>
                                                                                                                                                                                                                                                                                                                                                                                                                                                                                                                                                                                                                                                                                                                                    <w:top w:val="none" w:sz="0" w:space="0" w:color="auto"/>
                                                                                                                                                                                                                                                                                                                                                                                                                                                                                                                                                                                                                                                                                                                                    <w:left w:val="none" w:sz="0" w:space="0" w:color="auto"/>
                                                                                                                                                                                                                                                                                                                                                                                                                                                                                                                                                                                                                                                                                                                                    <w:bottom w:val="none" w:sz="0" w:space="0" w:color="auto"/>
                                                                                                                                                                                                                                                                                                                                                                                                                                                                                                                                                                                                                                                                                                                                    <w:right w:val="none" w:sz="0" w:space="0" w:color="auto"/>
                                                                                                                                                                                                                                                                                                                                                                                                                                                                                                                                                                                                                                                                                                                                  </w:divBdr>
                                                                                                                                                                                                                                                                                                                                                                                                                                                                                                                                                                                                                                                                                                                                  <w:divsChild>
                                                                                                                                                                                                                                                                                                                                                                                                                                                                                                                                                                                                                                                                                                                                    <w:div w:id="717632127">
                                                                                                                                                                                                                                                                                                                                                                                                                                                                                                                                                                                                                                                                                                                                      <w:marLeft w:val="0"/>
                                                                                                                                                                                                                                                                                                                                                                                                                                                                                                                                                                                                                                                                                                                                      <w:marRight w:val="0"/>
                                                                                                                                                                                                                                                                                                                                                                                                                                                                                                                                                                                                                                                                                                                                      <w:marTop w:val="0"/>
                                                                                                                                                                                                                                                                                                                                                                                                                                                                                                                                                                                                                                                                                                                                      <w:marBottom w:val="0"/>
                                                                                                                                                                                                                                                                                                                                                                                                                                                                                                                                                                                                                                                                                                                                      <w:divBdr>
                                                                                                                                                                                                                                                                                                                                                                                                                                                                                                                                                                                                                                                                                                                                        <w:top w:val="none" w:sz="0" w:space="0" w:color="auto"/>
                                                                                                                                                                                                                                                                                                                                                                                                                                                                                                                                                                                                                                                                                                                                        <w:left w:val="none" w:sz="0" w:space="0" w:color="auto"/>
                                                                                                                                                                                                                                                                                                                                                                                                                                                                                                                                                                                                                                                                                                                                        <w:bottom w:val="none" w:sz="0" w:space="0" w:color="auto"/>
                                                                                                                                                                                                                                                                                                                                                                                                                                                                                                                                                                                                                                                                                                                                        <w:right w:val="none" w:sz="0" w:space="0" w:color="auto"/>
                                                                                                                                                                                                                                                                                                                                                                                                                                                                                                                                                                                                                                                                                                                                      </w:divBdr>
                                                                                                                                                                                                                                                                                                                                                                                                                                                                                                                                                                                                                                                                                                                                      <w:divsChild>
                                                                                                                                                                                                                                                                                                                                                                                                                                                                                                                                                                                                                                                                                                                                        <w:div w:id="1756901568">
                                                                                                                                                                                                                                                                                                                                                                                                                                                                                                                                                                                                                                                                                                                                          <w:marLeft w:val="0"/>
                                                                                                                                                                                                                                                                                                                                                                                                                                                                                                                                                                                                                                                                                                                                          <w:marRight w:val="0"/>
                                                                                                                                                                                                                                                                                                                                                                                                                                                                                                                                                                                                                                                                                                                                          <w:marTop w:val="0"/>
                                                                                                                                                                                                                                                                                                                                                                                                                                                                                                                                                                                                                                                                                                                                          <w:marBottom w:val="0"/>
                                                                                                                                                                                                                                                                                                                                                                                                                                                                                                                                                                                                                                                                                                                                          <w:divBdr>
                                                                                                                                                                                                                                                                                                                                                                                                                                                                                                                                                                                                                                                                                                                                            <w:top w:val="none" w:sz="0" w:space="0" w:color="auto"/>
                                                                                                                                                                                                                                                                                                                                                                                                                                                                                                                                                                                                                                                                                                                                            <w:left w:val="none" w:sz="0" w:space="0" w:color="auto"/>
                                                                                                                                                                                                                                                                                                                                                                                                                                                                                                                                                                                                                                                                                                                                            <w:bottom w:val="none" w:sz="0" w:space="0" w:color="auto"/>
                                                                                                                                                                                                                                                                                                                                                                                                                                                                                                                                                                                                                                                                                                                                            <w:right w:val="none" w:sz="0" w:space="0" w:color="auto"/>
                                                                                                                                                                                                                                                                                                                                                                                                                                                                                                                                                                                                                                                                                                                                          </w:divBdr>
                                                                                                                                                                                                                                                                                                                                                                                                                                                                                                                                                                                                                                                                                                                                          <w:divsChild>
                                                                                                                                                                                                                                                                                                                                                                                                                                                                                                                                                                                                                                                                                                                                            <w:div w:id="915701284">
                                                                                                                                                                                                                                                                                                                                                                                                                                                                                                                                                                                                                                                                                                                                              <w:marLeft w:val="0"/>
                                                                                                                                                                                                                                                                                                                                                                                                                                                                                                                                                                                                                                                                                                                                              <w:marRight w:val="0"/>
                                                                                                                                                                                                                                                                                                                                                                                                                                                                                                                                                                                                                                                                                                                                              <w:marTop w:val="0"/>
                                                                                                                                                                                                                                                                                                                                                                                                                                                                                                                                                                                                                                                                                                                                              <w:marBottom w:val="0"/>
                                                                                                                                                                                                                                                                                                                                                                                                                                                                                                                                                                                                                                                                                                                                              <w:divBdr>
                                                                                                                                                                                                                                                                                                                                                                                                                                                                                                                                                                                                                                                                                                                                                <w:top w:val="none" w:sz="0" w:space="0" w:color="auto"/>
                                                                                                                                                                                                                                                                                                                                                                                                                                                                                                                                                                                                                                                                                                                                                <w:left w:val="none" w:sz="0" w:space="0" w:color="auto"/>
                                                                                                                                                                                                                                                                                                                                                                                                                                                                                                                                                                                                                                                                                                                                                <w:bottom w:val="none" w:sz="0" w:space="0" w:color="auto"/>
                                                                                                                                                                                                                                                                                                                                                                                                                                                                                                                                                                                                                                                                                                                                                <w:right w:val="none" w:sz="0" w:space="0" w:color="auto"/>
                                                                                                                                                                                                                                                                                                                                                                                                                                                                                                                                                                                                                                                                                                                                              </w:divBdr>
                                                                                                                                                                                                                                                                                                                                                                                                                                                                                                                                                                                                                                                                                                                                              <w:divsChild>
                                                                                                                                                                                                                                                                                                                                                                                                                                                                                                                                                                                                                                                                                                                                                <w:div w:id="1268856126">
                                                                                                                                                                                                                                                                                                                                                                                                                                                                                                                                                                                                                                                                                                                                                  <w:marLeft w:val="0"/>
                                                                                                                                                                                                                                                                                                                                                                                                                                                                                                                                                                                                                                                                                                                                                  <w:marRight w:val="0"/>
                                                                                                                                                                                                                                                                                                                                                                                                                                                                                                                                                                                                                                                                                                                                                  <w:marTop w:val="0"/>
                                                                                                                                                                                                                                                                                                                                                                                                                                                                                                                                                                                                                                                                                                                                                  <w:marBottom w:val="0"/>
                                                                                                                                                                                                                                                                                                                                                                                                                                                                                                                                                                                                                                                                                                                                                  <w:divBdr>
                                                                                                                                                                                                                                                                                                                                                                                                                                                                                                                                                                                                                                                                                                                                                    <w:top w:val="none" w:sz="0" w:space="0" w:color="auto"/>
                                                                                                                                                                                                                                                                                                                                                                                                                                                                                                                                                                                                                                                                                                                                                    <w:left w:val="none" w:sz="0" w:space="0" w:color="auto"/>
                                                                                                                                                                                                                                                                                                                                                                                                                                                                                                                                                                                                                                                                                                                                                    <w:bottom w:val="none" w:sz="0" w:space="0" w:color="auto"/>
                                                                                                                                                                                                                                                                                                                                                                                                                                                                                                                                                                                                                                                                                                                                                    <w:right w:val="none" w:sz="0" w:space="0" w:color="auto"/>
                                                                                                                                                                                                                                                                                                                                                                                                                                                                                                                                                                                                                                                                                                                                                  </w:divBdr>
                                                                                                                                                                                                                                                                                                                                                                                                                                                                                                                                                                                                                                                                                                                                                  <w:divsChild>
                                                                                                                                                                                                                                                                                                                                                                                                                                                                                                                                                                                                                                                                                                                                                    <w:div w:id="1845703815">
                                                                                                                                                                                                                                                                                                                                                                                                                                                                                                                                                                                                                                                                                                                                                      <w:marLeft w:val="0"/>
                                                                                                                                                                                                                                                                                                                                                                                                                                                                                                                                                                                                                                                                                                                                                      <w:marRight w:val="0"/>
                                                                                                                                                                                                                                                                                                                                                                                                                                                                                                                                                                                                                                                                                                                                                      <w:marTop w:val="0"/>
                                                                                                                                                                                                                                                                                                                                                                                                                                                                                                                                                                                                                                                                                                                                                      <w:marBottom w:val="0"/>
                                                                                                                                                                                                                                                                                                                                                                                                                                                                                                                                                                                                                                                                                                                                                      <w:divBdr>
                                                                                                                                                                                                                                                                                                                                                                                                                                                                                                                                                                                                                                                                                                                                                        <w:top w:val="none" w:sz="0" w:space="0" w:color="auto"/>
                                                                                                                                                                                                                                                                                                                                                                                                                                                                                                                                                                                                                                                                                                                                                        <w:left w:val="none" w:sz="0" w:space="0" w:color="auto"/>
                                                                                                                                                                                                                                                                                                                                                                                                                                                                                                                                                                                                                                                                                                                                                        <w:bottom w:val="none" w:sz="0" w:space="0" w:color="auto"/>
                                                                                                                                                                                                                                                                                                                                                                                                                                                                                                                                                                                                                                                                                                                                                        <w:right w:val="none" w:sz="0" w:space="0" w:color="auto"/>
                                                                                                                                                                                                                                                                                                                                                                                                                                                                                                                                                                                                                                                                                                                                                      </w:divBdr>
                                                                                                                                                                                                                                                                                                                                                                                                                                                                                                                                                                                                                                                                                                                                                      <w:divsChild>
                                                                                                                                                                                                                                                                                                                                                                                                                                                                                                                                                                                                                                                                                                                                                        <w:div w:id="2079354168">
                                                                                                                                                                                                                                                                                                                                                                                                                                                                                                                                                                                                                                                                                                                                                          <w:marLeft w:val="0"/>
                                                                                                                                                                                                                                                                                                                                                                                                                                                                                                                                                                                                                                                                                                                                                          <w:marRight w:val="0"/>
                                                                                                                                                                                                                                                                                                                                                                                                                                                                                                                                                                                                                                                                                                                                                          <w:marTop w:val="0"/>
                                                                                                                                                                                                                                                                                                                                                                                                                                                                                                                                                                                                                                                                                                                                                          <w:marBottom w:val="0"/>
                                                                                                                                                                                                                                                                                                                                                                                                                                                                                                                                                                                                                                                                                                                                                          <w:divBdr>
                                                                                                                                                                                                                                                                                                                                                                                                                                                                                                                                                                                                                                                                                                                                                            <w:top w:val="none" w:sz="0" w:space="0" w:color="auto"/>
                                                                                                                                                                                                                                                                                                                                                                                                                                                                                                                                                                                                                                                                                                                                                            <w:left w:val="none" w:sz="0" w:space="0" w:color="auto"/>
                                                                                                                                                                                                                                                                                                                                                                                                                                                                                                                                                                                                                                                                                                                                                            <w:bottom w:val="none" w:sz="0" w:space="0" w:color="auto"/>
                                                                                                                                                                                                                                                                                                                                                                                                                                                                                                                                                                                                                                                                                                                                                            <w:right w:val="none" w:sz="0" w:space="0" w:color="auto"/>
                                                                                                                                                                                                                                                                                                                                                                                                                                                                                                                                                                                                                                                                                                                                                          </w:divBdr>
                                                                                                                                                                                                                                                                                                                                                                                                                                                                                                                                                                                                                                                                                                                                                          <w:divsChild>
                                                                                                                                                                                                                                                                                                                                                                                                                                                                                                                                                                                                                                                                                                                                                            <w:div w:id="24716916">
                                                                                                                                                                                                                                                                                                                                                                                                                                                                                                                                                                                                                                                                                                                                                              <w:marLeft w:val="0"/>
                                                                                                                                                                                                                                                                                                                                                                                                                                                                                                                                                                                                                                                                                                                                                              <w:marRight w:val="0"/>
                                                                                                                                                                                                                                                                                                                                                                                                                                                                                                                                                                                                                                                                                                                                                              <w:marTop w:val="0"/>
                                                                                                                                                                                                                                                                                                                                                                                                                                                                                                                                                                                                                                                                                                                                                              <w:marBottom w:val="0"/>
                                                                                                                                                                                                                                                                                                                                                                                                                                                                                                                                                                                                                                                                                                                                                              <w:divBdr>
                                                                                                                                                                                                                                                                                                                                                                                                                                                                                                                                                                                                                                                                                                                                                                <w:top w:val="none" w:sz="0" w:space="0" w:color="auto"/>
                                                                                                                                                                                                                                                                                                                                                                                                                                                                                                                                                                                                                                                                                                                                                                <w:left w:val="none" w:sz="0" w:space="0" w:color="auto"/>
                                                                                                                                                                                                                                                                                                                                                                                                                                                                                                                                                                                                                                                                                                                                                                <w:bottom w:val="none" w:sz="0" w:space="0" w:color="auto"/>
                                                                                                                                                                                                                                                                                                                                                                                                                                                                                                                                                                                                                                                                                                                                                                <w:right w:val="none" w:sz="0" w:space="0" w:color="auto"/>
                                                                                                                                                                                                                                                                                                                                                                                                                                                                                                                                                                                                                                                                                                                                                              </w:divBdr>
                                                                                                                                                                                                                                                                                                                                                                                                                                                                                                                                                                                                                                                                                                                                                              <w:divsChild>
                                                                                                                                                                                                                                                                                                                                                                                                                                                                                                                                                                                                                                                                                                                                                                <w:div w:id="1321159693">
                                                                                                                                                                                                                                                                                                                                                                                                                                                                                                                                                                                                                                                                                                                                                                  <w:marLeft w:val="0"/>
                                                                                                                                                                                                                                                                                                                                                                                                                                                                                                                                                                                                                                                                                                                                                                  <w:marRight w:val="0"/>
                                                                                                                                                                                                                                                                                                                                                                                                                                                                                                                                                                                                                                                                                                                                                                  <w:marTop w:val="0"/>
                                                                                                                                                                                                                                                                                                                                                                                                                                                                                                                                                                                                                                                                                                                                                                  <w:marBottom w:val="0"/>
                                                                                                                                                                                                                                                                                                                                                                                                                                                                                                                                                                                                                                                                                                                                                                  <w:divBdr>
                                                                                                                                                                                                                                                                                                                                                                                                                                                                                                                                                                                                                                                                                                                                                                    <w:top w:val="none" w:sz="0" w:space="0" w:color="auto"/>
                                                                                                                                                                                                                                                                                                                                                                                                                                                                                                                                                                                                                                                                                                                                                                    <w:left w:val="none" w:sz="0" w:space="0" w:color="auto"/>
                                                                                                                                                                                                                                                                                                                                                                                                                                                                                                                                                                                                                                                                                                                                                                    <w:bottom w:val="none" w:sz="0" w:space="0" w:color="auto"/>
                                                                                                                                                                                                                                                                                                                                                                                                                                                                                                                                                                                                                                                                                                                                                                    <w:right w:val="none" w:sz="0" w:space="0" w:color="auto"/>
                                                                                                                                                                                                                                                                                                                                                                                                                                                                                                                                                                                                                                                                                                                                                                  </w:divBdr>
                                                                                                                                                                                                                                                                                                                                                                                                                                                                                                                                                                                                                                                                                                                                                                  <w:divsChild>
                                                                                                                                                                                                                                                                                                                                                                                                                                                                                                                                                                                                                                                                                                                                                                    <w:div w:id="1787190160">
                                                                                                                                                                                                                                                                                                                                                                                                                                                                                                                                                                                                                                                                                                                                                                      <w:marLeft w:val="0"/>
                                                                                                                                                                                                                                                                                                                                                                                                                                                                                                                                                                                                                                                                                                                                                                      <w:marRight w:val="0"/>
                                                                                                                                                                                                                                                                                                                                                                                                                                                                                                                                                                                                                                                                                                                                                                      <w:marTop w:val="0"/>
                                                                                                                                                                                                                                                                                                                                                                                                                                                                                                                                                                                                                                                                                                                                                                      <w:marBottom w:val="0"/>
                                                                                                                                                                                                                                                                                                                                                                                                                                                                                                                                                                                                                                                                                                                                                                      <w:divBdr>
                                                                                                                                                                                                                                                                                                                                                                                                                                                                                                                                                                                                                                                                                                                                                                        <w:top w:val="none" w:sz="0" w:space="0" w:color="auto"/>
                                                                                                                                                                                                                                                                                                                                                                                                                                                                                                                                                                                                                                                                                                                                                                        <w:left w:val="none" w:sz="0" w:space="0" w:color="auto"/>
                                                                                                                                                                                                                                                                                                                                                                                                                                                                                                                                                                                                                                                                                                                                                                        <w:bottom w:val="none" w:sz="0" w:space="0" w:color="auto"/>
                                                                                                                                                                                                                                                                                                                                                                                                                                                                                                                                                                                                                                                                                                                                                                        <w:right w:val="none" w:sz="0" w:space="0" w:color="auto"/>
                                                                                                                                                                                                                                                                                                                                                                                                                                                                                                                                                                                                                                                                                                                                                                      </w:divBdr>
                                                                                                                                                                                                                                                                                                                                                                                                                                                                                                                                                                                                                                                                                                                                                                      <w:divsChild>
                                                                                                                                                                                                                                                                                                                                                                                                                                                                                                                                                                                                                                                                                                                                                                        <w:div w:id="1344284851">
                                                                                                                                                                                                                                                                                                                                                                                                                                                                                                                                                                                                                                                                                                                                                                          <w:marLeft w:val="0"/>
                                                                                                                                                                                                                                                                                                                                                                                                                                                                                                                                                                                                                                                                                                                                                                          <w:marRight w:val="0"/>
                                                                                                                                                                                                                                                                                                                                                                                                                                                                                                                                                                                                                                                                                                                                                                          <w:marTop w:val="0"/>
                                                                                                                                                                                                                                                                                                                                                                                                                                                                                                                                                                                                                                                                                                                                                                          <w:marBottom w:val="0"/>
                                                                                                                                                                                                                                                                                                                                                                                                                                                                                                                                                                                                                                                                                                                                                                          <w:divBdr>
                                                                                                                                                                                                                                                                                                                                                                                                                                                                                                                                                                                                                                                                                                                                                                            <w:top w:val="none" w:sz="0" w:space="0" w:color="auto"/>
                                                                                                                                                                                                                                                                                                                                                                                                                                                                                                                                                                                                                                                                                                                                                                            <w:left w:val="none" w:sz="0" w:space="0" w:color="auto"/>
                                                                                                                                                                                                                                                                                                                                                                                                                                                                                                                                                                                                                                                                                                                                                                            <w:bottom w:val="none" w:sz="0" w:space="0" w:color="auto"/>
                                                                                                                                                                                                                                                                                                                                                                                                                                                                                                                                                                                                                                                                                                                                                                            <w:right w:val="none" w:sz="0" w:space="0" w:color="auto"/>
                                                                                                                                                                                                                                                                                                                                                                                                                                                                                                                                                                                                                                                                                                                                                                          </w:divBdr>
                                                                                                                                                                                                                                                                                                                                                                                                                                                                                                                                                                                                                                                                                                                                                                          <w:divsChild>
                                                                                                                                                                                                                                                                                                                                                                                                                                                                                                                                                                                                                                                                                                                                                                            <w:div w:id="1112936658">
                                                                                                                                                                                                                                                                                                                                                                                                                                                                                                                                                                                                                                                                                                                                                                              <w:marLeft w:val="0"/>
                                                                                                                                                                                                                                                                                                                                                                                                                                                                                                                                                                                                                                                                                                                                                                              <w:marRight w:val="0"/>
                                                                                                                                                                                                                                                                                                                                                                                                                                                                                                                                                                                                                                                                                                                                                                              <w:marTop w:val="0"/>
                                                                                                                                                                                                                                                                                                                                                                                                                                                                                                                                                                                                                                                                                                                                                                              <w:marBottom w:val="0"/>
                                                                                                                                                                                                                                                                                                                                                                                                                                                                                                                                                                                                                                                                                                                                                                              <w:divBdr>
                                                                                                                                                                                                                                                                                                                                                                                                                                                                                                                                                                                                                                                                                                                                                                                <w:top w:val="none" w:sz="0" w:space="0" w:color="auto"/>
                                                                                                                                                                                                                                                                                                                                                                                                                                                                                                                                                                                                                                                                                                                                                                                <w:left w:val="none" w:sz="0" w:space="0" w:color="auto"/>
                                                                                                                                                                                                                                                                                                                                                                                                                                                                                                                                                                                                                                                                                                                                                                                <w:bottom w:val="none" w:sz="0" w:space="0" w:color="auto"/>
                                                                                                                                                                                                                                                                                                                                                                                                                                                                                                                                                                                                                                                                                                                                                                                <w:right w:val="none" w:sz="0" w:space="0" w:color="auto"/>
                                                                                                                                                                                                                                                                                                                                                                                                                                                                                                                                                                                                                                                                                                                                                                              </w:divBdr>
                                                                                                                                                                                                                                                                                                                                                                                                                                                                                                                                                                                                                                                                                                                                                                              <w:divsChild>
                                                                                                                                                                                                                                                                                                                                                                                                                                                                                                                                                                                                                                                                                                                                                                                <w:div w:id="866721145">
                                                                                                                                                                                                                                                                                                                                                                                                                                                                                                                                                                                                                                                                                                                                                                                  <w:marLeft w:val="0"/>
                                                                                                                                                                                                                                                                                                                                                                                                                                                                                                                                                                                                                                                                                                                                                                                  <w:marRight w:val="0"/>
                                                                                                                                                                                                                                                                                                                                                                                                                                                                                                                                                                                                                                                                                                                                                                                  <w:marTop w:val="0"/>
                                                                                                                                                                                                                                                                                                                                                                                                                                                                                                                                                                                                                                                                                                                                                                                  <w:marBottom w:val="0"/>
                                                                                                                                                                                                                                                                                                                                                                                                                                                                                                                                                                                                                                                                                                                                                                                  <w:divBdr>
                                                                                                                                                                                                                                                                                                                                                                                                                                                                                                                                                                                                                                                                                                                                                                                    <w:top w:val="none" w:sz="0" w:space="0" w:color="auto"/>
                                                                                                                                                                                                                                                                                                                                                                                                                                                                                                                                                                                                                                                                                                                                                                                    <w:left w:val="none" w:sz="0" w:space="0" w:color="auto"/>
                                                                                                                                                                                                                                                                                                                                                                                                                                                                                                                                                                                                                                                                                                                                                                                    <w:bottom w:val="none" w:sz="0" w:space="0" w:color="auto"/>
                                                                                                                                                                                                                                                                                                                                                                                                                                                                                                                                                                                                                                                                                                                                                                                    <w:right w:val="none" w:sz="0" w:space="0" w:color="auto"/>
                                                                                                                                                                                                                                                                                                                                                                                                                                                                                                                                                                                                                                                                                                                                                                                  </w:divBdr>
                                                                                                                                                                                                                                                                                                                                                                                                                                                                                                                                                                                                                                                                                                                                                                                  <w:divsChild>
                                                                                                                                                                                                                                                                                                                                                                                                                                                                                                                                                                                                                                                                                                                                                                                    <w:div w:id="213093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mailto:lilach.hadany@gmail.com" TargetMode="Externa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15835E-98FF-49CC-8FDA-32E2E8720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37</Pages>
  <Words>49774</Words>
  <Characters>248873</Characters>
  <Application>Microsoft Office Word</Application>
  <DocSecurity>0</DocSecurity>
  <Lines>2073</Lines>
  <Paragraphs>596</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298051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24</cp:revision>
  <cp:lastPrinted>2014-04-06T12:49:00Z</cp:lastPrinted>
  <dcterms:created xsi:type="dcterms:W3CDTF">2014-04-28T13:42:00Z</dcterms:created>
  <dcterms:modified xsi:type="dcterms:W3CDTF">2014-07-14T08:42:00Z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http://www.zotero.org/styles/proceedings-of-the-royal-society-b</vt:lpwstr>
  </property>
  <property fmtid="{D5CDD505-2E9C-101B-9397-08002B2CF9AE}" pid="20" name="Mendeley Recent Style Name 7_1">
    <vt:lpwstr>Proceedings of the Royal Society B</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