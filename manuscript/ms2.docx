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D5184D" w:rsidP="00D5184D">
      <w:pPr>
        <w:pStyle w:val="Title"/>
        <w:spacing w:line="480" w:lineRule="auto"/>
        <w:ind w:firstLine="284"/>
        <w:jc w:val="center"/>
        <w:rPr>
          <w:sz w:val="32"/>
          <w:szCs w:val="24"/>
        </w:rPr>
      </w:pPr>
      <w:r w:rsidRPr="0038310A">
        <w:rPr>
          <w:sz w:val="32"/>
          <w:szCs w:val="24"/>
        </w:rPr>
        <w:softHyphen/>
        <w:t>Stress-Induced Mutagenesis</w:t>
      </w:r>
      <w:r>
        <w:rPr>
          <w:sz w:val="32"/>
          <w:szCs w:val="24"/>
        </w:rPr>
        <w:t xml:space="preserve"> and Complex Adaptation</w:t>
      </w:r>
    </w:p>
    <w:p w:rsidR="002630C5" w:rsidRPr="0038310A" w:rsidRDefault="002630C5" w:rsidP="008D0078">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8D0078">
      <w:pPr>
        <w:spacing w:line="480" w:lineRule="auto"/>
        <w:ind w:firstLine="284"/>
        <w:rPr>
          <w:rFonts w:ascii="Times New Roman" w:hAnsi="Times New Roman" w:cs="Times New Roman"/>
        </w:rPr>
      </w:pPr>
    </w:p>
    <w:p w:rsidR="00CA14DA" w:rsidRDefault="0038310A" w:rsidP="008D0078">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w:t>
      </w:r>
    </w:p>
    <w:p w:rsidR="002630C5" w:rsidRDefault="00CA14DA" w:rsidP="008D0078">
      <w:pPr>
        <w:spacing w:line="480" w:lineRule="auto"/>
        <w:ind w:firstLine="284"/>
        <w:rPr>
          <w:lang w:bidi="hi-IN"/>
        </w:rPr>
      </w:pPr>
      <w:r>
        <w:rPr>
          <w:lang w:bidi="hi-IN"/>
        </w:rPr>
        <w:t xml:space="preserve">             </w:t>
      </w:r>
      <w:r w:rsidR="0038310A">
        <w:rPr>
          <w:lang w:bidi="hi-IN"/>
        </w:rPr>
        <w:t xml:space="preserve">LH - </w:t>
      </w:r>
      <w:hyperlink r:id="rId10" w:history="1">
        <w:r w:rsidR="00B8554B">
          <w:rPr>
            <w:rStyle w:val="Hyperlink"/>
            <w:lang w:bidi="hi-IN"/>
          </w:rPr>
          <w:t>lilach.hadany@gmail.com</w:t>
        </w:r>
      </w:hyperlink>
      <w:r>
        <w:rPr>
          <w:rFonts w:ascii="Times New Roman" w:hAnsi="Times New Roman" w:cs="Times New Roman"/>
          <w:bCs/>
          <w:lang w:bidi="hi-IN"/>
        </w:rPr>
        <w:t xml:space="preserve"> (</w:t>
      </w:r>
      <w:r w:rsidR="00616194" w:rsidRPr="00BD46F2">
        <w:rPr>
          <w:rFonts w:ascii="Times New Roman" w:hAnsi="Times New Roman" w:cs="Times New Roman"/>
          <w:bCs/>
          <w:lang w:bidi="hi-IN"/>
        </w:rPr>
        <w:t>corresponding author)</w:t>
      </w:r>
    </w:p>
    <w:p w:rsidR="002630C5" w:rsidRDefault="0038310A" w:rsidP="008D0078">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8D0078">
      <w:pPr>
        <w:spacing w:line="480" w:lineRule="auto"/>
        <w:ind w:firstLine="284"/>
        <w:rPr>
          <w:lang w:bidi="hi-IN"/>
        </w:rPr>
      </w:pPr>
      <w:r>
        <w:rPr>
          <w:lang w:bidi="hi-IN"/>
        </w:rPr>
        <w:t>Tel-Aviv 69978, Israel</w:t>
      </w:r>
      <w:r w:rsidR="0038310A">
        <w:rPr>
          <w:lang w:bidi="hi-IN"/>
        </w:rPr>
        <w:t>. Tel. +972.3.640.6886</w:t>
      </w:r>
    </w:p>
    <w:p w:rsidR="002630C5" w:rsidRDefault="004E278A" w:rsidP="008D0078">
      <w:pPr>
        <w:spacing w:line="480" w:lineRule="auto"/>
        <w:ind w:firstLine="284"/>
        <w:rPr>
          <w:lang w:bidi="hi-IN"/>
        </w:rPr>
      </w:pPr>
      <w:r w:rsidRPr="0038310A">
        <w:rPr>
          <w:b/>
          <w:bCs/>
          <w:lang w:bidi="hi-IN"/>
        </w:rPr>
        <w:t>Running title:</w:t>
      </w:r>
      <w:r>
        <w:rPr>
          <w:lang w:bidi="hi-IN"/>
        </w:rPr>
        <w:t xml:space="preserve"> </w:t>
      </w:r>
      <w:r w:rsidR="00CA14DA">
        <w:rPr>
          <w:lang w:bidi="hi-IN"/>
        </w:rPr>
        <w:t xml:space="preserve">Complex Adaptation with </w:t>
      </w:r>
      <w:r w:rsidRPr="004E278A">
        <w:rPr>
          <w:lang w:bidi="hi-IN"/>
        </w:rPr>
        <w:t>SIM</w:t>
      </w:r>
    </w:p>
    <w:p w:rsidR="00347C94" w:rsidRDefault="00347C94" w:rsidP="008D0078">
      <w:pPr>
        <w:spacing w:line="480" w:lineRule="auto"/>
        <w:ind w:firstLine="284"/>
        <w:rPr>
          <w:lang w:bidi="hi-IN"/>
        </w:rPr>
      </w:pPr>
      <w:r w:rsidRPr="0038310A">
        <w:rPr>
          <w:b/>
          <w:bCs/>
          <w:lang w:bidi="hi-IN"/>
        </w:rPr>
        <w:t>Keywords</w:t>
      </w:r>
      <w:r>
        <w:rPr>
          <w:lang w:bidi="hi-IN"/>
        </w:rPr>
        <w:t xml:space="preserve">: </w:t>
      </w:r>
      <w:r w:rsidR="00CA14DA" w:rsidRPr="00CA14DA">
        <w:rPr>
          <w:lang w:bidi="hi-IN"/>
        </w:rPr>
        <w:t>stress-induced variation</w:t>
      </w:r>
      <w:r>
        <w:rPr>
          <w:lang w:bidi="hi-IN"/>
        </w:rPr>
        <w:t xml:space="preserve">, </w:t>
      </w:r>
      <w:r w:rsidR="00CA14DA" w:rsidRPr="00CA14DA">
        <w:rPr>
          <w:lang w:bidi="hi-IN"/>
        </w:rPr>
        <w:t>mutation rate</w:t>
      </w:r>
      <w:r>
        <w:rPr>
          <w:lang w:bidi="hi-IN"/>
        </w:rPr>
        <w:t xml:space="preserve">, </w:t>
      </w:r>
      <w:r w:rsidR="00CA14DA" w:rsidRPr="00CA14DA">
        <w:rPr>
          <w:lang w:bidi="hi-IN"/>
        </w:rPr>
        <w:t>mathematical model</w:t>
      </w:r>
      <w:r>
        <w:rPr>
          <w:lang w:bidi="hi-IN"/>
        </w:rPr>
        <w:t xml:space="preserve">, </w:t>
      </w:r>
      <w:r w:rsidR="00CA14DA">
        <w:rPr>
          <w:lang w:bidi="hi-IN"/>
        </w:rPr>
        <w:t>simulations</w:t>
      </w:r>
      <w:r>
        <w:rPr>
          <w:lang w:bidi="hi-IN"/>
        </w:rPr>
        <w:t xml:space="preserve">, </w:t>
      </w:r>
      <w:r w:rsidR="00CA14DA">
        <w:rPr>
          <w:lang w:bidi="hi-IN"/>
        </w:rPr>
        <w:t>t</w:t>
      </w:r>
      <w:r>
        <w:rPr>
          <w:lang w:bidi="hi-IN"/>
        </w:rPr>
        <w:t>rade-off</w:t>
      </w:r>
    </w:p>
    <w:p w:rsidR="00EA522D" w:rsidRDefault="00EA522D" w:rsidP="008A48BD">
      <w:pPr>
        <w:spacing w:line="480" w:lineRule="auto"/>
        <w:ind w:firstLine="284"/>
        <w:rPr>
          <w:b/>
          <w:bCs/>
          <w:lang w:bidi="hi-IN"/>
        </w:rPr>
      </w:pPr>
      <w:r w:rsidRPr="008A48BD">
        <w:rPr>
          <w:b/>
          <w:bCs/>
          <w:lang w:bidi="hi-IN"/>
        </w:rPr>
        <w:t>Last changed:</w:t>
      </w:r>
      <w:r w:rsidR="001446C8">
        <w:rPr>
          <w:b/>
          <w:bCs/>
          <w:lang w:bidi="hi-IN"/>
        </w:rPr>
        <w:t xml:space="preserve"> </w:t>
      </w:r>
      <w:r w:rsidRPr="008A48BD">
        <w:rPr>
          <w:lang w:bidi="hi-IN"/>
        </w:rPr>
        <w:fldChar w:fldCharType="begin"/>
      </w:r>
      <w:r w:rsidRPr="008A48BD">
        <w:rPr>
          <w:lang w:bidi="hi-IN"/>
        </w:rPr>
        <w:instrText xml:space="preserve"> DATE \@ "MMMM d, yyyy" </w:instrText>
      </w:r>
      <w:r w:rsidRPr="008A48BD">
        <w:rPr>
          <w:lang w:bidi="hi-IN"/>
        </w:rPr>
        <w:fldChar w:fldCharType="separate"/>
      </w:r>
      <w:r w:rsidR="00377541">
        <w:rPr>
          <w:noProof/>
          <w:lang w:bidi="hi-IN"/>
        </w:rPr>
        <w:t>July 16, 2014</w:t>
      </w:r>
      <w:r w:rsidRPr="008A48BD">
        <w:rPr>
          <w:lang w:bidi="hi-IN"/>
        </w:rPr>
        <w:fldChar w:fldCharType="end"/>
      </w:r>
    </w:p>
    <w:p w:rsidR="001446C8" w:rsidRDefault="001446C8">
      <w:pPr>
        <w:spacing w:after="200" w:line="276" w:lineRule="auto"/>
        <w:rPr>
          <w:b/>
          <w:bCs/>
          <w:lang w:bidi="hi-IN"/>
        </w:rPr>
      </w:pPr>
      <w:r>
        <w:rPr>
          <w:b/>
          <w:bCs/>
          <w:lang w:bidi="hi-IN"/>
        </w:rPr>
        <w:br w:type="page"/>
      </w:r>
    </w:p>
    <w:p w:rsidR="003757EA" w:rsidRDefault="002C7209" w:rsidP="008D0078">
      <w:pPr>
        <w:pStyle w:val="Heading1"/>
        <w:keepLines w:val="0"/>
        <w:numPr>
          <w:ilvl w:val="0"/>
          <w:numId w:val="0"/>
        </w:numPr>
        <w:tabs>
          <w:tab w:val="left" w:pos="482"/>
        </w:tabs>
        <w:spacing w:after="180" w:line="480" w:lineRule="auto"/>
        <w:jc w:val="both"/>
      </w:pPr>
      <w:r>
        <w:lastRenderedPageBreak/>
        <w:t>Summary</w:t>
      </w:r>
    </w:p>
    <w:p w:rsidR="00961941" w:rsidRDefault="00C22795" w:rsidP="008D0078">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00DD3">
        <w:t xml:space="preserve">rate of complex </w:t>
      </w:r>
      <w:r w:rsidR="008518D6">
        <w:t xml:space="preserve">adaptation </w:t>
      </w:r>
      <w:r w:rsidR="00282DE0">
        <w:t xml:space="preserve">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increas</w:t>
      </w:r>
      <w:r w:rsidR="00800DD3">
        <w:t>es</w:t>
      </w:r>
      <w:r w:rsidR="00282DE0">
        <w:t xml:space="preserve"> </w:t>
      </w:r>
      <w:r w:rsidR="00800DD3">
        <w:t xml:space="preserve">the rate of complex adaptation </w:t>
      </w:r>
      <w:r w:rsidR="00282DE0">
        <w:t xml:space="preserve">without reducing </w:t>
      </w:r>
      <w:r w:rsidR="00EE1379">
        <w:t xml:space="preserve">the </w:t>
      </w:r>
      <w:r w:rsidR="00800DD3">
        <w:t xml:space="preserve">population mean fitness, thus breaking the evolutionary trade-off between </w:t>
      </w:r>
      <w:r w:rsidR="00800DD3">
        <w:rPr>
          <w:i/>
          <w:iCs/>
        </w:rPr>
        <w:t>adaptability</w:t>
      </w:r>
      <w:r w:rsidR="00800DD3">
        <w:t xml:space="preserve"> and </w:t>
      </w:r>
      <w:r w:rsidR="00800DD3">
        <w:rPr>
          <w:i/>
          <w:iCs/>
        </w:rPr>
        <w:t>adaptedness</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w:t>
      </w:r>
      <w:r w:rsidR="00800DD3">
        <w:t xml:space="preserve">rate of complex </w:t>
      </w:r>
      <w:r w:rsidR="00EE1379">
        <w:t xml:space="preserve">adaptation </w:t>
      </w:r>
      <w:r w:rsidR="006231EF">
        <w:t xml:space="preserve">with </w:t>
      </w:r>
      <w:r w:rsidR="006D3220" w:rsidRPr="006D3220">
        <w:t>different mutational strategies.</w:t>
      </w:r>
    </w:p>
    <w:p w:rsidR="00961941" w:rsidRDefault="00961941" w:rsidP="008D0078">
      <w:pPr>
        <w:spacing w:line="480" w:lineRule="auto"/>
      </w:pPr>
      <w:r>
        <w:br w:type="page"/>
      </w:r>
    </w:p>
    <w:p w:rsidR="00625517" w:rsidRDefault="00625517" w:rsidP="008D0078">
      <w:pPr>
        <w:pStyle w:val="Heading1"/>
        <w:keepLines w:val="0"/>
        <w:tabs>
          <w:tab w:val="left" w:pos="482"/>
        </w:tabs>
        <w:spacing w:after="180" w:line="480" w:lineRule="auto"/>
        <w:ind w:left="0" w:firstLine="0"/>
        <w:jc w:val="both"/>
      </w:pPr>
      <w:r>
        <w:lastRenderedPageBreak/>
        <w:t>Introduction</w:t>
      </w:r>
    </w:p>
    <w:p w:rsidR="00F63FED" w:rsidRDefault="001307C7" w:rsidP="008D0078">
      <w:pPr>
        <w:spacing w:line="480" w:lineRule="auto"/>
      </w:pPr>
      <w:r>
        <w:t>There is experimental, clinical</w:t>
      </w:r>
      <w:r w:rsidR="00F90DBC">
        <w:t>,</w:t>
      </w:r>
      <w:r>
        <w:t xml:space="preserve">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EA522D">
        <w:fldChar w:fldCharType="begin" w:fldLock="1"/>
      </w:r>
      <w:r w:rsidR="002A5ACF">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"previouslyFormattedCitation" : "[1\u20133]" }, "properties" : { "noteIndex" : 0 }, "schema" : "https://github.com/citation-style-language/schema/raw/master/csl-citation.json" }</w:instrText>
      </w:r>
      <w:r w:rsidR="00EA522D">
        <w:fldChar w:fldCharType="separate"/>
      </w:r>
      <w:r w:rsidR="00A328A2" w:rsidRPr="00A328A2">
        <w:rPr>
          <w:noProof/>
        </w:rPr>
        <w:t>[1–3]</w:t>
      </w:r>
      <w:r w:rsidR="00EA522D">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EA522D" w:rsidRPr="00FB3C6B">
        <w:fldChar w:fldCharType="begin" w:fldLock="1"/>
      </w:r>
      <w:r w:rsidR="002A5ACF">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"[4]" }, "properties" : { "noteIndex" : 0 }, "schema" : "https://github.com/citation-style-language/schema/raw/master/csl-citation.json" }</w:instrText>
      </w:r>
      <w:r w:rsidR="00EA522D" w:rsidRPr="00FB3C6B">
        <w:fldChar w:fldCharType="separate"/>
      </w:r>
      <w:r w:rsidR="00F90DBC" w:rsidRPr="00F90DBC">
        <w:rPr>
          <w:noProof/>
        </w:rPr>
        <w:t>[4]</w:t>
      </w:r>
      <w:r w:rsidR="00EA522D"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EA522D" w:rsidRPr="00FB3C6B">
        <w:fldChar w:fldCharType="begin" w:fldLock="1"/>
      </w:r>
      <w:r w:rsidR="002A5ACF">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"[5]" }, "properties" : { "noteIndex" : 0 }, "schema" : "https://github.com/citation-style-language/schema/raw/master/csl-citation.json" }</w:instrText>
      </w:r>
      <w:r w:rsidR="00EA522D" w:rsidRPr="00FB3C6B">
        <w:fldChar w:fldCharType="separate"/>
      </w:r>
      <w:r w:rsidR="00F90DBC" w:rsidRPr="00F90DBC">
        <w:rPr>
          <w:noProof/>
        </w:rPr>
        <w:t>[5]</w:t>
      </w:r>
      <w:r w:rsidR="00EA522D"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EA522D" w:rsidRPr="00FB3C6B">
        <w:fldChar w:fldCharType="begin" w:fldLock="1"/>
      </w:r>
      <w:r w:rsidR="002A5ACF">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"[6,7]" }, "properties" : { "noteIndex" : 0 }, "schema" : "https://github.com/citation-style-language/schema/raw/master/csl-citation.json" }</w:instrText>
      </w:r>
      <w:r w:rsidR="00EA522D" w:rsidRPr="00FB3C6B">
        <w:fldChar w:fldCharType="separate"/>
      </w:r>
      <w:r w:rsidR="00F90DBC" w:rsidRPr="00F90DBC">
        <w:rPr>
          <w:noProof/>
        </w:rPr>
        <w:t>[6,7]</w:t>
      </w:r>
      <w:r w:rsidR="00EA522D"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EA522D">
        <w:fldChar w:fldCharType="begin" w:fldLock="1"/>
      </w:r>
      <w:r w:rsidR="002A5ACF">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"[8]" }, "properties" : { "noteIndex" : 0 }, "schema" : "https://github.com/citation-style-language/schema/raw/master/csl-citation.json" }</w:instrText>
      </w:r>
      <w:r w:rsidR="00EA522D">
        <w:fldChar w:fldCharType="separate"/>
      </w:r>
      <w:r w:rsidR="00F90DBC" w:rsidRPr="00F90DBC">
        <w:rPr>
          <w:noProof/>
        </w:rPr>
        <w:t>[8]</w:t>
      </w:r>
      <w:r w:rsidR="00EA522D">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EA522D" w:rsidRPr="00FB3C6B">
        <w:fldChar w:fldCharType="begin" w:fldLock="1"/>
      </w:r>
      <w:r w:rsidR="002A5ACF">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"[9,10]" }, "properties" : { "noteIndex" : 0 }, "schema" : "https://github.com/citation-style-language/schema/raw/master/csl-citation.json" }</w:instrText>
      </w:r>
      <w:r w:rsidR="00EA522D" w:rsidRPr="00FB3C6B">
        <w:fldChar w:fldCharType="separate"/>
      </w:r>
      <w:r w:rsidR="00F90DBC" w:rsidRPr="00F90DBC">
        <w:rPr>
          <w:noProof/>
        </w:rPr>
        <w:t>[9,10]</w:t>
      </w:r>
      <w:r w:rsidR="00EA522D" w:rsidRPr="00FB3C6B">
        <w:fldChar w:fldCharType="end"/>
      </w:r>
      <w:r w:rsidR="00E1760D">
        <w:t>,</w:t>
      </w:r>
      <w:r w:rsidR="003E2958">
        <w:t xml:space="preserve"> mathematical analysis, and</w:t>
      </w:r>
      <w:r w:rsidR="00E1760D">
        <w:t xml:space="preserve"> simulations </w:t>
      </w:r>
      <w:r w:rsidR="00EA522D">
        <w:fldChar w:fldCharType="begin" w:fldLock="1"/>
      </w:r>
      <w:r w:rsidR="002A5ACF">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"[11\u201313]" }, "properties" : { "noteIndex" : 0 }, "schema" : "https://github.com/citation-style-language/schema/raw/master/csl-citation.json" }</w:instrText>
      </w:r>
      <w:r w:rsidR="00EA522D">
        <w:fldChar w:fldCharType="separate"/>
      </w:r>
      <w:r w:rsidR="00635E26" w:rsidRPr="00635E26">
        <w:rPr>
          <w:noProof/>
        </w:rPr>
        <w:t>[11–13]</w:t>
      </w:r>
      <w:r w:rsidR="00EA522D">
        <w:fldChar w:fldCharType="end"/>
      </w:r>
      <w:r w:rsidR="00E1760D">
        <w:t>.</w:t>
      </w:r>
      <w:r w:rsidR="003E2958">
        <w:t xml:space="preserve"> </w:t>
      </w:r>
    </w:p>
    <w:p w:rsidR="00625517" w:rsidRPr="00F4470C" w:rsidRDefault="00E26B85" w:rsidP="008D0078">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EA522D">
        <w:fldChar w:fldCharType="begin" w:fldLock="1"/>
      </w:r>
      <w:r w:rsidR="002A5ACF">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"[14]" }, "properties" : { "noteIndex" : 0 }, "schema" : "https://github.com/citation-style-language/schema/raw/master/csl-citation.json" }</w:instrText>
      </w:r>
      <w:r w:rsidR="00EA522D">
        <w:fldChar w:fldCharType="separate"/>
      </w:r>
      <w:r w:rsidR="00635E26" w:rsidRPr="00635E26">
        <w:rPr>
          <w:noProof/>
        </w:rPr>
        <w:t>[14]</w:t>
      </w:r>
      <w:r w:rsidR="00EA522D">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8D0078">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both prokaryote</w:t>
      </w:r>
      <w:r w:rsidR="00E26B85">
        <w:t>s</w:t>
      </w:r>
      <w:r>
        <w:t xml:space="preserve"> and eukaryote</w:t>
      </w:r>
      <w:r w:rsidR="00E26B85">
        <w:t>s</w:t>
      </w:r>
      <w:r w:rsidR="00AE4609">
        <w:t xml:space="preserve"> </w:t>
      </w:r>
      <w:r w:rsidR="00EA522D">
        <w:fldChar w:fldCharType="begin" w:fldLock="1"/>
      </w:r>
      <w:r w:rsidR="002A5ACF">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"[15]" }, "properties" : { "noteIndex" : 0 }, "schema" : "https://github.com/citation-style-language/schema/raw/master/csl-citation.json" }</w:instrText>
      </w:r>
      <w:r w:rsidR="00EA522D">
        <w:fldChar w:fldCharType="separate"/>
      </w:r>
      <w:r w:rsidR="00635E26" w:rsidRPr="00635E26">
        <w:rPr>
          <w:noProof/>
        </w:rPr>
        <w:t>[15]</w:t>
      </w:r>
      <w:r w:rsidR="00EA522D">
        <w:fldChar w:fldCharType="end"/>
      </w:r>
      <w:r w:rsidR="001B2273">
        <w:t xml:space="preserve">. SIM </w:t>
      </w:r>
      <w:r w:rsidR="00A70BE8">
        <w:t>has been</w:t>
      </w:r>
      <w:r w:rsidR="00AE4609">
        <w:t xml:space="preserve"> observed </w:t>
      </w:r>
      <w:r w:rsidR="001B2273">
        <w:t xml:space="preserve">in lab strains </w:t>
      </w:r>
      <w:r w:rsidR="00EA522D">
        <w:rPr>
          <w:i/>
          <w:iCs/>
        </w:rPr>
        <w:fldChar w:fldCharType="begin" w:fldLock="1"/>
      </w:r>
      <w:r w:rsidR="002A5ACF">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"[16,17]" }, "properties" : { "noteIndex" : 0 }, "schema" : "https://github.com/citation-style-language/schema/raw/master/csl-citation.json" }</w:instrText>
      </w:r>
      <w:r w:rsidR="00EA522D">
        <w:rPr>
          <w:i/>
          <w:iCs/>
        </w:rPr>
        <w:fldChar w:fldCharType="separate"/>
      </w:r>
      <w:r w:rsidR="00635E26" w:rsidRPr="00635E26">
        <w:rPr>
          <w:iCs/>
          <w:noProof/>
        </w:rPr>
        <w:t>[16,17]</w:t>
      </w:r>
      <w:r w:rsidR="00EA522D">
        <w:rPr>
          <w:i/>
          <w:iCs/>
        </w:rPr>
        <w:fldChar w:fldCharType="end"/>
      </w:r>
      <w:r w:rsidR="005B12CD">
        <w:t xml:space="preserve"> and</w:t>
      </w:r>
      <w:r w:rsidR="00AE4609">
        <w:t xml:space="preserve"> </w:t>
      </w:r>
      <w:r w:rsidR="00AE4609">
        <w:lastRenderedPageBreak/>
        <w:t>natural populations</w:t>
      </w:r>
      <w:r w:rsidR="001B2273">
        <w:t xml:space="preserve"> of </w:t>
      </w:r>
      <w:r w:rsidR="001B2273" w:rsidRPr="00FB3C6B">
        <w:rPr>
          <w:i/>
          <w:iCs/>
        </w:rPr>
        <w:t>Escherichia coli</w:t>
      </w:r>
      <w:r w:rsidR="00AE4609" w:rsidRPr="00FB3C6B">
        <w:t xml:space="preserve"> </w:t>
      </w:r>
      <w:r w:rsidR="00EA522D" w:rsidRPr="00FB3C6B">
        <w:fldChar w:fldCharType="begin" w:fldLock="1"/>
      </w:r>
      <w:r w:rsidR="002A5AC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"manualFormatting" : "[18, but see 19]", "previouslyFormattedCitation" : "[18,19]" }, "properties" : { "noteIndex" : 0 }, "schema" : "https://github.com/citation-style-language/schema/raw/master/csl-citation.json" }</w:instrText>
      </w:r>
      <w:r w:rsidR="00EA522D" w:rsidRPr="00FB3C6B">
        <w:fldChar w:fldCharType="separate"/>
      </w:r>
      <w:r w:rsidR="00A328A2" w:rsidRPr="00A328A2">
        <w:rPr>
          <w:noProof/>
        </w:rPr>
        <w:t>[18,</w:t>
      </w:r>
      <w:r w:rsidR="009E1389">
        <w:rPr>
          <w:noProof/>
        </w:rPr>
        <w:t xml:space="preserve"> but see </w:t>
      </w:r>
      <w:r w:rsidR="00A328A2" w:rsidRPr="00A328A2">
        <w:rPr>
          <w:noProof/>
        </w:rPr>
        <w:t>19]</w:t>
      </w:r>
      <w:r w:rsidR="00EA522D"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EA522D" w:rsidRPr="00FB3C6B">
        <w:fldChar w:fldCharType="begin" w:fldLock="1"/>
      </w:r>
      <w:r w:rsidR="002A5ACF">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"[20]" }, "properties" : { "noteIndex" : 0 }, "schema" : "https://github.com/citation-style-language/schema/raw/master/csl-citation.json" }</w:instrText>
      </w:r>
      <w:r w:rsidR="00EA522D" w:rsidRPr="00FB3C6B">
        <w:fldChar w:fldCharType="separate"/>
      </w:r>
      <w:r w:rsidR="00635E26" w:rsidRPr="00635E26">
        <w:rPr>
          <w:noProof/>
        </w:rPr>
        <w:t>[20]</w:t>
      </w:r>
      <w:r w:rsidR="00EA522D" w:rsidRPr="00FB3C6B">
        <w:fldChar w:fldCharType="end"/>
      </w:r>
      <w:r w:rsidR="00C53C8F" w:rsidRPr="00FB3C6B">
        <w:t xml:space="preserve">, </w:t>
      </w:r>
      <w:r w:rsidR="00C53C8F" w:rsidRPr="00FB3C6B">
        <w:rPr>
          <w:i/>
          <w:iCs/>
        </w:rPr>
        <w:t xml:space="preserve">Helicobacter pylori </w:t>
      </w:r>
      <w:r w:rsidR="00EA522D" w:rsidRPr="00FB3C6B">
        <w:rPr>
          <w:i/>
          <w:iCs/>
        </w:rPr>
        <w:fldChar w:fldCharType="begin" w:fldLock="1"/>
      </w:r>
      <w:r w:rsidR="002A5ACF">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"[21]" }, "properties" : { "noteIndex" : 0 }, "schema" : "https://github.com/citation-style-language/schema/raw/master/csl-citation.json" }</w:instrText>
      </w:r>
      <w:r w:rsidR="00EA522D" w:rsidRPr="00FB3C6B">
        <w:rPr>
          <w:i/>
          <w:iCs/>
        </w:rPr>
        <w:fldChar w:fldCharType="separate"/>
      </w:r>
      <w:r w:rsidR="00635E26" w:rsidRPr="00635E26">
        <w:rPr>
          <w:iCs/>
          <w:noProof/>
        </w:rPr>
        <w:t>[21]</w:t>
      </w:r>
      <w:r w:rsidR="00EA522D" w:rsidRPr="00FB3C6B">
        <w:rPr>
          <w:i/>
          <w:iCs/>
        </w:rPr>
        <w:fldChar w:fldCharType="end"/>
      </w:r>
      <w:r w:rsidR="00C53C8F" w:rsidRPr="00FB3C6B">
        <w:t>,</w:t>
      </w:r>
      <w:r w:rsidR="00E26B85">
        <w:t xml:space="preserve"> </w:t>
      </w:r>
      <w:r w:rsidR="00E26B85">
        <w:rPr>
          <w:i/>
          <w:iCs/>
        </w:rPr>
        <w:t xml:space="preserve">Vibrio cholera </w:t>
      </w:r>
      <w:r w:rsidR="00EA522D">
        <w:rPr>
          <w:i/>
          <w:iCs/>
        </w:rPr>
        <w:fldChar w:fldCharType="begin" w:fldLock="1"/>
      </w:r>
      <w:r w:rsidR="002A5ACF">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"[22]" }, "properties" : { "noteIndex" : 0 }, "schema" : "https://github.com/citation-style-language/schema/raw/master/csl-citation.json" }</w:instrText>
      </w:r>
      <w:r w:rsidR="00EA522D">
        <w:rPr>
          <w:i/>
          <w:iCs/>
        </w:rPr>
        <w:fldChar w:fldCharType="separate"/>
      </w:r>
      <w:r w:rsidR="00635E26" w:rsidRPr="00635E26">
        <w:rPr>
          <w:iCs/>
          <w:noProof/>
        </w:rPr>
        <w:t>[22]</w:t>
      </w:r>
      <w:r w:rsidR="00EA522D">
        <w:rPr>
          <w:i/>
          <w:iCs/>
        </w:rPr>
        <w:fldChar w:fldCharType="end"/>
      </w:r>
      <w:r w:rsidR="00C53C8F" w:rsidRPr="00FB3C6B">
        <w:t xml:space="preserve"> and </w:t>
      </w:r>
      <w:r w:rsidR="00C53C8F" w:rsidRPr="00FB3C6B">
        <w:rPr>
          <w:i/>
          <w:iCs/>
        </w:rPr>
        <w:t>Streptococcus pneumonia</w:t>
      </w:r>
      <w:r w:rsidR="00C53C8F" w:rsidRPr="00FB3C6B">
        <w:t xml:space="preserve"> </w:t>
      </w:r>
      <w:r w:rsidR="00EA522D" w:rsidRPr="00FB3C6B">
        <w:fldChar w:fldCharType="begin" w:fldLock="1"/>
      </w:r>
      <w:r w:rsidR="002A5ACF">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"[23]" }, "properties" : { "noteIndex" : 0 }, "schema" : "https://github.com/citation-style-language/schema/raw/master/csl-citation.json" }</w:instrText>
      </w:r>
      <w:r w:rsidR="00EA522D" w:rsidRPr="00FB3C6B">
        <w:fldChar w:fldCharType="separate"/>
      </w:r>
      <w:r w:rsidR="00635E26" w:rsidRPr="00635E26">
        <w:rPr>
          <w:noProof/>
        </w:rPr>
        <w:t>[23]</w:t>
      </w:r>
      <w:r w:rsidR="00EA522D"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EA522D" w:rsidRPr="00FB3C6B">
        <w:fldChar w:fldCharType="begin" w:fldLock="1"/>
      </w:r>
      <w:r w:rsidR="002A5ACF">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"[24,25]" }, "properties" : { "noteIndex" : 0 }, "schema" : "https://github.com/citation-style-language/schema/raw/master/csl-citation.json" }</w:instrText>
      </w:r>
      <w:r w:rsidR="00EA522D" w:rsidRPr="00FB3C6B">
        <w:fldChar w:fldCharType="separate"/>
      </w:r>
      <w:r w:rsidR="00635E26" w:rsidRPr="00635E26">
        <w:rPr>
          <w:noProof/>
        </w:rPr>
        <w:t>[24,25]</w:t>
      </w:r>
      <w:r w:rsidR="00EA522D" w:rsidRPr="00FB3C6B">
        <w:fldChar w:fldCharType="end"/>
      </w:r>
      <w:r w:rsidR="00C53C8F" w:rsidRPr="00FB3C6B">
        <w:t xml:space="preserve">, algae </w:t>
      </w:r>
      <w:r w:rsidR="00EA522D" w:rsidRPr="00FB3C6B">
        <w:fldChar w:fldCharType="begin" w:fldLock="1"/>
      </w:r>
      <w:r w:rsidR="002A5ACF">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"[26]" }, "properties" : { "noteIndex" : 0 }, "schema" : "https://github.com/citation-style-language/schema/raw/master/csl-citation.json" }</w:instrText>
      </w:r>
      <w:r w:rsidR="00EA522D" w:rsidRPr="00FB3C6B">
        <w:fldChar w:fldCharType="separate"/>
      </w:r>
      <w:r w:rsidR="00635E26" w:rsidRPr="00635E26">
        <w:rPr>
          <w:noProof/>
        </w:rPr>
        <w:t>[26]</w:t>
      </w:r>
      <w:r w:rsidR="00EA522D" w:rsidRPr="00FB3C6B">
        <w:fldChar w:fldCharType="end"/>
      </w:r>
      <w:r w:rsidR="00C53C8F" w:rsidRPr="00FB3C6B">
        <w:t xml:space="preserve">, </w:t>
      </w:r>
      <w:r w:rsidR="005B12CD">
        <w:t>nematodes</w:t>
      </w:r>
      <w:r w:rsidR="00C53C8F" w:rsidRPr="00FB3C6B">
        <w:t xml:space="preserve"> </w:t>
      </w:r>
      <w:r w:rsidR="00EA522D" w:rsidRPr="00FB3C6B">
        <w:fldChar w:fldCharType="begin" w:fldLock="1"/>
      </w:r>
      <w:r w:rsidR="002A5ACF">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"[27]" }, "properties" : { "noteIndex" : 0 }, "schema" : "https://github.com/citation-style-language/schema/raw/master/csl-citation.json" }</w:instrText>
      </w:r>
      <w:r w:rsidR="00EA522D" w:rsidRPr="00FB3C6B">
        <w:fldChar w:fldCharType="separate"/>
      </w:r>
      <w:r w:rsidR="00635E26" w:rsidRPr="00635E26">
        <w:rPr>
          <w:noProof/>
        </w:rPr>
        <w:t>[27]</w:t>
      </w:r>
      <w:r w:rsidR="00EA522D" w:rsidRPr="00FB3C6B">
        <w:fldChar w:fldCharType="end"/>
      </w:r>
      <w:r w:rsidR="00C53C8F" w:rsidRPr="00FB3C6B">
        <w:t xml:space="preserve">, flies </w:t>
      </w:r>
      <w:r w:rsidR="00EA522D" w:rsidRPr="00FB3C6B">
        <w:fldChar w:fldCharType="begin" w:fldLock="1"/>
      </w:r>
      <w:r w:rsidR="002A5ACF">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"[28]" }, "properties" : { "noteIndex" : 0 }, "schema" : "https://github.com/citation-style-language/schema/raw/master/csl-citation.json" }</w:instrText>
      </w:r>
      <w:r w:rsidR="00EA522D" w:rsidRPr="00FB3C6B">
        <w:fldChar w:fldCharType="separate"/>
      </w:r>
      <w:r w:rsidR="00635E26" w:rsidRPr="00635E26">
        <w:rPr>
          <w:noProof/>
        </w:rPr>
        <w:t>[28]</w:t>
      </w:r>
      <w:r w:rsidR="00EA522D" w:rsidRPr="00FB3C6B">
        <w:fldChar w:fldCharType="end"/>
      </w:r>
      <w:r w:rsidR="00C53C8F" w:rsidRPr="00FB3C6B">
        <w:t xml:space="preserve">, and human cancer cells </w:t>
      </w:r>
      <w:r w:rsidR="00EA522D" w:rsidRPr="00FB3C6B">
        <w:fldChar w:fldCharType="begin" w:fldLock="1"/>
      </w:r>
      <w:r w:rsidR="002A5ACF">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"[29]" }, "properties" : { "noteIndex" : 0 }, "schema" : "https://github.com/citation-style-language/schema/raw/master/csl-citation.json" }</w:instrText>
      </w:r>
      <w:r w:rsidR="00EA522D" w:rsidRPr="00FB3C6B">
        <w:fldChar w:fldCharType="separate"/>
      </w:r>
      <w:r w:rsidR="00635E26" w:rsidRPr="00635E26">
        <w:rPr>
          <w:noProof/>
        </w:rPr>
        <w:t>[29]</w:t>
      </w:r>
      <w:r w:rsidR="00EA522D"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EA522D">
        <w:fldChar w:fldCharType="begin" w:fldLock="1"/>
      </w:r>
      <w:r w:rsidR="002A5ACF">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"From Duplicate 1 ( A switch from high-fidelity to error-prone DNA double-strand break repair underlies stress-induced mutation. - Ponder, Rebecca G.; Fonville, Natalie C; Rosenberg, Susan M. )\n\n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\n\nFrom Duplicate 2 ( A switch from high-fidelity to error-prone DNA double-strand break repair underlies stress-induced mutation. - Ponder, Rebecca G.; Fonville, Natalie C; Rosenberg, Susan M. )\n\n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\n\n", "page" : "791-804", "title" : "A switch from high-fidelity to error-prone DNA double-strand break repair underlies stress-induced mutation.", "type" : "article-journal", "volume" : "19" }, "uris" : [ "http://www.mendeley.com/documents/?uuid=afa929a9-b6d4-4301-8b7d-5273ba10127f" ] } ], "mendeley" : { "previouslyFormattedCitation" : "[30]" }, "properties" : { "noteIndex" : 0 }, "schema" : "https://github.com/citation-style-language/schema/raw/master/csl-citation.json" }</w:instrText>
      </w:r>
      <w:r w:rsidR="00EA522D">
        <w:fldChar w:fldCharType="separate"/>
      </w:r>
      <w:r w:rsidR="00635E26" w:rsidRPr="00635E26">
        <w:rPr>
          <w:noProof/>
        </w:rPr>
        <w:t>[30]</w:t>
      </w:r>
      <w:r w:rsidR="00EA522D">
        <w:fldChar w:fldCharType="end"/>
      </w:r>
      <w:r>
        <w:t xml:space="preserve"> and by inhibiting the mismatch repair system </w:t>
      </w:r>
      <w:r w:rsidR="00EA522D">
        <w:fldChar w:fldCharType="begin" w:fldLock="1"/>
      </w:r>
      <w:r w:rsidR="002A5ACF">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"[31]" }, "properties" : { "noteIndex" : 0 }, "schema" : "https://github.com/citation-style-language/schema/raw/master/csl-citation.json" }</w:instrText>
      </w:r>
      <w:r w:rsidR="00EA522D">
        <w:fldChar w:fldCharType="separate"/>
      </w:r>
      <w:r w:rsidR="00635E26" w:rsidRPr="00635E26">
        <w:rPr>
          <w:noProof/>
        </w:rPr>
        <w:t>[31]</w:t>
      </w:r>
      <w:r w:rsidR="00EA522D">
        <w:fldChar w:fldCharType="end"/>
      </w:r>
      <w:r>
        <w:t>.</w:t>
      </w:r>
      <w:r w:rsidR="00AE0B1E">
        <w:t xml:space="preserve"> </w:t>
      </w:r>
      <w:r w:rsidR="00A70BE8">
        <w:t>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EA522D">
        <w:fldChar w:fldCharType="begin" w:fldLock="1"/>
      </w:r>
      <w:r w:rsidR="002A5ACF">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"[32]" }, "properties" : { "noteIndex" : 0 }, "schema" : "https://github.com/citation-style-language/schema/raw/master/csl-citation.json" }</w:instrText>
      </w:r>
      <w:r w:rsidR="00EA522D">
        <w:fldChar w:fldCharType="separate"/>
      </w:r>
      <w:r w:rsidR="00635E26" w:rsidRPr="00635E26">
        <w:rPr>
          <w:noProof/>
        </w:rPr>
        <w:t>[32]</w:t>
      </w:r>
      <w:r w:rsidR="00EA522D">
        <w:fldChar w:fldCharType="end"/>
      </w:r>
      <w:r w:rsidR="00C2015F">
        <w:t>.</w:t>
      </w:r>
    </w:p>
    <w:p w:rsidR="001307C7" w:rsidRPr="003F04B0" w:rsidRDefault="00F12058">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EA522D" w:rsidRPr="00FB3C6B">
        <w:fldChar w:fldCharType="begin" w:fldLock="1"/>
      </w:r>
      <w:r w:rsidR="002A5ACF">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"[17,33,34]" }, "properties" : { "noteIndex" : 0 }, "schema" : "https://github.com/citation-style-language/schema/raw/master/csl-citation.json" }</w:instrText>
      </w:r>
      <w:r w:rsidR="00EA522D" w:rsidRPr="00FB3C6B">
        <w:fldChar w:fldCharType="separate"/>
      </w:r>
      <w:r w:rsidR="00635E26" w:rsidRPr="00635E26">
        <w:rPr>
          <w:noProof/>
        </w:rPr>
        <w:t>[17,33,34]</w:t>
      </w:r>
      <w:r w:rsidR="00EA522D"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EA522D" w:rsidRPr="00FB3C6B">
        <w:fldChar w:fldCharType="begin" w:fldLock="1"/>
      </w:r>
      <w:r w:rsidR="002A5ACF">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EA522D" w:rsidRPr="00FB3C6B">
        <w:fldChar w:fldCharType="separate"/>
      </w:r>
      <w:r w:rsidR="00635E26" w:rsidRPr="00635E26">
        <w:rPr>
          <w:noProof/>
        </w:rPr>
        <w:t>[35]</w:t>
      </w:r>
      <w:r w:rsidR="00EA522D" w:rsidRPr="00FB3C6B">
        <w:fldChar w:fldCharType="end"/>
      </w:r>
      <w:r w:rsidR="009770F6" w:rsidRPr="00FB3C6B">
        <w:t xml:space="preserve"> and </w:t>
      </w:r>
      <w:r w:rsidR="00A20010" w:rsidRPr="00FB3C6B">
        <w:t xml:space="preserve">stochastic </w:t>
      </w:r>
      <w:r w:rsidR="00EA522D" w:rsidRPr="00FB3C6B">
        <w:fldChar w:fldCharType="begin" w:fldLock="1"/>
      </w:r>
      <w:r w:rsidR="002A5ACF">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"[36]" }, "properties" : { "noteIndex" : 0 }, "schema" : "https://github.com/citation-style-language/schema/raw/master/csl-citation.json" }</w:instrText>
      </w:r>
      <w:r w:rsidR="00EA522D" w:rsidRPr="00FB3C6B">
        <w:fldChar w:fldCharType="separate"/>
      </w:r>
      <w:r w:rsidR="00635E26" w:rsidRPr="00635E26">
        <w:rPr>
          <w:noProof/>
        </w:rPr>
        <w:t>[36]</w:t>
      </w:r>
      <w:r w:rsidR="00EA522D" w:rsidRPr="00FB3C6B">
        <w:fldChar w:fldCharType="end"/>
      </w:r>
      <w:r w:rsidR="00A20010" w:rsidRPr="00FB3C6B">
        <w:t xml:space="preserve"> models. </w:t>
      </w:r>
      <w:r w:rsidR="005B12CD">
        <w:t>These</w:t>
      </w:r>
      <w:r w:rsidR="00A20010" w:rsidRPr="00FB3C6B">
        <w:t xml:space="preserve"> </w:t>
      </w:r>
      <w:r w:rsidR="00F90DBC">
        <w:t>models</w:t>
      </w:r>
      <w:r w:rsidR="00F90DBC" w:rsidRPr="00FB3C6B">
        <w:t xml:space="preserve"> </w:t>
      </w:r>
      <w:r w:rsidR="001307C7" w:rsidRPr="00FB3C6B">
        <w:t xml:space="preserve">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EA522D" w:rsidRPr="003F04B0">
        <w:fldChar w:fldCharType="begin" w:fldLock="1"/>
      </w:r>
      <w:r w:rsidR="002A5ACF">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3F04B0">
        <w:fldChar w:fldCharType="separate"/>
      </w:r>
      <w:r w:rsidR="00635E26" w:rsidRPr="00635E26">
        <w:rPr>
          <w:noProof/>
        </w:rPr>
        <w:t>[37]</w:t>
      </w:r>
      <w:r w:rsidR="00EA522D" w:rsidRPr="003F04B0">
        <w:fldChar w:fldCharType="end"/>
      </w:r>
      <w:r w:rsidR="00932C9B" w:rsidRPr="003F04B0">
        <w:t>.</w:t>
      </w:r>
    </w:p>
    <w:p w:rsidR="00625517" w:rsidRDefault="00600689" w:rsidP="008D0078">
      <w:pPr>
        <w:spacing w:line="480" w:lineRule="auto"/>
        <w:rPr>
          <w:lang w:bidi="hi-IN"/>
        </w:rPr>
      </w:pPr>
      <w:r w:rsidRPr="003F04B0">
        <w:t xml:space="preserve">Here, we analyze population genetics models of adaptive evolution to explore the rate </w:t>
      </w:r>
      <w:r w:rsidR="00800DD3">
        <w:t xml:space="preserve">of complex </w:t>
      </w:r>
      <w:r w:rsidRPr="003F04B0">
        <w:t>adaptation</w:t>
      </w:r>
      <w:r w:rsidR="00800DD3">
        <w:t xml:space="preserve"> on rugged fitness landscapes, in which </w:t>
      </w:r>
      <w:r w:rsidRPr="003F04B0">
        <w:t xml:space="preserve">adaptations require two separately deleterious mutations </w:t>
      </w:r>
      <w:r w:rsidR="00EA522D" w:rsidRPr="003F04B0">
        <w:fldChar w:fldCharType="begin" w:fldLock="1"/>
      </w:r>
      <w:r w:rsidR="002A5ACF">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"[38,39]" }, "properties" : { "noteIndex" : 0 }, "schema" : "https://github.com/citation-style-language/schema/raw/master/csl-citation.json" }</w:instrText>
      </w:r>
      <w:r w:rsidR="00EA522D" w:rsidRPr="003F04B0">
        <w:fldChar w:fldCharType="separate"/>
      </w:r>
      <w:r w:rsidR="00635E26" w:rsidRPr="00635E26">
        <w:rPr>
          <w:noProof/>
        </w:rPr>
        <w:t>[38,39]</w:t>
      </w:r>
      <w:r w:rsidR="00EA522D"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w:t>
      </w:r>
      <w:r w:rsidR="00FC62DB">
        <w:rPr>
          <w:lang w:bidi="hi-IN"/>
        </w:rPr>
        <w:lastRenderedPageBreak/>
        <w:t xml:space="preserve">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w:t>
      </w:r>
      <w:r w:rsidR="0037763B">
        <w:rPr>
          <w:lang w:bidi="hi-IN"/>
        </w:rPr>
        <w:t xml:space="preserve">rate of complex </w:t>
      </w:r>
      <w:r w:rsidR="00FC62DB">
        <w:rPr>
          <w:lang w:bidi="hi-IN"/>
        </w:rPr>
        <w:t>adaptation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8D0078">
      <w:pPr>
        <w:pStyle w:val="Heading1"/>
        <w:spacing w:line="480" w:lineRule="auto"/>
        <w:rPr>
          <w:lang w:bidi="hi-IN"/>
        </w:rPr>
      </w:pPr>
      <w:r w:rsidRPr="0038310A">
        <w:rPr>
          <w:szCs w:val="24"/>
        </w:rPr>
        <w:softHyphen/>
      </w:r>
      <w:bookmarkStart w:id="0" w:name="_Ref361735010"/>
      <w:r>
        <w:rPr>
          <w:lang w:bidi="hi-IN"/>
        </w:rPr>
        <w:t>Model</w:t>
      </w:r>
      <w:bookmarkEnd w:id="0"/>
    </w:p>
    <w:p w:rsidR="005316EE" w:rsidRPr="007169AD" w:rsidRDefault="005316EE" w:rsidP="008D0078">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8D0078">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w:t>
      </w:r>
      <w:r w:rsidR="00191D82">
        <w:rPr>
          <w:lang w:bidi="hi-IN"/>
        </w:rPr>
        <w:t>rugged fitness landscape</w:t>
      </w:r>
      <w:r w:rsidRPr="007169AD">
        <w:rPr>
          <w:lang w:bidi="hi-IN"/>
        </w:rPr>
        <w:t xml:space="preserve">.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peaks </w:t>
      </w:r>
      <w:r w:rsidRPr="007169AD">
        <w:rPr>
          <w:i/>
          <w:iCs/>
        </w:rPr>
        <w:t>ab</w:t>
      </w:r>
      <w:r w:rsidRPr="007169AD">
        <w:t xml:space="preserve">/0 and </w:t>
      </w:r>
      <w:r w:rsidRPr="007169AD">
        <w:rPr>
          <w:i/>
          <w:iCs/>
        </w:rPr>
        <w:t>AB/0</w:t>
      </w:r>
      <w:r w:rsidRPr="00BA2B02">
        <w:t xml:space="preserve"> (</w:t>
      </w:r>
      <w:r w:rsidR="006620EE">
        <w:rPr>
          <w:lang w:bidi="hi-IN"/>
        </w:rPr>
        <w:t>Figure 1</w:t>
      </w:r>
      <w:r w:rsidRPr="00BA2B02">
        <w:rPr>
          <w:lang w:bidi="hi-IN"/>
        </w:rPr>
        <w:t>)</w:t>
      </w:r>
      <w:r w:rsidRPr="007169AD">
        <w:rPr>
          <w:lang w:bidi="hi-IN"/>
        </w:rPr>
        <w:t xml:space="preserve">. </w:t>
      </w:r>
    </w:p>
    <w:p w:rsidR="00CD3F78" w:rsidRDefault="00CD3F78" w:rsidP="008D0078">
      <w:pPr>
        <w:spacing w:line="480" w:lineRule="auto"/>
        <w:rPr>
          <w:lang w:bidi="hi-IN"/>
        </w:rPr>
      </w:pPr>
    </w:p>
    <w:p w:rsidR="00CD3F78" w:rsidRDefault="00DF299B" w:rsidP="008D0078">
      <w:pPr>
        <w:pStyle w:val="FigureLegend"/>
        <w:spacing w:line="480" w:lineRule="auto"/>
        <w:rPr>
          <w:b/>
          <w:bCs/>
          <w:sz w:val="20"/>
          <w:szCs w:val="20"/>
        </w:rPr>
      </w:pPr>
      <w:bookmarkStart w:id="1" w:name="_Ref354316371"/>
      <w:bookmarkStart w:id="2" w:name="_GoBack"/>
      <w:r w:rsidRPr="00E956C1">
        <w:rPr>
          <w:b/>
          <w:bCs/>
          <w:noProof/>
          <w:sz w:val="20"/>
          <w:szCs w:val="20"/>
        </w:rPr>
        <w:lastRenderedPageBreak/>
        <w:drawing>
          <wp:inline distT="0" distB="0" distL="0" distR="0" wp14:anchorId="497B98A0" wp14:editId="259B04C6">
            <wp:extent cx="5266690" cy="2179955"/>
            <wp:effectExtent l="0" t="0" r="0" b="0"/>
            <wp:docPr id="2" name="Picture 2" descr="D:\workspace\ruggedsim\manuscript\ram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2179955"/>
                    </a:xfrm>
                    <a:prstGeom prst="rect">
                      <a:avLst/>
                    </a:prstGeom>
                    <a:noFill/>
                    <a:ln>
                      <a:noFill/>
                    </a:ln>
                  </pic:spPr>
                </pic:pic>
              </a:graphicData>
            </a:graphic>
          </wp:inline>
        </w:drawing>
      </w:r>
      <w:bookmarkEnd w:id="2"/>
    </w:p>
    <w:p w:rsidR="00CD3F78" w:rsidRDefault="00CD3F78" w:rsidP="005E3B94">
      <w:pPr>
        <w:pStyle w:val="FigureLegend"/>
        <w:spacing w:line="480" w:lineRule="auto"/>
        <w:jc w:val="left"/>
        <w:rPr>
          <w:sz w:val="20"/>
          <w:szCs w:val="20"/>
        </w:rPr>
      </w:pPr>
      <w:r w:rsidRPr="00733307">
        <w:rPr>
          <w:b/>
          <w:bCs/>
          <w:sz w:val="20"/>
          <w:szCs w:val="20"/>
        </w:rPr>
        <w:t xml:space="preserve">Figure </w:t>
      </w:r>
      <w:r w:rsidR="00EA522D" w:rsidRPr="00733307">
        <w:rPr>
          <w:b/>
          <w:bCs/>
          <w:sz w:val="20"/>
          <w:szCs w:val="20"/>
        </w:rPr>
        <w:fldChar w:fldCharType="begin"/>
      </w:r>
      <w:r w:rsidRPr="00733307">
        <w:rPr>
          <w:b/>
          <w:bCs/>
          <w:sz w:val="20"/>
          <w:szCs w:val="20"/>
        </w:rPr>
        <w:instrText xml:space="preserve"> SEQ Figure \* ARABIC </w:instrText>
      </w:r>
      <w:r w:rsidR="00EA522D" w:rsidRPr="00733307">
        <w:rPr>
          <w:b/>
          <w:bCs/>
          <w:sz w:val="20"/>
          <w:szCs w:val="20"/>
        </w:rPr>
        <w:fldChar w:fldCharType="separate"/>
      </w:r>
      <w:r w:rsidR="00C47BD2">
        <w:rPr>
          <w:b/>
          <w:bCs/>
          <w:noProof/>
          <w:sz w:val="20"/>
          <w:szCs w:val="20"/>
        </w:rPr>
        <w:t>1</w:t>
      </w:r>
      <w:r w:rsidR="00EA522D" w:rsidRPr="00733307">
        <w:rPr>
          <w:b/>
          <w:bCs/>
          <w:sz w:val="20"/>
          <w:szCs w:val="20"/>
        </w:rPr>
        <w:fldChar w:fldCharType="end"/>
      </w:r>
      <w:bookmarkEnd w:id="1"/>
      <w:r w:rsidRPr="00733307">
        <w:rPr>
          <w:b/>
          <w:bCs/>
          <w:sz w:val="20"/>
          <w:szCs w:val="20"/>
        </w:rPr>
        <w:t xml:space="preserve"> – Adaptation on a </w:t>
      </w:r>
      <w:r>
        <w:rPr>
          <w:b/>
          <w:bCs/>
          <w:sz w:val="20"/>
          <w:szCs w:val="20"/>
        </w:rPr>
        <w:t>rugged</w:t>
      </w:r>
      <w:r w:rsidRPr="00733307">
        <w:rPr>
          <w:b/>
          <w:bCs/>
          <w:sz w:val="20"/>
          <w:szCs w:val="20"/>
        </w:rPr>
        <w:t xml:space="preserve"> fitness landscape.</w:t>
      </w:r>
      <w:r w:rsidRPr="00733307">
        <w:rPr>
          <w:sz w:val="20"/>
          <w:szCs w:val="20"/>
        </w:rPr>
        <w:t xml:space="preserve"> </w:t>
      </w:r>
      <w:r>
        <w:rPr>
          <w:sz w:val="20"/>
          <w:szCs w:val="20"/>
        </w:rPr>
        <w:t>The figure shows the fi</w:t>
      </w:r>
      <w:r w:rsidR="00BD46F2">
        <w:rPr>
          <w:sz w:val="20"/>
          <w:szCs w:val="20"/>
        </w:rPr>
        <w:t xml:space="preserve">tness of the possible genotypes, which are </w:t>
      </w:r>
      <w:r w:rsidR="005E3B94">
        <w:rPr>
          <w:sz w:val="20"/>
          <w:szCs w:val="20"/>
        </w:rPr>
        <w:t>represented</w:t>
      </w:r>
      <w:r w:rsidR="00BD46F2">
        <w:rPr>
          <w:sz w:val="20"/>
          <w:szCs w:val="20"/>
        </w:rPr>
        <w:t xml:space="preserve"> by the allele combination at the specific loci (</w:t>
      </w:r>
      <w:r w:rsidRPr="00733307">
        <w:rPr>
          <w:i/>
          <w:iCs/>
          <w:sz w:val="20"/>
          <w:szCs w:val="20"/>
        </w:rPr>
        <w:t>a</w:t>
      </w:r>
      <w:r>
        <w:rPr>
          <w:i/>
          <w:iCs/>
          <w:sz w:val="20"/>
          <w:szCs w:val="20"/>
        </w:rPr>
        <w:t>b</w:t>
      </w:r>
      <w:r>
        <w:rPr>
          <w:sz w:val="20"/>
          <w:szCs w:val="20"/>
        </w:rPr>
        <w:t>,</w:t>
      </w:r>
      <w:r w:rsidRPr="00733307">
        <w:rPr>
          <w:sz w:val="20"/>
          <w:szCs w:val="20"/>
        </w:rPr>
        <w:t xml:space="preserve"> </w:t>
      </w:r>
      <w:r w:rsidRPr="00733307">
        <w:rPr>
          <w:i/>
          <w:iCs/>
          <w:sz w:val="20"/>
          <w:szCs w:val="20"/>
        </w:rPr>
        <w:t>A</w:t>
      </w:r>
      <w:r>
        <w:rPr>
          <w:i/>
          <w:iCs/>
          <w:sz w:val="20"/>
          <w:szCs w:val="20"/>
        </w:rPr>
        <w:t>b</w:t>
      </w:r>
      <w:r>
        <w:rPr>
          <w:sz w:val="20"/>
          <w:szCs w:val="20"/>
        </w:rPr>
        <w:t xml:space="preserve">, </w:t>
      </w:r>
      <w:proofErr w:type="spellStart"/>
      <w:r>
        <w:rPr>
          <w:i/>
          <w:iCs/>
          <w:sz w:val="20"/>
          <w:szCs w:val="20"/>
        </w:rPr>
        <w:t>aB</w:t>
      </w:r>
      <w:proofErr w:type="spellEnd"/>
      <w:r>
        <w:rPr>
          <w:sz w:val="20"/>
          <w:szCs w:val="20"/>
        </w:rPr>
        <w:t>,</w:t>
      </w:r>
      <w:r w:rsidRPr="00733307">
        <w:rPr>
          <w:sz w:val="20"/>
          <w:szCs w:val="20"/>
        </w:rPr>
        <w:t xml:space="preserve"> and </w:t>
      </w:r>
      <w:r>
        <w:rPr>
          <w:i/>
          <w:iCs/>
          <w:sz w:val="20"/>
          <w:szCs w:val="20"/>
        </w:rPr>
        <w:t>AB</w:t>
      </w:r>
      <w:r w:rsidR="00BD46F2">
        <w:rPr>
          <w:sz w:val="20"/>
          <w:szCs w:val="20"/>
        </w:rPr>
        <w:t xml:space="preserve">) and </w:t>
      </w:r>
      <w:r w:rsidRPr="00733307">
        <w:rPr>
          <w:sz w:val="20"/>
          <w:szCs w:val="20"/>
        </w:rPr>
        <w:t xml:space="preserve">the number of deleterious alleles across the genome </w:t>
      </w:r>
      <w:r>
        <w:rPr>
          <w:sz w:val="20"/>
          <w:szCs w:val="20"/>
        </w:rPr>
        <w:t>following</w:t>
      </w:r>
      <w:r w:rsidRPr="00733307">
        <w:rPr>
          <w:sz w:val="20"/>
          <w:szCs w:val="20"/>
        </w:rPr>
        <w:t xml:space="preserve"> the forward-slash ('/'). </w:t>
      </w:r>
      <w:r>
        <w:rPr>
          <w:sz w:val="20"/>
          <w:szCs w:val="20"/>
        </w:rPr>
        <w:t xml:space="preserve">The y-axis </w:t>
      </w:r>
      <w:r w:rsidRPr="00733307">
        <w:rPr>
          <w:sz w:val="20"/>
          <w:szCs w:val="20"/>
        </w:rPr>
        <w:t xml:space="preserve">represents fitness: </w:t>
      </w:r>
      <w:r>
        <w:rPr>
          <w:sz w:val="20"/>
          <w:szCs w:val="20"/>
        </w:rPr>
        <w:t xml:space="preserve">the wildtype </w:t>
      </w:r>
      <w:r w:rsidRPr="00DE20E5">
        <w:rPr>
          <w:i/>
          <w:iCs/>
          <w:sz w:val="20"/>
          <w:szCs w:val="20"/>
        </w:rPr>
        <w:t>ab/0</w:t>
      </w:r>
      <w:r>
        <w:rPr>
          <w:sz w:val="20"/>
          <w:szCs w:val="20"/>
        </w:rPr>
        <w:t xml:space="preserve"> has fitness 1; </w:t>
      </w:r>
      <w:r w:rsidRPr="00733307">
        <w:rPr>
          <w:sz w:val="20"/>
          <w:szCs w:val="20"/>
        </w:rPr>
        <w:t>the fittest genotype</w:t>
      </w:r>
      <w:r>
        <w:rPr>
          <w:i/>
          <w:iCs/>
          <w:sz w:val="20"/>
          <w:szCs w:val="20"/>
        </w:rPr>
        <w:t xml:space="preserve"> </w:t>
      </w:r>
      <w:r w:rsidRPr="00733307">
        <w:rPr>
          <w:i/>
          <w:iCs/>
          <w:sz w:val="20"/>
          <w:szCs w:val="20"/>
        </w:rPr>
        <w:t>AB/</w:t>
      </w:r>
      <w:r w:rsidRPr="00733307">
        <w:rPr>
          <w:sz w:val="20"/>
          <w:szCs w:val="20"/>
        </w:rPr>
        <w:t>0</w:t>
      </w:r>
      <w:r>
        <w:rPr>
          <w:sz w:val="20"/>
          <w:szCs w:val="20"/>
        </w:rPr>
        <w:t xml:space="preserve"> has fitness 1+</w:t>
      </w:r>
      <w:r>
        <w:rPr>
          <w:i/>
          <w:iCs/>
          <w:sz w:val="20"/>
          <w:szCs w:val="20"/>
        </w:rPr>
        <w:t>sH</w:t>
      </w:r>
      <w:r>
        <w:rPr>
          <w:sz w:val="20"/>
          <w:szCs w:val="20"/>
        </w:rPr>
        <w:t xml:space="preserve">; </w:t>
      </w:r>
      <w:r w:rsidRPr="00733307">
        <w:rPr>
          <w:sz w:val="20"/>
          <w:szCs w:val="20"/>
        </w:rPr>
        <w:t xml:space="preserve">deleterious alleles, either at the </w:t>
      </w:r>
      <w:r w:rsidRPr="00733307">
        <w:rPr>
          <w:i/>
          <w:iCs/>
          <w:sz w:val="20"/>
          <w:szCs w:val="20"/>
        </w:rPr>
        <w:t>A/</w:t>
      </w:r>
      <w:proofErr w:type="gramStart"/>
      <w:r w:rsidRPr="00733307">
        <w:rPr>
          <w:i/>
          <w:iCs/>
          <w:sz w:val="20"/>
          <w:szCs w:val="20"/>
        </w:rPr>
        <w:t>a</w:t>
      </w:r>
      <w:r w:rsidRPr="00733307">
        <w:rPr>
          <w:sz w:val="20"/>
          <w:szCs w:val="20"/>
        </w:rPr>
        <w:t xml:space="preserve"> and</w:t>
      </w:r>
      <w:proofErr w:type="gramEnd"/>
      <w:r w:rsidRPr="00733307">
        <w:rPr>
          <w:sz w:val="20"/>
          <w:szCs w:val="20"/>
        </w:rPr>
        <w:t xml:space="preserve"> </w:t>
      </w:r>
      <w:r w:rsidRPr="00733307">
        <w:rPr>
          <w:i/>
          <w:iCs/>
          <w:sz w:val="20"/>
          <w:szCs w:val="20"/>
        </w:rPr>
        <w:t>B/b</w:t>
      </w:r>
      <w:r w:rsidRPr="00733307">
        <w:rPr>
          <w:sz w:val="20"/>
          <w:szCs w:val="20"/>
        </w:rPr>
        <w:t xml:space="preserve"> loci</w:t>
      </w:r>
      <w:r>
        <w:rPr>
          <w:sz w:val="20"/>
          <w:szCs w:val="20"/>
        </w:rPr>
        <w:t>,</w:t>
      </w:r>
      <w:r w:rsidRPr="00733307">
        <w:rPr>
          <w:sz w:val="20"/>
          <w:szCs w:val="20"/>
        </w:rPr>
        <w:t xml:space="preserve"> or at the non-specific loci</w:t>
      </w:r>
      <w:r>
        <w:rPr>
          <w:sz w:val="20"/>
          <w:szCs w:val="20"/>
        </w:rPr>
        <w:t>, reduce fitness by 1-</w:t>
      </w:r>
      <w:r>
        <w:rPr>
          <w:i/>
          <w:iCs/>
          <w:sz w:val="20"/>
          <w:szCs w:val="20"/>
        </w:rPr>
        <w:t>s</w:t>
      </w:r>
      <w:r w:rsidRPr="00733307">
        <w:rPr>
          <w:sz w:val="20"/>
          <w:szCs w:val="20"/>
        </w:rPr>
        <w:t xml:space="preserve">. </w:t>
      </w:r>
      <w:r>
        <w:rPr>
          <w:sz w:val="20"/>
          <w:szCs w:val="20"/>
        </w:rPr>
        <w:t>The x-axis represents the number of accumulated mutations</w:t>
      </w:r>
      <w:r w:rsidR="002D7AB0">
        <w:rPr>
          <w:sz w:val="20"/>
          <w:szCs w:val="20"/>
        </w:rPr>
        <w:t xml:space="preserve"> (genotypes are jittered to increase separation)</w:t>
      </w:r>
      <w:r>
        <w:rPr>
          <w:sz w:val="20"/>
          <w:szCs w:val="20"/>
        </w:rPr>
        <w:t xml:space="preserve">. </w:t>
      </w:r>
      <w:r w:rsidRPr="00733307">
        <w:rPr>
          <w:sz w:val="20"/>
          <w:szCs w:val="20"/>
        </w:rPr>
        <w:t xml:space="preserve">Solid </w:t>
      </w:r>
      <w:r>
        <w:rPr>
          <w:sz w:val="20"/>
          <w:szCs w:val="20"/>
        </w:rPr>
        <w:t xml:space="preserve">lines </w:t>
      </w:r>
      <w:r w:rsidRPr="00733307">
        <w:rPr>
          <w:sz w:val="20"/>
          <w:szCs w:val="20"/>
        </w:rPr>
        <w:t xml:space="preserve">represent mutations at the </w:t>
      </w:r>
      <w:r w:rsidRPr="00733307">
        <w:rPr>
          <w:i/>
          <w:iCs/>
          <w:sz w:val="20"/>
          <w:szCs w:val="20"/>
        </w:rPr>
        <w:t>a/A</w:t>
      </w:r>
      <w:r w:rsidRPr="00733307">
        <w:rPr>
          <w:sz w:val="20"/>
          <w:szCs w:val="20"/>
        </w:rPr>
        <w:t xml:space="preserve"> and </w:t>
      </w:r>
      <w:r w:rsidRPr="00733307">
        <w:rPr>
          <w:i/>
          <w:iCs/>
          <w:sz w:val="20"/>
          <w:szCs w:val="20"/>
        </w:rPr>
        <w:t>b/B</w:t>
      </w:r>
      <w:r w:rsidRPr="00733307">
        <w:rPr>
          <w:sz w:val="20"/>
          <w:szCs w:val="20"/>
        </w:rPr>
        <w:t xml:space="preserve"> loci</w:t>
      </w:r>
      <w:r>
        <w:rPr>
          <w:sz w:val="20"/>
          <w:szCs w:val="20"/>
        </w:rPr>
        <w:t xml:space="preserve">, occurring with probability </w:t>
      </w:r>
      <w:r w:rsidRPr="008F2169">
        <w:rPr>
          <w:i/>
          <w:iCs/>
          <w:sz w:val="20"/>
          <w:szCs w:val="20"/>
        </w:rPr>
        <w:t>µ</w:t>
      </w:r>
      <w:r w:rsidRPr="00733307">
        <w:rPr>
          <w:sz w:val="20"/>
          <w:szCs w:val="20"/>
        </w:rPr>
        <w:t xml:space="preserve">. Dashed </w:t>
      </w:r>
      <w:r>
        <w:rPr>
          <w:sz w:val="20"/>
          <w:szCs w:val="20"/>
        </w:rPr>
        <w:t xml:space="preserve">lines </w:t>
      </w:r>
      <w:r w:rsidRPr="00733307">
        <w:rPr>
          <w:sz w:val="20"/>
          <w:szCs w:val="20"/>
        </w:rPr>
        <w:t>represent deleterious mutations in the rest of the genome</w:t>
      </w:r>
      <w:r>
        <w:rPr>
          <w:sz w:val="20"/>
          <w:szCs w:val="20"/>
        </w:rPr>
        <w:t xml:space="preserve">, occurring with rate </w:t>
      </w:r>
      <w:r>
        <w:rPr>
          <w:i/>
          <w:iCs/>
          <w:sz w:val="20"/>
          <w:szCs w:val="20"/>
        </w:rPr>
        <w:t>U</w:t>
      </w:r>
      <w:r w:rsidRPr="00733307">
        <w:rPr>
          <w:sz w:val="20"/>
          <w:szCs w:val="20"/>
        </w:rPr>
        <w:t>. Mutagenesis is induced in stressed genotypes</w:t>
      </w:r>
      <w:r>
        <w:rPr>
          <w:sz w:val="20"/>
          <w:szCs w:val="20"/>
        </w:rPr>
        <w:t xml:space="preserve"> with </w:t>
      </w:r>
      <w:r w:rsidRPr="00733307">
        <w:rPr>
          <w:sz w:val="20"/>
          <w:szCs w:val="20"/>
        </w:rPr>
        <w:t>fitness &lt;1</w:t>
      </w:r>
      <w:r>
        <w:rPr>
          <w:sz w:val="20"/>
          <w:szCs w:val="20"/>
        </w:rPr>
        <w:t xml:space="preserve"> (gray background)</w:t>
      </w:r>
      <w:r w:rsidRPr="00733307">
        <w:rPr>
          <w:sz w:val="20"/>
          <w:szCs w:val="20"/>
        </w:rPr>
        <w:t xml:space="preserve">. Fit genotypes, </w:t>
      </w:r>
      <w:r>
        <w:rPr>
          <w:sz w:val="20"/>
          <w:szCs w:val="20"/>
        </w:rPr>
        <w:t xml:space="preserve">with </w:t>
      </w:r>
      <w:r w:rsidRPr="00733307">
        <w:rPr>
          <w:sz w:val="20"/>
          <w:szCs w:val="20"/>
        </w:rPr>
        <w:t xml:space="preserve">fitness </w:t>
      </w:r>
      <w:r w:rsidRPr="00733307">
        <w:rPr>
          <w:rFonts w:ascii="Times New Roman" w:hAnsi="Times New Roman" w:cs="Times New Roman"/>
          <w:sz w:val="20"/>
          <w:szCs w:val="20"/>
        </w:rPr>
        <w:t>≥</w:t>
      </w:r>
      <w:r w:rsidRPr="00733307">
        <w:rPr>
          <w:sz w:val="20"/>
          <w:szCs w:val="20"/>
        </w:rPr>
        <w:t>1</w:t>
      </w:r>
      <w:r>
        <w:rPr>
          <w:sz w:val="20"/>
          <w:szCs w:val="20"/>
        </w:rPr>
        <w:t>,</w:t>
      </w:r>
      <w:r w:rsidRPr="00733307">
        <w:rPr>
          <w:sz w:val="20"/>
          <w:szCs w:val="20"/>
        </w:rPr>
        <w:t xml:space="preserve"> do not </w:t>
      </w:r>
      <w:proofErr w:type="spellStart"/>
      <w:r w:rsidRPr="00733307">
        <w:rPr>
          <w:sz w:val="20"/>
          <w:szCs w:val="20"/>
        </w:rPr>
        <w:t>hypermutate</w:t>
      </w:r>
      <w:proofErr w:type="spellEnd"/>
      <w:r>
        <w:rPr>
          <w:sz w:val="20"/>
          <w:szCs w:val="20"/>
        </w:rPr>
        <w:t xml:space="preserve"> (white background)</w:t>
      </w:r>
      <w:r w:rsidRPr="00733307">
        <w:rPr>
          <w:sz w:val="20"/>
          <w:szCs w:val="20"/>
        </w:rPr>
        <w:t xml:space="preserve">. </w:t>
      </w:r>
      <w:r w:rsidRPr="00733307">
        <w:rPr>
          <w:b/>
          <w:bCs/>
          <w:sz w:val="20"/>
          <w:szCs w:val="20"/>
        </w:rPr>
        <w:t>(A)</w:t>
      </w:r>
      <w:r w:rsidRPr="00733307">
        <w:rPr>
          <w:sz w:val="20"/>
          <w:szCs w:val="20"/>
        </w:rPr>
        <w:t xml:space="preserve"> In the analytic model genotypes with deleterious alleles in non-specific loci are considered "</w:t>
      </w:r>
      <w:r>
        <w:rPr>
          <w:sz w:val="20"/>
          <w:szCs w:val="20"/>
        </w:rPr>
        <w:t>E</w:t>
      </w:r>
      <w:r w:rsidRPr="00733307">
        <w:rPr>
          <w:sz w:val="20"/>
          <w:szCs w:val="20"/>
        </w:rPr>
        <w:t xml:space="preserve">volutionary </w:t>
      </w:r>
      <w:r>
        <w:rPr>
          <w:sz w:val="20"/>
          <w:szCs w:val="20"/>
        </w:rPr>
        <w:t>D</w:t>
      </w:r>
      <w:r w:rsidRPr="00733307">
        <w:rPr>
          <w:sz w:val="20"/>
          <w:szCs w:val="20"/>
        </w:rPr>
        <w:t>ead</w:t>
      </w:r>
      <w:r>
        <w:rPr>
          <w:sz w:val="20"/>
          <w:szCs w:val="20"/>
        </w:rPr>
        <w:t xml:space="preserve"> E</w:t>
      </w:r>
      <w:r w:rsidRPr="00733307">
        <w:rPr>
          <w:sz w:val="20"/>
          <w:szCs w:val="20"/>
        </w:rPr>
        <w:t xml:space="preserve">nds" and do not contribute to adaptation. </w:t>
      </w:r>
      <w:r w:rsidRPr="00733307">
        <w:rPr>
          <w:b/>
          <w:bCs/>
          <w:sz w:val="20"/>
          <w:szCs w:val="20"/>
        </w:rPr>
        <w:t>(B)</w:t>
      </w:r>
      <w:r w:rsidRPr="00733307">
        <w:rPr>
          <w:sz w:val="20"/>
          <w:szCs w:val="20"/>
        </w:rPr>
        <w:t xml:space="preserve"> In the simulations individuals can accumulate up to 25 deleterious alleles (the figure only shows three). Multiple mutations can occur simultaneously but are not shown for simplicity of the illustration.</w:t>
      </w:r>
    </w:p>
    <w:p w:rsidR="005316EE" w:rsidRPr="00331E7E" w:rsidRDefault="00191D82">
      <w:pPr>
        <w:spacing w:line="480" w:lineRule="auto"/>
        <w:rPr>
          <w:lang w:bidi="hi-IN"/>
        </w:rPr>
      </w:pPr>
      <w:r>
        <w:rPr>
          <w:lang w:bidi="hi-IN"/>
        </w:rPr>
        <w:t>D</w:t>
      </w:r>
      <w:r w:rsidR="005316EE" w:rsidRPr="007169AD">
        <w:rPr>
          <w:lang w:bidi="hi-IN"/>
        </w:rPr>
        <w:t>eleterious mutation</w:t>
      </w:r>
      <w:r>
        <w:rPr>
          <w:lang w:bidi="hi-IN"/>
        </w:rPr>
        <w:t>s</w:t>
      </w:r>
      <w:r w:rsidR="005316EE" w:rsidRPr="007169AD">
        <w:rPr>
          <w:lang w:bidi="hi-IN"/>
        </w:rPr>
        <w:t xml:space="preserve"> in the non-specific loci independently (multiplicatively) </w:t>
      </w:r>
      <w:r w:rsidR="005316EE" w:rsidRPr="007169AD">
        <w:t>reduce the fitness of the individual by 1-</w:t>
      </w:r>
      <w:r w:rsidR="005316EE" w:rsidRPr="007169AD">
        <w:rPr>
          <w:i/>
          <w:iCs/>
        </w:rPr>
        <w:t>s</w:t>
      </w:r>
      <w:r w:rsidR="005316EE" w:rsidRPr="007169AD">
        <w:t xml:space="preserve">. </w:t>
      </w:r>
      <w:r w:rsidR="0035669E">
        <w:rPr>
          <w:lang w:bidi="hi-IN"/>
        </w:rPr>
        <w:t>M</w:t>
      </w:r>
      <w:r w:rsidR="005316EE" w:rsidRPr="007169AD">
        <w:rPr>
          <w:lang w:bidi="hi-IN"/>
        </w:rPr>
        <w:t xml:space="preserve">utations occur in the specific loci with probability </w:t>
      </w:r>
      <w:r w:rsidR="005316EE" w:rsidRPr="007169AD">
        <w:rPr>
          <w:rFonts w:ascii="Times New Roman" w:hAnsi="Times New Roman"/>
          <w:i/>
          <w:iCs/>
        </w:rPr>
        <w:t>µ</w:t>
      </w:r>
      <w:r>
        <w:rPr>
          <w:lang w:bidi="hi-IN"/>
        </w:rPr>
        <w:t>. T</w:t>
      </w:r>
      <w:r w:rsidR="005316EE" w:rsidRPr="00BA2B02">
        <w:rPr>
          <w:lang w:bidi="hi-IN"/>
        </w:rPr>
        <w:t>he number of new mutations per replication</w:t>
      </w:r>
      <w:r w:rsidR="005316EE">
        <w:rPr>
          <w:lang w:bidi="hi-IN"/>
        </w:rPr>
        <w:t xml:space="preserve"> i</w:t>
      </w:r>
      <w:r w:rsidR="005316EE" w:rsidRPr="007169AD">
        <w:rPr>
          <w:lang w:bidi="hi-IN"/>
        </w:rPr>
        <w:t>n the rest</w:t>
      </w:r>
      <w:r w:rsidR="005316EE" w:rsidRPr="00BA2B02">
        <w:rPr>
          <w:lang w:bidi="hi-IN"/>
        </w:rPr>
        <w:t xml:space="preserve"> of the genome</w:t>
      </w:r>
      <w:r>
        <w:rPr>
          <w:lang w:bidi="hi-IN"/>
        </w:rPr>
        <w:t xml:space="preserve"> </w:t>
      </w:r>
      <w:r>
        <w:rPr>
          <w:lang w:bidi="hi-IN"/>
        </w:rPr>
        <w:lastRenderedPageBreak/>
        <w:t>(the non-specific loci)</w:t>
      </w:r>
      <w:r w:rsidR="005316EE" w:rsidRPr="00BA2B02">
        <w:rPr>
          <w:lang w:bidi="hi-IN"/>
        </w:rPr>
        <w:t xml:space="preserve"> is Poisson </w:t>
      </w:r>
      <w:r w:rsidR="005316EE" w:rsidRPr="00331E7E">
        <w:rPr>
          <w:lang w:bidi="hi-IN"/>
        </w:rPr>
        <w:t xml:space="preserve">distributed with an average </w:t>
      </w:r>
      <w:r w:rsidR="005316EE" w:rsidRPr="00331E7E">
        <w:rPr>
          <w:i/>
          <w:iCs/>
          <w:lang w:bidi="hi-IN"/>
        </w:rPr>
        <w:t>U</w:t>
      </w:r>
      <w:r w:rsidR="005316EE" w:rsidRPr="00331E7E">
        <w:rPr>
          <w:lang w:bidi="hi-IN"/>
        </w:rPr>
        <w:t xml:space="preserve">. </w:t>
      </w:r>
      <w:r w:rsidR="0035669E" w:rsidRPr="00331E7E">
        <w:rPr>
          <w:lang w:bidi="hi-IN"/>
        </w:rPr>
        <w:t>The model</w:t>
      </w:r>
      <w:r w:rsidR="005316EE" w:rsidRPr="00331E7E">
        <w:rPr>
          <w:lang w:bidi="hi-IN"/>
        </w:rPr>
        <w:t xml:space="preserve"> neglect</w:t>
      </w:r>
      <w:r w:rsidR="0035669E" w:rsidRPr="00331E7E">
        <w:rPr>
          <w:lang w:bidi="hi-IN"/>
        </w:rPr>
        <w:t>s</w:t>
      </w:r>
      <w:r w:rsidR="005316EE" w:rsidRPr="00331E7E">
        <w:rPr>
          <w:lang w:bidi="hi-IN"/>
        </w:rPr>
        <w:t xml:space="preserve"> </w:t>
      </w:r>
      <w:r w:rsidR="005316EE" w:rsidRPr="00331E7E">
        <w:t>back-mutations and compensatory mutations</w:t>
      </w:r>
      <w:r w:rsidRPr="00331E7E">
        <w:t xml:space="preserve"> </w:t>
      </w:r>
      <w:r w:rsidR="00616194" w:rsidRPr="00331E7E">
        <w:t xml:space="preserve">due </w:t>
      </w:r>
      <w:r w:rsidR="00167352">
        <w:t>to</w:t>
      </w:r>
      <w:r w:rsidR="00167352" w:rsidRPr="00331E7E">
        <w:t xml:space="preserve"> </w:t>
      </w:r>
      <w:r w:rsidR="00616194" w:rsidRPr="00331E7E">
        <w:t xml:space="preserve">their </w:t>
      </w:r>
      <w:r w:rsidR="00167352" w:rsidRPr="00331E7E">
        <w:t>insignificant</w:t>
      </w:r>
      <w:r w:rsidR="00616194" w:rsidRPr="00331E7E">
        <w:t xml:space="preserve"> </w:t>
      </w:r>
      <w:r w:rsidR="00167352" w:rsidRPr="00331E7E">
        <w:t>short</w:t>
      </w:r>
      <w:r w:rsidR="00167352">
        <w:t>-</w:t>
      </w:r>
      <w:r w:rsidR="00616194" w:rsidRPr="00331E7E">
        <w:t>term effects</w:t>
      </w:r>
      <w:r w:rsidR="005316EE" w:rsidRPr="00331E7E">
        <w:t>.</w:t>
      </w:r>
    </w:p>
    <w:p w:rsidR="00EA522D" w:rsidRDefault="005316EE">
      <w:pPr>
        <w:spacing w:line="480" w:lineRule="auto"/>
        <w:rPr>
          <w:lang w:bidi="hi-IN"/>
        </w:rPr>
      </w:pPr>
      <w:r w:rsidRPr="00331E7E">
        <w:rPr>
          <w:lang w:bidi="hi-IN"/>
        </w:rPr>
        <w:t xml:space="preserve">We consider three </w:t>
      </w:r>
      <w:r w:rsidRPr="00331E7E">
        <w:t>mutational strategies</w:t>
      </w:r>
      <w:r w:rsidRPr="00331E7E">
        <w:rPr>
          <w:lang w:bidi="hi-IN"/>
        </w:rPr>
        <w:t>: normal mutagenesis</w:t>
      </w:r>
      <w:r w:rsidRPr="00BA2B02">
        <w:rPr>
          <w:lang w:bidi="hi-IN"/>
        </w:rPr>
        <w:t xml:space="preserve">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r w:rsidR="00200EB9" w:rsidRPr="00020A87">
        <w:t>)</w:t>
      </w:r>
      <w:r w:rsidR="00584435">
        <w:rPr>
          <w:lang w:bidi="hi-IN"/>
        </w:rPr>
        <w:t xml:space="preserve">. </w:t>
      </w:r>
      <w:r w:rsidR="00EA522D" w:rsidRPr="008A48BD">
        <w:rPr>
          <w:highlight w:val="yellow"/>
          <w:lang w:bidi="hi-IN"/>
        </w:rPr>
        <w:t>E</w:t>
      </w:r>
      <w:r w:rsidR="00EA0567">
        <w:rPr>
          <w:highlight w:val="yellow"/>
          <w:lang w:bidi="hi-IN"/>
        </w:rPr>
        <w:t>vidence shows that numerous stress responses induce mutagenesis in bacteria</w:t>
      </w:r>
      <w:r w:rsidR="00584435">
        <w:rPr>
          <w:highlight w:val="yellow"/>
          <w:lang w:bidi="hi-IN"/>
        </w:rPr>
        <w:t xml:space="preserve"> </w:t>
      </w:r>
      <w:r w:rsidR="00EA522D">
        <w:rPr>
          <w:highlight w:val="yellow"/>
          <w:lang w:bidi="hi-IN"/>
        </w:rPr>
        <w:fldChar w:fldCharType="begin" w:fldLock="1"/>
      </w:r>
      <w:r w:rsidR="002A5ACF">
        <w:rPr>
          <w:highlight w:val="yellow"/>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EA522D">
        <w:rPr>
          <w:highlight w:val="yellow"/>
          <w:lang w:bidi="hi-IN"/>
        </w:rPr>
        <w:fldChar w:fldCharType="separate"/>
      </w:r>
      <w:r w:rsidR="00584435" w:rsidRPr="00584435">
        <w:rPr>
          <w:noProof/>
          <w:highlight w:val="yellow"/>
          <w:lang w:bidi="hi-IN"/>
        </w:rPr>
        <w:t>[16,32]</w:t>
      </w:r>
      <w:r w:rsidR="00EA522D">
        <w:rPr>
          <w:highlight w:val="yellow"/>
          <w:lang w:bidi="hi-IN"/>
        </w:rPr>
        <w:fldChar w:fldCharType="end"/>
      </w:r>
      <w:r w:rsidR="00584435">
        <w:rPr>
          <w:highlight w:val="yellow"/>
          <w:lang w:bidi="hi-IN"/>
        </w:rPr>
        <w:t>. These responses can be activated due to deteriorating environmental conditions (see section 3.5) or due to mutations that impair important cell functions, thereby</w:t>
      </w:r>
      <w:r w:rsidR="00AB673F">
        <w:rPr>
          <w:highlight w:val="yellow"/>
          <w:lang w:bidi="hi-IN"/>
        </w:rPr>
        <w:t xml:space="preserve"> reducing fitness and </w:t>
      </w:r>
      <w:r w:rsidR="00584435">
        <w:rPr>
          <w:highlight w:val="yellow"/>
          <w:lang w:bidi="hi-IN"/>
        </w:rPr>
        <w:t>inducing a stress response. For example,</w:t>
      </w:r>
      <w:r w:rsidR="00F10DC1">
        <w:rPr>
          <w:highlight w:val="yellow"/>
          <w:lang w:bidi="hi-IN"/>
        </w:rPr>
        <w:t xml:space="preserve"> </w:t>
      </w:r>
      <w:r w:rsidR="0061395B">
        <w:rPr>
          <w:highlight w:val="yellow"/>
          <w:lang w:bidi="hi-IN"/>
        </w:rPr>
        <w:t xml:space="preserve">a </w:t>
      </w:r>
      <w:proofErr w:type="spellStart"/>
      <w:r w:rsidR="0061395B">
        <w:rPr>
          <w:highlight w:val="yellow"/>
          <w:lang w:bidi="hi-IN"/>
        </w:rPr>
        <w:t>frameshift</w:t>
      </w:r>
      <w:proofErr w:type="spellEnd"/>
      <w:r w:rsidR="0061395B">
        <w:rPr>
          <w:highlight w:val="yellow"/>
          <w:lang w:bidi="hi-IN"/>
        </w:rPr>
        <w:t xml:space="preserve"> mutation in the </w:t>
      </w:r>
      <w:r w:rsidR="00EA522D" w:rsidRPr="008A48BD">
        <w:rPr>
          <w:i/>
          <w:iCs/>
          <w:highlight w:val="yellow"/>
          <w:lang w:bidi="hi-IN"/>
        </w:rPr>
        <w:t>lac</w:t>
      </w:r>
      <w:r w:rsidR="0061395B">
        <w:rPr>
          <w:highlight w:val="yellow"/>
          <w:lang w:bidi="hi-IN"/>
        </w:rPr>
        <w:t xml:space="preserve"> gene ca</w:t>
      </w:r>
      <w:r w:rsidR="00090D3E">
        <w:rPr>
          <w:highlight w:val="yellow"/>
          <w:lang w:bidi="hi-IN"/>
        </w:rPr>
        <w:t>uses</w:t>
      </w:r>
      <w:r w:rsidR="0061395B">
        <w:rPr>
          <w:highlight w:val="yellow"/>
          <w:lang w:bidi="hi-IN"/>
        </w:rPr>
        <w:t xml:space="preserve"> cells to starve on lactose, </w:t>
      </w:r>
      <w:r w:rsidR="007C1036">
        <w:rPr>
          <w:highlight w:val="yellow"/>
          <w:lang w:bidi="hi-IN"/>
        </w:rPr>
        <w:t>thus</w:t>
      </w:r>
      <w:r w:rsidR="0061395B">
        <w:rPr>
          <w:highlight w:val="yellow"/>
          <w:lang w:bidi="hi-IN"/>
        </w:rPr>
        <w:t xml:space="preserve"> inducing mutagenesis</w:t>
      </w:r>
      <w:r w:rsidR="007C1036">
        <w:rPr>
          <w:highlight w:val="yellow"/>
          <w:lang w:bidi="hi-IN"/>
        </w:rPr>
        <w:t xml:space="preserve"> via a stress response </w:t>
      </w:r>
      <w:r w:rsidR="00EA522D">
        <w:rPr>
          <w:highlight w:val="yellow"/>
          <w:lang w:bidi="hi-IN"/>
        </w:rPr>
        <w:fldChar w:fldCharType="begin" w:fldLock="1"/>
      </w:r>
      <w:r w:rsidR="002A5ACF">
        <w:rPr>
          <w:highlight w:val="yellow"/>
          <w:lang w:bidi="hi-IN"/>
        </w:rPr>
        <w:instrText>ADDIN CSL_CITATION { "citationItems" : [ { "id" : "ITEM-1", "itemData" : { "DOI" : "10.1111/j.1365-2958.2010.07213.x", "ISSN" : "1365-2958", "PMID" : "20497332", "abstract" : "Pathways of mutagenesis are induced in microbes under adverse conditions controlled by stress responses. Control of mutagenesis by stress responses may accelerate evolution specifically when cells are maladapted to their environments, i.e. are stressed. Stress-induced mutagenesis in the Escherichia coli Lac assay occurs either by 'point' mutation or gene amplification. Point mutagenesis is associated with DNA double-strand-break (DSB) repair and requires DinB error-prone DNA polymerase and the SOS DNA-damage- and RpoS general-stress responses. We report that the RpoE envelope-protein-stress response is also required. In a screen for mutagenesis-defective mutants, we isolated a transposon insertion in the rpoE P2 promoter. The insertion prevents rpoE induction during stress, but leaves constitutive expression intact, and allows cell viability. rpoE insertion and suppressed null mutants display reduced point mutagenesis and maintenance of amplified DNA. Furthermore, sigma(E) acts independently of stress responses previously implicated: SOS/DinB and RpoS, and of sigma(32), which was postulated to affect mutagenesis. I-SceI-induced DSBs alleviated much of the rpoE phenotype, implying that sigma(E) promoted DSB formation. Thus, a third stress response and stress input regulate DSB-repair-associated stress-induced mutagenesis. This provides the first report of mutagenesis promoted by sigma(E), and implies that extracytoplasmic stressors may affect genome integrity and, potentially, the ability to evolve.", "author" : [ { "dropping-particle" : "", "family" : "Gibson", "given" : "Janet L.", "non-dropping-particle" : "", "parse-names" : false, "suffix" : "" }, { "dropping-particle" : "", "family" : "Lombardo", "given" : "Mary-Jane", "non-dropping-particle" : "", "parse-names" : false, "suffix" : "" }, { "dropping-particle" : "", "family" : "Thornton", "given" : "Philip C.", "non-dropping-particle" : "", "parse-names" : false, "suffix" : "" }, { "dropping-particle" : "", "family" : "Hu", "given" : "Kenneth H.", "non-dropping-particle" : "", "parse-names" : false, "suffix" : "" }, { "dropping-particle" : "", "family" : "Galhardo", "given" : "Rodrigo S.", "non-dropping-particle" : "", "parse-names" : false, "suffix" : "" }, { "dropping-particle" : "", "family" : "Beadle", "given" : "Bernadette", "non-dropping-particle" : "", "parse-names" : false, "suffix" : "" }, { "dropping-particle" : "", "family" : "Habib", "given" : "Anand", "non-dropping-particle" : "", "parse-names" : false, "suffix" : "" }, { "dropping-particle" : "", "family" : "Magner", "given" : "Daniel B.", "non-dropping-particle" : "", "parse-names" : false, "suffix" : "" }, { "dropping-particle" : "", "family" : "Frost", "given" : "Laura S.", "non-dropping-particle" : "", "parse-names" : false, "suffix" : "" }, { "dropping-particle" : "", "family" : "Herman", "given" : "Christophe", "non-dropping-particle" : "", "parse-names" : false, "suffix" : "" }, { "dropping-particle" : "", "family" : "Hastings", "given" : "P. J.", "non-dropping-particle" : "", "parse-names" : false, "suffix" : "" }, { "dropping-particle" : "", "family" : "Rosenberg", "given" : "Susan M.", "non-dropping-particle" : "", "parse-names" : false, "suffix" : "" } ], "container-title" : "Molecular microbiology", "id" : "ITEM-1", "issue" : "2", "issued" : { "date-parts" : [ [ "2010", "7" ] ] }, "page" : "415-30", "title" : "The sigma(E) stress response is required for stress-induced mutation and amplification in Escherichia coli.", "type" : "article-journal", "volume" : "77" }, "uris" : [ "http://www.mendeley.com/documents/?uuid=7ccd4f49-8430-463a-ac4e-7abe4d8132a3" ] } ], "mendeley" : { "previouslyFormattedCitation" : "[40]" }, "properties" : { "noteIndex" : 0 }, "schema" : "https://github.com/citation-style-language/schema/raw/master/csl-citation.json" }</w:instrText>
      </w:r>
      <w:r w:rsidR="00EA522D">
        <w:rPr>
          <w:highlight w:val="yellow"/>
          <w:lang w:bidi="hi-IN"/>
        </w:rPr>
        <w:fldChar w:fldCharType="separate"/>
      </w:r>
      <w:r w:rsidR="0061395B" w:rsidRPr="0061395B">
        <w:rPr>
          <w:noProof/>
          <w:highlight w:val="yellow"/>
          <w:lang w:bidi="hi-IN"/>
        </w:rPr>
        <w:t>[40]</w:t>
      </w:r>
      <w:r w:rsidR="00EA522D">
        <w:rPr>
          <w:highlight w:val="yellow"/>
          <w:lang w:bidi="hi-IN"/>
        </w:rPr>
        <w:fldChar w:fldCharType="end"/>
      </w:r>
      <w:r w:rsidR="00EA522D" w:rsidRPr="008A48BD">
        <w:rPr>
          <w:highlight w:val="yellow"/>
          <w:lang w:bidi="hi-IN"/>
        </w:rPr>
        <w:t>.</w:t>
      </w:r>
    </w:p>
    <w:p w:rsidR="005316EE" w:rsidRPr="00BA2B02" w:rsidRDefault="0035669E">
      <w:pPr>
        <w:spacing w:line="480" w:lineRule="auto"/>
        <w:rPr>
          <w:lang w:bidi="hi-IN"/>
        </w:rPr>
      </w:pPr>
      <w:r>
        <w:rPr>
          <w:lang w:bidi="hi-IN"/>
        </w:rPr>
        <w:t>The</w:t>
      </w:r>
      <w:r w:rsidR="005316EE" w:rsidRPr="00BA2B02">
        <w:rPr>
          <w:lang w:bidi="hi-IN"/>
        </w:rPr>
        <w:t xml:space="preserve"> main analysis assumes that </w:t>
      </w:r>
      <w:r>
        <w:rPr>
          <w:lang w:bidi="hi-IN"/>
        </w:rPr>
        <w:t xml:space="preserve">the effect of </w:t>
      </w:r>
      <w:r w:rsidR="005316EE" w:rsidRPr="00BA2B02">
        <w:rPr>
          <w:lang w:bidi="hi-IN"/>
        </w:rPr>
        <w:t xml:space="preserve">SIM </w:t>
      </w:r>
      <w:r>
        <w:rPr>
          <w:lang w:bidi="hi-IN"/>
        </w:rPr>
        <w:t xml:space="preserve">on </w:t>
      </w:r>
      <w:r w:rsidR="005316EE" w:rsidRPr="00BA2B02">
        <w:rPr>
          <w:lang w:bidi="hi-IN"/>
        </w:rPr>
        <w:t xml:space="preserve">the mutation rate of an individual with fitness </w:t>
      </w:r>
      <w:r w:rsidR="005316EE" w:rsidRPr="00BA2B02">
        <w:rPr>
          <w:i/>
          <w:iCs/>
        </w:rPr>
        <w:t>ω</w:t>
      </w:r>
      <w:r w:rsidR="005C7620">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8D0078">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8D0078">
            <w:pPr>
              <w:spacing w:line="480" w:lineRule="auto"/>
            </w:pPr>
            <w:bookmarkStart w:id="3" w:name="_Ref374443384"/>
            <w:bookmarkStart w:id="4" w:name="_Ref374460264"/>
            <w:r w:rsidRPr="00BA2B02">
              <w:t>(</w:t>
            </w:r>
            <w:r w:rsidR="00EA522D">
              <w:fldChar w:fldCharType="begin"/>
            </w:r>
            <w:r w:rsidR="00DA55AA">
              <w:instrText xml:space="preserve"> SEQ Equation </w:instrText>
            </w:r>
            <w:r w:rsidR="00EA522D">
              <w:fldChar w:fldCharType="separate"/>
            </w:r>
            <w:r w:rsidR="00C47BD2">
              <w:rPr>
                <w:noProof/>
              </w:rPr>
              <w:t>1</w:t>
            </w:r>
            <w:r w:rsidR="00EA522D">
              <w:rPr>
                <w:noProof/>
              </w:rPr>
              <w:fldChar w:fldCharType="end"/>
            </w:r>
            <w:bookmarkEnd w:id="3"/>
            <w:r w:rsidRPr="00BA2B02">
              <w:t>)</w:t>
            </w:r>
            <w:bookmarkEnd w:id="4"/>
          </w:p>
        </w:tc>
      </w:tr>
    </w:tbl>
    <w:p w:rsidR="005316EE" w:rsidRPr="00DF5A14" w:rsidRDefault="005316EE" w:rsidP="00DF5A14">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w:t>
      </w:r>
      <w:r w:rsidRPr="007169AD">
        <w:rPr>
          <w:lang w:bidi="hi-IN"/>
        </w:rPr>
        <w:lastRenderedPageBreak/>
        <w:t xml:space="preserve">different scenario in which the environmental change reduces the absolute fitness of the </w:t>
      </w:r>
      <w:r w:rsidR="0035669E">
        <w:rPr>
          <w:lang w:bidi="hi-IN"/>
        </w:rPr>
        <w:t xml:space="preserve">wildtype so that it is also </w:t>
      </w:r>
      <w:r>
        <w:rPr>
          <w:lang w:bidi="hi-IN"/>
        </w:rPr>
        <w:t>stress</w:t>
      </w:r>
      <w:r w:rsidR="0035669E">
        <w:rPr>
          <w:lang w:bidi="hi-IN"/>
        </w:rPr>
        <w:t>ed</w:t>
      </w:r>
      <w:r w:rsidRPr="007169AD">
        <w:rPr>
          <w:lang w:bidi="hi-IN"/>
        </w:rPr>
        <w:t xml:space="preserve"> – see</w:t>
      </w:r>
      <w:r w:rsidRPr="00BA2B02">
        <w:rPr>
          <w:lang w:bidi="hi-IN"/>
        </w:rPr>
        <w:t xml:space="preserve"> section</w:t>
      </w:r>
      <w:r w:rsidR="00A90051">
        <w:t xml:space="preserve"> 3.5</w:t>
      </w:r>
      <w:r>
        <w:t>.</w:t>
      </w:r>
      <w:r w:rsidR="006E7AB4">
        <w:rPr>
          <w:lang w:bidi="hi-IN"/>
        </w:rPr>
        <w:t xml:space="preserve"> </w:t>
      </w:r>
      <w:r w:rsidR="00EA522D" w:rsidRPr="008A48BD">
        <w:rPr>
          <w:highlight w:val="yellow"/>
          <w:lang w:bidi="hi-IN"/>
        </w:rPr>
        <w:t>The threshold relationship between fitness and the mutation rate</w:t>
      </w:r>
      <w:r w:rsidR="00EA0567">
        <w:rPr>
          <w:highlight w:val="yellow"/>
          <w:lang w:bidi="hi-IN"/>
        </w:rPr>
        <w:t xml:space="preserve"> in</w:t>
      </w:r>
      <w:r w:rsidR="00EA522D" w:rsidRPr="008A48BD">
        <w:rPr>
          <w:highlight w:val="yellow"/>
          <w:lang w:bidi="hi-IN"/>
        </w:rPr>
        <w:t xml:space="preserve"> eq. </w:t>
      </w:r>
      <w:r w:rsidR="00EA522D" w:rsidRPr="008A48BD">
        <w:rPr>
          <w:highlight w:val="yellow"/>
          <w:lang w:bidi="hi-IN"/>
        </w:rPr>
        <w:fldChar w:fldCharType="begin"/>
      </w:r>
      <w:r w:rsidR="00EA522D" w:rsidRPr="008A48BD">
        <w:rPr>
          <w:highlight w:val="yellow"/>
          <w:lang w:bidi="hi-IN"/>
        </w:rPr>
        <w:instrText xml:space="preserve"> REF _Ref374443384 \h </w:instrText>
      </w:r>
      <w:r w:rsidR="001B7896">
        <w:rPr>
          <w:highlight w:val="yellow"/>
          <w:lang w:bidi="hi-IN"/>
        </w:rPr>
        <w:instrText xml:space="preserve"> \* MERGEFORMAT </w:instrText>
      </w:r>
      <w:r w:rsidR="00EA522D" w:rsidRPr="008A48BD">
        <w:rPr>
          <w:highlight w:val="yellow"/>
          <w:lang w:bidi="hi-IN"/>
        </w:rPr>
      </w:r>
      <w:r w:rsidR="00EA522D" w:rsidRPr="008A48BD">
        <w:rPr>
          <w:highlight w:val="yellow"/>
          <w:lang w:bidi="hi-IN"/>
        </w:rPr>
        <w:fldChar w:fldCharType="separate"/>
      </w:r>
      <w:r w:rsidR="00EA522D" w:rsidRPr="008A48BD">
        <w:rPr>
          <w:noProof/>
          <w:highlight w:val="yellow"/>
        </w:rPr>
        <w:t>1</w:t>
      </w:r>
      <w:r w:rsidR="00EA522D" w:rsidRPr="008A48BD">
        <w:rPr>
          <w:highlight w:val="yellow"/>
          <w:lang w:bidi="hi-IN"/>
        </w:rPr>
        <w:fldChar w:fldCharType="end"/>
      </w:r>
      <w:r w:rsidR="00EA522D" w:rsidRPr="008A48BD">
        <w:rPr>
          <w:highlight w:val="yellow"/>
          <w:lang w:bidi="hi-IN"/>
        </w:rPr>
        <w:t xml:space="preserve"> is relaxed in Appendix E in which we explore continuous relationships between fitness and the mutation rate.</w:t>
      </w:r>
      <w:r w:rsidR="002A0B22">
        <w:rPr>
          <w:lang w:bidi="hi-IN"/>
        </w:rPr>
        <w:t xml:space="preserve"> </w:t>
      </w:r>
    </w:p>
    <w:p w:rsidR="005316EE" w:rsidRDefault="005316EE" w:rsidP="008D0078">
      <w:pPr>
        <w:spacing w:line="480" w:lineRule="auto"/>
      </w:pPr>
      <w:r>
        <w:t xml:space="preserve">We are interested in calculating the adaptation rate of a population homogenous for each of the above mutational strategies (NM, CM, or SIM). </w:t>
      </w:r>
      <w:r w:rsidR="0035669E">
        <w:t>T</w:t>
      </w:r>
      <w:r>
        <w:t xml:space="preserve">he adaptation process </w:t>
      </w:r>
      <w:r w:rsidR="0035669E">
        <w:t>is separated in</w:t>
      </w:r>
      <w:r>
        <w:t xml:space="preserve">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w:t>
      </w:r>
      <w:proofErr w:type="gramStart"/>
      <w:r>
        <w:t>either goes</w:t>
      </w:r>
      <w:proofErr w:type="gramEnd"/>
      <w:r>
        <w:t xml:space="preserve"> to extinction or avoids extinction, increases in frequency, and goes to fixation. </w:t>
      </w:r>
    </w:p>
    <w:p w:rsidR="005316EE" w:rsidRDefault="005316EE" w:rsidP="008D0078">
      <w:pPr>
        <w:spacing w:line="480" w:lineRule="auto"/>
      </w:pPr>
      <w:r>
        <w:t>We analyzed this model with two methods. The first is analytic (</w:t>
      </w:r>
      <w:r w:rsidR="006620EE">
        <w:t>Figure 1A</w:t>
      </w:r>
      <w:r>
        <w:t>), in which we assume that: (</w:t>
      </w:r>
      <w:proofErr w:type="spellStart"/>
      <w:r>
        <w:t>i</w:t>
      </w:r>
      <w:proofErr w:type="spellEnd"/>
      <w:r>
        <w:t>) genotypes with deleterious backgrounds (deleterious alleles in the non-specific loci) do not contribute to the adaptation process;</w:t>
      </w:r>
      <w:r w:rsidR="0035669E">
        <w:t xml:space="preserve"> and</w:t>
      </w:r>
      <w:r>
        <w:t xml:space="preserve"> (ii) the number of deleterious alleles per individual before the appearance of a double mutant is at a mutation-selection balance (MSB) and is Poisson distributed with mean </w:t>
      </w:r>
      <w:r w:rsidRPr="00527A49">
        <w:rPr>
          <w:i/>
          <w:iCs/>
        </w:rPr>
        <w:t>U/s</w:t>
      </w:r>
      <w:r>
        <w:t xml:space="preserve"> </w:t>
      </w:r>
      <w:r w:rsidR="00EA522D">
        <w:fldChar w:fldCharType="begin" w:fldLock="1"/>
      </w:r>
      <w:r w:rsidR="002A5ACF">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"[41]" }, "properties" : { "noteIndex" : 0 }, "schema" : "https://github.com/citation-style-language/schema/raw/master/csl-citation.json" }</w:instrText>
      </w:r>
      <w:r w:rsidR="00EA522D">
        <w:fldChar w:fldCharType="separate"/>
      </w:r>
      <w:r w:rsidRPr="00CD660F">
        <w:rPr>
          <w:noProof/>
        </w:rPr>
        <w:t>(Haigh 1978)</w:t>
      </w:r>
      <w:r w:rsidR="00EA522D">
        <w:fldChar w:fldCharType="end"/>
      </w:r>
      <w:r>
        <w:t>. The former assumption requires that mutation is weaker than selection (</w:t>
      </w:r>
      <m:oMath>
        <m:r>
          <w:rPr>
            <w:rFonts w:ascii="Cambria Math" w:hAnsi="Cambria Math"/>
          </w:rPr>
          <m:t>U≪s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EA522D">
        <w:fldChar w:fldCharType="begin" w:fldLock="1"/>
      </w:r>
      <w:r w:rsidR="002A5ACF">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"[42]" }, "properties" : { "noteIndex" : 0 }, "schema" : "https://github.com/citation-style-language/schema/raw/master/csl-citation.json" }</w:instrText>
      </w:r>
      <w:r w:rsidR="00EA522D">
        <w:fldChar w:fldCharType="separate"/>
      </w:r>
      <w:r w:rsidR="0061395B" w:rsidRPr="0061395B">
        <w:rPr>
          <w:noProof/>
        </w:rPr>
        <w:t>[42]</w:t>
      </w:r>
      <w:r w:rsidR="00EA522D">
        <w:fldChar w:fldCharType="end"/>
      </w:r>
      <w:r>
        <w:t>.</w:t>
      </w:r>
    </w:p>
    <w:p w:rsidR="005316EE" w:rsidRDefault="005316EE" w:rsidP="008D0078">
      <w:pPr>
        <w:spacing w:line="480" w:lineRule="auto"/>
      </w:pPr>
      <w:r>
        <w:t>The second method is a stochastic Wright-Fisher simulation with selection, mutation and genetic drift (</w:t>
      </w:r>
      <w:r w:rsidR="006620EE">
        <w:t>Figure 1</w:t>
      </w:r>
      <w:r>
        <w:t>B), in which: (</w:t>
      </w:r>
      <w:proofErr w:type="spellStart"/>
      <w:r>
        <w:t>i</w:t>
      </w:r>
      <w:proofErr w:type="spellEnd"/>
      <w:r>
        <w:t xml:space="preserve">)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xml:space="preserve">. </w:t>
      </w:r>
    </w:p>
    <w:p w:rsidR="005316EE" w:rsidRDefault="005316EE" w:rsidP="008D0078">
      <w:pPr>
        <w:pStyle w:val="Heading2"/>
        <w:spacing w:line="480" w:lineRule="auto"/>
      </w:pPr>
      <w:r>
        <w:lastRenderedPageBreak/>
        <w:t>Wright-Fisher simulations</w:t>
      </w:r>
    </w:p>
    <w:p w:rsidR="005316EE" w:rsidRPr="00020A87" w:rsidRDefault="005316EE" w:rsidP="008D0078">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w:t>
      </w:r>
      <w:proofErr w:type="spellStart"/>
      <w:r w:rsidRPr="00020A87">
        <w:rPr>
          <w:i/>
          <w:iCs/>
        </w:rPr>
        <w:t>aB</w:t>
      </w:r>
      <w:proofErr w:type="spellEnd"/>
      <w:r w:rsidRPr="00020A87">
        <w:rPr>
          <w:i/>
          <w:iCs/>
        </w:rPr>
        <w:t>/x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start with a </w:t>
      </w:r>
      <w:r w:rsidR="005C7620">
        <w:t>single-</w:t>
      </w:r>
      <w:r w:rsidR="00C37953">
        <w:t xml:space="preserve">peak </w:t>
      </w:r>
      <w:r w:rsidRPr="00020A87">
        <w:t>smooth fitness landscape</w:t>
      </w:r>
      <w:r w:rsidR="00191D82">
        <w:t xml:space="preserve"> (the fitness of </w:t>
      </w:r>
      <w:r w:rsidR="00191D82">
        <w:rPr>
          <w:i/>
        </w:rPr>
        <w:t>AB/</w:t>
      </w:r>
      <w:proofErr w:type="gramStart"/>
      <w:r w:rsidR="00191D82">
        <w:rPr>
          <w:i/>
        </w:rPr>
        <w:t xml:space="preserve">x </w:t>
      </w:r>
      <w:r w:rsidR="00191D82">
        <w:t xml:space="preserve"> is</w:t>
      </w:r>
      <w:proofErr w:type="gramEnd"/>
      <w:r w:rsidR="00191D82">
        <w:t xml:space="preserve"> (1-</w:t>
      </w:r>
      <w:r w:rsidR="00191D82">
        <w:rPr>
          <w:i/>
        </w:rPr>
        <w:t>s</w:t>
      </w:r>
      <w:r w:rsidR="00191D82">
        <w:t>)</w:t>
      </w:r>
      <w:r w:rsidR="00191D82">
        <w:rPr>
          <w:vertAlign w:val="superscript"/>
        </w:rPr>
        <w:t>2+</w:t>
      </w:r>
      <w:r w:rsidR="00191D82">
        <w:rPr>
          <w:i/>
          <w:vertAlign w:val="superscript"/>
        </w:rPr>
        <w:t>x</w:t>
      </w:r>
      <w:r w:rsidR="00616194" w:rsidRPr="00331E7E">
        <w:t>)</w:t>
      </w:r>
      <w:r w:rsidRPr="00020A87">
        <w:t xml:space="preserv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 xml:space="preserve">generations are enough </w:t>
      </w:r>
      <w:r w:rsidR="00191D82">
        <w:t>for</w:t>
      </w:r>
      <w:r w:rsidRPr="00020A87">
        <w:t xml:space="preserve"> the average number of deleterious alleles per individual to </w:t>
      </w:r>
      <w:r w:rsidR="00191D82">
        <w:t xml:space="preserve">reach </w:t>
      </w:r>
      <w:r w:rsidRPr="00020A87">
        <w:t>99.</w:t>
      </w:r>
      <w:r>
        <w:t>99</w:t>
      </w:r>
      <w:r w:rsidRPr="00020A87">
        <w:t xml:space="preserve">% of its MSB value, </w:t>
      </w:r>
      <w:r w:rsidRPr="00020A87">
        <w:rPr>
          <w:i/>
          <w:iCs/>
        </w:rPr>
        <w:t>U/s</w:t>
      </w:r>
      <w:r w:rsidRPr="00020A87">
        <w:t xml:space="preserve"> </w:t>
      </w:r>
      <w:r w:rsidR="00EA522D" w:rsidRPr="00020A87">
        <w:fldChar w:fldCharType="begin" w:fldLock="1"/>
      </w:r>
      <w:r w:rsidR="002A5ACF">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"[43]" }, "properties" : { "noteIndex" : 0 }, "schema" : "https://github.com/citation-style-language/schema/raw/master/csl-citation.json" }</w:instrText>
      </w:r>
      <w:r w:rsidR="00EA522D" w:rsidRPr="00020A87">
        <w:fldChar w:fldCharType="separate"/>
      </w:r>
      <w:r w:rsidR="0061395B" w:rsidRPr="0061395B">
        <w:rPr>
          <w:noProof/>
        </w:rPr>
        <w:t>[43]</w:t>
      </w:r>
      <w:r w:rsidR="00EA522D" w:rsidRPr="00020A87">
        <w:fldChar w:fldCharType="end"/>
      </w:r>
      <w:r w:rsidRPr="00020A87">
        <w:t>.</w:t>
      </w:r>
    </w:p>
    <w:p w:rsidR="005316EE" w:rsidRPr="00020A87" w:rsidRDefault="005316EE" w:rsidP="008D0078">
      <w:pPr>
        <w:spacing w:line="480" w:lineRule="auto"/>
        <w:rPr>
          <w:lang w:bidi="hi-IN"/>
        </w:rPr>
      </w:pPr>
      <w:proofErr w:type="gramStart"/>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006620EE">
        <w:t>Figure 1</w:t>
      </w:r>
      <w:r w:rsidRPr="00020A87">
        <w:t>B).</w:t>
      </w:r>
      <w:proofErr w:type="gramEnd"/>
      <w:r w:rsidRPr="00020A87">
        <w:t xml:space="preserve">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one sample of the probability of fixation of a double mutant. At least 1,000 simulations were performed for each parameter set. </w:t>
      </w:r>
    </w:p>
    <w:p w:rsidR="005316EE" w:rsidRDefault="00BA3FE6" w:rsidP="008D0078">
      <w:pPr>
        <w:spacing w:line="480" w:lineRule="auto"/>
      </w:pPr>
      <w:r>
        <w:fldChar w:fldCharType="begin"/>
      </w:r>
      <w:r>
        <w:instrText xml:space="preserve"> REF _Ref358791100 \h  \* MERGEFORMAT </w:instrText>
      </w:r>
      <w:r>
        <w:fldChar w:fldCharType="separate"/>
      </w:r>
      <w:r w:rsidR="00C47BD2">
        <w:t>Table 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5316EE" w:rsidRPr="00BA2B02" w:rsidRDefault="005316EE" w:rsidP="008D0078">
      <w:pPr>
        <w:pStyle w:val="Heading1"/>
        <w:spacing w:line="480" w:lineRule="auto"/>
        <w:rPr>
          <w:lang w:bidi="hi-IN"/>
        </w:rPr>
      </w:pPr>
      <w:r w:rsidRPr="00BA2B02">
        <w:rPr>
          <w:lang w:bidi="hi-IN"/>
        </w:rPr>
        <w:t>Results</w:t>
      </w:r>
    </w:p>
    <w:p w:rsidR="005316EE" w:rsidRDefault="00DD0EC1" w:rsidP="008D0078">
      <w:pPr>
        <w:pStyle w:val="Heading2"/>
        <w:spacing w:line="480" w:lineRule="auto"/>
      </w:pPr>
      <w:r>
        <w:softHyphen/>
      </w:r>
      <w:r>
        <w:softHyphen/>
      </w:r>
      <w:r>
        <w:softHyphen/>
      </w:r>
      <w:r>
        <w:softHyphen/>
      </w:r>
      <w:r w:rsidR="005316EE">
        <w:t>Appearance of a double mutant</w:t>
      </w:r>
    </w:p>
    <w:p w:rsidR="005316EE" w:rsidRDefault="005316EE" w:rsidP="008D0078">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w:t>
      </w:r>
      <w:r>
        <w:lastRenderedPageBreak/>
        <w:t xml:space="preserve">single mutant </w:t>
      </w:r>
      <w:r>
        <w:rPr>
          <w:i/>
          <w:iCs/>
        </w:rPr>
        <w:t>Ab</w:t>
      </w:r>
      <w:r>
        <w:t xml:space="preserve"> or </w:t>
      </w:r>
      <w:proofErr w:type="spellStart"/>
      <w:r>
        <w:rPr>
          <w:i/>
          <w:iCs/>
        </w:rPr>
        <w:t>aB</w:t>
      </w:r>
      <w:proofErr w:type="spellEnd"/>
      <w:r>
        <w:rPr>
          <w:i/>
          <w:iCs/>
        </w:rPr>
        <w:t xml:space="preserve"> </w:t>
      </w:r>
      <w:r w:rsidRPr="00D65806">
        <w:t>(</w:t>
      </w:r>
      <w:r w:rsidR="006620EE">
        <w:t>Figure 1</w:t>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8D0078">
      <w:pPr>
        <w:spacing w:after="0" w:line="480" w:lineRule="auto"/>
        <w:jc w:val="both"/>
      </w:pPr>
      <w:r>
        <w:t xml:space="preserve">Combining the two constraints we get this constraint on the population size </w:t>
      </w:r>
      <w:r w:rsidRPr="00AC2BE1">
        <w:rPr>
          <w:i/>
          <w:iCs/>
        </w:rPr>
        <w:t>N</w:t>
      </w:r>
      <w:proofErr w:type="gramStart"/>
      <w:r>
        <w:t>:</w:t>
      </w:r>
      <w:r>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rsidR="00BA3FE6">
        <w:fldChar w:fldCharType="begin"/>
      </w:r>
      <w:r w:rsidR="00BA3FE6">
        <w:instrText xml:space="preserve"> REF _Ref3</w:instrText>
      </w:r>
      <w:r w:rsidR="00BA3FE6">
        <w:instrText xml:space="preserve">58791100 \h  \* MERGEFORMAT </w:instrText>
      </w:r>
      <w:r w:rsidR="00BA3FE6">
        <w:fldChar w:fldCharType="separate"/>
      </w:r>
      <w:r w:rsidR="00C47BD2">
        <w:t>Table 1</w:t>
      </w:r>
      <w:r w:rsidR="00BA3FE6">
        <w:fldChar w:fldCharType="end"/>
      </w:r>
      <w:r>
        <w:t>).</w:t>
      </w:r>
    </w:p>
    <w:p w:rsidR="005316EE" w:rsidRPr="00BA2B02" w:rsidRDefault="005316EE" w:rsidP="008D0078">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the only mutations that occurred were at the specific loci</w:t>
      </w:r>
      <w:r w:rsidR="00C37953">
        <w:t>)</w:t>
      </w:r>
      <w:r w:rsidRPr="00BA2B02">
        <w:t xml:space="preserve">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8D0078">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8D0078">
            <w:pPr>
              <w:spacing w:line="480" w:lineRule="auto"/>
            </w:pPr>
            <w:bookmarkStart w:id="5" w:name="_Ref378231031"/>
            <w:bookmarkStart w:id="6" w:name="_Ref354134924"/>
            <w:r w:rsidRPr="00BA2B02">
              <w:t>(</w:t>
            </w:r>
            <w:r w:rsidR="00EA522D">
              <w:fldChar w:fldCharType="begin"/>
            </w:r>
            <w:r w:rsidR="00DA55AA">
              <w:instrText xml:space="preserve"> SEQ Equation </w:instrText>
            </w:r>
            <w:r w:rsidR="00EA522D">
              <w:fldChar w:fldCharType="separate"/>
            </w:r>
            <w:r w:rsidR="00C47BD2">
              <w:rPr>
                <w:noProof/>
              </w:rPr>
              <w:t>2</w:t>
            </w:r>
            <w:r w:rsidR="00EA522D">
              <w:rPr>
                <w:noProof/>
              </w:rPr>
              <w:fldChar w:fldCharType="end"/>
            </w:r>
            <w:bookmarkEnd w:id="5"/>
            <w:r w:rsidRPr="00BA2B02">
              <w:t>)</w:t>
            </w:r>
            <w:bookmarkEnd w:id="6"/>
          </w:p>
        </w:tc>
      </w:tr>
    </w:tbl>
    <w:p w:rsidR="005316EE" w:rsidRDefault="005316EE" w:rsidP="008D0078">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8D0078">
      <w:pPr>
        <w:spacing w:line="480" w:lineRule="auto"/>
      </w:pPr>
      <w:r w:rsidRPr="00EF4617">
        <w:lastRenderedPageBreak/>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BA3FE6"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8D0078">
            <w:pPr>
              <w:spacing w:line="480" w:lineRule="auto"/>
            </w:pPr>
            <w:bookmarkStart w:id="7" w:name="_Ref354134926"/>
            <w:r>
              <w:t>(</w:t>
            </w:r>
            <w:r w:rsidR="00EA522D">
              <w:fldChar w:fldCharType="begin"/>
            </w:r>
            <w:r w:rsidRPr="00EC7EBC">
              <w:instrText xml:space="preserve"> SEQ Equation </w:instrText>
            </w:r>
            <w:r w:rsidR="00EA522D">
              <w:fldChar w:fldCharType="separate"/>
            </w:r>
            <w:r w:rsidR="00C47BD2">
              <w:rPr>
                <w:noProof/>
              </w:rPr>
              <w:t>3</w:t>
            </w:r>
            <w:r w:rsidR="00EA522D">
              <w:rPr>
                <w:noProof/>
              </w:rPr>
              <w:fldChar w:fldCharType="end"/>
            </w:r>
            <w:r>
              <w:t>)</w:t>
            </w:r>
            <w:bookmarkEnd w:id="7"/>
          </w:p>
        </w:tc>
      </w:tr>
    </w:tbl>
    <w:p w:rsidR="005316EE" w:rsidRDefault="005316EE" w:rsidP="008D0078">
      <w:pPr>
        <w:spacing w:line="480" w:lineRule="auto"/>
      </w:pPr>
      <w:r>
        <w:t>The</w:t>
      </w:r>
      <w:r w:rsidR="005C7620">
        <w:t>se</w:t>
      </w:r>
      <w:r>
        <w:t xml:space="preserve"> expressions </w:t>
      </w:r>
      <w:r w:rsidR="005C7620">
        <w:t>use</w:t>
      </w:r>
      <w:r>
        <w:t xml:space="preserv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5316EE" w:rsidP="008D0078">
      <w:pPr>
        <w:spacing w:line="480" w:lineRule="auto"/>
      </w:pPr>
      <w:r>
        <w:t xml:space="preserve">Appendix </w:t>
      </w:r>
      <w:r w:rsidR="00C56AB4">
        <w:t>A</w:t>
      </w:r>
      <w:r>
        <w:t xml:space="preserve">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8D0078">
      <w:pPr>
        <w:pStyle w:val="Heading2"/>
        <w:spacing w:line="480" w:lineRule="auto"/>
      </w:pPr>
      <w:bookmarkStart w:id="8" w:name="_Ref354319797"/>
      <w:r>
        <w:t xml:space="preserve">Fixation probability </w:t>
      </w:r>
      <w:bookmarkEnd w:id="8"/>
      <w:r>
        <w:t>of the double mutant</w:t>
      </w:r>
    </w:p>
    <w:p w:rsidR="005316EE" w:rsidRPr="005447DA" w:rsidRDefault="005316EE" w:rsidP="008D0078">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w:t>
      </w:r>
      <w:proofErr w:type="spellStart"/>
      <w:r>
        <w:t>Eshel</w:t>
      </w:r>
      <w:proofErr w:type="spellEnd"/>
      <w:r>
        <w:t xml:space="preserve"> </w:t>
      </w:r>
      <w:r w:rsidR="00EA522D">
        <w:fldChar w:fldCharType="begin" w:fldLock="1"/>
      </w:r>
      <w:r w:rsidR="002A5AC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"[44]" }, "properties" : { "noteIndex" : 0 }, "schema" : "https://github.com/citation-style-language/schema/raw/master/csl-citation.json" }</w:instrText>
      </w:r>
      <w:r w:rsidR="00EA522D">
        <w:fldChar w:fldCharType="separate"/>
      </w:r>
      <w:r w:rsidR="0061395B" w:rsidRPr="0061395B">
        <w:rPr>
          <w:noProof/>
        </w:rPr>
        <w:t>[44]</w:t>
      </w:r>
      <w:r w:rsidR="00EA522D">
        <w:fldChar w:fldCharType="end"/>
      </w:r>
      <w:r>
        <w:t xml:space="preserve">, the fixation probability </w:t>
      </w:r>
      <w:r w:rsidRPr="006A479B">
        <w:rPr>
          <w:i/>
          <w:iCs/>
        </w:rPr>
        <w:t>ρ</w:t>
      </w:r>
      <w:r>
        <w:t xml:space="preserve"> of the do</w:t>
      </w:r>
      <w:r w:rsidR="00C56AB4">
        <w:t>uble mutant is (see Appendix B</w:t>
      </w:r>
      <w:r w:rsidR="009354C5">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8D0078">
            <w:pPr>
              <w:spacing w:line="480" w:lineRule="auto"/>
            </w:pPr>
            <w:bookmarkStart w:id="9" w:name="_Ref378231034"/>
            <w:r>
              <w:t>(</w:t>
            </w:r>
            <w:r w:rsidR="00EA522D">
              <w:fldChar w:fldCharType="begin"/>
            </w:r>
            <w:r w:rsidRPr="00EC7EBC">
              <w:instrText xml:space="preserve"> SEQ Equation </w:instrText>
            </w:r>
            <w:r w:rsidR="00EA522D">
              <w:fldChar w:fldCharType="separate"/>
            </w:r>
            <w:r w:rsidR="00C47BD2">
              <w:rPr>
                <w:noProof/>
              </w:rPr>
              <w:t>4</w:t>
            </w:r>
            <w:r w:rsidR="00EA522D">
              <w:rPr>
                <w:noProof/>
              </w:rPr>
              <w:fldChar w:fldCharType="end"/>
            </w:r>
            <w:bookmarkEnd w:id="9"/>
            <w:r>
              <w:t>)</w:t>
            </w:r>
          </w:p>
        </w:tc>
      </w:tr>
    </w:tbl>
    <w:p w:rsidR="005316EE" w:rsidRDefault="005316EE" w:rsidP="008D0078">
      <w:pPr>
        <w:spacing w:line="480" w:lineRule="auto"/>
        <w:rPr>
          <w:lang w:bidi="hi-IN"/>
        </w:rPr>
      </w:pPr>
      <w:bookmarkStart w:id="10" w:name="_Ref360181968"/>
      <w:r>
        <w:rPr>
          <w:lang w:bidi="hi-IN"/>
        </w:rPr>
        <w:t xml:space="preserve">That is, the fixation probability of the double mutant is roughly twice its adaptive advantage. This is a classic result of population genetics theory </w:t>
      </w:r>
      <w:r w:rsidR="00EA522D">
        <w:rPr>
          <w:lang w:bidi="hi-IN"/>
        </w:rPr>
        <w:fldChar w:fldCharType="begin" w:fldLock="1"/>
      </w:r>
      <w:r w:rsidR="002A5ACF">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"[45,46]" }, "properties" : { "noteIndex" : 0 }, "schema" : "https://github.com/citation-style-language/schema/raw/master/csl-citation.json" }</w:instrText>
      </w:r>
      <w:r w:rsidR="00EA522D">
        <w:rPr>
          <w:lang w:bidi="hi-IN"/>
        </w:rPr>
        <w:fldChar w:fldCharType="separate"/>
      </w:r>
      <w:r w:rsidR="0061395B" w:rsidRPr="0061395B">
        <w:rPr>
          <w:noProof/>
          <w:lang w:bidi="hi-IN"/>
        </w:rPr>
        <w:t>[45,46]</w:t>
      </w:r>
      <w:r w:rsidR="00EA522D">
        <w:rPr>
          <w:lang w:bidi="hi-IN"/>
        </w:rPr>
        <w:fldChar w:fldCharType="end"/>
      </w:r>
      <w:r>
        <w:rPr>
          <w:lang w:bidi="hi-IN"/>
        </w:rPr>
        <w:t>.</w:t>
      </w:r>
    </w:p>
    <w:p w:rsidR="005316EE" w:rsidRDefault="005316EE" w:rsidP="008D0078">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8D0078">
      <w:pPr>
        <w:pStyle w:val="Heading2"/>
        <w:spacing w:line="480" w:lineRule="auto"/>
      </w:pPr>
      <w:r>
        <w:lastRenderedPageBreak/>
        <w:t>Adaptation rate</w:t>
      </w:r>
      <w:bookmarkEnd w:id="10"/>
    </w:p>
    <w:p w:rsidR="005316EE" w:rsidRPr="000448EE" w:rsidRDefault="005316EE" w:rsidP="008D0078">
      <w:pPr>
        <w:spacing w:line="480" w:lineRule="auto"/>
      </w:pPr>
      <w:r w:rsidRPr="00A328A2">
        <w:rPr>
          <w:lang w:val="en-GB"/>
        </w:rPr>
        <w:t xml:space="preserve">From the probability </w:t>
      </w:r>
      <w:r w:rsidRPr="00A328A2">
        <w:rPr>
          <w:i/>
          <w:iCs/>
          <w:lang w:val="en-GB"/>
        </w:rPr>
        <w:t>q</w:t>
      </w:r>
      <w:r w:rsidRPr="00A328A2">
        <w:rPr>
          <w:lang w:val="en-GB"/>
        </w:rPr>
        <w:t xml:space="preserve"> that a random offspring is a double mutant, we can derive the probability that one or more double mutants appear in the next generation</w:t>
      </w:r>
      <w:proofErr w:type="gramStart"/>
      <w:r w:rsidRPr="00A328A2">
        <w:rPr>
          <w:lang w:val="en-GB"/>
        </w:rPr>
        <w:t xml:space="preserve">: </w:t>
      </w:r>
      <w:proofErr w:type="gramEnd"/>
      <m:oMath>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1-q</m:t>
                </m:r>
              </m:e>
            </m:d>
          </m:e>
          <m:sup>
            <m:r>
              <w:rPr>
                <w:rFonts w:ascii="Cambria Math" w:hAnsi="Cambria Math"/>
                <w:lang w:val="en-GB"/>
              </w:rPr>
              <m:t>N</m:t>
            </m:r>
          </m:sup>
        </m:sSup>
        <m:r>
          <w:rPr>
            <w:rFonts w:ascii="Cambria Math" w:hAnsi="Cambria Math"/>
            <w:lang w:val="en-GB"/>
          </w:rPr>
          <m:t>≈Nq</m:t>
        </m:r>
      </m:oMath>
      <w:r w:rsidRPr="00A328A2">
        <w:rPr>
          <w:lang w:val="en-GB"/>
        </w:rPr>
        <w:t xml:space="preserve">. </w:t>
      </w:r>
      <w:r w:rsidRPr="00BA2B02">
        <w:t xml:space="preserve">This is a good approximation because </w:t>
      </w:r>
      <w:r w:rsidRPr="00BA2B02">
        <w:rPr>
          <w:i/>
          <w:iCs/>
        </w:rPr>
        <w:t>Nq</w:t>
      </w:r>
      <w:r w:rsidRPr="00BA2B02">
        <w:t xml:space="preserve"> is very small due to the </w:t>
      </w:r>
      <w:r w:rsidRPr="000448EE">
        <w:t xml:space="preserve">constraint on </w:t>
      </w:r>
      <w:r w:rsidRPr="000448EE">
        <w:rPr>
          <w:i/>
          <w:iCs/>
        </w:rPr>
        <w:t>N</w:t>
      </w:r>
      <w:r w:rsidRPr="000448EE">
        <w:t xml:space="preserve">. Once a double mutant appears it goes to fixation with probability </w:t>
      </w:r>
      <w:r w:rsidRPr="000448EE">
        <w:rPr>
          <w:i/>
          <w:iCs/>
        </w:rPr>
        <w:t>ρ</w:t>
      </w:r>
      <w:r w:rsidRPr="000448EE">
        <w:t>.</w:t>
      </w:r>
    </w:p>
    <w:p w:rsidR="005316EE" w:rsidRDefault="00815A6A" w:rsidP="008D0078">
      <w:pPr>
        <w:spacing w:line="480" w:lineRule="auto"/>
        <w:rPr>
          <w:lang w:bidi="hi-IN"/>
        </w:rPr>
      </w:pPr>
      <w:r w:rsidRPr="000448EE">
        <w:t xml:space="preserve">When fixation is much faster than appearance of the double mutant </w:t>
      </w:r>
      <w:r w:rsidRPr="000448EE">
        <w:rPr>
          <w:i/>
          <w:iCs/>
        </w:rPr>
        <w:t>AB</w:t>
      </w:r>
      <w:r w:rsidRPr="000448EE">
        <w:t xml:space="preserve">, the </w:t>
      </w:r>
      <w:r w:rsidR="005316EE" w:rsidRPr="000448EE">
        <w:t xml:space="preserve">time for adaptation </w:t>
      </w:r>
      <w:r w:rsidR="005316EE" w:rsidRPr="000448EE">
        <w:rPr>
          <w:i/>
          <w:iCs/>
        </w:rPr>
        <w:t>T</w:t>
      </w:r>
      <w:r w:rsidR="005316EE" w:rsidRPr="000448EE">
        <w:t xml:space="preserve"> can be approximated by the waiting time for a double mutant that goes</w:t>
      </w:r>
      <w:r w:rsidR="005316EE" w:rsidRPr="00CB2F61">
        <w:t xml:space="preserve"> to fixation. </w:t>
      </w:r>
      <w:r w:rsidR="005316EE">
        <w:t>This waiting time</w:t>
      </w:r>
      <w:r w:rsidR="005316EE" w:rsidRPr="00CB2F61">
        <w:t xml:space="preserve"> follows a geometric distribution with </w:t>
      </w:r>
      <w:r w:rsidR="005316EE">
        <w:t>rate</w:t>
      </w:r>
      <w:r w:rsidR="005316EE" w:rsidRPr="00CB2F61">
        <w:t xml:space="preserve"> </w:t>
      </w:r>
      <w:proofErr w:type="spellStart"/>
      <w:r w:rsidR="005316EE" w:rsidRPr="00CB2F61">
        <w:rPr>
          <w:i/>
          <w:iCs/>
        </w:rPr>
        <w:t>Nqρ</w:t>
      </w:r>
      <w:proofErr w:type="spellEnd"/>
      <w:r w:rsidR="005316EE" w:rsidRPr="00CB2F61">
        <w:t xml:space="preserve"> and therefore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w:t>
      </w:r>
      <w:r w:rsidR="0094254A">
        <w:rPr>
          <w:lang w:bidi="hi-IN"/>
        </w:rPr>
        <w:t>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m:t>
              </m:r>
              <m:r>
                <w:rPr>
                  <w:rFonts w:ascii="Cambria Math" w:hAnsi="Cambria Math"/>
                  <w:lang w:bidi="hi-IN"/>
                </w:rPr>
                <m:t>ρ</m:t>
              </m:r>
            </m:oMath>
            <w:r>
              <w:rPr>
                <w:rFonts w:eastAsiaTheme="minorEastAsia"/>
                <w:lang w:bidi="hi-IN"/>
              </w:rPr>
              <w:t>.</w:t>
            </w:r>
          </w:p>
        </w:tc>
        <w:tc>
          <w:tcPr>
            <w:tcW w:w="500" w:type="pct"/>
            <w:vAlign w:val="center"/>
          </w:tcPr>
          <w:p w:rsidR="005316EE" w:rsidRDefault="005316EE" w:rsidP="008D0078">
            <w:pPr>
              <w:spacing w:line="480" w:lineRule="auto"/>
            </w:pPr>
            <w:bookmarkStart w:id="11" w:name="_Ref378231036"/>
            <w:r>
              <w:t>(</w:t>
            </w:r>
            <w:r w:rsidR="00EA522D">
              <w:fldChar w:fldCharType="begin"/>
            </w:r>
            <w:r w:rsidRPr="00EC7EBC">
              <w:instrText xml:space="preserve"> SEQ Equation </w:instrText>
            </w:r>
            <w:r w:rsidR="00EA522D">
              <w:fldChar w:fldCharType="separate"/>
            </w:r>
            <w:r w:rsidR="00C47BD2">
              <w:rPr>
                <w:noProof/>
              </w:rPr>
              <w:t>5</w:t>
            </w:r>
            <w:r w:rsidR="00EA522D">
              <w:rPr>
                <w:noProof/>
              </w:rPr>
              <w:fldChar w:fldCharType="end"/>
            </w:r>
            <w:bookmarkEnd w:id="11"/>
            <w:r>
              <w:t>)</w:t>
            </w:r>
          </w:p>
        </w:tc>
      </w:tr>
    </w:tbl>
    <w:p w:rsidR="005316EE" w:rsidRDefault="005316EE" w:rsidP="008D0078">
      <w:pPr>
        <w:spacing w:line="480" w:lineRule="auto"/>
      </w:pPr>
      <w:proofErr w:type="gramStart"/>
      <w:r>
        <w:t xml:space="preserve">Plugging </w:t>
      </w:r>
      <w:proofErr w:type="spellStart"/>
      <w:r>
        <w:t>eqs</w:t>
      </w:r>
      <w:proofErr w:type="spellEnd"/>
      <w:r>
        <w:t>.</w:t>
      </w:r>
      <w:proofErr w:type="gramEnd"/>
      <w:r>
        <w:t xml:space="preserve"> </w:t>
      </w:r>
      <w:r w:rsidR="00531D87">
        <w:t xml:space="preserve">2-4 </w:t>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BA3FE6"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8D0078">
            <w:pPr>
              <w:spacing w:line="480" w:lineRule="auto"/>
            </w:pPr>
            <w:r>
              <w:t>(</w:t>
            </w:r>
            <w:r w:rsidR="00EA522D">
              <w:fldChar w:fldCharType="begin"/>
            </w:r>
            <w:r w:rsidRPr="00C23983">
              <w:instrText xml:space="preserve"> SEQ Equation </w:instrText>
            </w:r>
            <w:r w:rsidR="00EA522D">
              <w:fldChar w:fldCharType="separate"/>
            </w:r>
            <w:r w:rsidR="00C47BD2">
              <w:rPr>
                <w:noProof/>
              </w:rPr>
              <w:t>6</w:t>
            </w:r>
            <w:r w:rsidR="00EA522D">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BA3FE6"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8D0078">
            <w:pPr>
              <w:spacing w:line="480" w:lineRule="auto"/>
            </w:pPr>
            <w:r>
              <w:t>(</w:t>
            </w:r>
            <w:r w:rsidR="00EA522D">
              <w:fldChar w:fldCharType="begin"/>
            </w:r>
            <w:r w:rsidR="00DA55AA">
              <w:instrText xml:space="preserve"> SEQ Equation </w:instrText>
            </w:r>
            <w:r w:rsidR="00EA522D">
              <w:fldChar w:fldCharType="separate"/>
            </w:r>
            <w:r w:rsidR="00C47BD2">
              <w:rPr>
                <w:noProof/>
              </w:rPr>
              <w:t>7</w:t>
            </w:r>
            <w:r w:rsidR="00EA522D">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BA3FE6" w:rsidP="008D0078">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8D0078">
            <w:pPr>
              <w:spacing w:line="480" w:lineRule="auto"/>
            </w:pPr>
            <w:bookmarkStart w:id="12" w:name="_Ref393100711"/>
            <w:r>
              <w:t>(</w:t>
            </w:r>
            <w:r w:rsidR="00EA522D">
              <w:fldChar w:fldCharType="begin"/>
            </w:r>
            <w:r w:rsidRPr="00C23983">
              <w:instrText xml:space="preserve"> SEQ Equation </w:instrText>
            </w:r>
            <w:r w:rsidR="00EA522D">
              <w:fldChar w:fldCharType="separate"/>
            </w:r>
            <w:r w:rsidR="00C47BD2">
              <w:rPr>
                <w:noProof/>
              </w:rPr>
              <w:t>8</w:t>
            </w:r>
            <w:r w:rsidR="00EA522D">
              <w:rPr>
                <w:noProof/>
              </w:rPr>
              <w:fldChar w:fldCharType="end"/>
            </w:r>
            <w:bookmarkEnd w:id="12"/>
            <w:r>
              <w:t>)</w:t>
            </w:r>
          </w:p>
        </w:tc>
      </w:tr>
    </w:tbl>
    <w:p w:rsidR="005316EE" w:rsidRDefault="005316EE" w:rsidP="008D0078">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w:t>
      </w:r>
      <w:r>
        <w:rPr>
          <w:rFonts w:eastAsiaTheme="minorEastAsia"/>
          <w:lang w:bidi="hi-IN"/>
        </w:rPr>
        <w:lastRenderedPageBreak/>
        <w:t xml:space="preserve">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BA3FE6">
        <w:fldChar w:fldCharType="begin"/>
      </w:r>
      <w:r w:rsidR="00BA3FE6">
        <w:instrText xml:space="preserve"> REF _Ref358791100 \h  \* MERGEFORMAT </w:instrText>
      </w:r>
      <w:r w:rsidR="00BA3FE6">
        <w:fldChar w:fldCharType="separate"/>
      </w:r>
      <w:r w:rsidR="00C47BD2">
        <w:t>Table 1</w:t>
      </w:r>
      <w:r w:rsidR="00BA3FE6">
        <w:fldChar w:fldCharType="end"/>
      </w:r>
      <w:r>
        <w:rPr>
          <w:lang w:bidi="hi-IN"/>
        </w:rPr>
        <w:t xml:space="preserve"> for description of model parameters and</w:t>
      </w:r>
      <w:r w:rsidR="00585914">
        <w:rPr>
          <w:lang w:bidi="hi-IN"/>
        </w:rPr>
        <w:t xml:space="preserve"> an article by </w:t>
      </w:r>
      <w:proofErr w:type="spellStart"/>
      <w:r w:rsidR="00585914">
        <w:rPr>
          <w:lang w:bidi="hi-IN"/>
        </w:rPr>
        <w:t>Weinreich</w:t>
      </w:r>
      <w:proofErr w:type="spellEnd"/>
      <w:r w:rsidR="00585914">
        <w:rPr>
          <w:lang w:bidi="hi-IN"/>
        </w:rPr>
        <w:t xml:space="preserve"> and Chao</w:t>
      </w:r>
      <w:r>
        <w:rPr>
          <w:lang w:bidi="hi-IN"/>
        </w:rPr>
        <w:t xml:space="preserve"> </w:t>
      </w:r>
      <w:r w:rsidR="00EA522D">
        <w:rPr>
          <w:lang w:bidi="hi-IN"/>
        </w:rPr>
        <w:fldChar w:fldCharType="begin" w:fldLock="1"/>
      </w:r>
      <w:r w:rsidR="002A5ACF">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"[47]" }, "properties" : { "noteIndex" : 0 }, "schema" : "https://github.com/citation-style-language/schema/raw/master/csl-citation.json" }</w:instrText>
      </w:r>
      <w:r w:rsidR="00EA522D">
        <w:rPr>
          <w:lang w:bidi="hi-IN"/>
        </w:rPr>
        <w:fldChar w:fldCharType="separate"/>
      </w:r>
      <w:r w:rsidR="0061395B" w:rsidRPr="0061395B">
        <w:rPr>
          <w:noProof/>
          <w:lang w:bidi="hi-IN"/>
        </w:rPr>
        <w:t>[47]</w:t>
      </w:r>
      <w:r w:rsidR="00EA522D">
        <w:rPr>
          <w:lang w:bidi="hi-IN"/>
        </w:rPr>
        <w:fldChar w:fldCharType="end"/>
      </w:r>
      <w:r>
        <w:rPr>
          <w:lang w:bidi="hi-IN"/>
        </w:rPr>
        <w:t xml:space="preserve"> for a result similar to eq. 6.</w:t>
      </w:r>
    </w:p>
    <w:p w:rsidR="0084602B" w:rsidRDefault="00323C45" w:rsidP="008D0078">
      <w:pPr>
        <w:spacing w:line="480" w:lineRule="auto"/>
      </w:pPr>
      <w:proofErr w:type="gramStart"/>
      <w:r>
        <w:rPr>
          <w:rFonts w:eastAsiaTheme="minorEastAsia"/>
          <w:lang w:bidi="hi-IN"/>
        </w:rPr>
        <w:t>The main</w:t>
      </w:r>
      <w:r w:rsidR="005316EE">
        <w:rPr>
          <w:rFonts w:eastAsiaTheme="minorEastAsia"/>
          <w:lang w:bidi="hi-IN"/>
        </w:rPr>
        <w:t xml:space="preserve"> conclusions from </w:t>
      </w:r>
      <w:proofErr w:type="spellStart"/>
      <w:r w:rsidR="005316EE">
        <w:rPr>
          <w:rFonts w:eastAsiaTheme="minorEastAsia"/>
          <w:lang w:bidi="hi-IN"/>
        </w:rPr>
        <w:t>eqs</w:t>
      </w:r>
      <w:proofErr w:type="spellEnd"/>
      <w:r w:rsidR="005316EE">
        <w:rPr>
          <w:rFonts w:eastAsiaTheme="minorEastAsia"/>
          <w:lang w:bidi="hi-IN"/>
        </w:rPr>
        <w:t>.</w:t>
      </w:r>
      <w:proofErr w:type="gramEnd"/>
      <w:r w:rsidR="005316EE">
        <w:rPr>
          <w:rFonts w:eastAsiaTheme="minorEastAsia"/>
          <w:lang w:bidi="hi-IN"/>
        </w:rPr>
        <w:t xml:space="preserve">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xml:space="preserve">) does not </w:t>
      </w:r>
      <w:proofErr w:type="spellStart"/>
      <w:r w:rsidR="005316EE">
        <w:t>hypermutate</w:t>
      </w:r>
      <w:proofErr w:type="spellEnd"/>
      <w:r w:rsidR="005316EE">
        <w:t>.</w:t>
      </w:r>
    </w:p>
    <w:p w:rsidR="00323C45" w:rsidRDefault="0084602B" w:rsidP="008D0078">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see section 3.</w:t>
      </w:r>
      <w:r w:rsidR="00A90051">
        <w:t>5</w:t>
      </w:r>
      <w:r w:rsidR="00323C45">
        <w:t xml:space="preserve"> for a different scenario in which SIM</w:t>
      </w:r>
      <w:r>
        <w:t xml:space="preserve"> also</w:t>
      </w:r>
      <w:r w:rsidR="00323C45">
        <w:t xml:space="preserve"> increases the fixation probability.</w:t>
      </w:r>
    </w:p>
    <w:p w:rsidR="008A48BD" w:rsidRDefault="00DD0EC1" w:rsidP="008A48BD">
      <w:pPr>
        <w:spacing w:line="480" w:lineRule="auto"/>
        <w:rPr>
          <w:lang w:bidi="hi-IN"/>
        </w:rPr>
      </w:pPr>
      <w:r>
        <w:rPr>
          <w:rFonts w:eastAsiaTheme="minorEastAsia"/>
          <w:lang w:bidi="hi-IN"/>
        </w:rPr>
        <w:t>Figure 2</w:t>
      </w:r>
      <w:r w:rsidR="005316EE">
        <w:rPr>
          <w:rFonts w:eastAsiaTheme="minorEastAsia"/>
          <w:lang w:bidi="hi-IN"/>
        </w:rPr>
        <w:t xml:space="preserve"> compares the analytic approximations with simulation results for the weak mutation regime (</w:t>
      </w:r>
      <m:oMath>
        <m:r>
          <w:rPr>
            <w:rFonts w:ascii="Cambria Math" w:eastAsiaTheme="minorEastAsia" w:hAnsi="Cambria Math"/>
            <w:lang w:bidi="hi-IN"/>
          </w:rPr>
          <m:t>U≪s</m:t>
        </m:r>
      </m:oMath>
      <w:r w:rsidR="005316EE" w:rsidRPr="00CD660F">
        <w:rPr>
          <w:rFonts w:eastAsiaTheme="minorEastAsia"/>
          <w:lang w:bidi="hi-IN"/>
        </w:rPr>
        <w:t>)</w:t>
      </w:r>
      <w:r w:rsidR="005316EE">
        <w:rPr>
          <w:lang w:bidi="hi-IN"/>
        </w:rPr>
        <w:t xml:space="preserve">. This regime is relevant </w:t>
      </w:r>
      <w:r w:rsidR="0084602B">
        <w:rPr>
          <w:lang w:bidi="hi-IN"/>
        </w:rPr>
        <w:t>for</w:t>
      </w:r>
      <w:r w:rsidR="005316EE">
        <w:rPr>
          <w:lang w:bidi="hi-IN"/>
        </w:rPr>
        <w:t xml:space="preserve"> asexual microbes in which the deleterious mutation rate is generally 10</w:t>
      </w:r>
      <w:r w:rsidR="005316EE">
        <w:rPr>
          <w:vertAlign w:val="superscript"/>
          <w:lang w:bidi="hi-IN"/>
        </w:rPr>
        <w:t>-4</w:t>
      </w:r>
      <w:r w:rsidR="005316EE">
        <w:rPr>
          <w:lang w:bidi="hi-IN"/>
        </w:rPr>
        <w:t>-10</w:t>
      </w:r>
      <w:r w:rsidR="005316EE">
        <w:rPr>
          <w:vertAlign w:val="superscript"/>
          <w:lang w:bidi="hi-IN"/>
        </w:rPr>
        <w:t>-3</w:t>
      </w:r>
      <w:r w:rsidR="005316EE">
        <w:rPr>
          <w:lang w:bidi="hi-IN"/>
        </w:rPr>
        <w:t xml:space="preserve"> mutations per genome per generation and selection coefficients are estimated to be between 10</w:t>
      </w:r>
      <w:r w:rsidR="005316EE">
        <w:rPr>
          <w:vertAlign w:val="superscript"/>
          <w:lang w:bidi="hi-IN"/>
        </w:rPr>
        <w:t>-1</w:t>
      </w:r>
      <w:r w:rsidR="005316EE">
        <w:rPr>
          <w:lang w:bidi="hi-IN"/>
        </w:rPr>
        <w:t xml:space="preserve"> and 10</w:t>
      </w:r>
      <w:r w:rsidR="005316EE">
        <w:rPr>
          <w:vertAlign w:val="superscript"/>
          <w:lang w:bidi="hi-IN"/>
        </w:rPr>
        <w:t>-2</w:t>
      </w:r>
      <w:r w:rsidR="005316EE">
        <w:rPr>
          <w:lang w:bidi="hi-IN"/>
        </w:rPr>
        <w:t xml:space="preserve"> (see </w:t>
      </w:r>
      <w:r w:rsidR="00BA3FE6">
        <w:fldChar w:fldCharType="begin"/>
      </w:r>
      <w:r w:rsidR="00BA3FE6">
        <w:instrText xml:space="preserve"> REF _Ref358791100 \h  \* MERGEFORMAT </w:instrText>
      </w:r>
      <w:r w:rsidR="00BA3FE6">
        <w:fldChar w:fldCharType="separate"/>
      </w:r>
      <w:r w:rsidR="00C47BD2">
        <w:t>Table 1</w:t>
      </w:r>
      <w:r w:rsidR="00BA3FE6">
        <w:fldChar w:fldCharType="end"/>
      </w:r>
      <w:r w:rsidR="005316EE">
        <w:rPr>
          <w:lang w:bidi="hi-IN"/>
        </w:rPr>
        <w:t>). When the mutation rate fold increas</w:t>
      </w:r>
      <w:r w:rsidR="005316EE" w:rsidRPr="00D10D48">
        <w:rPr>
          <w:lang w:bidi="hi-IN"/>
        </w:rPr>
        <w:t xml:space="preserve">e </w:t>
      </w:r>
      <w:r w:rsidR="005316EE" w:rsidRPr="00D10D48">
        <w:rPr>
          <w:i/>
          <w:iCs/>
        </w:rPr>
        <w:t xml:space="preserve">τ </w:t>
      </w:r>
      <w:r w:rsidR="005316EE" w:rsidRPr="00D10D48">
        <w:t>is high</w:t>
      </w:r>
      <w:r w:rsidR="005316EE">
        <w:t xml:space="preserve"> (&gt;10)</w:t>
      </w:r>
      <w:r w:rsidR="005316EE">
        <w:rPr>
          <w:lang w:bidi="hi-IN"/>
        </w:rPr>
        <w:t xml:space="preserve">, the approximations slightly overestimate </w:t>
      </w:r>
      <w:r w:rsidR="0084602B">
        <w:rPr>
          <w:lang w:bidi="hi-IN"/>
        </w:rPr>
        <w:t>the</w:t>
      </w:r>
      <w:r w:rsidR="005316EE">
        <w:rPr>
          <w:lang w:bidi="hi-IN"/>
        </w:rPr>
        <w:t xml:space="preserve"> adaptation rate because the double mutant </w:t>
      </w:r>
      <w:r w:rsidR="005316EE">
        <w:rPr>
          <w:i/>
          <w:iCs/>
          <w:lang w:bidi="hi-IN"/>
        </w:rPr>
        <w:t>AB</w:t>
      </w:r>
      <w:r w:rsidR="005316EE">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sidR="005316EE">
        <w:rPr>
          <w:i/>
          <w:iCs/>
          <w:lang w:bidi="hi-IN"/>
        </w:rPr>
        <w:t xml:space="preserve">AB/1 </w:t>
      </w:r>
      <w:r w:rsidR="005316EE">
        <w:t xml:space="preserve">instead of </w:t>
      </w:r>
      <w:r w:rsidR="005316EE">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EA522D">
        <w:fldChar w:fldCharType="begin" w:fldLock="1"/>
      </w:r>
      <w:r w:rsidR="002A5ACF">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"mendeley" : { "previouslyFormattedCitation" : "[48]" }, "properties" : { "noteIndex" : 0 }, "schema" : "https://github.com/citation-style-language/schema/raw/master/csl-citation.json" }</w:instrText>
      </w:r>
      <w:r w:rsidR="00EA522D">
        <w:fldChar w:fldCharType="separate"/>
      </w:r>
      <w:r w:rsidR="0061395B" w:rsidRPr="0061395B">
        <w:rPr>
          <w:noProof/>
        </w:rPr>
        <w:t>[48]</w:t>
      </w:r>
      <w:r w:rsidR="00EA522D">
        <w:fldChar w:fldCharType="end"/>
      </w:r>
      <w:r w:rsidR="00335216">
        <w:t>. However, these sweeps result</w:t>
      </w:r>
      <w:r w:rsidR="005316EE">
        <w:t xml:space="preserve"> in a lower fixation probability for the double mutant</w:t>
      </w:r>
      <w:r w:rsidR="00335216">
        <w:t xml:space="preserve"> (</w:t>
      </w:r>
      <w:r w:rsidR="00335216">
        <w:rPr>
          <w:lang w:bidi="hi-IN"/>
        </w:rPr>
        <w:t>Figure S2)</w:t>
      </w:r>
      <w:r w:rsidR="005316EE">
        <w:rPr>
          <w:lang w:bidi="hi-IN"/>
        </w:rPr>
        <w:t>.</w:t>
      </w:r>
    </w:p>
    <w:p w:rsidR="002A0B22" w:rsidRPr="008A48BD" w:rsidRDefault="00EA522D" w:rsidP="00FE2E25">
      <w:pPr>
        <w:spacing w:line="480" w:lineRule="auto"/>
        <w:rPr>
          <w:lang w:bidi="hi-IN"/>
        </w:rPr>
      </w:pPr>
      <w:r w:rsidRPr="008A48BD">
        <w:rPr>
          <w:highlight w:val="yellow"/>
          <w:lang w:bidi="hi-IN"/>
        </w:rPr>
        <w:lastRenderedPageBreak/>
        <w:t xml:space="preserve">The adaptation rate of SIM with continuous relationships between fitness and mutation rate (Online Appendix E) is similar to that of SIM with threshold relationships (Figure </w:t>
      </w:r>
      <w:r w:rsidR="00FE2E25">
        <w:rPr>
          <w:highlight w:val="yellow"/>
          <w:lang w:bidi="hi-IN"/>
        </w:rPr>
        <w:t>E2</w:t>
      </w:r>
      <w:r w:rsidRPr="008A48BD">
        <w:rPr>
          <w:highlight w:val="yellow"/>
          <w:lang w:bidi="hi-IN"/>
        </w:rPr>
        <w:t xml:space="preserve">). </w:t>
      </w:r>
      <w:r w:rsidRPr="008A48BD">
        <w:rPr>
          <w:rFonts w:ascii="Palatino Linotype" w:hAnsi="Palatino Linotype"/>
          <w:highlight w:val="yellow"/>
          <w:lang w:bidi="hi-IN"/>
        </w:rPr>
        <w:t>This is because the main factor determining the adaptation rate is the mutation rate increase of the wildtype and the single mutants (</w:t>
      </w:r>
      <w:r w:rsidRPr="008A48BD">
        <w:rPr>
          <w:rFonts w:ascii="Palatino Linotype" w:hAnsi="Palatino Linotype"/>
          <w:i/>
          <w:iCs/>
          <w:highlight w:val="yellow"/>
          <w:lang w:bidi="hi-IN"/>
        </w:rPr>
        <w:t>ab</w:t>
      </w:r>
      <w:r w:rsidRPr="008A48BD">
        <w:rPr>
          <w:rFonts w:ascii="Palatino Linotype" w:hAnsi="Palatino Linotype"/>
          <w:highlight w:val="yellow"/>
          <w:lang w:bidi="hi-IN"/>
        </w:rPr>
        <w:t xml:space="preserve">, </w:t>
      </w:r>
      <w:proofErr w:type="spellStart"/>
      <w:r w:rsidRPr="008A48BD">
        <w:rPr>
          <w:rFonts w:ascii="Palatino Linotype" w:hAnsi="Palatino Linotype"/>
          <w:i/>
          <w:iCs/>
          <w:highlight w:val="yellow"/>
          <w:lang w:bidi="hi-IN"/>
        </w:rPr>
        <w:t>aB</w:t>
      </w:r>
      <w:proofErr w:type="spellEnd"/>
      <w:r w:rsidRPr="008A48BD">
        <w:rPr>
          <w:rFonts w:ascii="Palatino Linotype" w:hAnsi="Palatino Linotype"/>
          <w:highlight w:val="yellow"/>
          <w:lang w:bidi="hi-IN"/>
        </w:rPr>
        <w:t xml:space="preserve">, and </w:t>
      </w:r>
      <w:r w:rsidRPr="008A48BD">
        <w:rPr>
          <w:rFonts w:ascii="Palatino Linotype" w:hAnsi="Palatino Linotype"/>
          <w:i/>
          <w:iCs/>
          <w:highlight w:val="yellow"/>
          <w:lang w:bidi="hi-IN"/>
        </w:rPr>
        <w:t>Ab</w:t>
      </w:r>
      <w:r w:rsidRPr="008A48BD">
        <w:rPr>
          <w:rFonts w:ascii="Palatino Linotype" w:hAnsi="Palatino Linotype"/>
          <w:highlight w:val="yellow"/>
          <w:lang w:bidi="hi-IN"/>
        </w:rPr>
        <w:t xml:space="preserve">), </w:t>
      </w:r>
      <w:r w:rsidR="00753966">
        <w:rPr>
          <w:rFonts w:ascii="Palatino Linotype" w:hAnsi="Palatino Linotype"/>
          <w:highlight w:val="yellow"/>
          <w:lang w:bidi="hi-IN"/>
        </w:rPr>
        <w:t>as</w:t>
      </w:r>
      <w:r w:rsidRPr="008A48BD">
        <w:rPr>
          <w:rFonts w:ascii="Palatino Linotype" w:hAnsi="Palatino Linotype"/>
          <w:highlight w:val="yellow"/>
          <w:lang w:bidi="hi-IN"/>
        </w:rPr>
        <w:t xml:space="preserve"> individuals with more than a single mutation do not have a significant contribution to adaptation.</w:t>
      </w:r>
    </w:p>
    <w:p w:rsidR="00DF5A14" w:rsidRDefault="00DF5A14" w:rsidP="00DF5A14">
      <w:pPr>
        <w:spacing w:after="200" w:line="480" w:lineRule="auto"/>
        <w:rPr>
          <w:rFonts w:eastAsiaTheme="minorEastAsia"/>
          <w:lang w:bidi="hi-IN"/>
        </w:rPr>
      </w:pPr>
      <w:r w:rsidRPr="00E74930">
        <w:rPr>
          <w:lang w:bidi="hi-IN"/>
        </w:rPr>
        <w:t xml:space="preserve">What happens when mutation is </w:t>
      </w:r>
      <w:r>
        <w:rPr>
          <w:lang w:bidi="hi-IN"/>
        </w:rPr>
        <w:t>as strong as</w:t>
      </w:r>
      <w:r w:rsidRPr="00E74930">
        <w:rPr>
          <w:lang w:bidi="hi-IN"/>
        </w:rPr>
        <w:t xml:space="preserve"> selection? </w:t>
      </w:r>
      <w:r>
        <w:t>Figure 3</w:t>
      </w:r>
      <w:r w:rsidRPr="00E74930">
        <w:rPr>
          <w:lang w:bidi="hi-IN"/>
        </w:rPr>
        <w:t xml:space="preserve">A shows results for </w:t>
      </w:r>
      <w:r w:rsidRPr="00E74930">
        <w:rPr>
          <w:i/>
          <w:iCs/>
          <w:lang w:bidi="hi-IN"/>
        </w:rPr>
        <w:t>s</w:t>
      </w:r>
      <w:r w:rsidRPr="00E74930">
        <w:rPr>
          <w:lang w:bidi="hi-IN"/>
        </w:rPr>
        <w:t>=10</w:t>
      </w:r>
      <w:r w:rsidRPr="00E74930">
        <w:rPr>
          <w:i/>
          <w:iCs/>
          <w:lang w:bidi="hi-IN"/>
        </w:rPr>
        <w:t>U</w:t>
      </w:r>
      <w:r w:rsidRPr="00E74930">
        <w:rPr>
          <w:rFonts w:eastAsiaTheme="minorEastAsia"/>
          <w:lang w:bidi="hi-IN"/>
        </w:rPr>
        <w:t xml:space="preserve">. </w:t>
      </w:r>
      <w:r>
        <w:rPr>
          <w:rFonts w:eastAsiaTheme="minorEastAsia"/>
          <w:lang w:bidi="hi-IN"/>
        </w:rPr>
        <w:t>When</w:t>
      </w:r>
      <w:r w:rsidRPr="00E74930">
        <w:rPr>
          <w:rFonts w:eastAsiaTheme="minorEastAsia"/>
          <w:lang w:bidi="hi-IN"/>
        </w:rPr>
        <w:t xml:space="preserve"> the average number of deleterious alleles per individual </w:t>
      </w:r>
      <w:proofErr w:type="spellStart"/>
      <w:r w:rsidRPr="00E74930">
        <w:rPr>
          <w:rFonts w:eastAsiaTheme="minorEastAsia" w:cs="Times New Roman"/>
          <w:i/>
          <w:iCs/>
          <w:lang w:bidi="hi-IN"/>
        </w:rPr>
        <w:t>τ</w:t>
      </w:r>
      <w:r w:rsidRPr="00E74930">
        <w:rPr>
          <w:rFonts w:eastAsiaTheme="minorEastAsia"/>
          <w:i/>
          <w:iCs/>
          <w:lang w:bidi="hi-IN"/>
        </w:rPr>
        <w:t>U</w:t>
      </w:r>
      <w:proofErr w:type="spellEnd"/>
      <w:r w:rsidRPr="00E74930">
        <w:rPr>
          <w:rFonts w:eastAsiaTheme="minorEastAsia"/>
          <w:i/>
          <w:iCs/>
          <w:lang w:bidi="hi-IN"/>
        </w:rPr>
        <w:t>/s</w:t>
      </w:r>
      <w:r w:rsidRPr="00E74930">
        <w:rPr>
          <w:rFonts w:eastAsiaTheme="minorEastAsia"/>
          <w:lang w:bidi="hi-IN"/>
        </w:rPr>
        <w:t xml:space="preserve"> </w:t>
      </w:r>
      <w:r>
        <w:rPr>
          <w:rFonts w:eastAsiaTheme="minorEastAsia"/>
          <w:lang w:bidi="hi-IN"/>
        </w:rPr>
        <w:t>is over one</w:t>
      </w:r>
      <w:r w:rsidRPr="00E74930">
        <w:rPr>
          <w:rFonts w:eastAsiaTheme="minorEastAsia"/>
          <w:lang w:bidi="hi-IN"/>
        </w:rPr>
        <w:t xml:space="preserve">, adaptation </w:t>
      </w:r>
      <w:r>
        <w:rPr>
          <w:rFonts w:eastAsiaTheme="minorEastAsia"/>
          <w:lang w:bidi="hi-IN"/>
        </w:rPr>
        <w:t xml:space="preserve">with CM </w:t>
      </w:r>
      <w:r w:rsidRPr="00E74930">
        <w:rPr>
          <w:rFonts w:eastAsiaTheme="minorEastAsia"/>
          <w:lang w:bidi="hi-IN"/>
        </w:rPr>
        <w:t xml:space="preserve">is likely to occur on a deleterious background. </w:t>
      </w:r>
      <w:r>
        <w:rPr>
          <w:rFonts w:eastAsiaTheme="minorEastAsia"/>
          <w:lang w:bidi="hi-IN"/>
        </w:rPr>
        <w:t xml:space="preserve">Because our approximation neglects adaptation on deleterious backgrounds, it underestimates the adaptation rate </w:t>
      </w:r>
      <w:r>
        <w:t>(Figure 3</w:t>
      </w:r>
      <w:r>
        <w:rPr>
          <w:lang w:bidi="hi-IN"/>
        </w:rPr>
        <w:t>A)</w:t>
      </w:r>
      <w:r>
        <w:rPr>
          <w:rFonts w:eastAsiaTheme="minorEastAsia"/>
          <w:lang w:bidi="hi-IN"/>
        </w:rPr>
        <w:t>.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the population carries more deleterious alleles after adaptation, resulting in a lower population mean fitness (</w:t>
      </w:r>
      <w:r>
        <w:t>Figure 3</w:t>
      </w:r>
      <w:r>
        <w:rPr>
          <w:rFonts w:eastAsiaTheme="minorEastAsia"/>
          <w:lang w:bidi="hi-IN"/>
        </w:rPr>
        <w:t>B) and eventually a lower fixation probability and adaptation rate (</w:t>
      </w:r>
      <w:r>
        <w:t>Figure 3</w:t>
      </w:r>
      <w:r>
        <w:rPr>
          <w:rFonts w:eastAsiaTheme="minorEastAsia"/>
          <w:lang w:bidi="hi-IN"/>
        </w:rPr>
        <w:t xml:space="preserve">A) . </w:t>
      </w:r>
    </w:p>
    <w:p w:rsidR="00DF5A14" w:rsidRDefault="00DF5A14" w:rsidP="00DF5A14">
      <w:pPr>
        <w:spacing w:line="480" w:lineRule="auto"/>
      </w:pPr>
      <w:r>
        <w:rPr>
          <w:rFonts w:eastAsiaTheme="minorEastAsia"/>
          <w:lang w:bidi="hi-IN"/>
        </w:rPr>
        <w:t xml:space="preserve">With SIM, the </w:t>
      </w:r>
      <w:r>
        <w:rPr>
          <w:lang w:bidi="hi-IN"/>
        </w:rPr>
        <w:t xml:space="preserve">average number of deleterious alleles per individual </w:t>
      </w:r>
      <w:r w:rsidRPr="00BE1EF9">
        <w:rPr>
          <w:i/>
          <w:iCs/>
          <w:lang w:bidi="hi-IN"/>
        </w:rPr>
        <w:t>U/s</w:t>
      </w:r>
      <w:r>
        <w:rPr>
          <w:lang w:bidi="hi-IN"/>
        </w:rPr>
        <w:t xml:space="preserve"> 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w:t>
      </w:r>
      <w:proofErr w:type="spellStart"/>
      <w:r>
        <w:rPr>
          <w:lang w:bidi="hi-IN"/>
        </w:rPr>
        <w:t>hypermutate</w:t>
      </w:r>
      <w:proofErr w:type="spellEnd"/>
      <w:r>
        <w:rPr>
          <w:lang w:bidi="hi-IN"/>
        </w:rPr>
        <w:t xml:space="preserve">. </w:t>
      </w:r>
      <w:r>
        <w:t xml:space="preserve">As in the case of weak mutation, when </w:t>
      </w:r>
      <w:r w:rsidRPr="00BE1EF9">
        <w:rPr>
          <w:rFonts w:cs="Times New Roman"/>
          <w:i/>
          <w:iCs/>
          <w:lang w:bidi="hi-IN"/>
        </w:rPr>
        <w:t>τ</w:t>
      </w:r>
      <w:r>
        <w:rPr>
          <w:rFonts w:eastAsiaTheme="minorEastAsia"/>
          <w:lang w:bidi="hi-IN"/>
        </w:rPr>
        <w:t>&gt;10</w:t>
      </w:r>
      <w:r>
        <w:t xml:space="preserve"> the double mutant can appear on a deleterious background, resulting in hitch-hiking and a lower fixation probability, and causing our approximation to overestimate the adaptation rate (Figure 3</w:t>
      </w:r>
      <w:r>
        <w:rPr>
          <w:lang w:bidi="hi-IN"/>
        </w:rPr>
        <w:t>A).</w:t>
      </w:r>
    </w:p>
    <w:p w:rsidR="00CD3F78" w:rsidRDefault="00CD3F78" w:rsidP="00DF5A14">
      <w:pPr>
        <w:spacing w:after="200" w:line="480" w:lineRule="auto"/>
        <w:rPr>
          <w:lang w:bidi="hi-IN"/>
        </w:rPr>
      </w:pPr>
      <w:r>
        <w:rPr>
          <w:lang w:bidi="hi-IN"/>
        </w:rPr>
        <w:br w:type="page"/>
      </w:r>
    </w:p>
    <w:p w:rsidR="00CD3F78" w:rsidRDefault="00731C21" w:rsidP="00DF5A14">
      <w:pPr>
        <w:pStyle w:val="FigureLegend"/>
        <w:spacing w:line="480" w:lineRule="auto"/>
        <w:rPr>
          <w:b/>
          <w:bCs/>
          <w:sz w:val="20"/>
          <w:szCs w:val="20"/>
        </w:rPr>
      </w:pPr>
      <w:r>
        <w:rPr>
          <w:b/>
          <w:bCs/>
          <w:noProof/>
          <w:sz w:val="20"/>
          <w:szCs w:val="20"/>
        </w:rPr>
        <w:lastRenderedPageBreak/>
        <w:drawing>
          <wp:inline distT="0" distB="0" distL="0" distR="0">
            <wp:extent cx="5270500" cy="3804285"/>
            <wp:effectExtent l="0" t="0" r="6350" b="5715"/>
            <wp:docPr id="6" name="Picture 6"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804285"/>
                    </a:xfrm>
                    <a:prstGeom prst="rect">
                      <a:avLst/>
                    </a:prstGeom>
                    <a:noFill/>
                    <a:ln>
                      <a:noFill/>
                    </a:ln>
                  </pic:spPr>
                </pic:pic>
              </a:graphicData>
            </a:graphic>
          </wp:inline>
        </w:drawing>
      </w:r>
    </w:p>
    <w:p w:rsidR="00CD3F78" w:rsidRDefault="00CD3F78" w:rsidP="00DF5A14">
      <w:pPr>
        <w:pStyle w:val="FigureLegend"/>
        <w:spacing w:line="480" w:lineRule="auto"/>
        <w:jc w:val="left"/>
        <w:rPr>
          <w:sz w:val="20"/>
          <w:szCs w:val="20"/>
        </w:rPr>
      </w:pPr>
      <w:bookmarkStart w:id="13" w:name="_Ref383682047"/>
      <w:r w:rsidRPr="00733307">
        <w:rPr>
          <w:b/>
          <w:bCs/>
          <w:sz w:val="20"/>
          <w:szCs w:val="20"/>
        </w:rPr>
        <w:t xml:space="preserve">Figure </w:t>
      </w:r>
      <w:r w:rsidR="00EA522D" w:rsidRPr="00733307">
        <w:rPr>
          <w:b/>
          <w:bCs/>
          <w:sz w:val="20"/>
          <w:szCs w:val="20"/>
        </w:rPr>
        <w:fldChar w:fldCharType="begin"/>
      </w:r>
      <w:r w:rsidRPr="00D157D4">
        <w:rPr>
          <w:b/>
          <w:bCs/>
          <w:sz w:val="20"/>
          <w:szCs w:val="20"/>
        </w:rPr>
        <w:instrText xml:space="preserve"> SEQ Figure \* ARABIC </w:instrText>
      </w:r>
      <w:r w:rsidR="00EA522D" w:rsidRPr="00733307">
        <w:rPr>
          <w:b/>
          <w:bCs/>
          <w:sz w:val="20"/>
          <w:szCs w:val="20"/>
        </w:rPr>
        <w:fldChar w:fldCharType="separate"/>
      </w:r>
      <w:r w:rsidR="00C47BD2" w:rsidRPr="00DF5A14">
        <w:rPr>
          <w:b/>
          <w:bCs/>
          <w:noProof/>
          <w:sz w:val="20"/>
          <w:szCs w:val="20"/>
        </w:rPr>
        <w:t>2</w:t>
      </w:r>
      <w:r w:rsidR="00EA522D" w:rsidRPr="00733307">
        <w:rPr>
          <w:b/>
          <w:bCs/>
          <w:sz w:val="20"/>
          <w:szCs w:val="20"/>
        </w:rPr>
        <w:fldChar w:fldCharType="end"/>
      </w:r>
      <w:bookmarkEnd w:id="13"/>
      <w:r w:rsidRPr="00733307">
        <w:rPr>
          <w:b/>
          <w:bCs/>
          <w:sz w:val="20"/>
          <w:szCs w:val="20"/>
        </w:rPr>
        <w:t xml:space="preserve"> – Complex adaptation with different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Pr="00733307">
        <w:rPr>
          <w:sz w:val="20"/>
          <w:szCs w:val="20"/>
        </w:rPr>
        <w:t xml:space="preserve"> (both in log scale). </w:t>
      </w:r>
      <w:r>
        <w:rPr>
          <w:sz w:val="20"/>
          <w:szCs w:val="20"/>
        </w:rPr>
        <w:t>A b</w:t>
      </w:r>
      <w:r w:rsidRPr="00733307">
        <w:rPr>
          <w:sz w:val="20"/>
          <w:szCs w:val="20"/>
        </w:rPr>
        <w:t>lack</w:t>
      </w:r>
      <w:r>
        <w:rPr>
          <w:sz w:val="20"/>
          <w:szCs w:val="20"/>
        </w:rPr>
        <w:t xml:space="preserve"> </w:t>
      </w:r>
      <w:proofErr w:type="gramStart"/>
      <w:r w:rsidRPr="00733307">
        <w:rPr>
          <w:sz w:val="20"/>
          <w:szCs w:val="20"/>
        </w:rPr>
        <w:t>circle</w:t>
      </w:r>
      <w:proofErr w:type="gramEnd"/>
      <w:r>
        <w:rPr>
          <w:sz w:val="20"/>
          <w:szCs w:val="20"/>
        </w:rPr>
        <w:t xml:space="preserve"> is normal mutagenesis (</w:t>
      </w:r>
      <w:r w:rsidRPr="00733307">
        <w:rPr>
          <w:sz w:val="20"/>
          <w:szCs w:val="20"/>
        </w:rPr>
        <w:t>NM</w:t>
      </w:r>
      <w:r>
        <w:rPr>
          <w:i/>
          <w:iCs/>
          <w:sz w:val="20"/>
          <w:szCs w:val="20"/>
        </w:rPr>
        <w:t xml:space="preserve">; </w:t>
      </w:r>
      <w:r w:rsidRPr="00733307">
        <w:rPr>
          <w:i/>
          <w:iCs/>
          <w:sz w:val="20"/>
          <w:szCs w:val="20"/>
        </w:rPr>
        <w:t>τ</w:t>
      </w:r>
      <w:r w:rsidRPr="00733307">
        <w:rPr>
          <w:sz w:val="20"/>
          <w:szCs w:val="20"/>
        </w:rPr>
        <w:t>=1</w:t>
      </w:r>
      <w:r>
        <w:rPr>
          <w:sz w:val="20"/>
          <w:szCs w:val="20"/>
        </w:rPr>
        <w:t>)</w:t>
      </w:r>
      <w:r w:rsidRPr="00733307">
        <w:rPr>
          <w:sz w:val="20"/>
          <w:szCs w:val="20"/>
        </w:rPr>
        <w:t xml:space="preserve">; solid </w:t>
      </w:r>
      <w:r>
        <w:rPr>
          <w:sz w:val="20"/>
          <w:szCs w:val="20"/>
        </w:rPr>
        <w:t xml:space="preserve">line with </w:t>
      </w:r>
      <w:r w:rsidRPr="00733307">
        <w:rPr>
          <w:sz w:val="20"/>
          <w:szCs w:val="20"/>
        </w:rPr>
        <w:t>circles</w:t>
      </w:r>
      <w:r>
        <w:rPr>
          <w:sz w:val="20"/>
          <w:szCs w:val="20"/>
        </w:rPr>
        <w:t xml:space="preserve"> is constitutive mutagenesis (</w:t>
      </w:r>
      <w:r w:rsidRPr="00733307">
        <w:rPr>
          <w:sz w:val="20"/>
          <w:szCs w:val="20"/>
        </w:rPr>
        <w:t>CM</w:t>
      </w:r>
      <w:r>
        <w:rPr>
          <w:sz w:val="20"/>
          <w:szCs w:val="20"/>
        </w:rPr>
        <w:t>)</w:t>
      </w:r>
      <w:r w:rsidRPr="00733307">
        <w:rPr>
          <w:sz w:val="20"/>
          <w:szCs w:val="20"/>
        </w:rPr>
        <w:t xml:space="preserve">; solid </w:t>
      </w:r>
      <w:r>
        <w:rPr>
          <w:sz w:val="20"/>
          <w:szCs w:val="20"/>
        </w:rPr>
        <w:t>line</w:t>
      </w:r>
      <w:r w:rsidRPr="00733307">
        <w:rPr>
          <w:sz w:val="20"/>
          <w:szCs w:val="20"/>
        </w:rPr>
        <w:t xml:space="preserve"> </w:t>
      </w:r>
      <w:r>
        <w:rPr>
          <w:sz w:val="20"/>
          <w:szCs w:val="20"/>
        </w:rPr>
        <w:t xml:space="preserve">with </w:t>
      </w:r>
      <w:r w:rsidRPr="00733307">
        <w:rPr>
          <w:sz w:val="20"/>
          <w:szCs w:val="20"/>
        </w:rPr>
        <w:t>squares</w:t>
      </w:r>
      <w:r>
        <w:rPr>
          <w:sz w:val="20"/>
          <w:szCs w:val="20"/>
        </w:rPr>
        <w:t xml:space="preserve"> is stress-induced mutagenesis (</w:t>
      </w:r>
      <w:r w:rsidRPr="00733307">
        <w:rPr>
          <w:sz w:val="20"/>
          <w:szCs w:val="20"/>
        </w:rPr>
        <w:t>SIM</w:t>
      </w:r>
      <w:r>
        <w:rPr>
          <w:sz w:val="20"/>
          <w:szCs w:val="20"/>
        </w:rPr>
        <w:t>)</w:t>
      </w:r>
      <w:r w:rsidRPr="00733307">
        <w:rPr>
          <w:sz w:val="20"/>
          <w:szCs w:val="20"/>
        </w:rPr>
        <w:t xml:space="preserve">; dashed lines </w:t>
      </w:r>
      <w:r>
        <w:rPr>
          <w:sz w:val="20"/>
          <w:szCs w:val="20"/>
        </w:rPr>
        <w:t>with triangles</w:t>
      </w:r>
      <w:r w:rsidRPr="00733307">
        <w:rPr>
          <w:sz w:val="20"/>
          <w:szCs w:val="20"/>
        </w:rPr>
        <w:t xml:space="preserve"> </w:t>
      </w:r>
      <w:r>
        <w:rPr>
          <w:sz w:val="20"/>
          <w:szCs w:val="20"/>
        </w:rPr>
        <w:t xml:space="preserve">is </w:t>
      </w:r>
      <w:r w:rsidRPr="00733307">
        <w:rPr>
          <w:sz w:val="20"/>
          <w:szCs w:val="20"/>
        </w:rPr>
        <w:t xml:space="preserve">stress-induced mutagenesis with environmental stress </w:t>
      </w:r>
      <w:r>
        <w:rPr>
          <w:sz w:val="20"/>
          <w:szCs w:val="20"/>
        </w:rPr>
        <w:t>(</w:t>
      </w:r>
      <w:proofErr w:type="spellStart"/>
      <w:r>
        <w:rPr>
          <w:sz w:val="20"/>
          <w:szCs w:val="20"/>
        </w:rPr>
        <w:t>SIMe</w:t>
      </w:r>
      <w:proofErr w:type="spellEnd"/>
      <w:r>
        <w:rPr>
          <w:sz w:val="20"/>
          <w:szCs w:val="20"/>
        </w:rPr>
        <w:t xml:space="preserve">; </w:t>
      </w:r>
      <w:r w:rsidRPr="00733307">
        <w:rPr>
          <w:sz w:val="20"/>
          <w:szCs w:val="20"/>
        </w:rPr>
        <w:t>see section</w:t>
      </w:r>
      <w:r>
        <w:rPr>
          <w:sz w:val="20"/>
          <w:szCs w:val="20"/>
        </w:rPr>
        <w:t xml:space="preserve"> 3.5)</w:t>
      </w:r>
      <w:r w:rsidRPr="00733307">
        <w:rPr>
          <w:sz w:val="20"/>
          <w:szCs w:val="20"/>
        </w:rPr>
        <w:t>. Lines are analytic approximations</w:t>
      </w:r>
      <w:r>
        <w:rPr>
          <w:sz w:val="20"/>
          <w:szCs w:val="20"/>
        </w:rPr>
        <w:t>. M</w:t>
      </w:r>
      <w:r w:rsidRPr="00733307">
        <w:rPr>
          <w:sz w:val="20"/>
          <w:szCs w:val="20"/>
        </w:rPr>
        <w:t>arkers are the means of stochastic simulation results</w:t>
      </w:r>
      <w:r>
        <w:rPr>
          <w:sz w:val="20"/>
          <w:szCs w:val="20"/>
        </w:rPr>
        <w:t>. E</w:t>
      </w:r>
      <w:r w:rsidRPr="00733307">
        <w:rPr>
          <w:sz w:val="20"/>
          <w:szCs w:val="20"/>
        </w:rPr>
        <w:t xml:space="preserve">rror bars represent 95% confidence interval of the mean (at least 1,000 </w:t>
      </w:r>
      <w:r>
        <w:rPr>
          <w:sz w:val="20"/>
          <w:szCs w:val="20"/>
        </w:rPr>
        <w:t>simulations</w:t>
      </w:r>
      <w:r w:rsidRPr="00733307">
        <w:rPr>
          <w:sz w:val="20"/>
          <w:szCs w:val="20"/>
        </w:rPr>
        <w:t xml:space="preserve"> per point; computed with bootstrap with 1,000 samples per point). Parameters (see </w:t>
      </w:r>
      <w:r w:rsidR="00EA522D">
        <w:fldChar w:fldCharType="begin"/>
      </w:r>
      <w:r w:rsidR="00631789">
        <w:instrText xml:space="preserve"> REF _Ref358791100 \h  \* MERGEFORMAT </w:instrText>
      </w:r>
      <w:r w:rsidR="00EA522D">
        <w:fldChar w:fldCharType="separate"/>
      </w:r>
      <w:r w:rsidR="00C47BD2" w:rsidRPr="00C47BD2">
        <w:rPr>
          <w:sz w:val="20"/>
          <w:szCs w:val="20"/>
        </w:rPr>
        <w:t>Table 1</w:t>
      </w:r>
      <w:r w:rsidR="00EA522D">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 xml:space="preserve">=0.0002,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008A48BD">
        <w:rPr>
          <w:sz w:val="20"/>
          <w:szCs w:val="20"/>
        </w:rPr>
        <w:t xml:space="preserve">. </w:t>
      </w:r>
      <w:proofErr w:type="gramStart"/>
      <w:r w:rsidR="00825E9D" w:rsidRPr="00825E9D">
        <w:rPr>
          <w:sz w:val="20"/>
          <w:szCs w:val="20"/>
        </w:rPr>
        <w:t>Online version in</w:t>
      </w:r>
      <w:r w:rsidR="00EA522D" w:rsidRPr="008A48BD">
        <w:rPr>
          <w:sz w:val="20"/>
          <w:szCs w:val="20"/>
          <w:lang w:val="en-GB"/>
        </w:rPr>
        <w:t xml:space="preserve"> colour</w:t>
      </w:r>
      <w:r w:rsidR="008A48BD">
        <w:rPr>
          <w:sz w:val="20"/>
          <w:szCs w:val="20"/>
        </w:rPr>
        <w:t>.</w:t>
      </w:r>
      <w:proofErr w:type="gramEnd"/>
    </w:p>
    <w:p w:rsidR="00CD3F78" w:rsidRDefault="00CD3F78" w:rsidP="008D0078">
      <w:pPr>
        <w:spacing w:after="200" w:line="480" w:lineRule="auto"/>
        <w:rPr>
          <w:sz w:val="20"/>
          <w:szCs w:val="20"/>
        </w:rPr>
      </w:pPr>
      <w:r>
        <w:rPr>
          <w:sz w:val="20"/>
          <w:szCs w:val="20"/>
        </w:rPr>
        <w:br w:type="page"/>
      </w:r>
    </w:p>
    <w:p w:rsidR="0080478F" w:rsidRDefault="00DF299B" w:rsidP="008D0078">
      <w:pPr>
        <w:keepNext/>
        <w:spacing w:line="480" w:lineRule="auto"/>
        <w:jc w:val="center"/>
      </w:pPr>
      <w:r>
        <w:rPr>
          <w:noProof/>
        </w:rPr>
        <w:lastRenderedPageBreak/>
        <w:drawing>
          <wp:inline distT="0" distB="0" distL="0" distR="0" wp14:anchorId="642CC5C0" wp14:editId="24AB33BD">
            <wp:extent cx="5271770" cy="2027555"/>
            <wp:effectExtent l="0" t="0" r="5080" b="0"/>
            <wp:docPr id="3" name="Picture 3"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1770" cy="2027555"/>
                    </a:xfrm>
                    <a:prstGeom prst="rect">
                      <a:avLst/>
                    </a:prstGeom>
                    <a:noFill/>
                    <a:ln>
                      <a:noFill/>
                    </a:ln>
                  </pic:spPr>
                </pic:pic>
              </a:graphicData>
            </a:graphic>
          </wp:inline>
        </w:drawing>
      </w:r>
    </w:p>
    <w:p w:rsidR="0080478F" w:rsidRPr="00886250" w:rsidRDefault="0080478F">
      <w:pPr>
        <w:spacing w:line="480" w:lineRule="auto"/>
        <w:rPr>
          <w:noProof/>
          <w:sz w:val="20"/>
          <w:szCs w:val="20"/>
        </w:rPr>
      </w:pPr>
      <w:bookmarkStart w:id="14" w:name="_Ref383675982"/>
      <w:r w:rsidRPr="00BA3BDB">
        <w:rPr>
          <w:b/>
          <w:bCs/>
          <w:sz w:val="20"/>
          <w:szCs w:val="20"/>
        </w:rPr>
        <w:t xml:space="preserve">Figure </w:t>
      </w:r>
      <w:r w:rsidR="00EA522D" w:rsidRPr="00BA3BDB">
        <w:rPr>
          <w:b/>
          <w:bCs/>
          <w:sz w:val="20"/>
          <w:szCs w:val="20"/>
        </w:rPr>
        <w:fldChar w:fldCharType="begin"/>
      </w:r>
      <w:r w:rsidRPr="00BA3BDB">
        <w:rPr>
          <w:b/>
          <w:bCs/>
          <w:sz w:val="20"/>
          <w:szCs w:val="20"/>
        </w:rPr>
        <w:instrText xml:space="preserve"> SEQ Figure \* ARABIC </w:instrText>
      </w:r>
      <w:r w:rsidR="00EA522D" w:rsidRPr="00BA3BDB">
        <w:rPr>
          <w:b/>
          <w:bCs/>
          <w:sz w:val="20"/>
          <w:szCs w:val="20"/>
        </w:rPr>
        <w:fldChar w:fldCharType="separate"/>
      </w:r>
      <w:r w:rsidR="00C47BD2">
        <w:rPr>
          <w:b/>
          <w:bCs/>
          <w:noProof/>
          <w:sz w:val="20"/>
          <w:szCs w:val="20"/>
        </w:rPr>
        <w:t>3</w:t>
      </w:r>
      <w:r w:rsidR="00EA522D" w:rsidRPr="00BA3BDB">
        <w:rPr>
          <w:b/>
          <w:bCs/>
          <w:sz w:val="20"/>
          <w:szCs w:val="20"/>
        </w:rPr>
        <w:fldChar w:fldCharType="end"/>
      </w:r>
      <w:bookmarkEnd w:id="14"/>
      <w:r w:rsidRPr="00BA3BDB">
        <w:rPr>
          <w:b/>
          <w:bCs/>
          <w:sz w:val="20"/>
          <w:szCs w:val="20"/>
        </w:rPr>
        <w:t xml:space="preserve"> </w:t>
      </w:r>
      <w:r w:rsidRPr="00886250">
        <w:rPr>
          <w:b/>
          <w:bCs/>
          <w:sz w:val="20"/>
          <w:szCs w:val="20"/>
        </w:rPr>
        <w:t>– Adaptation with strong mutation.</w:t>
      </w:r>
      <w:r w:rsidRPr="00886250">
        <w:rPr>
          <w:sz w:val="20"/>
          <w:szCs w:val="20"/>
        </w:rPr>
        <w:t xml:space="preserve"> </w:t>
      </w:r>
      <w:r w:rsidRPr="00886250">
        <w:rPr>
          <w:noProof/>
          <w:sz w:val="20"/>
          <w:szCs w:val="20"/>
        </w:rPr>
        <w:t xml:space="preserve">When the deleterious mutation rate is high – here </w:t>
      </w:r>
      <w:r w:rsidRPr="00886250">
        <w:rPr>
          <w:i/>
          <w:iCs/>
          <w:noProof/>
          <w:sz w:val="20"/>
          <w:szCs w:val="20"/>
        </w:rPr>
        <w:t>U=s/10</w:t>
      </w:r>
      <w:r w:rsidRPr="00886250">
        <w:rPr>
          <w:noProof/>
          <w:sz w:val="20"/>
          <w:szCs w:val="20"/>
        </w:rPr>
        <w:t xml:space="preserve"> – the adaptation process can lead to hitch-hiking of deleterious alleles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w:t>
      </w:r>
      <w:r>
        <w:rPr>
          <w:sz w:val="20"/>
          <w:szCs w:val="20"/>
        </w:rPr>
        <w:t>A</w:t>
      </w:r>
      <w:r w:rsidRPr="00886250">
        <w:rPr>
          <w:sz w:val="20"/>
          <w:szCs w:val="20"/>
        </w:rPr>
        <w:t xml:space="preserve"> black circle </w:t>
      </w:r>
      <w:r>
        <w:rPr>
          <w:sz w:val="20"/>
          <w:szCs w:val="20"/>
        </w:rPr>
        <w:t>for n</w:t>
      </w:r>
      <w:r w:rsidRPr="00886250">
        <w:rPr>
          <w:sz w:val="20"/>
          <w:szCs w:val="20"/>
        </w:rPr>
        <w:t>ormal</w:t>
      </w:r>
      <w:r>
        <w:rPr>
          <w:sz w:val="20"/>
          <w:szCs w:val="20"/>
        </w:rPr>
        <w:t xml:space="preserve"> </w:t>
      </w:r>
      <w:r w:rsidRPr="00886250">
        <w:rPr>
          <w:sz w:val="20"/>
          <w:szCs w:val="20"/>
        </w:rPr>
        <w:t xml:space="preserve">mutagenesis </w:t>
      </w:r>
      <w:r>
        <w:rPr>
          <w:sz w:val="20"/>
          <w:szCs w:val="20"/>
        </w:rPr>
        <w:t>(NM</w:t>
      </w:r>
      <w:r>
        <w:rPr>
          <w:i/>
          <w:iCs/>
          <w:sz w:val="20"/>
          <w:szCs w:val="20"/>
        </w:rPr>
        <w:t xml:space="preserve">; </w:t>
      </w:r>
      <w:r w:rsidRPr="00886250">
        <w:rPr>
          <w:i/>
          <w:iCs/>
          <w:sz w:val="20"/>
          <w:szCs w:val="20"/>
        </w:rPr>
        <w:t>τ</w:t>
      </w:r>
      <w:r w:rsidRPr="00886250">
        <w:rPr>
          <w:sz w:val="20"/>
          <w:szCs w:val="20"/>
        </w:rPr>
        <w:t>=1</w:t>
      </w:r>
      <w:r>
        <w:rPr>
          <w:sz w:val="20"/>
          <w:szCs w:val="20"/>
        </w:rPr>
        <w:t>)</w:t>
      </w:r>
      <w:r w:rsidRPr="00886250">
        <w:rPr>
          <w:sz w:val="20"/>
          <w:szCs w:val="20"/>
        </w:rPr>
        <w:t xml:space="preserve">; </w:t>
      </w:r>
      <w:r>
        <w:rPr>
          <w:sz w:val="20"/>
          <w:szCs w:val="20"/>
        </w:rPr>
        <w:t xml:space="preserve">red solid </w:t>
      </w:r>
      <w:r w:rsidRPr="00886250">
        <w:rPr>
          <w:sz w:val="20"/>
          <w:szCs w:val="20"/>
        </w:rPr>
        <w:t>line</w:t>
      </w:r>
      <w:r>
        <w:rPr>
          <w:sz w:val="20"/>
          <w:szCs w:val="20"/>
        </w:rPr>
        <w:t xml:space="preserve"> and circles</w:t>
      </w:r>
      <w:r w:rsidRPr="00886250">
        <w:rPr>
          <w:sz w:val="20"/>
          <w:szCs w:val="20"/>
        </w:rPr>
        <w:t xml:space="preserve"> </w:t>
      </w:r>
      <w:r>
        <w:rPr>
          <w:sz w:val="20"/>
          <w:szCs w:val="20"/>
        </w:rPr>
        <w:t xml:space="preserve">for </w:t>
      </w:r>
      <w:r w:rsidRPr="00886250">
        <w:rPr>
          <w:sz w:val="20"/>
          <w:szCs w:val="20"/>
        </w:rPr>
        <w:t xml:space="preserve">constitutive mutagenesis </w:t>
      </w:r>
      <w:r>
        <w:rPr>
          <w:sz w:val="20"/>
          <w:szCs w:val="20"/>
        </w:rPr>
        <w:t>(CM)</w:t>
      </w:r>
      <w:r w:rsidRPr="00886250">
        <w:rPr>
          <w:sz w:val="20"/>
          <w:szCs w:val="20"/>
        </w:rPr>
        <w:t xml:space="preserve">; </w:t>
      </w:r>
      <w:r>
        <w:rPr>
          <w:sz w:val="20"/>
          <w:szCs w:val="20"/>
        </w:rPr>
        <w:t xml:space="preserve">blue solid </w:t>
      </w:r>
      <w:r w:rsidRPr="00886250">
        <w:rPr>
          <w:sz w:val="20"/>
          <w:szCs w:val="20"/>
        </w:rPr>
        <w:t>line</w:t>
      </w:r>
      <w:r>
        <w:rPr>
          <w:sz w:val="20"/>
          <w:szCs w:val="20"/>
        </w:rPr>
        <w:t xml:space="preserve"> and squares for stress-induced mutagenesis (</w:t>
      </w:r>
      <w:r w:rsidRPr="00886250">
        <w:rPr>
          <w:sz w:val="20"/>
          <w:szCs w:val="20"/>
        </w:rPr>
        <w:t>SIM</w:t>
      </w:r>
      <w:r>
        <w:rPr>
          <w:sz w:val="20"/>
          <w:szCs w:val="20"/>
        </w:rPr>
        <w:t>)</w:t>
      </w:r>
      <w:r w:rsidRPr="00886250">
        <w:rPr>
          <w:sz w:val="20"/>
          <w:szCs w:val="20"/>
        </w:rPr>
        <w:t>. Lines are analytic approximations</w:t>
      </w:r>
      <w:r>
        <w:rPr>
          <w:sz w:val="20"/>
          <w:szCs w:val="20"/>
        </w:rPr>
        <w:t>. M</w:t>
      </w:r>
      <w:r w:rsidRPr="00886250">
        <w:rPr>
          <w:sz w:val="20"/>
          <w:szCs w:val="20"/>
        </w:rPr>
        <w:t>arkers are the means of stochastic simulations results</w:t>
      </w:r>
      <w:r>
        <w:rPr>
          <w:sz w:val="20"/>
          <w:szCs w:val="20"/>
        </w:rPr>
        <w:t>. E</w:t>
      </w:r>
      <w:r w:rsidRPr="00886250">
        <w:rPr>
          <w:sz w:val="20"/>
          <w:szCs w:val="20"/>
        </w:rPr>
        <w:t xml:space="preserve">rror bars represent 95% confidence interval of the mean (at least 1,000 </w:t>
      </w:r>
      <w:r>
        <w:rPr>
          <w:sz w:val="20"/>
          <w:szCs w:val="20"/>
        </w:rPr>
        <w:t>simulations</w:t>
      </w:r>
      <w:r w:rsidRPr="00886250">
        <w:rPr>
          <w:sz w:val="20"/>
          <w:szCs w:val="20"/>
        </w:rPr>
        <w:t xml:space="preserve"> per point; computed with bootstrap with 1,000 samples per point). Parameters (see </w:t>
      </w:r>
      <w:r w:rsidR="00BA3FE6">
        <w:fldChar w:fldCharType="begin"/>
      </w:r>
      <w:r w:rsidR="00BA3FE6">
        <w:instrText xml:space="preserve"> REF _Ref358791100 \h  \* MERGEFORMAT </w:instrText>
      </w:r>
      <w:r w:rsidR="00BA3FE6">
        <w:fldChar w:fldCharType="separate"/>
      </w:r>
      <w:r w:rsidR="00C47BD2" w:rsidRPr="00C47BD2">
        <w:rPr>
          <w:sz w:val="20"/>
          <w:szCs w:val="20"/>
        </w:rPr>
        <w:t>Table 1</w:t>
      </w:r>
      <w:r w:rsidR="00BA3FE6">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Pr="00886250">
        <w:rPr>
          <w:sz w:val="20"/>
          <w:szCs w:val="20"/>
        </w:rPr>
        <w:t>=0.00</w:t>
      </w:r>
      <w:r>
        <w:rPr>
          <w:sz w:val="20"/>
          <w:szCs w:val="20"/>
        </w:rPr>
        <w:t>0</w:t>
      </w:r>
      <w:r w:rsidRPr="00886250">
        <w:rPr>
          <w:sz w:val="20"/>
          <w:szCs w:val="20"/>
        </w:rPr>
        <w:t xml:space="preserve">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successful fixation of the </w:t>
      </w:r>
      <w:r>
        <w:rPr>
          <w:rFonts w:eastAsiaTheme="minorEastAsia"/>
          <w:noProof/>
          <w:sz w:val="20"/>
          <w:szCs w:val="20"/>
        </w:rPr>
        <w:t xml:space="preserve">beneficial </w:t>
      </w:r>
      <w:r w:rsidRPr="00886250">
        <w:rPr>
          <w:rFonts w:eastAsiaTheme="minorEastAsia"/>
          <w:noProof/>
          <w:sz w:val="20"/>
          <w:szCs w:val="20"/>
        </w:rPr>
        <w:t>dou</w:t>
      </w:r>
      <w:r>
        <w:rPr>
          <w:rFonts w:eastAsiaTheme="minorEastAsia"/>
          <w:noProof/>
          <w:sz w:val="20"/>
          <w:szCs w:val="20"/>
        </w:rPr>
        <w:t>b</w:t>
      </w:r>
      <w:r w:rsidRPr="00886250">
        <w:rPr>
          <w:rFonts w:eastAsiaTheme="minorEastAsia"/>
          <w:noProof/>
          <w:sz w:val="20"/>
          <w:szCs w:val="20"/>
        </w:rPr>
        <w:t xml:space="preserve">le mutant as a function of the mutation rate increase </w:t>
      </w:r>
      <w:r w:rsidRPr="00886250">
        <w:rPr>
          <w:i/>
          <w:iCs/>
          <w:sz w:val="20"/>
          <w:szCs w:val="20"/>
        </w:rPr>
        <w:t>τ</w:t>
      </w:r>
      <w:r w:rsidRPr="00886250">
        <w:rPr>
          <w:sz w:val="20"/>
          <w:szCs w:val="20"/>
        </w:rPr>
        <w:t>. Solid lines are analytic approximations neglecting adaptation from deleterious background</w:t>
      </w:r>
      <w:r>
        <w:rPr>
          <w:sz w:val="20"/>
          <w:szCs w:val="20"/>
        </w:rPr>
        <w:t xml:space="preserve"> </w:t>
      </w:r>
      <w:r>
        <w:rPr>
          <w:i/>
          <w:iCs/>
          <w:sz w:val="20"/>
          <w:szCs w:val="20"/>
        </w:rPr>
        <w:t>(</w:t>
      </w:r>
      <w:r w:rsidRPr="00886250">
        <w:rPr>
          <w:i/>
          <w:iCs/>
          <w:sz w:val="20"/>
          <w:szCs w:val="20"/>
        </w:rPr>
        <w:t>e</w:t>
      </w:r>
      <w:r w:rsidRPr="00886250">
        <w:rPr>
          <w:i/>
          <w:iCs/>
          <w:sz w:val="20"/>
          <w:szCs w:val="20"/>
          <w:vertAlign w:val="superscript"/>
        </w:rPr>
        <w:t>-</w:t>
      </w:r>
      <w:proofErr w:type="spellStart"/>
      <w:r w:rsidRPr="00886250">
        <w:rPr>
          <w:rFonts w:ascii="Times New Roman" w:hAnsi="Times New Roman" w:cs="Times New Roman"/>
          <w:i/>
          <w:iCs/>
          <w:sz w:val="20"/>
          <w:szCs w:val="20"/>
          <w:vertAlign w:val="superscript"/>
        </w:rPr>
        <w:t>τ</w:t>
      </w:r>
      <w:r w:rsidRPr="00886250">
        <w:rPr>
          <w:i/>
          <w:iCs/>
          <w:sz w:val="20"/>
          <w:szCs w:val="20"/>
          <w:vertAlign w:val="superscript"/>
        </w:rPr>
        <w:t>U</w:t>
      </w:r>
      <w:proofErr w:type="spellEnd"/>
      <w:r>
        <w:rPr>
          <w:sz w:val="20"/>
          <w:szCs w:val="20"/>
        </w:rPr>
        <w:t>(1+</w:t>
      </w:r>
      <w:r w:rsidRPr="00886250">
        <w:rPr>
          <w:i/>
          <w:iCs/>
          <w:sz w:val="20"/>
          <w:szCs w:val="20"/>
        </w:rPr>
        <w:t>sH</w:t>
      </w:r>
      <w:r>
        <w:rPr>
          <w:sz w:val="20"/>
          <w:szCs w:val="20"/>
        </w:rPr>
        <w:t>)</w:t>
      </w:r>
      <w:r w:rsidRPr="00886250">
        <w:rPr>
          <w:sz w:val="20"/>
          <w:szCs w:val="20"/>
        </w:rPr>
        <w:t xml:space="preserve">); dotted lines with filled squares (SIM) and circles (CM) are the means of stochastic simulation results; </w:t>
      </w:r>
      <w:r>
        <w:rPr>
          <w:sz w:val="20"/>
          <w:szCs w:val="20"/>
        </w:rPr>
        <w:t>dashed</w:t>
      </w:r>
      <w:r w:rsidRPr="00886250">
        <w:rPr>
          <w:sz w:val="20"/>
          <w:szCs w:val="20"/>
        </w:rPr>
        <w:t xml:space="preserve"> lines with </w:t>
      </w:r>
      <w:r>
        <w:rPr>
          <w:sz w:val="20"/>
          <w:szCs w:val="20"/>
        </w:rPr>
        <w:t xml:space="preserve">white </w:t>
      </w:r>
      <w:r w:rsidRPr="00886250">
        <w:rPr>
          <w:sz w:val="20"/>
          <w:szCs w:val="20"/>
        </w:rPr>
        <w:t xml:space="preserve">triangles are predictions based on the genotype on which </w:t>
      </w:r>
      <w:r w:rsidRPr="00886250">
        <w:rPr>
          <w:i/>
          <w:iCs/>
          <w:sz w:val="20"/>
          <w:szCs w:val="20"/>
        </w:rPr>
        <w:t>AB</w:t>
      </w:r>
      <w:r w:rsidRPr="00886250">
        <w:rPr>
          <w:sz w:val="20"/>
          <w:szCs w:val="20"/>
        </w:rPr>
        <w:t xml:space="preserve"> appeared in the simulations, including MSB but disregarding the effects of drift during the fixation process </w:t>
      </w:r>
      <w:r>
        <w:rPr>
          <w:sz w:val="20"/>
          <w:szCs w:val="20"/>
        </w:rPr>
        <w:t>(</w:t>
      </w:r>
      <w:r w:rsidRPr="00886250">
        <w:rPr>
          <w:sz w:val="20"/>
          <w:szCs w:val="20"/>
        </w:rPr>
        <w:t xml:space="preserve">which only has a significant effect </w:t>
      </w:r>
      <w:r>
        <w:rPr>
          <w:sz w:val="20"/>
          <w:szCs w:val="20"/>
        </w:rPr>
        <w:t>with</w:t>
      </w:r>
      <w:r w:rsidRPr="00886250">
        <w:rPr>
          <w:sz w:val="20"/>
          <w:szCs w:val="20"/>
        </w:rPr>
        <w:t xml:space="preserve"> CM due to higher mutation rates in the </w:t>
      </w:r>
      <w:r w:rsidRPr="00EE7A17">
        <w:rPr>
          <w:sz w:val="20"/>
          <w:szCs w:val="20"/>
        </w:rPr>
        <w:t>wildtype</w:t>
      </w:r>
      <w:r>
        <w:rPr>
          <w:sz w:val="20"/>
          <w:szCs w:val="20"/>
        </w:rPr>
        <w:t>)</w:t>
      </w:r>
      <w:r w:rsidRPr="00886250">
        <w:rPr>
          <w:sz w:val="20"/>
          <w:szCs w:val="20"/>
        </w:rPr>
        <w:t xml:space="preserve">. Error bars </w:t>
      </w:r>
      <w:r>
        <w:rPr>
          <w:sz w:val="20"/>
          <w:szCs w:val="20"/>
        </w:rPr>
        <w:t xml:space="preserve">are </w:t>
      </w:r>
      <w:r w:rsidRPr="00886250">
        <w:rPr>
          <w:sz w:val="20"/>
          <w:szCs w:val="20"/>
        </w:rPr>
        <w:t xml:space="preserve">too small to see. </w:t>
      </w:r>
      <w:r>
        <w:rPr>
          <w:sz w:val="20"/>
          <w:szCs w:val="20"/>
        </w:rPr>
        <w:t>Same p</w:t>
      </w:r>
      <w:r w:rsidRPr="00886250">
        <w:rPr>
          <w:sz w:val="20"/>
          <w:szCs w:val="20"/>
        </w:rPr>
        <w:t>aram</w:t>
      </w:r>
      <w:r>
        <w:rPr>
          <w:sz w:val="20"/>
          <w:szCs w:val="20"/>
        </w:rPr>
        <w:t>e</w:t>
      </w:r>
      <w:r w:rsidRPr="00886250">
        <w:rPr>
          <w:sz w:val="20"/>
          <w:szCs w:val="20"/>
        </w:rPr>
        <w:t>ter</w:t>
      </w:r>
      <w:r>
        <w:rPr>
          <w:sz w:val="20"/>
          <w:szCs w:val="20"/>
        </w:rPr>
        <w:t xml:space="preserve"> value</w:t>
      </w:r>
      <w:r w:rsidRPr="00886250">
        <w:rPr>
          <w:sz w:val="20"/>
          <w:szCs w:val="20"/>
        </w:rPr>
        <w:t>s as in panel A</w:t>
      </w:r>
      <w:r w:rsidR="00DF5A14">
        <w:rPr>
          <w:sz w:val="20"/>
          <w:szCs w:val="20"/>
        </w:rPr>
        <w:t xml:space="preserve">. </w:t>
      </w:r>
      <w:r w:rsidR="00825E9D" w:rsidRPr="00825E9D">
        <w:rPr>
          <w:sz w:val="20"/>
          <w:szCs w:val="20"/>
        </w:rPr>
        <w:t>Online version in</w:t>
      </w:r>
      <w:r w:rsidR="00EA522D" w:rsidRPr="008A48BD">
        <w:rPr>
          <w:sz w:val="20"/>
          <w:szCs w:val="20"/>
          <w:lang w:val="en-GB"/>
        </w:rPr>
        <w:t xml:space="preserve"> colour</w:t>
      </w:r>
      <w:r w:rsidRPr="00886250">
        <w:rPr>
          <w:sz w:val="20"/>
          <w:szCs w:val="20"/>
        </w:rPr>
        <w:t>.</w:t>
      </w:r>
      <w:r w:rsidRPr="00886250">
        <w:rPr>
          <w:noProof/>
          <w:sz w:val="20"/>
          <w:szCs w:val="20"/>
        </w:rPr>
        <w:t xml:space="preserve"> </w:t>
      </w:r>
    </w:p>
    <w:p w:rsidR="005316EE" w:rsidRPr="006418C7" w:rsidRDefault="005316EE" w:rsidP="008D0078">
      <w:pPr>
        <w:spacing w:line="480" w:lineRule="auto"/>
      </w:pPr>
    </w:p>
    <w:p w:rsidR="005316EE" w:rsidRDefault="005316EE" w:rsidP="008D0078">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5316EE" w:rsidRDefault="005316EE" w:rsidP="008D0078">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EA522D" w:rsidRPr="008A48BD">
        <w:rPr>
          <w:lang w:bidi="hi-IN"/>
        </w:rPr>
        <w:t>the</w:t>
      </w:r>
      <w:r w:rsidR="00C03529">
        <w:rPr>
          <w:lang w:bidi="hi-IN"/>
        </w:rPr>
        <w:t xml:space="preserve"> rate of complex adaptation</w:t>
      </w:r>
      <w:r w:rsidRPr="00BA2B02">
        <w:rPr>
          <w:lang w:bidi="hi-IN"/>
        </w:rPr>
        <w:t>.</w:t>
      </w:r>
    </w:p>
    <w:p w:rsidR="005316EE" w:rsidRPr="00020A87" w:rsidRDefault="005316EE">
      <w:pPr>
        <w:spacing w:line="480" w:lineRule="auto"/>
        <w:rPr>
          <w:lang w:bidi="hi-IN"/>
        </w:rPr>
      </w:pPr>
      <w:r w:rsidRPr="00020A87">
        <w:rPr>
          <w:lang w:bidi="hi-IN"/>
        </w:rPr>
        <w:t xml:space="preserve">We used the above </w:t>
      </w:r>
      <w:r>
        <w:rPr>
          <w:lang w:bidi="hi-IN"/>
        </w:rPr>
        <w:t>approximations</w:t>
      </w:r>
      <w:r w:rsidR="00C03529">
        <w:rPr>
          <w:lang w:bidi="hi-IN"/>
        </w:rPr>
        <w:t xml:space="preserve"> (</w:t>
      </w:r>
      <w:proofErr w:type="spellStart"/>
      <w:r w:rsidR="00C03529">
        <w:rPr>
          <w:lang w:bidi="hi-IN"/>
        </w:rPr>
        <w:t>eqs</w:t>
      </w:r>
      <w:proofErr w:type="spellEnd"/>
      <w:r w:rsidR="00C03529">
        <w:rPr>
          <w:lang w:bidi="hi-IN"/>
        </w:rPr>
        <w:t>. 6-8)</w:t>
      </w:r>
      <w:r>
        <w:rPr>
          <w:lang w:bidi="hi-IN"/>
        </w:rPr>
        <w:t xml:space="preserve"> </w:t>
      </w:r>
      <w:r w:rsidRPr="00020A87">
        <w:rPr>
          <w:lang w:bidi="hi-IN"/>
        </w:rPr>
        <w:t xml:space="preserve">to calculate the </w:t>
      </w:r>
      <w:r w:rsidR="00191D82">
        <w:rPr>
          <w:lang w:bidi="hi-IN"/>
        </w:rPr>
        <w:t xml:space="preserve">rate of complex </w:t>
      </w:r>
      <w:r w:rsidRPr="00020A87">
        <w:rPr>
          <w:lang w:bidi="hi-IN"/>
        </w:rPr>
        <w:t xml:space="preserve">adaptation of </w:t>
      </w:r>
      <w:r w:rsidR="00C03529" w:rsidRPr="00331E7E">
        <w:rPr>
          <w:lang w:bidi="hi-IN"/>
        </w:rPr>
        <w:t xml:space="preserve">populations with NM, CM and SIM. We also extended an existing </w:t>
      </w:r>
      <w:r w:rsidRPr="00331E7E">
        <w:rPr>
          <w:lang w:bidi="hi-IN"/>
        </w:rPr>
        <w:t xml:space="preserve">model </w:t>
      </w:r>
      <w:r w:rsidR="00EA522D" w:rsidRPr="00331E7E">
        <w:rPr>
          <w:lang w:bidi="hi-IN"/>
        </w:rPr>
        <w:fldChar w:fldCharType="begin" w:fldLock="1"/>
      </w:r>
      <w:r w:rsidR="002A5AC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331E7E">
        <w:rPr>
          <w:lang w:bidi="hi-IN"/>
        </w:rPr>
        <w:fldChar w:fldCharType="separate"/>
      </w:r>
      <w:r w:rsidR="00635E26" w:rsidRPr="00331E7E">
        <w:rPr>
          <w:noProof/>
          <w:lang w:bidi="hi-IN"/>
        </w:rPr>
        <w:t>[37]</w:t>
      </w:r>
      <w:r w:rsidR="00EA522D" w:rsidRPr="00331E7E">
        <w:rPr>
          <w:lang w:bidi="hi-IN"/>
        </w:rPr>
        <w:fldChar w:fldCharType="end"/>
      </w:r>
      <w:r w:rsidRPr="00331E7E">
        <w:rPr>
          <w:lang w:bidi="hi-IN"/>
        </w:rPr>
        <w:t xml:space="preserve"> to calculate the population mean fitness at the mutation-selection balance. </w:t>
      </w:r>
      <w:r w:rsidR="00BF0B48" w:rsidRPr="00331E7E">
        <w:rPr>
          <w:lang w:bidi="hi-IN"/>
        </w:rPr>
        <w:t xml:space="preserve">This </w:t>
      </w:r>
      <w:r w:rsidRPr="00331E7E">
        <w:rPr>
          <w:lang w:bidi="hi-IN"/>
        </w:rPr>
        <w:t xml:space="preserve">extended model includes </w:t>
      </w:r>
      <w:r w:rsidR="00616194" w:rsidRPr="00331E7E">
        <w:rPr>
          <w:lang w:bidi="hi-IN"/>
        </w:rPr>
        <w:t>rare back or compensatory mutations (which have a stronger effect on mutation-selection balance dynamics than on adaptive dynamics)</w:t>
      </w:r>
      <w:r w:rsidR="00191D82" w:rsidRPr="00331E7E">
        <w:rPr>
          <w:lang w:bidi="hi-IN"/>
        </w:rPr>
        <w:t xml:space="preserve"> </w:t>
      </w:r>
      <w:r w:rsidRPr="00331E7E">
        <w:rPr>
          <w:lang w:bidi="hi-IN"/>
        </w:rPr>
        <w:t>and allows more than one mutation to occur in the same individual and</w:t>
      </w:r>
      <w:r w:rsidRPr="00020A87">
        <w:rPr>
          <w:lang w:bidi="hi-IN"/>
        </w:rPr>
        <w:t xml:space="preserve"> generation. </w:t>
      </w:r>
      <w:r w:rsidR="00BF0B48">
        <w:rPr>
          <w:lang w:bidi="hi-IN"/>
        </w:rPr>
        <w:t>The details of this model and the calculation of population</w:t>
      </w:r>
      <w:r w:rsidRPr="00020A87">
        <w:rPr>
          <w:lang w:bidi="hi-IN"/>
        </w:rPr>
        <w:t xml:space="preserve"> mean fitness with various mutational strategies</w:t>
      </w:r>
      <w:r w:rsidR="00BF0B48">
        <w:rPr>
          <w:lang w:bidi="hi-IN"/>
        </w:rPr>
        <w:t xml:space="preserve"> are given in</w:t>
      </w:r>
      <w:r w:rsidR="00C56AB4">
        <w:rPr>
          <w:lang w:bidi="hi-IN"/>
        </w:rPr>
        <w:t xml:space="preserve"> </w:t>
      </w:r>
      <w:r w:rsidR="00C56AB4" w:rsidRPr="00C56AB4">
        <w:rPr>
          <w:lang w:bidi="hi-IN"/>
        </w:rPr>
        <w:t>Online Appendix D.</w:t>
      </w:r>
    </w:p>
    <w:p w:rsidR="005316EE" w:rsidRPr="005950EE" w:rsidRDefault="00DD7A57" w:rsidP="008D0078">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mainly depends on the fitness and mutation rate of the fittest individuals</w:t>
      </w:r>
      <w:r w:rsidR="005316EE">
        <w:rPr>
          <w:lang w:bidi="hi-IN"/>
        </w:rPr>
        <w:t xml:space="preserve">. Therefore,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EA522D">
        <w:rPr>
          <w:lang w:bidi="hi-IN"/>
        </w:rPr>
        <w:fldChar w:fldCharType="begin" w:fldLock="1"/>
      </w:r>
      <w:r w:rsidR="002A5ACF">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"[49]" }, "properties" : { "noteIndex" : 0 }, "schema" : "https://github.com/citation-style-language/schema/raw/master/csl-citation.json" }</w:instrText>
      </w:r>
      <w:r w:rsidR="00EA522D">
        <w:rPr>
          <w:lang w:bidi="hi-IN"/>
        </w:rPr>
        <w:fldChar w:fldCharType="separate"/>
      </w:r>
      <w:r w:rsidR="0061395B" w:rsidRPr="0061395B">
        <w:rPr>
          <w:noProof/>
          <w:lang w:bidi="hi-IN"/>
        </w:rPr>
        <w:t>[49]</w:t>
      </w:r>
      <w:r w:rsidR="00EA522D">
        <w:rPr>
          <w:lang w:bidi="hi-IN"/>
        </w:rPr>
        <w:fldChar w:fldCharType="end"/>
      </w:r>
      <w:r w:rsidR="005316EE">
        <w:rPr>
          <w:lang w:bidi="hi-IN"/>
        </w:rPr>
        <w:t xml:space="preserve">. </w:t>
      </w:r>
    </w:p>
    <w:p w:rsidR="00CD3F78" w:rsidRDefault="005316EE" w:rsidP="008D0078">
      <w:pPr>
        <w:spacing w:line="480" w:lineRule="auto"/>
        <w:rPr>
          <w:lang w:bidi="hi-IN"/>
        </w:rPr>
      </w:pPr>
      <w:r w:rsidRPr="00020A87">
        <w:rPr>
          <w:lang w:bidi="hi-IN"/>
        </w:rPr>
        <w:lastRenderedPageBreak/>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EA522D" w:rsidRPr="00BA2B02">
        <w:rPr>
          <w:lang w:bidi="hi-IN"/>
        </w:rPr>
        <w:fldChar w:fldCharType="begin" w:fldLock="1"/>
      </w:r>
      <w:r w:rsidR="002A5AC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[37]</w:t>
      </w:r>
      <w:r w:rsidR="00EA522D" w:rsidRPr="00BA2B02">
        <w:rPr>
          <w:lang w:bidi="hi-IN"/>
        </w:rPr>
        <w:fldChar w:fldCharType="end"/>
      </w:r>
      <w:r w:rsidRPr="00BA2B02">
        <w:rPr>
          <w:lang w:bidi="hi-IN"/>
        </w:rPr>
        <w:t xml:space="preserve">. </w:t>
      </w:r>
      <w:r w:rsidR="00BA3BDB">
        <w:t xml:space="preserve">Figure </w:t>
      </w:r>
      <w:r w:rsidR="00C56AB4">
        <w:t>D1</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396506">
        <w:t>Figure 2</w:t>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CD3F78" w:rsidRDefault="00CD3F78" w:rsidP="008D0078">
      <w:pPr>
        <w:spacing w:after="200" w:line="480" w:lineRule="auto"/>
        <w:rPr>
          <w:lang w:bidi="hi-IN"/>
        </w:rPr>
      </w:pPr>
      <w:r>
        <w:rPr>
          <w:lang w:bidi="hi-IN"/>
        </w:rPr>
        <w:br w:type="page"/>
      </w:r>
    </w:p>
    <w:p w:rsidR="00CD3F78" w:rsidRPr="00733307" w:rsidRDefault="00CD3F78" w:rsidP="008D0078">
      <w:pPr>
        <w:spacing w:line="480" w:lineRule="auto"/>
        <w:jc w:val="center"/>
        <w:rPr>
          <w:sz w:val="20"/>
          <w:szCs w:val="20"/>
        </w:rPr>
      </w:pPr>
      <w:r>
        <w:rPr>
          <w:noProof/>
          <w:sz w:val="20"/>
          <w:szCs w:val="20"/>
        </w:rPr>
        <w:lastRenderedPageBreak/>
        <w:drawing>
          <wp:inline distT="0" distB="0" distL="0" distR="0">
            <wp:extent cx="5266690" cy="4213860"/>
            <wp:effectExtent l="0" t="0" r="0" b="0"/>
            <wp:docPr id="16" name="Picture 16"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ruggedsim\manuscript\ram_f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690" cy="4213860"/>
                    </a:xfrm>
                    <a:prstGeom prst="rect">
                      <a:avLst/>
                    </a:prstGeom>
                    <a:noFill/>
                    <a:ln>
                      <a:noFill/>
                    </a:ln>
                  </pic:spPr>
                </pic:pic>
              </a:graphicData>
            </a:graphic>
          </wp:inline>
        </w:drawing>
      </w:r>
    </w:p>
    <w:p w:rsidR="00CD3F78" w:rsidRPr="00733307" w:rsidRDefault="00CD3F78" w:rsidP="008D0078">
      <w:pPr>
        <w:pStyle w:val="FigureLegend"/>
        <w:spacing w:line="480" w:lineRule="auto"/>
        <w:jc w:val="left"/>
        <w:rPr>
          <w:rFonts w:eastAsiaTheme="minorEastAsia"/>
          <w:sz w:val="20"/>
          <w:szCs w:val="20"/>
          <w:lang w:bidi="hi-IN"/>
        </w:rPr>
      </w:pPr>
      <w:bookmarkStart w:id="15" w:name="_Ref360184105"/>
      <w:r w:rsidRPr="00733307">
        <w:rPr>
          <w:b/>
          <w:bCs/>
          <w:sz w:val="20"/>
          <w:szCs w:val="20"/>
        </w:rPr>
        <w:t xml:space="preserve">Figure </w:t>
      </w:r>
      <w:r w:rsidR="00EA522D" w:rsidRPr="00733307">
        <w:rPr>
          <w:b/>
          <w:bCs/>
          <w:sz w:val="20"/>
          <w:szCs w:val="20"/>
        </w:rPr>
        <w:fldChar w:fldCharType="begin"/>
      </w:r>
      <w:r w:rsidRPr="00733307">
        <w:rPr>
          <w:b/>
          <w:bCs/>
          <w:sz w:val="20"/>
          <w:szCs w:val="20"/>
        </w:rPr>
        <w:instrText xml:space="preserve"> SEQ Figure \* ARABIC </w:instrText>
      </w:r>
      <w:r w:rsidR="00EA522D" w:rsidRPr="00733307">
        <w:rPr>
          <w:b/>
          <w:bCs/>
          <w:sz w:val="20"/>
          <w:szCs w:val="20"/>
        </w:rPr>
        <w:fldChar w:fldCharType="separate"/>
      </w:r>
      <w:r w:rsidR="00C47BD2">
        <w:rPr>
          <w:b/>
          <w:bCs/>
          <w:noProof/>
          <w:sz w:val="20"/>
          <w:szCs w:val="20"/>
        </w:rPr>
        <w:t>4</w:t>
      </w:r>
      <w:r w:rsidR="00EA522D" w:rsidRPr="00733307">
        <w:rPr>
          <w:b/>
          <w:bCs/>
          <w:sz w:val="20"/>
          <w:szCs w:val="20"/>
        </w:rPr>
        <w:fldChar w:fldCharType="end"/>
      </w:r>
      <w:bookmarkEnd w:id="15"/>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 xml:space="preserve">The figure shows the relative </w:t>
      </w:r>
      <w:r w:rsidRPr="00733307">
        <w:rPr>
          <w:i/>
          <w:iCs/>
          <w:noProof/>
          <w:sz w:val="20"/>
          <w:szCs w:val="20"/>
        </w:rPr>
        <w:t xml:space="preserve">adaptedness </w:t>
      </w:r>
      <w:r w:rsidRPr="00733307">
        <w:rPr>
          <w:noProof/>
          <w:sz w:val="20"/>
          <w:szCs w:val="20"/>
        </w:rPr>
        <w:t xml:space="preserve">and the relative </w:t>
      </w:r>
      <w:r w:rsidRPr="00733307">
        <w:rPr>
          <w:i/>
          <w:iCs/>
          <w:noProof/>
          <w:sz w:val="20"/>
          <w:szCs w:val="20"/>
        </w:rPr>
        <w:t>adaptability</w:t>
      </w:r>
      <w:r w:rsidRPr="00733307">
        <w:rPr>
          <w:noProof/>
          <w:sz w:val="20"/>
          <w:szCs w:val="20"/>
        </w:rPr>
        <w:t xml:space="preserve"> of different mutational strategies in comparison to normal mutagenesis (NM)</w:t>
      </w:r>
      <w:r w:rsidRPr="00733307">
        <w:rPr>
          <w:sz w:val="20"/>
          <w:szCs w:val="20"/>
          <w:lang w:bidi="hi-IN"/>
        </w:rPr>
        <w:t xml:space="preserve">. </w:t>
      </w:r>
      <w:r w:rsidRPr="00733307">
        <w:rPr>
          <w:i/>
          <w:iCs/>
          <w:noProof/>
          <w:sz w:val="20"/>
          <w:szCs w:val="20"/>
        </w:rPr>
        <w:t>Adaptedness</w:t>
      </w:r>
      <w:r w:rsidRPr="00733307">
        <w:rPr>
          <w:noProof/>
          <w:sz w:val="20"/>
          <w:szCs w:val="20"/>
        </w:rPr>
        <w:t xml:space="preserve"> is defined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733307">
        <w:rPr>
          <w:rFonts w:eastAsiaTheme="minorEastAsia"/>
          <w:noProof/>
          <w:sz w:val="20"/>
          <w:szCs w:val="20"/>
        </w:rPr>
        <w:t xml:space="preserve"> (see</w:t>
      </w:r>
      <w:r w:rsidR="00C56AB4">
        <w:rPr>
          <w:rFonts w:eastAsiaTheme="minorEastAsia"/>
          <w:noProof/>
          <w:sz w:val="20"/>
          <w:szCs w:val="20"/>
        </w:rPr>
        <w:t xml:space="preserve"> Online Appendix D</w:t>
      </w:r>
      <w:r w:rsidRPr="00733307">
        <w:rPr>
          <w:rFonts w:eastAsiaTheme="minorEastAsia"/>
          <w:noProof/>
          <w:sz w:val="20"/>
          <w:szCs w:val="20"/>
        </w:rPr>
        <w:t>)</w:t>
      </w:r>
      <w:r>
        <w:rPr>
          <w:sz w:val="20"/>
          <w:szCs w:val="20"/>
        </w:rPr>
        <w:t>.</w:t>
      </w:r>
      <w:r>
        <w:rPr>
          <w:i/>
          <w:iCs/>
          <w:noProof/>
          <w:sz w:val="20"/>
          <w:szCs w:val="20"/>
        </w:rPr>
        <w:t xml:space="preserve"> </w:t>
      </w:r>
      <w:r w:rsidRPr="00733307">
        <w:rPr>
          <w:i/>
          <w:iCs/>
          <w:noProof/>
          <w:sz w:val="20"/>
          <w:szCs w:val="20"/>
        </w:rPr>
        <w:t>Adaptability</w:t>
      </w:r>
      <w:r w:rsidRPr="00733307">
        <w:rPr>
          <w:noProof/>
          <w:sz w:val="20"/>
          <w:szCs w:val="20"/>
        </w:rPr>
        <w:t xml:space="preserve"> is defined by the rate</w:t>
      </w:r>
      <w:r>
        <w:rPr>
          <w:noProof/>
          <w:sz w:val="20"/>
          <w:szCs w:val="20"/>
        </w:rPr>
        <w:t xml:space="preserve"> of complex </w:t>
      </w:r>
      <w:r w:rsidRPr="00733307">
        <w:rPr>
          <w:noProof/>
          <w:sz w:val="20"/>
          <w:szCs w:val="20"/>
        </w:rPr>
        <w:t xml:space="preserve">adaptation, </w:t>
      </w:r>
      <m:oMath>
        <m:r>
          <w:rPr>
            <w:rFonts w:ascii="Cambria Math" w:hAnsi="Cambria Math"/>
            <w:noProof/>
            <w:sz w:val="20"/>
            <w:szCs w:val="20"/>
          </w:rPr>
          <m:t>ν</m:t>
        </m:r>
      </m:oMath>
      <w:r w:rsidRPr="00733307">
        <w:rPr>
          <w:rFonts w:eastAsiaTheme="minorEastAsia"/>
          <w:noProof/>
          <w:sz w:val="20"/>
          <w:szCs w:val="20"/>
        </w:rPr>
        <w:t xml:space="preserve"> </w:t>
      </w:r>
      <w:r w:rsidRPr="00396506">
        <w:rPr>
          <w:sz w:val="20"/>
          <w:szCs w:val="20"/>
          <w:lang w:bidi="hi-IN"/>
        </w:rPr>
        <w:t>(</w:t>
      </w:r>
      <w:proofErr w:type="spellStart"/>
      <w:r w:rsidRPr="00396506">
        <w:rPr>
          <w:sz w:val="20"/>
          <w:szCs w:val="20"/>
          <w:lang w:bidi="hi-IN"/>
        </w:rPr>
        <w:t>eqs</w:t>
      </w:r>
      <w:proofErr w:type="spellEnd"/>
      <w:r w:rsidRPr="00396506">
        <w:rPr>
          <w:sz w:val="20"/>
          <w:szCs w:val="20"/>
          <w:lang w:bidi="hi-IN"/>
        </w:rPr>
        <w:t>. 6-8)</w:t>
      </w:r>
      <w:r w:rsidRPr="00733307">
        <w:rPr>
          <w:sz w:val="20"/>
          <w:szCs w:val="20"/>
          <w:lang w:bidi="hi-IN"/>
        </w:rPr>
        <w:t>.</w:t>
      </w:r>
      <w:r w:rsidRPr="00733307">
        <w:rPr>
          <w:noProof/>
          <w:sz w:val="20"/>
          <w:szCs w:val="20"/>
        </w:rPr>
        <w:t xml:space="preserve"> </w:t>
      </w:r>
      <w:r w:rsidRPr="00733307">
        <w:rPr>
          <w:sz w:val="20"/>
          <w:szCs w:val="20"/>
          <w:lang w:bidi="hi-IN"/>
        </w:rPr>
        <w:t xml:space="preserve">Constitutive mutagenesis (CM) increases the mutation rate of all individuals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w:t>
      </w:r>
      <w:r w:rsidRPr="00733307">
        <w:rPr>
          <w:sz w:val="20"/>
          <w:szCs w:val="20"/>
          <w:lang w:bidi="hi-IN"/>
        </w:rPr>
        <w:t xml:space="preserve">; Stress-induced mutagenesis (SIM) increases the mutation rate of stressed </w:t>
      </w:r>
      <w:proofErr w:type="gramStart"/>
      <w:r w:rsidRPr="00733307">
        <w:rPr>
          <w:sz w:val="20"/>
          <w:szCs w:val="20"/>
          <w:lang w:bidi="hi-IN"/>
        </w:rPr>
        <w:t>individuals</w:t>
      </w:r>
      <w:proofErr w:type="gramEnd"/>
      <w:r w:rsidRPr="00733307">
        <w:rPr>
          <w:rFonts w:cs="Times New Roman"/>
          <w:i/>
          <w:iCs/>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lang w:bidi="hi-IN"/>
        </w:rPr>
        <w:t>; Mixed strategies (dashed line) increase the mutation rate of all individuals</w:t>
      </w:r>
      <w:r w:rsidRPr="00733307">
        <w:rPr>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 xml:space="preserve">-fold and of stressed individuals </w:t>
      </w:r>
      <w:r>
        <w:rPr>
          <w:rFonts w:cs="Times New Roman"/>
          <w:sz w:val="20"/>
          <w:szCs w:val="20"/>
        </w:rPr>
        <w:t>an additional</w:t>
      </w:r>
      <w:r w:rsidRPr="00733307">
        <w:rPr>
          <w:rFonts w:cs="Times New Roman"/>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BA3FE6">
        <w:fldChar w:fldCharType="begin"/>
      </w:r>
      <w:r w:rsidR="00BA3FE6">
        <w:instrText xml:space="preserve"> REF _Ref358791100 \h  \* MERGEFORMAT </w:instrText>
      </w:r>
      <w:r w:rsidR="00BA3FE6">
        <w:fldChar w:fldCharType="separate"/>
      </w:r>
      <w:r w:rsidR="00C47BD2" w:rsidRPr="00C47BD2">
        <w:rPr>
          <w:sz w:val="20"/>
          <w:szCs w:val="20"/>
        </w:rPr>
        <w:t>Table 1</w:t>
      </w:r>
      <w:r w:rsidR="00BA3FE6">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=0.0</w:t>
      </w:r>
      <w:r>
        <w:rPr>
          <w:sz w:val="20"/>
          <w:szCs w:val="20"/>
          <w:lang w:bidi="hi-IN"/>
        </w:rPr>
        <w:t>0</w:t>
      </w:r>
      <w:r w:rsidRPr="00733307">
        <w:rPr>
          <w:sz w:val="20"/>
          <w:szCs w:val="20"/>
          <w:lang w:bidi="hi-IN"/>
        </w:rPr>
        <w:t xml:space="preserve">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 xml:space="preserve">=2, </w:t>
      </w:r>
      <w:r w:rsidRPr="00733307">
        <w:rPr>
          <w:rFonts w:cs="Times New Roman"/>
          <w:i/>
          <w:iCs/>
          <w:sz w:val="20"/>
          <w:szCs w:val="20"/>
          <w:lang w:bidi="hi-IN"/>
        </w:rPr>
        <w:t>τ</w:t>
      </w:r>
      <w:r w:rsidRPr="00733307">
        <w:rPr>
          <w:sz w:val="20"/>
          <w:szCs w:val="20"/>
          <w:lang w:bidi="hi-IN"/>
        </w:rPr>
        <w:t>&lt;&lt;s/</w:t>
      </w:r>
      <w:r w:rsidRPr="00733307">
        <w:rPr>
          <w:i/>
          <w:iCs/>
          <w:sz w:val="20"/>
          <w:szCs w:val="20"/>
          <w:lang w:bidi="hi-IN"/>
        </w:rPr>
        <w:t>U</w:t>
      </w:r>
      <w:r w:rsidR="00825E9D">
        <w:rPr>
          <w:i/>
          <w:iCs/>
          <w:sz w:val="20"/>
          <w:szCs w:val="20"/>
          <w:lang w:bidi="hi-IN"/>
        </w:rPr>
        <w:t xml:space="preserve"> </w:t>
      </w:r>
      <w:r w:rsidR="00616194" w:rsidRPr="00331E7E">
        <w:rPr>
          <w:iCs/>
          <w:sz w:val="20"/>
          <w:szCs w:val="20"/>
          <w:lang w:bidi="hi-IN"/>
        </w:rPr>
        <w:t xml:space="preserve">(Online version in </w:t>
      </w:r>
      <w:proofErr w:type="spellStart"/>
      <w:r w:rsidR="00616194" w:rsidRPr="00331E7E">
        <w:rPr>
          <w:iCs/>
          <w:sz w:val="20"/>
          <w:szCs w:val="20"/>
          <w:lang w:bidi="hi-IN"/>
        </w:rPr>
        <w:t>colour</w:t>
      </w:r>
      <w:proofErr w:type="spellEnd"/>
      <w:r w:rsidR="00616194" w:rsidRPr="00331E7E">
        <w:rPr>
          <w:iCs/>
          <w:sz w:val="20"/>
          <w:szCs w:val="20"/>
          <w:lang w:bidi="hi-IN"/>
        </w:rPr>
        <w:t>.)</w:t>
      </w:r>
      <w:r w:rsidRPr="00825E9D">
        <w:rPr>
          <w:rFonts w:eastAsiaTheme="minorEastAsia"/>
          <w:sz w:val="20"/>
          <w:szCs w:val="20"/>
          <w:lang w:bidi="hi-IN"/>
        </w:rPr>
        <w:t>.</w:t>
      </w:r>
    </w:p>
    <w:p w:rsidR="005316EE" w:rsidRDefault="005316EE" w:rsidP="008D0078">
      <w:pPr>
        <w:spacing w:line="480" w:lineRule="auto"/>
        <w:rPr>
          <w:lang w:bidi="hi-IN"/>
        </w:rPr>
      </w:pPr>
    </w:p>
    <w:p w:rsidR="005316EE" w:rsidRPr="00AB4B01" w:rsidRDefault="005316EE" w:rsidP="008D0078">
      <w:pPr>
        <w:spacing w:line="480" w:lineRule="auto"/>
        <w:rPr>
          <w:lang w:bidi="hi-IN"/>
        </w:rPr>
      </w:pPr>
      <w:r>
        <w:rPr>
          <w:lang w:bidi="hi-IN"/>
        </w:rPr>
        <w:lastRenderedPageBreak/>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5316EE" w:rsidRPr="00C03529" w:rsidRDefault="005316EE" w:rsidP="008D0078">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w:t>
      </w:r>
      <w:r w:rsidR="00C56AB4">
        <w:t xml:space="preserve"> D1</w:t>
      </w:r>
      <w:r w:rsidRPr="00BA2B02">
        <w:rPr>
          <w:lang w:bidi="hi-IN"/>
        </w:rPr>
        <w:t>) due to the incr</w:t>
      </w:r>
      <w:r w:rsidR="004E017A">
        <w:rPr>
          <w:lang w:bidi="hi-IN"/>
        </w:rPr>
        <w:t>eased 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C03529">
        <w:rPr>
          <w:i/>
          <w:iCs/>
        </w:rPr>
        <w:t>τU</w:t>
      </w:r>
      <w:proofErr w:type="spellEnd"/>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396506">
        <w:t>Figure 4</w:t>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proofErr w:type="spellStart"/>
      <w:r w:rsidRPr="00C03529">
        <w:rPr>
          <w:i/>
          <w:iCs/>
        </w:rPr>
        <w:t>τ</w:t>
      </w:r>
      <w:r w:rsidRPr="00C03529">
        <w:rPr>
          <w:i/>
          <w:iCs/>
          <w:vertAlign w:val="subscript"/>
        </w:rPr>
        <w:t>CM</w:t>
      </w:r>
      <w:proofErr w:type="spellEnd"/>
      <w:r w:rsidRPr="00C03529">
        <w:t>=7</w:t>
      </w:r>
      <w:r w:rsidRPr="00C03529">
        <w:rPr>
          <w:i/>
          <w:iCs/>
        </w:rPr>
        <w:t xml:space="preserve"> </w:t>
      </w:r>
      <w:r w:rsidRPr="00C03529">
        <w:t>and</w:t>
      </w:r>
      <w:r w:rsidRPr="00C03529">
        <w:rPr>
          <w:i/>
          <w:iCs/>
        </w:rPr>
        <w:t xml:space="preserve"> </w:t>
      </w:r>
      <w:proofErr w:type="spellStart"/>
      <w:r w:rsidRPr="00C03529">
        <w:rPr>
          <w:i/>
          <w:iCs/>
        </w:rPr>
        <w:t>τ</w:t>
      </w:r>
      <w:r w:rsidRPr="00C03529">
        <w:rPr>
          <w:i/>
          <w:iCs/>
          <w:vertAlign w:val="subscript"/>
        </w:rPr>
        <w:t>SIM</w:t>
      </w:r>
      <w:proofErr w:type="spellEnd"/>
      <w:r w:rsidRPr="00C03529">
        <w:t>=2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strategy. This price in not paid by populations with SIM because the mean fitness mainly depends on the mutation rate of fit i</w:t>
      </w:r>
      <w:r w:rsidR="004E017A">
        <w:t>ndividuals.</w:t>
      </w:r>
    </w:p>
    <w:p w:rsidR="005316EE" w:rsidRPr="00BA2B02" w:rsidRDefault="005316EE" w:rsidP="008D0078">
      <w:pPr>
        <w:pStyle w:val="Heading2"/>
        <w:spacing w:line="480" w:lineRule="auto"/>
      </w:pPr>
      <w:r w:rsidRPr="00BA2B02">
        <w:t>Environmental stress</w:t>
      </w:r>
    </w:p>
    <w:p w:rsidR="005316EE" w:rsidRPr="00BA2B02" w:rsidRDefault="005316EE" w:rsidP="008D0078">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w:t>
      </w:r>
      <w:proofErr w:type="spellStart"/>
      <w:r w:rsidRPr="00BA2B02">
        <w:t>hypermutate</w:t>
      </w:r>
      <w:proofErr w:type="spellEnd"/>
      <w:r w:rsidRPr="00BA2B02">
        <w:t xml:space="preserve">.  </w:t>
      </w:r>
    </w:p>
    <w:p w:rsidR="004E017A" w:rsidRPr="00BA2B02" w:rsidRDefault="005316EE" w:rsidP="008D0078">
      <w:pPr>
        <w:spacing w:line="480" w:lineRule="auto"/>
      </w:pPr>
      <w:r w:rsidRPr="00BA2B02">
        <w:lastRenderedPageBreak/>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8D0078">
      <w:pPr>
        <w:spacing w:line="480" w:lineRule="auto"/>
      </w:pPr>
      <w:r w:rsidRPr="00BA2B02">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BA3FE6" w:rsidP="008D0078">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8D0078">
            <w:pPr>
              <w:spacing w:line="480" w:lineRule="auto"/>
            </w:pPr>
            <w:r w:rsidRPr="00BA2B02">
              <w:t>(</w:t>
            </w:r>
            <w:r w:rsidR="00EA522D">
              <w:fldChar w:fldCharType="begin"/>
            </w:r>
            <w:r w:rsidR="00DA55AA">
              <w:instrText xml:space="preserve"> SEQ Equation </w:instrText>
            </w:r>
            <w:r w:rsidR="00EA522D">
              <w:fldChar w:fldCharType="separate"/>
            </w:r>
            <w:r w:rsidR="00C47BD2">
              <w:rPr>
                <w:noProof/>
              </w:rPr>
              <w:t>9</w:t>
            </w:r>
            <w:r w:rsidR="00EA522D">
              <w:rPr>
                <w:noProof/>
              </w:rPr>
              <w:fldChar w:fldCharType="end"/>
            </w:r>
            <w:r w:rsidRPr="00BA2B02">
              <w:t>)</w:t>
            </w:r>
          </w:p>
        </w:tc>
      </w:tr>
    </w:tbl>
    <w:p w:rsidR="005316EE" w:rsidRPr="00BA2B02" w:rsidRDefault="005316EE" w:rsidP="008D0078">
      <w:pPr>
        <w:spacing w:line="480" w:lineRule="auto"/>
        <w:rPr>
          <w:vertAlign w:val="subscript"/>
        </w:rPr>
      </w:pPr>
      <w:r w:rsidRPr="00BA2B02">
        <w:t xml:space="preserve">This scenario has an important biological relevance, as SIM has been implicated in the evolution of drug resistance in bacteria and yeast </w:t>
      </w:r>
      <w:r w:rsidR="00EA522D" w:rsidRPr="00BA2B02">
        <w:fldChar w:fldCharType="begin" w:fldLock="1"/>
      </w:r>
      <w:r w:rsidR="002A5AC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"http://www.mendeley.com/documents/?uuid=b59ce364-a268-442e-9b59-be05dfc871df"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"[34,50,51]" }, "properties" : { "noteIndex" : 0 }, "schema" : "https://github.com/citation-style-language/schema/raw/master/csl-citation.json" }</w:instrText>
      </w:r>
      <w:r w:rsidR="00EA522D" w:rsidRPr="00BA2B02">
        <w:fldChar w:fldCharType="separate"/>
      </w:r>
      <w:r w:rsidR="0061395B" w:rsidRPr="0061395B">
        <w:rPr>
          <w:noProof/>
        </w:rPr>
        <w:t>[34,50,51]</w:t>
      </w:r>
      <w:r w:rsidR="00EA522D" w:rsidRPr="00BA2B02">
        <w:fldChar w:fldCharType="end"/>
      </w:r>
      <w:r w:rsidRPr="00BA2B02">
        <w:t xml:space="preserve"> and could be involved in the evolution of pathogen virulence</w:t>
      </w:r>
      <w:r w:rsidR="004E017A">
        <w:t xml:space="preserve"> and the evolution of </w:t>
      </w:r>
      <w:r w:rsidRPr="00BA2B02">
        <w:t>drug resistance and progression in</w:t>
      </w:r>
      <w:r w:rsidR="004E017A">
        <w:t xml:space="preserve"> cancer cells</w:t>
      </w:r>
      <w:r w:rsidR="00A328A2">
        <w:t xml:space="preserve"> </w:t>
      </w:r>
      <w:r w:rsidR="00EA522D">
        <w:fldChar w:fldCharType="begin" w:fldLock="1"/>
      </w:r>
      <w:r w:rsidR="002A5ACF">
        <w:instrText>ADDIN CSL_CITATION { "citationItems" : [ { "id" : "ITEM-1", "itemData" : { "ISSN" : "1389-2029", "PMID" : "18369407", "abstract" : "Mechanisms of cellular adaptation may have some commonalities across different organisms. Revealing these common mechanisms may provide insight in the organismal level of adaptation and suggest solutions to important problems related to the adaptation. An increased rate of mutations, referred as the mutator phenotype, and beneficial nature of these mutations are common features of the bacterial stationary-state mutagenesis and of the tumorigenic transformations in mammalian cells. We argue that these commonalities of mammalian and bacterial cells result from their stress-induced adaptation that may be described in terms of a common model. Specifically, in both organisms the mutator phenotype is activated in a subpopulation of proliferating stressed cells as a strategy to survival. This strategy is an alternative to other survival strategies, such as senescence and programmed cell death, which are also activated in the stressed cells by different subpopulations. Sustained stress-related proliferative signalling and epigenetic mechanisms play a decisive role in the choice of the mutator phenotype survival strategy in the cells. They reprogram cellular functions by epigenetic silencing of cell-cycle inhibitors, DNA repair, programmed cell death, and by activation of repetitive DNA elements. This reprogramming leads to the mutator phenotype that is implemented by error-prone cell divisions with the involvement of Y family polymerases. Studies supporting the proposed model of stress-induced cellular adaptation are discussed. Cellular mechanisms involved in the bacterial stress-induced adaptation are considered in more detail.", "author" : [ { "dropping-particle" : "", "family" : "Karpinets", "given" : "Tv", "non-dropping-particle" : "", "parse-names" : false, "suffix" : "" }, { "dropping-particle" : "", "family" : "Greenwood", "given" : "Dj", "non-dropping-particle" : "", "parse-names" : false, "suffix" : "" }, { "dropping-particle" : "", "family" : "Pogribny", "given" : "Ip", "non-dropping-particle" : "", "parse-names" : false, "suffix" : "" }, { "dropping-particle" : "", "family" : "Samatova", "given" : "Nf", "non-dropping-particle" : "", "parse-names" : false, "suffix" : "" } ], "container-title" : "Current genomics", "id" : "ITEM-1", "issue" : "8", "issued" : { "date-parts" : [ [ "2006", "1" ] ] }, "note" : "The main objective of the paper is to review experimental\nevidence supporting the proposed model of activation of bacterial mutator phenotype though the mechanism of stress- induced cellular adaptation1 and to compare this mechanism with the stress-induced cellular adaptation of mammalian cells summarized", "page" : "481-96", "title" : "Bacterial stationary-state mutagenesis and Mammalian tumorigenesis as stress-induced cellular adaptations and the role of epigenetics.", "type" : "article-journal", "volume" : "7" }, "uris" : [ "http://www.mendeley.com/documents/?uuid=349a616d-c202-475e-9104-5f007c59877a" ] } ], "mendeley" : { "previouslyFormattedCitation" : "[52]" }, "properties" : { "noteIndex" : 0 }, "schema" : "https://github.com/citation-style-language/schema/raw/master/csl-citation.json" }</w:instrText>
      </w:r>
      <w:r w:rsidR="00EA522D">
        <w:fldChar w:fldCharType="separate"/>
      </w:r>
      <w:r w:rsidR="0061395B" w:rsidRPr="0061395B">
        <w:rPr>
          <w:noProof/>
        </w:rPr>
        <w:t>[52]</w:t>
      </w:r>
      <w:r w:rsidR="00EA522D">
        <w:fldChar w:fldCharType="end"/>
      </w:r>
      <w:r w:rsidR="004E017A">
        <w:t>.</w:t>
      </w:r>
    </w:p>
    <w:p w:rsidR="005316EE" w:rsidRPr="00042973" w:rsidRDefault="00703925" w:rsidP="008D0078">
      <w:pPr>
        <w:spacing w:line="480" w:lineRule="auto"/>
        <w:rPr>
          <w:lang w:bidi="hi-IN"/>
        </w:rPr>
      </w:pPr>
      <w:r>
        <w:rPr>
          <w:lang w:bidi="hi-IN"/>
        </w:rPr>
        <w:t xml:space="preserve">We assume </w:t>
      </w:r>
      <w:r w:rsidR="0073776C">
        <w:rPr>
          <w:lang w:bidi="hi-IN"/>
        </w:rPr>
        <w:t xml:space="preserve">that </w:t>
      </w:r>
      <w:r w:rsidR="0073776C" w:rsidRPr="000448EE">
        <w:t>after the environmental change</w:t>
      </w:r>
      <w:r w:rsidR="0073776C">
        <w:rPr>
          <w:lang w:bidi="hi-IN"/>
        </w:rPr>
        <w:t xml:space="preserve"> </w:t>
      </w:r>
      <w:r>
        <w:rPr>
          <w:lang w:bidi="hi-IN"/>
        </w:rPr>
        <w:t xml:space="preserve">the </w:t>
      </w:r>
      <w:proofErr w:type="spellStart"/>
      <w:r w:rsidR="000E6AE6">
        <w:rPr>
          <w:lang w:bidi="hi-IN"/>
        </w:rPr>
        <w:t>SIM</w:t>
      </w:r>
      <w:r w:rsidR="00900394">
        <w:rPr>
          <w:vertAlign w:val="subscript"/>
          <w:lang w:bidi="hi-IN"/>
        </w:rPr>
        <w:t>e</w:t>
      </w:r>
      <w:proofErr w:type="spellEnd"/>
      <w:r w:rsidR="000E6AE6">
        <w:rPr>
          <w:lang w:bidi="hi-IN"/>
        </w:rPr>
        <w:t xml:space="preserve"> </w:t>
      </w:r>
      <w:r>
        <w:rPr>
          <w:lang w:bidi="hi-IN"/>
        </w:rPr>
        <w:t xml:space="preserve">population </w:t>
      </w:r>
      <w:r w:rsidR="00900394">
        <w:rPr>
          <w:lang w:bidi="hi-IN"/>
        </w:rPr>
        <w:t xml:space="preserve">has </w:t>
      </w:r>
      <w:r>
        <w:rPr>
          <w:lang w:bidi="hi-IN"/>
        </w:rPr>
        <w:t xml:space="preserve">reached </w:t>
      </w:r>
      <w:r w:rsidR="005F2E8A" w:rsidRPr="000448EE">
        <w:t>a new MSB</w:t>
      </w:r>
      <w:r w:rsidR="000E6AE6">
        <w:t xml:space="preserve"> </w:t>
      </w:r>
      <w:r w:rsidR="00EA522D">
        <w:rPr>
          <w:lang w:bidi="hi-IN"/>
        </w:rPr>
        <w:fldChar w:fldCharType="begin" w:fldLock="1"/>
      </w:r>
      <w:r w:rsidR="002A5ACF">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"[43]" }, "properties" : { "noteIndex" : 0 }, "schema" : "https://github.com/citation-style-language/schema/raw/master/csl-citation.json" }</w:instrText>
      </w:r>
      <w:r w:rsidR="00EA522D">
        <w:rPr>
          <w:lang w:bidi="hi-IN"/>
        </w:rPr>
        <w:fldChar w:fldCharType="separate"/>
      </w:r>
      <w:r w:rsidR="0061395B" w:rsidRPr="0061395B">
        <w:rPr>
          <w:noProof/>
          <w:lang w:bidi="hi-IN"/>
        </w:rPr>
        <w:t>[43]</w:t>
      </w:r>
      <w:r w:rsidR="00EA522D">
        <w:rPr>
          <w:lang w:bidi="hi-IN"/>
        </w:rPr>
        <w:fldChar w:fldCharType="end"/>
      </w:r>
      <w:r w:rsidR="0073776C">
        <w:t xml:space="preserve"> </w:t>
      </w:r>
      <w:r w:rsidR="005F2E8A" w:rsidRPr="000448EE">
        <w:t>with mutation rate</w:t>
      </w:r>
      <m:oMath>
        <m:r>
          <w:rPr>
            <w:rFonts w:ascii="Cambria Math" w:hAnsi="Cambria Math"/>
          </w:rPr>
          <m:t xml:space="preserve"> τU</m:t>
        </m:r>
      </m:oMath>
      <w:r w:rsidR="0073776C">
        <w:t xml:space="preserve">, </w:t>
      </w:r>
      <w:r w:rsidR="000E6AE6">
        <w:rPr>
          <w:lang w:bidi="hi-IN"/>
        </w:rPr>
        <w:t xml:space="preserve">before </w:t>
      </w:r>
      <w:r w:rsidR="00900394">
        <w:rPr>
          <w:lang w:bidi="hi-IN"/>
        </w:rPr>
        <w:t>the appearance of the double mutant</w:t>
      </w:r>
      <w:r w:rsidR="00712689">
        <w:rPr>
          <w:lang w:bidi="hi-IN"/>
        </w:rPr>
        <w:t xml:space="preserve"> </w:t>
      </w:r>
      <w:r w:rsidR="005F2E8A" w:rsidRPr="000448EE">
        <w:t xml:space="preserve">(with s=0.05 and </w:t>
      </w:r>
      <w:r w:rsidR="005F2E8A" w:rsidRPr="000448EE">
        <w:rPr>
          <w:i/>
          <w:iCs/>
        </w:rPr>
        <w:t>U</w:t>
      </w:r>
      <w:r w:rsidR="005F2E8A" w:rsidRPr="000448EE">
        <w:t>=0.0004, for example, the average number of deleterious mutations is 0.99</w:t>
      </w:r>
      <w:r w:rsidR="005F2E8A" w:rsidRPr="000448EE">
        <w:rPr>
          <w:rFonts w:ascii="Times New Roman" w:hAnsi="Times New Roman" w:cs="Times New Roman"/>
        </w:rPr>
        <w:t>∙</w:t>
      </w:r>
      <w:r w:rsidR="005F2E8A" w:rsidRPr="000448EE">
        <w:rPr>
          <w:i/>
          <w:iCs/>
        </w:rPr>
        <w:t>U/s</w:t>
      </w:r>
      <w:r w:rsidR="005F2E8A" w:rsidRPr="000448EE">
        <w:t xml:space="preserve"> after 90 generations, whereas the adaptation time is well over 1,000 generations)</w:t>
      </w:r>
      <w:r>
        <w:rPr>
          <w:lang w:bidi="hi-IN"/>
        </w:rPr>
        <w:t>.</w:t>
      </w:r>
      <w:r w:rsidR="005F2E8A">
        <w:rPr>
          <w:lang w:bidi="hi-IN"/>
        </w:rPr>
        <w:t xml:space="preserve"> Under </w:t>
      </w:r>
      <w:r w:rsidR="00900394">
        <w:rPr>
          <w:lang w:bidi="hi-IN"/>
        </w:rPr>
        <w:t>this</w:t>
      </w:r>
      <w:r w:rsidR="005F2E8A">
        <w:rPr>
          <w:lang w:bidi="hi-IN"/>
        </w:rPr>
        <w:t xml:space="preserve"> assumption, </w:t>
      </w:r>
      <w:r w:rsidR="005F2E8A">
        <w:t>t</w:t>
      </w:r>
      <w:r w:rsidR="005316EE" w:rsidRPr="00BA2B02">
        <w:t xml:space="preserve">he adaptation rate with </w:t>
      </w:r>
      <w:proofErr w:type="spellStart"/>
      <w:r w:rsidR="005316EE" w:rsidRPr="00BA2B02">
        <w:t>SIM</w:t>
      </w:r>
      <w:r w:rsidR="00900394">
        <w:rPr>
          <w:vertAlign w:val="subscript"/>
        </w:rPr>
        <w:t>e</w:t>
      </w:r>
      <w:proofErr w:type="spellEnd"/>
      <w:r w:rsidR="005316EE" w:rsidRPr="00BA2B02">
        <w:t xml:space="preserve"> is (see </w:t>
      </w:r>
      <w:r w:rsidR="004E017A">
        <w:t xml:space="preserve">Appendix </w:t>
      </w:r>
      <w:r w:rsidR="00C56AB4">
        <w:t>C</w:t>
      </w:r>
      <w:r w:rsidR="004E017A">
        <w:t xml:space="preserve">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BA3FE6" w:rsidP="008D0078">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8D0078">
            <w:pPr>
              <w:spacing w:line="480" w:lineRule="auto"/>
            </w:pPr>
            <w:bookmarkStart w:id="16" w:name="_Ref360621538"/>
            <w:r>
              <w:t>(</w:t>
            </w:r>
            <w:r w:rsidR="00EA522D">
              <w:fldChar w:fldCharType="begin"/>
            </w:r>
            <w:r w:rsidRPr="0095303A">
              <w:instrText xml:space="preserve"> SEQ Equation </w:instrText>
            </w:r>
            <w:r w:rsidR="00EA522D">
              <w:fldChar w:fldCharType="separate"/>
            </w:r>
            <w:r w:rsidR="00C47BD2">
              <w:rPr>
                <w:noProof/>
              </w:rPr>
              <w:t>10</w:t>
            </w:r>
            <w:r w:rsidR="00EA522D">
              <w:rPr>
                <w:noProof/>
              </w:rPr>
              <w:fldChar w:fldCharType="end"/>
            </w:r>
            <w:r>
              <w:t>)</w:t>
            </w:r>
            <w:bookmarkEnd w:id="16"/>
          </w:p>
        </w:tc>
      </w:tr>
    </w:tbl>
    <w:p w:rsidR="005316EE" w:rsidRPr="008F3447" w:rsidRDefault="00A7180F" w:rsidP="008D0078">
      <w:pPr>
        <w:spacing w:line="480" w:lineRule="auto"/>
      </w:pPr>
      <w:r>
        <w:lastRenderedPageBreak/>
        <w:t>That is</w:t>
      </w:r>
      <w:r w:rsidR="005316EE">
        <w:t xml:space="preserve">, adaptation with </w:t>
      </w:r>
      <w:proofErr w:type="spellStart"/>
      <w:r w:rsidR="005316EE">
        <w:rPr>
          <w:lang w:bidi="hi-IN"/>
        </w:rPr>
        <w:t>SIM</w:t>
      </w:r>
      <w:r w:rsidR="005316EE">
        <w:rPr>
          <w:vertAlign w:val="subscript"/>
          <w:lang w:bidi="hi-IN"/>
        </w:rPr>
        <w:t>e</w:t>
      </w:r>
      <w:proofErr w:type="spellEnd"/>
      <w:r w:rsidR="005316EE">
        <w:t xml:space="preserve"> is faster than with CM (Fig</w:t>
      </w:r>
      <w:r w:rsidR="00396506">
        <w:t>ure</w:t>
      </w:r>
      <w:r w:rsidR="005316EE">
        <w:t xml:space="preserve"> 2A). </w:t>
      </w:r>
      <w:r w:rsidR="005F2E8A">
        <w:t>T</w:t>
      </w:r>
      <w:r w:rsidR="005F2E8A" w:rsidRPr="000448EE">
        <w:t xml:space="preserve">he </w:t>
      </w:r>
      <w:r w:rsidR="005316EE" w:rsidRPr="000448EE">
        <w:t>fixation probability of double mutants is higher with</w:t>
      </w:r>
      <w:r w:rsidR="005316EE">
        <w:t xml:space="preserve"> </w:t>
      </w:r>
      <w:proofErr w:type="spellStart"/>
      <w:r w:rsidR="005316EE">
        <w:t>SIM</w:t>
      </w:r>
      <w:r w:rsidR="005316EE">
        <w:rPr>
          <w:vertAlign w:val="subscript"/>
        </w:rPr>
        <w:t>e</w:t>
      </w:r>
      <w:proofErr w:type="spellEnd"/>
      <w:r w:rsidR="005316EE">
        <w:t xml:space="preserve"> than with CM, </w:t>
      </w:r>
      <w:r w:rsidR="005316EE" w:rsidRPr="008F3447">
        <w:t>because the mutation rate of double mutants is lower than that of the rest of the population</w:t>
      </w:r>
      <w:r w:rsidR="00952769">
        <w:t>.</w:t>
      </w:r>
      <w:r w:rsidR="00A90051">
        <w:t xml:space="preserve"> </w:t>
      </w:r>
      <w:r w:rsidR="005316EE" w:rsidRPr="008F3447">
        <w:t xml:space="preserve">This difference in mutation rates confers an additional selective advantage to the double mutants (see Appendix </w:t>
      </w:r>
      <w:r w:rsidR="00C56AB4">
        <w:t>C</w:t>
      </w:r>
      <w:r w:rsidR="005316EE" w:rsidRPr="008F3447">
        <w:t>)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BA3FE6"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0448EE">
              <w:rPr>
                <w:rFonts w:eastAsiaTheme="minorEastAsia"/>
                <w:lang w:bidi="hi-IN"/>
              </w:rPr>
              <w:t>.</w:t>
            </w:r>
          </w:p>
        </w:tc>
        <w:tc>
          <w:tcPr>
            <w:tcW w:w="500" w:type="pct"/>
            <w:tcBorders>
              <w:top w:val="nil"/>
              <w:left w:val="nil"/>
              <w:bottom w:val="nil"/>
              <w:right w:val="nil"/>
            </w:tcBorders>
          </w:tcPr>
          <w:p w:rsidR="005316EE" w:rsidRPr="000448EE" w:rsidRDefault="005316EE" w:rsidP="008D0078">
            <w:pPr>
              <w:spacing w:line="480" w:lineRule="auto"/>
            </w:pPr>
            <w:bookmarkStart w:id="17" w:name="_Ref361310097"/>
            <w:r w:rsidRPr="000448EE">
              <w:t>(</w:t>
            </w:r>
            <w:r w:rsidR="00EA522D" w:rsidRPr="000448EE">
              <w:fldChar w:fldCharType="begin"/>
            </w:r>
            <w:r w:rsidR="00DA55AA" w:rsidRPr="000448EE">
              <w:instrText xml:space="preserve"> SEQ Equation </w:instrText>
            </w:r>
            <w:r w:rsidR="00EA522D" w:rsidRPr="000448EE">
              <w:fldChar w:fldCharType="separate"/>
            </w:r>
            <w:r w:rsidR="00C47BD2">
              <w:rPr>
                <w:noProof/>
              </w:rPr>
              <w:t>11</w:t>
            </w:r>
            <w:r w:rsidR="00EA522D" w:rsidRPr="000448EE">
              <w:rPr>
                <w:noProof/>
              </w:rPr>
              <w:fldChar w:fldCharType="end"/>
            </w:r>
            <w:r w:rsidRPr="000448EE">
              <w:t>)</w:t>
            </w:r>
            <w:bookmarkEnd w:id="17"/>
          </w:p>
        </w:tc>
      </w:tr>
    </w:tbl>
    <w:p w:rsidR="005316EE" w:rsidRPr="000448EE" w:rsidRDefault="005316EE" w:rsidP="008D0078">
      <w:pPr>
        <w:spacing w:line="480" w:lineRule="auto"/>
        <w:rPr>
          <w:rFonts w:eastAsiaTheme="minorEastAsia"/>
          <w:lang w:bidi="hi-IN"/>
        </w:rPr>
      </w:pPr>
      <w:r w:rsidRPr="000448EE">
        <w:t>This additive advantage</w:t>
      </w:r>
      <w:r w:rsidRPr="000448EE">
        <w:rPr>
          <w:rFonts w:eastAsiaTheme="minorEastAsia"/>
          <w:lang w:bidi="hi-IN"/>
        </w:rPr>
        <w:t xml:space="preserve"> increases linearly with </w:t>
      </w:r>
      <w:r w:rsidRPr="000448EE">
        <w:rPr>
          <w:i/>
          <w:iCs/>
        </w:rPr>
        <w:t>τ</w:t>
      </w:r>
      <w:r w:rsidRPr="000448EE">
        <w:rPr>
          <w:rFonts w:eastAsiaTheme="minorEastAsia"/>
          <w:lang w:bidi="hi-IN"/>
        </w:rPr>
        <w:t xml:space="preserve"> with a slope of </w:t>
      </w:r>
      <m:oMath>
        <m:r>
          <w:rPr>
            <w:rFonts w:ascii="Cambria Math" w:eastAsiaTheme="minorEastAsia" w:hAnsi="Cambria Math"/>
            <w:lang w:bidi="hi-IN"/>
          </w:rPr>
          <m:t>U/sH</m:t>
        </m:r>
      </m:oMath>
      <w:r w:rsidR="0002675E" w:rsidRPr="000448EE">
        <w:rPr>
          <w:rFonts w:eastAsiaTheme="minorEastAsia"/>
          <w:lang w:bidi="hi-IN"/>
        </w:rPr>
        <w:t xml:space="preserve"> and can be significant: for </w:t>
      </w:r>
      <w:r w:rsidR="0002675E" w:rsidRPr="000448EE">
        <w:rPr>
          <w:rFonts w:eastAsiaTheme="minorEastAsia"/>
          <w:i/>
          <w:iCs/>
          <w:lang w:bidi="hi-IN"/>
        </w:rPr>
        <w:t>s</w:t>
      </w:r>
      <w:r w:rsidR="0002675E" w:rsidRPr="000448EE">
        <w:rPr>
          <w:rFonts w:eastAsiaTheme="minorEastAsia"/>
          <w:lang w:bidi="hi-IN"/>
        </w:rPr>
        <w:t xml:space="preserve">=0.05, </w:t>
      </w:r>
      <w:r w:rsidR="0002675E" w:rsidRPr="000448EE">
        <w:rPr>
          <w:rFonts w:eastAsiaTheme="minorEastAsia"/>
          <w:i/>
          <w:iCs/>
          <w:lang w:bidi="hi-IN"/>
        </w:rPr>
        <w:t>H</w:t>
      </w:r>
      <w:r w:rsidR="0002675E" w:rsidRPr="000448EE">
        <w:rPr>
          <w:rFonts w:eastAsiaTheme="minorEastAsia"/>
          <w:lang w:bidi="hi-IN"/>
        </w:rPr>
        <w:t xml:space="preserve">=2 and </w:t>
      </w:r>
      <w:r w:rsidR="0002675E" w:rsidRPr="000448EE">
        <w:rPr>
          <w:rFonts w:eastAsiaTheme="minorEastAsia"/>
          <w:i/>
          <w:iCs/>
          <w:lang w:bidi="hi-IN"/>
        </w:rPr>
        <w:t>U</w:t>
      </w:r>
      <w:r w:rsidR="0002675E" w:rsidRPr="000448EE">
        <w:rPr>
          <w:rFonts w:eastAsiaTheme="minorEastAsia"/>
          <w:lang w:bidi="hi-IN"/>
        </w:rPr>
        <w:t xml:space="preserve">=0.0004, increasing the mutation rate of stressed </w:t>
      </w:r>
      <w:proofErr w:type="gramStart"/>
      <w:r w:rsidR="0002675E" w:rsidRPr="000448EE">
        <w:rPr>
          <w:rFonts w:eastAsiaTheme="minorEastAsia"/>
          <w:lang w:bidi="hi-IN"/>
        </w:rPr>
        <w:t>individuals</w:t>
      </w:r>
      <w:proofErr w:type="gramEnd"/>
      <w:r w:rsidR="0002675E" w:rsidRPr="000448EE">
        <w:rPr>
          <w:rFonts w:eastAsiaTheme="minorEastAsia"/>
          <w:lang w:bidi="hi-IN"/>
        </w:rPr>
        <w:t xml:space="preserve"> 10-fold increases the fixation probability by 3.6%</w:t>
      </w:r>
      <w:r w:rsidRPr="000448EE">
        <w:rPr>
          <w:rFonts w:eastAsiaTheme="minorEastAsia"/>
          <w:lang w:bidi="hi-IN"/>
        </w:rPr>
        <w:t>.</w:t>
      </w:r>
      <w:r w:rsidR="00591266">
        <w:rPr>
          <w:rFonts w:eastAsiaTheme="minorEastAsia"/>
          <w:lang w:bidi="hi-IN"/>
        </w:rPr>
        <w:t xml:space="preserve"> The increased </w:t>
      </w:r>
      <w:r w:rsidRPr="000448EE">
        <w:rPr>
          <w:rFonts w:eastAsiaTheme="minorEastAsia"/>
          <w:lang w:bidi="hi-IN"/>
        </w:rPr>
        <w:t>fixation probability was verified by simulations (</w:t>
      </w:r>
      <w:r w:rsidRPr="000448EE">
        <w:t>Figure S2</w:t>
      </w:r>
      <w:r w:rsidRPr="000448EE">
        <w:rPr>
          <w:rFonts w:eastAsiaTheme="minorEastAsia"/>
          <w:lang w:bidi="hi-IN"/>
        </w:rPr>
        <w:t>).</w:t>
      </w:r>
    </w:p>
    <w:p w:rsidR="00004B35" w:rsidRDefault="00004B35" w:rsidP="008D0078">
      <w:pPr>
        <w:pStyle w:val="Heading1"/>
        <w:spacing w:line="480" w:lineRule="auto"/>
        <w:rPr>
          <w:lang w:bidi="hi-IN"/>
        </w:rPr>
      </w:pPr>
      <w:r>
        <w:rPr>
          <w:lang w:bidi="hi-IN"/>
        </w:rPr>
        <w:t>Discussion</w:t>
      </w:r>
    </w:p>
    <w:p w:rsidR="00004B35" w:rsidRPr="006B0338" w:rsidRDefault="00004B35" w:rsidP="00B10A9D">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w:t>
      </w:r>
      <w:r w:rsidR="00216196">
        <w:rPr>
          <w:lang w:bidi="hi-IN"/>
        </w:rPr>
        <w:t xml:space="preserve">complex </w:t>
      </w:r>
      <w:r>
        <w:rPr>
          <w:lang w:bidi="hi-IN"/>
        </w:rPr>
        <w:t xml:space="preserve">conditions–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EA522D">
        <w:rPr>
          <w:lang w:bidi="hi-IN"/>
        </w:rPr>
        <w:fldChar w:fldCharType="begin" w:fldLock="1"/>
      </w:r>
      <w:r w:rsidR="002A5ACF">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"[14]" }, "properties" : { "noteIndex" : 0 }, "schema" : "https://github.com/citation-style-language/schema/raw/master/csl-citation.json" }</w:instrText>
      </w:r>
      <w:r w:rsidR="00EA522D">
        <w:rPr>
          <w:lang w:bidi="hi-IN"/>
        </w:rPr>
        <w:fldChar w:fldCharType="separate"/>
      </w:r>
      <w:r w:rsidR="00635E26" w:rsidRPr="00635E26">
        <w:rPr>
          <w:noProof/>
          <w:lang w:bidi="hi-IN"/>
        </w:rPr>
        <w:t>[14]</w:t>
      </w:r>
      <w:r w:rsidR="00EA522D">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w:t>
      </w:r>
      <w:r w:rsidR="00487229">
        <w:rPr>
          <w:lang w:bidi="hi-IN"/>
        </w:rPr>
        <w:t>challenges</w:t>
      </w:r>
      <w:r w:rsidR="00C023C7">
        <w:rPr>
          <w:lang w:bidi="hi-IN"/>
        </w:rPr>
        <w:t xml:space="preserve">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w:t>
      </w:r>
      <w:r w:rsidR="00735806">
        <w:rPr>
          <w:lang w:bidi="hi-IN"/>
        </w:rPr>
        <w:t>stable</w:t>
      </w:r>
      <w:r w:rsidR="00C023C7">
        <w:rPr>
          <w:lang w:bidi="hi-IN"/>
        </w:rPr>
        <w:t xml:space="preserve"> environment</w:t>
      </w:r>
      <w:r>
        <w:rPr>
          <w:lang w:bidi="hi-IN"/>
        </w:rPr>
        <w:t>.</w:t>
      </w:r>
      <w:r w:rsidR="006B0338">
        <w:rPr>
          <w:lang w:bidi="hi-IN"/>
        </w:rPr>
        <w:t xml:space="preserve"> </w:t>
      </w:r>
    </w:p>
    <w:p w:rsidR="00A67023" w:rsidRDefault="00C023C7" w:rsidP="008D00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w:t>
      </w:r>
      <w:r w:rsidR="00CE78D0">
        <w:rPr>
          <w:lang w:bidi="hi-IN"/>
        </w:rPr>
        <w:lastRenderedPageBreak/>
        <w:t>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EA522D" w:rsidRPr="00BA2B02">
        <w:rPr>
          <w:lang w:bidi="hi-IN"/>
        </w:rPr>
        <w:fldChar w:fldCharType="begin" w:fldLock="1"/>
      </w:r>
      <w:r w:rsidR="002A5AC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of the Royal Society B: Biological Sciences",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"[53]" }, "properties" : { "noteIndex" : 0 }, "schema" : "https://github.com/citation-style-language/schema/raw/master/csl-citation.json" }</w:instrText>
      </w:r>
      <w:r w:rsidR="00EA522D" w:rsidRPr="00BA2B02">
        <w:rPr>
          <w:lang w:bidi="hi-IN"/>
        </w:rPr>
        <w:fldChar w:fldCharType="separate"/>
      </w:r>
      <w:r w:rsidR="0061395B" w:rsidRPr="0061395B">
        <w:rPr>
          <w:noProof/>
          <w:lang w:bidi="hi-IN"/>
        </w:rPr>
        <w:t>[53]</w:t>
      </w:r>
      <w:r w:rsidR="00EA522D" w:rsidRPr="00BA2B02">
        <w:rPr>
          <w:lang w:bidi="hi-IN"/>
        </w:rPr>
        <w:fldChar w:fldCharType="end"/>
      </w:r>
      <w:r w:rsidR="00CE78D0" w:rsidRPr="00BA2B02">
        <w:rPr>
          <w:lang w:bidi="hi-IN"/>
        </w:rPr>
        <w:t>.</w:t>
      </w:r>
    </w:p>
    <w:p w:rsidR="003131D8" w:rsidRPr="00BA2B02" w:rsidRDefault="00DF299B" w:rsidP="0059042F">
      <w:pPr>
        <w:spacing w:line="480" w:lineRule="auto"/>
        <w:rPr>
          <w:lang w:bidi="hi-IN"/>
        </w:rPr>
      </w:pPr>
      <w:r>
        <w:rPr>
          <w:highlight w:val="yellow"/>
          <w:lang w:bidi="hi-IN"/>
        </w:rPr>
        <w:t>O</w:t>
      </w:r>
      <w:r w:rsidR="00EA522D" w:rsidRPr="008A48BD">
        <w:rPr>
          <w:highlight w:val="yellow"/>
          <w:lang w:bidi="hi-IN"/>
        </w:rPr>
        <w:t>ur model focuses on rugged landscapes</w:t>
      </w:r>
      <w:r>
        <w:rPr>
          <w:highlight w:val="yellow"/>
          <w:lang w:bidi="hi-IN"/>
        </w:rPr>
        <w:t>, where</w:t>
      </w:r>
      <w:r w:rsidR="00EA522D" w:rsidRPr="008A48BD">
        <w:rPr>
          <w:highlight w:val="yellow"/>
          <w:lang w:bidi="hi-IN"/>
        </w:rPr>
        <w:t xml:space="preserve"> </w:t>
      </w:r>
      <w:r>
        <w:rPr>
          <w:highlight w:val="yellow"/>
          <w:lang w:bidi="hi-IN"/>
        </w:rPr>
        <w:t xml:space="preserve">the </w:t>
      </w:r>
      <w:r w:rsidR="00EA522D" w:rsidRPr="008A48BD">
        <w:rPr>
          <w:highlight w:val="yellow"/>
          <w:lang w:bidi="hi-IN"/>
        </w:rPr>
        <w:t>single mutants have lower fitness (</w:t>
      </w:r>
      <w:r w:rsidR="00753966">
        <w:rPr>
          <w:highlight w:val="yellow"/>
          <w:lang w:bidi="hi-IN"/>
        </w:rPr>
        <w:t>0&lt;</w:t>
      </w:r>
      <w:r w:rsidR="00EA522D" w:rsidRPr="008A48BD">
        <w:rPr>
          <w:highlight w:val="yellow"/>
          <w:lang w:bidi="hi-IN"/>
        </w:rPr>
        <w:t>s)</w:t>
      </w:r>
      <w:r>
        <w:rPr>
          <w:highlight w:val="yellow"/>
          <w:lang w:bidi="hi-IN"/>
        </w:rPr>
        <w:t xml:space="preserve"> than either wildtype or double mutants. O</w:t>
      </w:r>
      <w:r w:rsidR="00EA522D" w:rsidRPr="008A48BD">
        <w:rPr>
          <w:highlight w:val="yellow"/>
          <w:lang w:bidi="hi-IN"/>
        </w:rPr>
        <w:t>ne can also consider cases in which single mutants have intermediate fitness (</w:t>
      </w:r>
      <w:proofErr w:type="spellStart"/>
      <w:r w:rsidR="00753966">
        <w:rPr>
          <w:i/>
          <w:iCs/>
          <w:highlight w:val="yellow"/>
          <w:lang w:bidi="hi-IN"/>
        </w:rPr>
        <w:t>sH</w:t>
      </w:r>
      <w:proofErr w:type="spellEnd"/>
      <w:r w:rsidR="00753966">
        <w:rPr>
          <w:highlight w:val="yellow"/>
          <w:lang w:bidi="hi-IN"/>
        </w:rPr>
        <w:t>&lt;</w:t>
      </w:r>
      <w:r w:rsidR="00EA522D" w:rsidRPr="008A48BD">
        <w:rPr>
          <w:i/>
          <w:iCs/>
          <w:highlight w:val="yellow"/>
          <w:lang w:bidi="hi-IN"/>
        </w:rPr>
        <w:t>s</w:t>
      </w:r>
      <w:r w:rsidR="00EA522D" w:rsidRPr="008A48BD">
        <w:rPr>
          <w:highlight w:val="yellow"/>
          <w:lang w:bidi="hi-IN"/>
        </w:rPr>
        <w:t xml:space="preserve">&lt;0) </w:t>
      </w:r>
      <w:r w:rsidR="00EA522D" w:rsidRPr="008A48BD">
        <w:rPr>
          <w:highlight w:val="yellow"/>
          <w:lang w:bidi="hi-IN"/>
        </w:rPr>
        <w:fldChar w:fldCharType="begin" w:fldLock="1"/>
      </w:r>
      <w:r w:rsidR="002A5ACF">
        <w:rPr>
          <w:highlight w:val="yellow"/>
          <w:lang w:bidi="hi-IN"/>
        </w:rPr>
        <w:instrText>ADDIN CSL_CITATION { "citationItems" : [ { "id" : "ITEM-1", "itemData" : { "DOI" : "10.1006/tpbi.1997.1358", "ISSN" : "0040-5809", "PMID" : "9679320", "abstract" : "R.A. Fisher and H.J. Muller argued in the 1930s that a major evolutionary advantage of recombination is that it allows favorable mutations to be combined within an individual even when they first appear in different individuals. This effect is evaluated in a two-locus, two-allele model by calculating the average waiting time until a new genotypic combination first appears in a haploid population. Three approximations are developed and compared with Monte Carlo simulations of the Wright-Fisher process of random genetic drift in a finite population. First, a crude method, based on the deterministic accumulation of single mutants, produces a waiting time of 1/square root of N mu(2) with no recombination and [formula: see text] with recombination between the two loci, where mu is the mutation rate, N is the haploid population size, and R is the recombination rate. Second, the waiting time is calculated as the expected value of a heterogeneous geometric distribution obtained from a branching process approximation. This gives accurate estimates for small values of N mu large. The estimates for small values of N mu are considerably lower than the simulated values. Finally, diffusion analysis of the Wright-Fisher process provides accurate estimates for N mu small, and the time scales of the diffusion process show a difference between R = 0 and for R &gt;&gt; 0 of the same order of magnitude as seen in the deterministic analysis. In the absence of recombination, accurate approximations to the waiting time are obtained by using the branching process for high N mu and the diffusion approximation for low N mu. For low N mu the waiting time is well approximated by 1/the square root of 8N2 mu(3). With R &gt;&gt; 0, the following dependence on N mu is observed: For N mu &gt; 1 the waiting time is virtually independent of recombination and is well described by the branching process approximation. For N mu approximately equal to 1 the waiting time is well described by a simplified diffusion approximation that assumes symmetry in the frequencies of single mutants. For N mu &lt;&lt; 1 the waiting time is well described by the diffusion approximation allowing asymmetry in the frequencies of single mutants. Recombination lowers the waiting time until a new genotypic combination first appears, but the effect is small compared to that of the mutation rate and population size. For large N mu, recombination has a negligible effect, and its effect is strongest for small N mu, in which case the waiti\u2026", "author" : [ { "dropping-particle" : "", "family" : "Christiansen", "given" : "Freddy B.", "non-dropping-particle" : "", "parse-names" : false, "suffix" : "" }, { "dropping-particle" : "", "family" : "Otto", "given" : "Sarah P.", "non-dropping-particle" : "", "parse-names" : false, "suffix" : "" }, { "dropping-particle" : "", "family" : "Bergman", "given" : "Aviv", "non-dropping-particle" : "", "parse-names" : false, "suffix" : "" }, { "dropping-particle" : "", "family" : "Feldman", "given" : "Marcus W.", "non-dropping-particle" : "", "parse-names" : false, "suffix" : "" } ], "container-title" : "Theoretical population biology", "id" : "ITEM-1", "issue" : "3", "issued" : { "date-parts" : [ [ "1998", "6" ] ] }, "note" : "\"our analysis will focus on two-locus models where single-mutant types are neutral or weakly favored\"", "page" : "199-215", "title" : "Waiting with and without recombination: the time to production of a double mutant.", "type" : "article-journal", "volume" : "53" }, "uris" : [ "http://www.mendeley.com/documents/?uuid=c644c077-80a1-4af2-87f7-dfc85480d47d" ] } ], "mendeley" : { "previouslyFormattedCitation" : "[54]" }, "properties" : { "noteIndex" : 0 }, "schema" : "https://github.com/citation-style-language/schema/raw/master/csl-citation.json" }</w:instrText>
      </w:r>
      <w:r w:rsidR="00EA522D" w:rsidRPr="008A48BD">
        <w:rPr>
          <w:highlight w:val="yellow"/>
          <w:lang w:bidi="hi-IN"/>
        </w:rPr>
        <w:fldChar w:fldCharType="separate"/>
      </w:r>
      <w:r w:rsidR="0061395B" w:rsidRPr="0061395B">
        <w:rPr>
          <w:noProof/>
          <w:highlight w:val="yellow"/>
          <w:lang w:bidi="hi-IN"/>
        </w:rPr>
        <w:t>[54]</w:t>
      </w:r>
      <w:r w:rsidR="00EA522D" w:rsidRPr="008A48BD">
        <w:rPr>
          <w:highlight w:val="yellow"/>
          <w:lang w:bidi="hi-IN"/>
        </w:rPr>
        <w:fldChar w:fldCharType="end"/>
      </w:r>
      <w:r w:rsidR="00EA522D" w:rsidRPr="008A48BD">
        <w:rPr>
          <w:highlight w:val="yellow"/>
          <w:lang w:bidi="hi-IN"/>
        </w:rPr>
        <w:t>. We previously show</w:t>
      </w:r>
      <w:r>
        <w:rPr>
          <w:highlight w:val="yellow"/>
          <w:lang w:bidi="hi-IN"/>
        </w:rPr>
        <w:t>ed</w:t>
      </w:r>
      <w:r w:rsidR="00EA522D" w:rsidRPr="008A48BD">
        <w:rPr>
          <w:highlight w:val="yellow"/>
          <w:lang w:bidi="hi-IN"/>
        </w:rPr>
        <w:t xml:space="preserve"> that SIM is favored by selection in these cases </w:t>
      </w:r>
      <w:r w:rsidR="00EA522D" w:rsidRPr="008A48BD">
        <w:rPr>
          <w:highlight w:val="yellow"/>
          <w:lang w:bidi="hi-IN"/>
        </w:rPr>
        <w:fldChar w:fldCharType="begin" w:fldLock="1"/>
      </w:r>
      <w:r w:rsidR="002A5ACF">
        <w:rPr>
          <w:highlight w:val="yellow"/>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8A48BD">
        <w:rPr>
          <w:highlight w:val="yellow"/>
          <w:lang w:bidi="hi-IN"/>
        </w:rPr>
        <w:fldChar w:fldCharType="separate"/>
      </w:r>
      <w:r w:rsidR="00EA522D" w:rsidRPr="008A48BD">
        <w:rPr>
          <w:noProof/>
          <w:highlight w:val="yellow"/>
          <w:lang w:bidi="hi-IN"/>
        </w:rPr>
        <w:t>[37]</w:t>
      </w:r>
      <w:r w:rsidR="00EA522D" w:rsidRPr="008A48BD">
        <w:rPr>
          <w:highlight w:val="yellow"/>
          <w:lang w:bidi="hi-IN"/>
        </w:rPr>
        <w:fldChar w:fldCharType="end"/>
      </w:r>
      <w:r w:rsidR="00EA522D" w:rsidRPr="008A48BD">
        <w:rPr>
          <w:highlight w:val="yellow"/>
          <w:lang w:bidi="hi-IN"/>
        </w:rPr>
        <w:t>; however, further work is required to analyze the effect of SIM on adaptation rate</w:t>
      </w:r>
      <w:r w:rsidR="008A0C64">
        <w:rPr>
          <w:highlight w:val="yellow"/>
          <w:lang w:bidi="hi-IN"/>
        </w:rPr>
        <w:t xml:space="preserve"> in</w:t>
      </w:r>
      <w:r w:rsidR="00EA522D" w:rsidRPr="008A48BD">
        <w:rPr>
          <w:highlight w:val="yellow"/>
          <w:lang w:bidi="hi-IN"/>
        </w:rPr>
        <w:t xml:space="preserve"> such scenarios.</w:t>
      </w:r>
      <w:r w:rsidR="003131D8" w:rsidRPr="00BA2B02" w:rsidDel="00B10A9D">
        <w:rPr>
          <w:lang w:bidi="hi-IN"/>
        </w:rPr>
        <w:t xml:space="preserve"> </w:t>
      </w:r>
    </w:p>
    <w:p w:rsidR="00D84632" w:rsidRPr="00BA2B02" w:rsidRDefault="00A67023" w:rsidP="003131D8">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EA522D" w:rsidRPr="00BA2B02">
        <w:rPr>
          <w:lang w:bidi="hi-IN"/>
        </w:rPr>
        <w:fldChar w:fldCharType="begin" w:fldLock="1"/>
      </w:r>
      <w:r w:rsidR="002A5ACF">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"[55]" }, "properties" : { "noteIndex" : 0 }, "schema" : "https://github.com/citation-style-language/schema/raw/master/csl-citation.json" }</w:instrText>
      </w:r>
      <w:r w:rsidR="00EA522D" w:rsidRPr="00BA2B02">
        <w:rPr>
          <w:lang w:bidi="hi-IN"/>
        </w:rPr>
        <w:fldChar w:fldCharType="separate"/>
      </w:r>
      <w:r w:rsidR="0061395B" w:rsidRPr="0061395B">
        <w:rPr>
          <w:noProof/>
          <w:lang w:bidi="hi-IN"/>
        </w:rPr>
        <w:t>[55]</w:t>
      </w:r>
      <w:r w:rsidR="00EA522D"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EA522D" w:rsidRPr="00BA2B02">
        <w:rPr>
          <w:lang w:bidi="hi-IN"/>
        </w:rPr>
        <w:fldChar w:fldCharType="begin" w:fldLock="1"/>
      </w:r>
      <w:r w:rsidR="002A5ACF">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"[56\u201359]" }, "properties" : { "noteIndex" : 0 }, "schema" : "https://github.com/citation-style-language/schema/raw/master/csl-citation.json" }</w:instrText>
      </w:r>
      <w:r w:rsidR="00EA522D" w:rsidRPr="00BA2B02">
        <w:rPr>
          <w:lang w:bidi="hi-IN"/>
        </w:rPr>
        <w:fldChar w:fldCharType="separate"/>
      </w:r>
      <w:r w:rsidR="0061395B" w:rsidRPr="0061395B">
        <w:rPr>
          <w:noProof/>
          <w:lang w:bidi="hi-IN"/>
        </w:rPr>
        <w:t>[56–59]</w:t>
      </w:r>
      <w:r w:rsidR="00EA522D"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w:t>
      </w:r>
      <w:r w:rsidR="00ED111F" w:rsidRPr="00BA2B02">
        <w:rPr>
          <w:lang w:bidi="hi-IN"/>
        </w:rPr>
        <w:lastRenderedPageBreak/>
        <w:t xml:space="preserve">responses that serve other </w:t>
      </w:r>
      <w:r w:rsidR="00F2594F" w:rsidRPr="00BA2B02">
        <w:rPr>
          <w:lang w:bidi="hi-IN"/>
        </w:rPr>
        <w:t xml:space="preserve">cellular </w:t>
      </w:r>
      <w:r w:rsidR="00ED111F" w:rsidRPr="00BA2B02">
        <w:rPr>
          <w:lang w:bidi="hi-IN"/>
        </w:rPr>
        <w:t xml:space="preserve">functions </w:t>
      </w:r>
      <w:r w:rsidR="00EA522D" w:rsidRPr="00BA2B02">
        <w:rPr>
          <w:lang w:bidi="hi-IN"/>
        </w:rPr>
        <w:fldChar w:fldCharType="begin" w:fldLock="1"/>
      </w:r>
      <w:r w:rsidR="002A5ACF">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[16,32]</w:t>
      </w:r>
      <w:r w:rsidR="00EA522D"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D84632" w:rsidP="008D0078">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w:t>
      </w:r>
      <w:r w:rsidR="00F2594F" w:rsidRPr="00BA2B02">
        <w:rPr>
          <w:lang w:bidi="hi-IN"/>
        </w:rPr>
        <w:t xml:space="preserve">different </w:t>
      </w:r>
      <w:r w:rsidRPr="00BA2B02">
        <w:rPr>
          <w:lang w:bidi="hi-IN"/>
        </w:rPr>
        <w:t>single mutant</w:t>
      </w:r>
      <w:r w:rsidR="008A6B5D" w:rsidRPr="00BA2B02">
        <w:rPr>
          <w:lang w:bidi="hi-IN"/>
        </w:rPr>
        <w:t>s</w:t>
      </w:r>
      <w:r w:rsidR="00735806">
        <w:rPr>
          <w:lang w:bidi="hi-IN"/>
        </w:rPr>
        <w:t xml:space="preserve"> to produce </w:t>
      </w:r>
      <w:r w:rsidRPr="00BA2B02">
        <w:rPr>
          <w:lang w:bidi="hi-IN"/>
        </w:rPr>
        <w:t>double mutant</w:t>
      </w:r>
      <w:r w:rsidR="00735806">
        <w:rPr>
          <w:lang w:bidi="hi-IN"/>
        </w:rPr>
        <w:t>s</w:t>
      </w:r>
      <w:r w:rsidRPr="00BA2B02">
        <w:rPr>
          <w:lang w:bidi="hi-IN"/>
        </w:rPr>
        <w:t xml:space="preserve">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EA522D" w:rsidRPr="00BA2B02">
        <w:rPr>
          <w:lang w:bidi="hi-IN"/>
        </w:rPr>
        <w:fldChar w:fldCharType="begin" w:fldLock="1"/>
      </w:r>
      <w:r w:rsidR="002A5ACF">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[35]</w:t>
      </w:r>
      <w:r w:rsidR="00EA522D" w:rsidRPr="00BA2B02">
        <w:rPr>
          <w:lang w:bidi="hi-IN"/>
        </w:rPr>
        <w:fldChar w:fldCharType="end"/>
      </w:r>
      <w:r w:rsidR="00134FEB" w:rsidRPr="00BA2B02">
        <w:rPr>
          <w:lang w:bidi="hi-IN"/>
        </w:rPr>
        <w:t xml:space="preserve">, direct competitions </w:t>
      </w:r>
      <w:r w:rsidR="00EA522D" w:rsidRPr="00BA2B02">
        <w:rPr>
          <w:lang w:bidi="hi-IN"/>
        </w:rPr>
        <w:fldChar w:fldCharType="begin" w:fldLock="1"/>
      </w:r>
      <w:r w:rsidR="002A5ACF">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"[60]" }, "properties" : { "noteIndex" : 0 }, "schema" : "https://github.com/citation-style-language/schema/raw/master/csl-citation.json" }</w:instrText>
      </w:r>
      <w:r w:rsidR="00EA522D" w:rsidRPr="00BA2B02">
        <w:rPr>
          <w:lang w:bidi="hi-IN"/>
        </w:rPr>
        <w:fldChar w:fldCharType="separate"/>
      </w:r>
      <w:r w:rsidR="0061395B" w:rsidRPr="0061395B">
        <w:rPr>
          <w:noProof/>
          <w:lang w:bidi="hi-IN"/>
        </w:rPr>
        <w:t>[60]</w:t>
      </w:r>
      <w:r w:rsidR="00EA522D" w:rsidRPr="00BA2B02">
        <w:rPr>
          <w:lang w:bidi="hi-IN"/>
        </w:rPr>
        <w:fldChar w:fldCharType="end"/>
      </w:r>
      <w:r w:rsidR="00134FEB" w:rsidRPr="00BA2B02">
        <w:rPr>
          <w:lang w:bidi="hi-IN"/>
        </w:rPr>
        <w:t>, and adaptation rate (due to the Fisher-Muller effect).</w:t>
      </w:r>
    </w:p>
    <w:p w:rsidR="0007409B" w:rsidRDefault="00514DED" w:rsidP="008D0078">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EA522D" w:rsidRPr="00BA2B02">
        <w:rPr>
          <w:lang w:bidi="hi-IN"/>
        </w:rPr>
        <w:fldChar w:fldCharType="begin" w:fldLock="1"/>
      </w:r>
      <w:r w:rsidR="002A5AC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[37]</w:t>
      </w:r>
      <w:r w:rsidR="00EA522D"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w:t>
      </w:r>
      <w:r w:rsidR="00DE1F0E">
        <w:rPr>
          <w:lang w:bidi="hi-IN"/>
        </w:rPr>
        <w:t xml:space="preserve">In the current article </w:t>
      </w:r>
      <w:r w:rsidR="00735806">
        <w:rPr>
          <w:lang w:bidi="hi-IN"/>
        </w:rPr>
        <w:t xml:space="preserve">we </w:t>
      </w:r>
      <w:r w:rsidR="00DE1F0E">
        <w:rPr>
          <w:lang w:bidi="hi-IN"/>
        </w:rPr>
        <w:t>show</w:t>
      </w:r>
      <w:r w:rsidR="00735806">
        <w:rPr>
          <w:lang w:bidi="hi-IN"/>
        </w:rPr>
        <w:t xml:space="preserve"> </w:t>
      </w:r>
      <w:r w:rsidR="00D76319" w:rsidRPr="00BA2B02">
        <w:rPr>
          <w:lang w:bidi="hi-IN"/>
        </w:rPr>
        <w:t xml:space="preserve">that </w:t>
      </w:r>
      <w:r w:rsidR="00C63224" w:rsidRPr="00BA2B02">
        <w:rPr>
          <w:lang w:bidi="hi-IN"/>
        </w:rPr>
        <w:t xml:space="preserve">selection also favors SIM on a rugged fitness landscape </w:t>
      </w:r>
      <w:r w:rsidR="008B7326" w:rsidRPr="00BA2B02">
        <w:rPr>
          <w:lang w:bidi="hi-IN"/>
        </w:rPr>
        <w:t>(</w:t>
      </w:r>
      <w:r w:rsidR="00C56AB4">
        <w:t>Online Appendix F</w:t>
      </w:r>
      <w:r w:rsidR="00396506">
        <w:rPr>
          <w:lang w:bidi="hi-IN"/>
        </w:rPr>
        <w:t>)</w:t>
      </w:r>
      <w:r w:rsidR="00D76319" w:rsidRPr="00BA2B02">
        <w:rPr>
          <w:lang w:bidi="hi-IN"/>
        </w:rPr>
        <w:t>.</w:t>
      </w:r>
    </w:p>
    <w:p w:rsidR="00624999" w:rsidRPr="00AB7394" w:rsidRDefault="00BF7DE4" w:rsidP="00043E52">
      <w:pPr>
        <w:spacing w:line="480" w:lineRule="auto"/>
        <w:rPr>
          <w:rPrChange w:id="18" w:author="Yoav Ram" w:date="2014-07-14T17:29:00Z">
            <w:rPr>
              <w:rFonts w:ascii="Helvetica" w:hAnsi="Helvetica" w:cs="Helvetica"/>
              <w:color w:val="333333"/>
              <w:sz w:val="20"/>
              <w:szCs w:val="20"/>
              <w:shd w:val="clear" w:color="auto" w:fill="FFFFFF"/>
            </w:rPr>
          </w:rPrChange>
        </w:rPr>
      </w:pPr>
      <w:r>
        <w:rPr>
          <w:highlight w:val="yellow"/>
          <w:lang w:bidi="hi-IN"/>
        </w:rPr>
        <w:t xml:space="preserve">Several authors have suggested that the mutation rate must </w:t>
      </w:r>
      <w:r w:rsidR="00EA522D" w:rsidRPr="008A48BD">
        <w:rPr>
          <w:highlight w:val="yellow"/>
          <w:lang w:bidi="hi-IN"/>
        </w:rPr>
        <w:t xml:space="preserve">balance between </w:t>
      </w:r>
      <w:r w:rsidR="00EA522D" w:rsidRPr="008A48BD">
        <w:rPr>
          <w:i/>
          <w:iCs/>
          <w:highlight w:val="yellow"/>
          <w:lang w:bidi="hi-IN"/>
        </w:rPr>
        <w:t xml:space="preserve">adaptability </w:t>
      </w:r>
      <w:r w:rsidR="00EA522D" w:rsidRPr="008A48BD">
        <w:rPr>
          <w:highlight w:val="yellow"/>
        </w:rPr>
        <w:t xml:space="preserve">and </w:t>
      </w:r>
      <w:r w:rsidR="00EA522D" w:rsidRPr="008A48BD">
        <w:rPr>
          <w:i/>
          <w:iCs/>
          <w:highlight w:val="yellow"/>
        </w:rPr>
        <w:t>adaptedness</w:t>
      </w:r>
      <w:r w:rsidR="00EA522D" w:rsidRPr="008A48BD">
        <w:rPr>
          <w:highlight w:val="yellow"/>
        </w:rPr>
        <w:t>:</w:t>
      </w:r>
      <w:r w:rsidR="00EB4D3E">
        <w:rPr>
          <w:highlight w:val="yellow"/>
        </w:rPr>
        <w:t xml:space="preserve"> Kimura found a mutation rate that balances between mutational and </w:t>
      </w:r>
      <w:proofErr w:type="spellStart"/>
      <w:r w:rsidR="00EB4D3E">
        <w:rPr>
          <w:highlight w:val="yellow"/>
        </w:rPr>
        <w:t>substitutional</w:t>
      </w:r>
      <w:proofErr w:type="spellEnd"/>
      <w:r w:rsidR="00EB4D3E">
        <w:rPr>
          <w:highlight w:val="yellow"/>
        </w:rPr>
        <w:t xml:space="preserve"> load </w:t>
      </w:r>
      <w:r w:rsidR="00EA522D">
        <w:rPr>
          <w:highlight w:val="yellow"/>
        </w:rPr>
        <w:fldChar w:fldCharType="begin" w:fldLock="1"/>
      </w:r>
      <w:r w:rsidR="002A5ACF">
        <w:rPr>
          <w:highlight w:val="yellow"/>
        </w:rPr>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"mendeley" : { "previouslyFormattedCitation" : "[6]" }, "properties" : { "noteIndex" : 0 }, "schema" : "https://github.com/citation-style-language/schema/raw/master/csl-citation.json" }</w:instrText>
      </w:r>
      <w:r w:rsidR="00EA522D">
        <w:rPr>
          <w:highlight w:val="yellow"/>
        </w:rPr>
        <w:fldChar w:fldCharType="separate"/>
      </w:r>
      <w:r w:rsidR="00F90DBC" w:rsidRPr="00F90DBC">
        <w:rPr>
          <w:noProof/>
          <w:highlight w:val="yellow"/>
        </w:rPr>
        <w:t>[6]</w:t>
      </w:r>
      <w:r w:rsidR="00EA522D">
        <w:rPr>
          <w:highlight w:val="yellow"/>
        </w:rPr>
        <w:fldChar w:fldCharType="end"/>
      </w:r>
      <w:r w:rsidR="00EB4D3E">
        <w:rPr>
          <w:highlight w:val="yellow"/>
        </w:rPr>
        <w:t>;</w:t>
      </w:r>
      <w:r w:rsidR="00EA522D" w:rsidRPr="008A48BD">
        <w:rPr>
          <w:highlight w:val="yellow"/>
        </w:rPr>
        <w:t xml:space="preserve"> </w:t>
      </w:r>
      <w:r>
        <w:rPr>
          <w:highlight w:val="yellow"/>
        </w:rPr>
        <w:t xml:space="preserve">Johnson and Barton found </w:t>
      </w:r>
      <w:r w:rsidR="00EA522D" w:rsidRPr="008A48BD">
        <w:rPr>
          <w:highlight w:val="yellow"/>
        </w:rPr>
        <w:t xml:space="preserve">an optimal mutation rate that balances </w:t>
      </w:r>
      <w:r w:rsidR="00AB7394">
        <w:rPr>
          <w:highlight w:val="yellow"/>
        </w:rPr>
        <w:t>the</w:t>
      </w:r>
      <w:r w:rsidR="00EA522D" w:rsidRPr="008A48BD">
        <w:rPr>
          <w:highlight w:val="yellow"/>
        </w:rPr>
        <w:t xml:space="preserve"> generation of beneficial and deleterious mutations during adaptation </w:t>
      </w:r>
      <w:r w:rsidR="00EA522D" w:rsidRPr="008A48BD">
        <w:rPr>
          <w:highlight w:val="yellow"/>
        </w:rPr>
        <w:fldChar w:fldCharType="begin" w:fldLock="1"/>
      </w:r>
      <w:r w:rsidR="002A5ACF">
        <w:rPr>
          <w:highlight w:val="yellow"/>
        </w:rPr>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 "page" : "395-411", "title" : "The effect of deleterious alleles on adaptation in asexual populations.", "type" : "article-journal", "volume" : "162" }, "uris" : [ "http://www.mendeley.com/documents/?uuid=f3941c3a-3bc1-4b60-92ac-7986875fd4c6" ] } ], "mendeley" : { "previouslyFormattedCitation" : "[61]" }, "properties" : { "noteIndex" : 0 }, "schema" : "https://github.com/citation-style-language/schema/raw/master/csl-citation.json" }</w:instrText>
      </w:r>
      <w:r w:rsidR="00EA522D" w:rsidRPr="008A48BD">
        <w:rPr>
          <w:highlight w:val="yellow"/>
        </w:rPr>
        <w:fldChar w:fldCharType="separate"/>
      </w:r>
      <w:r w:rsidR="0061395B" w:rsidRPr="0061395B">
        <w:rPr>
          <w:noProof/>
          <w:highlight w:val="yellow"/>
        </w:rPr>
        <w:t>[61]</w:t>
      </w:r>
      <w:r w:rsidR="00EA522D" w:rsidRPr="008A48BD">
        <w:rPr>
          <w:highlight w:val="yellow"/>
        </w:rPr>
        <w:fldChar w:fldCharType="end"/>
      </w:r>
      <w:r>
        <w:rPr>
          <w:highlight w:val="yellow"/>
        </w:rPr>
        <w:t>; Leigh found an optimal mutation rate that balances</w:t>
      </w:r>
      <w:r w:rsidR="00EA522D" w:rsidRPr="008A48BD">
        <w:rPr>
          <w:highlight w:val="yellow"/>
        </w:rPr>
        <w:t xml:space="preserve"> </w:t>
      </w:r>
      <w:r>
        <w:rPr>
          <w:highlight w:val="yellow"/>
        </w:rPr>
        <w:t xml:space="preserve">the </w:t>
      </w:r>
      <w:r w:rsidR="00EA522D" w:rsidRPr="008A48BD">
        <w:rPr>
          <w:highlight w:val="yellow"/>
        </w:rPr>
        <w:t xml:space="preserve">generation of deleterious mutations and maintenance of standing variation in a </w:t>
      </w:r>
      <w:r w:rsidR="001446C8">
        <w:rPr>
          <w:highlight w:val="yellow"/>
        </w:rPr>
        <w:lastRenderedPageBreak/>
        <w:t>fluctuating</w:t>
      </w:r>
      <w:r w:rsidR="00EA522D" w:rsidRPr="008A48BD">
        <w:rPr>
          <w:highlight w:val="yellow"/>
        </w:rPr>
        <w:t xml:space="preserve"> environment </w:t>
      </w:r>
      <w:r w:rsidR="00EA522D" w:rsidRPr="008A48BD">
        <w:rPr>
          <w:highlight w:val="yellow"/>
        </w:rPr>
        <w:fldChar w:fldCharType="begin" w:fldLock="1"/>
      </w:r>
      <w:r w:rsidR="002A5ACF">
        <w:rPr>
          <w:highlight w:val="yellow"/>
        </w:rPr>
        <w:instrText>ADDIN CSL_CITATION { "citationItems" : [ { "id" : "ITEM-1", "itemData" : { "ISSN" : "0016-6731", "PMID" : "4711556", "author" : [ { "dropping-particle" : "", "family" : "Leigh", "given" : "Egbert Giles Jr.", "non-dropping-particle" : "", "parse-names" : false, "suffix" : "" } ], "container-title" : "Genetics", "id" : "ITEM-1", "issued" : { "date-parts" : [ [ "1973", "4" ] ] }, "page" : "Suppl 73:1-18", "title" : "The evolution of mutation rates.", "type" : "article-journal", "volume" : "73" }, "uris" : [ "http://www.mendeley.com/documents/?uuid=7a4b62bb-8633-416c-8f70-05cedce54130" ] } ], "mendeley" : { "previouslyFormattedCitation" : "[62]" }, "properties" : { "noteIndex" : 0 }, "schema" : "https://github.com/citation-style-language/schema/raw/master/csl-citation.json" }</w:instrText>
      </w:r>
      <w:r w:rsidR="00EA522D" w:rsidRPr="008A48BD">
        <w:rPr>
          <w:highlight w:val="yellow"/>
        </w:rPr>
        <w:fldChar w:fldCharType="separate"/>
      </w:r>
      <w:r w:rsidR="0061395B" w:rsidRPr="0061395B">
        <w:rPr>
          <w:noProof/>
          <w:highlight w:val="yellow"/>
        </w:rPr>
        <w:t>[62]</w:t>
      </w:r>
      <w:r w:rsidR="00EA522D" w:rsidRPr="008A48BD">
        <w:rPr>
          <w:highlight w:val="yellow"/>
        </w:rPr>
        <w:fldChar w:fldCharType="end"/>
      </w:r>
      <w:r>
        <w:rPr>
          <w:highlight w:val="yellow"/>
        </w:rPr>
        <w:t xml:space="preserve">; </w:t>
      </w:r>
      <w:proofErr w:type="spellStart"/>
      <w:r>
        <w:rPr>
          <w:highlight w:val="yellow"/>
        </w:rPr>
        <w:t>Komarova</w:t>
      </w:r>
      <w:proofErr w:type="spellEnd"/>
      <w:r>
        <w:rPr>
          <w:highlight w:val="yellow"/>
        </w:rPr>
        <w:t xml:space="preserve"> and </w:t>
      </w:r>
      <w:proofErr w:type="spellStart"/>
      <w:r>
        <w:rPr>
          <w:highlight w:val="yellow"/>
        </w:rPr>
        <w:t>Wodartz</w:t>
      </w:r>
      <w:proofErr w:type="spellEnd"/>
      <w:r>
        <w:rPr>
          <w:highlight w:val="yellow"/>
        </w:rPr>
        <w:t xml:space="preserve"> found an optimal</w:t>
      </w:r>
      <w:r w:rsidR="00EA522D" w:rsidRPr="008A48BD">
        <w:rPr>
          <w:highlight w:val="yellow"/>
        </w:rPr>
        <w:t xml:space="preserve"> rate of chromosome loss that balances </w:t>
      </w:r>
      <w:r w:rsidR="00AB7394">
        <w:rPr>
          <w:highlight w:val="yellow"/>
        </w:rPr>
        <w:t xml:space="preserve">the unmasking of recessive alleles and genetic load </w:t>
      </w:r>
      <w:r w:rsidR="00EA522D" w:rsidRPr="008A48BD">
        <w:rPr>
          <w:highlight w:val="yellow"/>
        </w:rPr>
        <w:t xml:space="preserve">during carcinogenesis </w:t>
      </w:r>
      <w:r w:rsidR="00EA522D" w:rsidRPr="008A48BD">
        <w:rPr>
          <w:highlight w:val="yellow"/>
        </w:rPr>
        <w:fldChar w:fldCharType="begin" w:fldLock="1"/>
      </w:r>
      <w:r w:rsidR="002A5ACF">
        <w:rPr>
          <w:highlight w:val="yellow"/>
        </w:rPr>
        <w:instrText>ADDIN CSL_CITATION { "citationItems" : [ { "id" : "ITEM-1", "itemData" : { "DOI" : "10.1073/pnas.0401943101", "ISSN" : "0027-8424", "PMID" : "15105448", "abstract" : "Many cancers are characterized by chromosomal instability (CIN). This phenotype involves the deletion and duplication of chromosomes or chromosome parts and results in a high degree of aneuploidy. The role of CIN for cancer progression is a very important, yet unresolved question. It has been argued that CIN contributes to cancer initiation because chromosome loss can unmask a mutated tumor suppressor (TSP) gene. At the same time, CIN is costly for the cell because it destroys the genome and therefore compromises clonal expansion. Here, we use mathematical models to determine whether CIN can accelerate the generation and expansion of TSP(-/-) cells in the context of this tradeoff. Comparing cells with different degrees of CIN, we find that the emergence and growth of TSP(-/-) cells is optimized if the rate of chromosome loss is of the order of 10(-3) to 10(-2). This result is very robust, is independent of parameter values, and coincides with experimental measures using colon cancer cell lines. However, if we consider all of the steps in the pathway, including the generation of the CIN phenotype from stable cells, then it turns out that the emergence and growth of TSP(-/-) cells is never accelerated by CIN. Therefore, CIN does not arise because it accelerates the accumulation of adaptive mutations. Instead, it arises for other reasons, such as environmental factors, and is subsequently fine-tuned by selection to minimize the time to further cancer progression by means of the inactivation of TSP genes.", "author" : [ { "dropping-particle" : "", "family" : "Komarova", "given" : "Natalia L", "non-dropping-particle" : "", "parse-names" : false, "suffix" : "" }, { "dropping-particle" : "", "family" : "Wodarz", "given" : "Dominik", "non-dropping-particle" : "", "parse-names" : false, "suffix" : "" } ], "container-title" : "Proceedings of the National Academy of Sciences of the United States of America", "id" : "ITEM-1", "issue" : "18", "issued" : { "date-parts" : [ [ "2004", "5", "4" ] ] }, "note" : "similar to a scenario of waiting for double mutant when the single mutant is neutral. in this case the send event is chromosome loss rather than an additional mutation so that the aneuploid cell is effectively homozegeous for the mutation.\nof course chromosome loss has an additional cost.\n      ", "page" : "7017-21", "title" : "The optimal rate of chromosome loss for the inactivation of tumor suppressor genes in cancer.", "type" : "article-journal", "volume" : "101" }, "uris" : [ "http://www.mendeley.com/documents/?uuid=81558f0e-524b-49f3-8487-d96d88e496ad" ] } ], "mendeley" : { "previouslyFormattedCitation" : "[63]" }, "properties" : { "noteIndex" : 0 }, "schema" : "https://github.com/citation-style-language/schema/raw/master/csl-citation.json" }</w:instrText>
      </w:r>
      <w:r w:rsidR="00EA522D" w:rsidRPr="008A48BD">
        <w:rPr>
          <w:highlight w:val="yellow"/>
        </w:rPr>
        <w:fldChar w:fldCharType="separate"/>
      </w:r>
      <w:r w:rsidR="0061395B" w:rsidRPr="0061395B">
        <w:rPr>
          <w:noProof/>
          <w:highlight w:val="yellow"/>
        </w:rPr>
        <w:t>[63]</w:t>
      </w:r>
      <w:r w:rsidR="00EA522D" w:rsidRPr="008A48BD">
        <w:rPr>
          <w:highlight w:val="yellow"/>
        </w:rPr>
        <w:fldChar w:fldCharType="end"/>
      </w:r>
      <w:r>
        <w:rPr>
          <w:highlight w:val="yellow"/>
        </w:rPr>
        <w:t xml:space="preserve">; </w:t>
      </w:r>
      <w:proofErr w:type="spellStart"/>
      <w:r>
        <w:rPr>
          <w:highlight w:val="yellow"/>
        </w:rPr>
        <w:t>Komarova</w:t>
      </w:r>
      <w:proofErr w:type="spellEnd"/>
      <w:r>
        <w:rPr>
          <w:highlight w:val="yellow"/>
        </w:rPr>
        <w:t xml:space="preserve"> et al. and </w:t>
      </w:r>
      <w:proofErr w:type="spellStart"/>
      <w:r>
        <w:rPr>
          <w:highlight w:val="yellow"/>
        </w:rPr>
        <w:t>Agur</w:t>
      </w:r>
      <w:proofErr w:type="spellEnd"/>
      <w:r>
        <w:rPr>
          <w:highlight w:val="yellow"/>
        </w:rPr>
        <w:t xml:space="preserve"> et al. found</w:t>
      </w:r>
      <w:r w:rsidR="00EA522D" w:rsidRPr="008A48BD">
        <w:rPr>
          <w:highlight w:val="yellow"/>
        </w:rPr>
        <w:t xml:space="preserve"> a time-dependent </w:t>
      </w:r>
      <w:r>
        <w:rPr>
          <w:highlight w:val="yellow"/>
        </w:rPr>
        <w:t xml:space="preserve">mutation rate </w:t>
      </w:r>
      <w:r w:rsidR="00EA522D" w:rsidRPr="008A48BD">
        <w:rPr>
          <w:highlight w:val="yellow"/>
        </w:rPr>
        <w:t xml:space="preserve">strategy </w:t>
      </w:r>
      <w:r w:rsidRPr="00BF7DE4">
        <w:rPr>
          <w:highlight w:val="yellow"/>
        </w:rPr>
        <w:t xml:space="preserve">that optimizes </w:t>
      </w:r>
      <w:r w:rsidR="00EA522D" w:rsidRPr="008A48BD">
        <w:rPr>
          <w:highlight w:val="yellow"/>
        </w:rPr>
        <w:t xml:space="preserve">carcinogenesis </w:t>
      </w:r>
      <w:r w:rsidR="00EA522D" w:rsidRPr="008A48BD">
        <w:rPr>
          <w:highlight w:val="yellow"/>
        </w:rPr>
        <w:fldChar w:fldCharType="begin" w:fldLock="1"/>
      </w:r>
      <w:r w:rsidR="002A5ACF">
        <w:rPr>
          <w:highlight w:val="yellow"/>
        </w:rPr>
        <w:instrText>ADDIN CSL_CITATION { "citationItems" : [ { "id" : "ITEM-1", "itemData" : { "DOI" : "10.1098/rsif.2007.1054", "ISSN" : "1742-5689", "PMID" : "17580291", "abstract" : "Genetic instability in cancer is a two-edge sword. It can both increase the rate of cancer progression (by increasing the probability of cancerous mutations) and decrease the rate of cancer growth (by imposing a large death toll on dividing cells). Two of the many selective pressures acting upon a tumour, the need for variability and the need to minimize deleterious mutations, affect the tumour's 'choice' of a stable or unstable 'strategy'. As cancer progresses, the balance of the two pressures will change. In this paper, we examine how the optimal strategy of cancerous cells is shaped by the changing selective pressures. We consider the two most common patterns in multistage carcinogenesis: the activation of an oncogene (a one-step process) and an inactivation of a tumour-suppressor gene (a two-step process). For these, we formulate an optimal control problem for the mutation rate in cancer cells. We then develop a method to find optimal time-dependent strategies. It turns out that for a wide range of parameters, the most successful strategy is to start with a high rate of mutations and then switch to stability. This agrees with the growing biological evidence that genetic instability, prevalent in early cancers, turns into stability later on in the progression. We also identify parameter regimes where it is advantageous to keep stable (or unstable) constantly throughout the growth.", "author" : [ { "dropping-particle" : "", "family" : "Komarova", "given" : "Natalia L", "non-dropping-particle" : "", "parse-names" : false, "suffix" : "" }, { "dropping-particle" : "V", "family" : "Sadovsky", "given" : "Alexander", "non-dropping-particle" : "", "parse-names" : false, "suffix" : "" }, { "dropping-particle" : "", "family" : "Wan", "given" : "Frederic Y M", "non-dropping-particle" : "", "parse-names" : false, "suffix" : "" } ], "container-title" : "Journal of the Royal Society, Interface / the Royal Society", "id" : "ITEM-1", "issue" : "18", "issued" : { "date-parts" : [ [ "2008", "1", "6" ] ] }, "page" : "105-21", "title" : "Selective pressures for and against genetic instability in cancer: a time-dependent problem.", "type" : "article-journal", "volume" : "5" }, "uris" : [ "http://www.mendeley.com/documents/?uuid=139198fa-6e6b-492c-a565-12d9081e23c5" ] } ], "mendeley" : { "previouslyFormattedCitation" : "[64]" }, "properties" : { "noteIndex" : 0 }, "schema" : "https://github.com/citation-style-language/schema/raw/master/csl-citation.json" }</w:instrText>
      </w:r>
      <w:r w:rsidR="00EA522D" w:rsidRPr="008A48BD">
        <w:rPr>
          <w:highlight w:val="yellow"/>
        </w:rPr>
        <w:fldChar w:fldCharType="separate"/>
      </w:r>
      <w:r w:rsidR="0061395B" w:rsidRPr="0061395B">
        <w:rPr>
          <w:noProof/>
          <w:highlight w:val="yellow"/>
        </w:rPr>
        <w:t>[64]</w:t>
      </w:r>
      <w:r w:rsidR="00EA522D" w:rsidRPr="008A48BD">
        <w:rPr>
          <w:highlight w:val="yellow"/>
        </w:rPr>
        <w:fldChar w:fldCharType="end"/>
      </w:r>
      <w:r w:rsidRPr="00BF7DE4">
        <w:rPr>
          <w:highlight w:val="yellow"/>
        </w:rPr>
        <w:t xml:space="preserve"> an</w:t>
      </w:r>
      <w:r w:rsidRPr="00AB7394">
        <w:rPr>
          <w:highlight w:val="yellow"/>
        </w:rPr>
        <w:t xml:space="preserve">d adaptive immune response </w:t>
      </w:r>
      <w:r w:rsidR="00EA522D" w:rsidRPr="008A48BD">
        <w:rPr>
          <w:highlight w:val="yellow"/>
        </w:rPr>
        <w:fldChar w:fldCharType="begin" w:fldLock="1"/>
      </w:r>
      <w:r w:rsidR="002A5ACF">
        <w:rPr>
          <w:highlight w:val="yellow"/>
        </w:rPr>
        <w:instrText>ADDIN CSL_CITATION { "citationItems" : [ { "id" : "ITEM-1", "itemData" : { "DOI" : "10.1098/rspb.1991.0101", "ISSN" : "0962-8452", "PMID" : "1682938", "abstract" : "Efficient immune response often depends on the production of high affinity antibodies. We show analytically that the optimal strategy for a fast production of high affinity antibodies is to utilize a step-function mutation rate, i.e. a minimal mutation rate in early stages of the immune response, followed by a discontinuous switch to the maximal possible rate when the proliferating population of B-cells exceeds a threshold value. Our results are in accordance with the biological observations concerning the time of onset of the hypermutation process, and with the mutation rate during the later stages of the primary immune response. Indeed the hypermutation process plays a crucial role in responding to a prevailing pathogen at each round of immune response, and not only for coping with future infections. Moreover, as the effect of hypermutations is shown to be crucially dependent on the number of proliferating B-cells, its onset is not expected to depend on an external signal, but rather to be related to the clone's age. This suggests that the onset is host species specific, rather than pathogen specific. Another implication of the present results is that activation of hypermutations before the B-cell population has reached the critical size may impede the efficiency of the response.", "author" : [ { "dropping-particle" : "", "family" : "Agur", "given" : "Zvia", "non-dropping-particle" : "", "parse-names" : false, "suffix" : "" }, { "dropping-particle" : "", "family" : "Mazor", "given" : "Gadi", "non-dropping-particle" : "", "parse-names" : false, "suffix" : "" }, { "dropping-particle" : "", "family" : "Meilijson", "given" : "Isaac", "non-dropping-particle" : "", "parse-names" : false, "suffix" : "" } ], "container-title" : "Proceedings of the Royal Society B: Biological Sciences", "id" : "ITEM-1", "issue" : "1313", "issued" : { "date-parts" : [ [ "1991", "8" ] ] }, "note" : "We have a hardcopy version of the article", "page" : "147-50", "title" : "Maturation of the humoral immune response as an optimization problem.", "type" : "article-journal", "volume" : "245" }, "uris" : [ "http://www.mendeley.com/documents/?uuid=4a46ef98-a249-102d-8a22-0024e85e2bb9" ] } ], "mendeley" : { "previouslyFormattedCitation" : "[65]" }, "properties" : { "noteIndex" : 0 }, "schema" : "https://github.com/citation-style-language/schema/raw/master/csl-citation.json" }</w:instrText>
      </w:r>
      <w:r w:rsidR="00EA522D" w:rsidRPr="008A48BD">
        <w:rPr>
          <w:highlight w:val="yellow"/>
        </w:rPr>
        <w:fldChar w:fldCharType="separate"/>
      </w:r>
      <w:r w:rsidR="0061395B" w:rsidRPr="0061395B">
        <w:rPr>
          <w:noProof/>
          <w:highlight w:val="yellow"/>
        </w:rPr>
        <w:t>[65]</w:t>
      </w:r>
      <w:r w:rsidR="00EA522D" w:rsidRPr="008A48BD">
        <w:rPr>
          <w:highlight w:val="yellow"/>
        </w:rPr>
        <w:fldChar w:fldCharType="end"/>
      </w:r>
      <w:r w:rsidR="00EA522D" w:rsidRPr="008A48BD">
        <w:rPr>
          <w:highlight w:val="yellow"/>
        </w:rPr>
        <w:t xml:space="preserve">, respectively. </w:t>
      </w:r>
      <w:r w:rsidR="001446C8">
        <w:rPr>
          <w:highlight w:val="yellow"/>
        </w:rPr>
        <w:t>In contrast,</w:t>
      </w:r>
      <w:r w:rsidR="008A0C64">
        <w:rPr>
          <w:highlight w:val="yellow"/>
        </w:rPr>
        <w:t xml:space="preserve"> we find that</w:t>
      </w:r>
      <w:r w:rsidR="001446C8">
        <w:rPr>
          <w:highlight w:val="yellow"/>
        </w:rPr>
        <w:t xml:space="preserve"> SIM breaks, rather than balances, the trade-off between </w:t>
      </w:r>
      <w:r w:rsidR="001446C8">
        <w:rPr>
          <w:i/>
          <w:iCs/>
          <w:highlight w:val="yellow"/>
        </w:rPr>
        <w:t>adaptability</w:t>
      </w:r>
      <w:r w:rsidR="001446C8">
        <w:rPr>
          <w:highlight w:val="yellow"/>
        </w:rPr>
        <w:t xml:space="preserve"> and </w:t>
      </w:r>
      <w:r w:rsidR="001446C8">
        <w:rPr>
          <w:i/>
          <w:iCs/>
          <w:highlight w:val="yellow"/>
        </w:rPr>
        <w:t>adaptedness</w:t>
      </w:r>
      <w:r w:rsidR="001446C8">
        <w:rPr>
          <w:highlight w:val="yellow"/>
        </w:rPr>
        <w:t xml:space="preserve">: it </w:t>
      </w:r>
      <w:r w:rsidR="00EA522D" w:rsidRPr="008A48BD">
        <w:rPr>
          <w:highlight w:val="yellow"/>
        </w:rPr>
        <w:t>allows individuals to switch between rate</w:t>
      </w:r>
      <w:r w:rsidR="001618A5">
        <w:rPr>
          <w:highlight w:val="yellow"/>
        </w:rPr>
        <w:t>s</w:t>
      </w:r>
      <w:r w:rsidR="00EA522D" w:rsidRPr="008A48BD">
        <w:rPr>
          <w:highlight w:val="yellow"/>
        </w:rPr>
        <w:t xml:space="preserve"> optimized for stressful </w:t>
      </w:r>
      <w:r w:rsidR="001618A5">
        <w:rPr>
          <w:highlight w:val="yellow"/>
        </w:rPr>
        <w:t xml:space="preserve">and </w:t>
      </w:r>
      <w:r w:rsidR="00EA522D" w:rsidRPr="008A48BD">
        <w:rPr>
          <w:highlight w:val="yellow"/>
        </w:rPr>
        <w:t>benign conditions</w:t>
      </w:r>
      <w:r w:rsidR="001618A5">
        <w:rPr>
          <w:highlight w:val="yellow"/>
        </w:rPr>
        <w:t xml:space="preserve"> according to the circumstances</w:t>
      </w:r>
      <w:r w:rsidR="00306FB2">
        <w:rPr>
          <w:highlight w:val="yellow"/>
        </w:rPr>
        <w:t>.</w:t>
      </w:r>
      <w:ins w:id="19" w:author="lhadany" w:date="2014-07-16T16:17:00Z">
        <w:r w:rsidR="00043E52">
          <w:t xml:space="preserve"> Interestingly, </w:t>
        </w:r>
      </w:ins>
      <w:ins w:id="20" w:author="lhadany" w:date="2014-07-16T16:19:00Z">
        <w:r w:rsidR="00043E52">
          <w:t>SIM</w:t>
        </w:r>
      </w:ins>
      <w:ins w:id="21" w:author="lhadany" w:date="2014-07-16T16:17:00Z">
        <w:r w:rsidR="00043E52">
          <w:t xml:space="preserve"> has been observed within tumors as well</w:t>
        </w:r>
      </w:ins>
      <w:ins w:id="22" w:author="lhadany" w:date="2014-07-16T16:19:00Z">
        <w:r w:rsidR="00043E52">
          <w:t xml:space="preserve"> (refs)</w:t>
        </w:r>
      </w:ins>
      <w:ins w:id="23" w:author="lhadany" w:date="2014-07-16T16:17:00Z">
        <w:r w:rsidR="00043E52">
          <w:t xml:space="preserve">, and might play a </w:t>
        </w:r>
      </w:ins>
      <w:ins w:id="24" w:author="lhadany" w:date="2014-07-16T16:18:00Z">
        <w:r w:rsidR="00043E52">
          <w:t>role in their adaptation</w:t>
        </w:r>
      </w:ins>
      <w:ins w:id="25" w:author="lhadany" w:date="2014-07-16T16:19:00Z">
        <w:r w:rsidR="00043E52">
          <w:t xml:space="preserve"> as well.</w:t>
        </w:r>
      </w:ins>
    </w:p>
    <w:p w:rsidR="00616194" w:rsidRDefault="00B37F95">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first de</w:t>
      </w:r>
      <w:r w:rsidR="00DE1F0E">
        <w:rPr>
          <w:lang w:bidi="hi-IN"/>
        </w:rPr>
        <w:t>scribed by Sewall Wright in 1931</w:t>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EA522D">
        <w:rPr>
          <w:lang w:bidi="hi-IN"/>
        </w:rPr>
        <w:fldChar w:fldCharType="begin" w:fldLock="1"/>
      </w:r>
      <w:r w:rsidR="002A5ACF">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"[38,39]" }, "properties" : { "noteIndex" : 0 }, "schema" : "https://github.com/citation-style-language/schema/raw/master/csl-citation.json" }</w:instrText>
      </w:r>
      <w:r w:rsidR="00EA522D">
        <w:rPr>
          <w:lang w:bidi="hi-IN"/>
        </w:rPr>
        <w:fldChar w:fldCharType="separate"/>
      </w:r>
      <w:r w:rsidR="00635E26" w:rsidRPr="00635E26">
        <w:rPr>
          <w:noProof/>
          <w:lang w:bidi="hi-IN"/>
        </w:rPr>
        <w:t>[38,39]</w:t>
      </w:r>
      <w:r w:rsidR="00EA522D">
        <w:rPr>
          <w:lang w:bidi="hi-IN"/>
        </w:rPr>
        <w:fldChar w:fldCharType="end"/>
      </w:r>
      <w:r w:rsidRPr="00B37F95">
        <w:rPr>
          <w:lang w:bidi="hi-IN"/>
        </w:rPr>
        <w:t xml:space="preserve">. His solution is valid </w:t>
      </w:r>
      <w:r w:rsidR="00EA522D">
        <w:rPr>
          <w:lang w:bidi="hi-IN"/>
        </w:rPr>
        <w:fldChar w:fldCharType="begin" w:fldLock="1"/>
      </w:r>
      <w:r w:rsidR="002A5ACF">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"id" : "ITEM-3", "issue" : "1", "issued" : { "date-parts" : [ [ "2000", "2", "9" ] ] }, "page" : "324-7", "title" : "Varying migration and deme size and the feasibility of the shifting balance.", "type" : "article-journal", "volume" : "54" }, "uris" : [ "http://www.mendeley.com/documents/?uuid=fbf15705-5450-4334-a9ad-0af20e58365f" ] } ], "mendeley" : { "previouslyFormattedCitation" : "[66\u201368]" }, "properties" : { "noteIndex" : 0 }, "schema" : "https://github.com/citation-style-language/schema/raw/master/csl-citation.json" }</w:instrText>
      </w:r>
      <w:r w:rsidR="00EA522D">
        <w:rPr>
          <w:lang w:bidi="hi-IN"/>
        </w:rPr>
        <w:fldChar w:fldCharType="separate"/>
      </w:r>
      <w:r w:rsidR="0061395B" w:rsidRPr="0061395B">
        <w:rPr>
          <w:noProof/>
          <w:lang w:bidi="hi-IN"/>
        </w:rPr>
        <w:t>[66–68]</w:t>
      </w:r>
      <w:r w:rsidR="00EA522D">
        <w:rPr>
          <w:lang w:bidi="hi-IN"/>
        </w:rPr>
        <w:fldChar w:fldCharType="end"/>
      </w:r>
      <w:r>
        <w:rPr>
          <w:lang w:bidi="hi-IN"/>
        </w:rPr>
        <w:t xml:space="preserve"> </w:t>
      </w:r>
      <w:r w:rsidRPr="00B37F95">
        <w:rPr>
          <w:lang w:bidi="hi-IN"/>
        </w:rPr>
        <w:t>but possibly limited to specific parameter ranges</w:t>
      </w:r>
      <w:r>
        <w:rPr>
          <w:lang w:bidi="hi-IN"/>
        </w:rPr>
        <w:t xml:space="preserve"> </w:t>
      </w:r>
      <w:r w:rsidR="00EA522D" w:rsidRPr="00FB3C6B">
        <w:rPr>
          <w:lang w:bidi="hi-IN"/>
        </w:rPr>
        <w:fldChar w:fldCharType="begin" w:fldLock="1"/>
      </w:r>
      <w:r w:rsidR="002A5ACF">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"[69\u201372]" }, "properties" : { "noteIndex" : 0 }, "schema" : "https://github.com/citation-style-language/schema/raw/master/csl-citation.json" }</w:instrText>
      </w:r>
      <w:r w:rsidR="00EA522D" w:rsidRPr="00FB3C6B">
        <w:rPr>
          <w:lang w:bidi="hi-IN"/>
        </w:rPr>
        <w:fldChar w:fldCharType="separate"/>
      </w:r>
      <w:r w:rsidR="0061395B" w:rsidRPr="0061395B">
        <w:rPr>
          <w:noProof/>
          <w:lang w:bidi="hi-IN"/>
        </w:rPr>
        <w:t>[69–72]</w:t>
      </w:r>
      <w:r w:rsidR="00EA522D" w:rsidRPr="00FB3C6B">
        <w:rPr>
          <w:lang w:bidi="hi-IN"/>
        </w:rPr>
        <w:fldChar w:fldCharType="end"/>
      </w:r>
      <w:r w:rsidRPr="00FB3C6B">
        <w:rPr>
          <w:lang w:bidi="hi-IN"/>
        </w:rPr>
        <w:t xml:space="preserve">. As a result, other mechanisms </w:t>
      </w:r>
      <w:r w:rsidR="00DE1F0E">
        <w:rPr>
          <w:lang w:bidi="hi-IN"/>
        </w:rPr>
        <w:t>have been</w:t>
      </w:r>
      <w:r w:rsidRPr="00FB3C6B">
        <w:rPr>
          <w:lang w:bidi="hi-IN"/>
        </w:rPr>
        <w:t xml:space="preserv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EA522D" w:rsidRPr="00FB3C6B">
        <w:rPr>
          <w:lang w:bidi="hi-IN"/>
        </w:rPr>
        <w:fldChar w:fldCharType="begin" w:fldLock="1"/>
      </w:r>
      <w:r w:rsidR="002A5ACF">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"[73]" }, "properties" : { "noteIndex" : 0 }, "schema" : "https://github.com/citation-style-language/schema/raw/master/csl-citation.json" }</w:instrText>
      </w:r>
      <w:r w:rsidR="00EA522D" w:rsidRPr="00FB3C6B">
        <w:rPr>
          <w:lang w:bidi="hi-IN"/>
        </w:rPr>
        <w:fldChar w:fldCharType="separate"/>
      </w:r>
      <w:r w:rsidR="0061395B" w:rsidRPr="0061395B">
        <w:rPr>
          <w:noProof/>
          <w:lang w:bidi="hi-IN"/>
        </w:rPr>
        <w:t>[73]</w:t>
      </w:r>
      <w:r w:rsidR="00EA522D" w:rsidRPr="00FB3C6B">
        <w:rPr>
          <w:lang w:bidi="hi-IN"/>
        </w:rPr>
        <w:fldChar w:fldCharType="end"/>
      </w:r>
      <w:r w:rsidR="008A7A0A" w:rsidRPr="00FB3C6B">
        <w:rPr>
          <w:lang w:bidi="hi-IN"/>
        </w:rPr>
        <w:t xml:space="preserve">; environmental fluctuations </w:t>
      </w:r>
      <w:r w:rsidR="00EA522D" w:rsidRPr="00FB3C6B">
        <w:rPr>
          <w:lang w:bidi="hi-IN"/>
        </w:rPr>
        <w:fldChar w:fldCharType="begin" w:fldLock="1"/>
      </w:r>
      <w:r w:rsidR="002A5ACF">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"[74]" }, "properties" : { "noteIndex" : 0 }, "schema" : "https://github.com/citation-style-language/schema/raw/master/csl-citation.json" }</w:instrText>
      </w:r>
      <w:r w:rsidR="00EA522D" w:rsidRPr="00FB3C6B">
        <w:rPr>
          <w:lang w:bidi="hi-IN"/>
        </w:rPr>
        <w:fldChar w:fldCharType="separate"/>
      </w:r>
      <w:r w:rsidR="0061395B" w:rsidRPr="0061395B">
        <w:rPr>
          <w:noProof/>
          <w:lang w:bidi="hi-IN"/>
        </w:rPr>
        <w:t>[74]</w:t>
      </w:r>
      <w:r w:rsidR="00EA522D" w:rsidRPr="00FB3C6B">
        <w:rPr>
          <w:lang w:bidi="hi-IN"/>
        </w:rPr>
        <w:fldChar w:fldCharType="end"/>
      </w:r>
      <w:r w:rsidR="008A7A0A" w:rsidRPr="00FB3C6B">
        <w:rPr>
          <w:lang w:bidi="hi-IN"/>
        </w:rPr>
        <w:t xml:space="preserve">; environmental heterogeneity </w:t>
      </w:r>
      <w:r w:rsidR="00EA522D" w:rsidRPr="00FB3C6B">
        <w:rPr>
          <w:lang w:bidi="hi-IN"/>
        </w:rPr>
        <w:fldChar w:fldCharType="begin" w:fldLock="1"/>
      </w:r>
      <w:r w:rsidR="002A5ACF">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"[75]" }, "properties" : { "noteIndex" : 0 }, "schema" : "https://github.com/citation-style-language/schema/raw/master/csl-citation.json" }</w:instrText>
      </w:r>
      <w:r w:rsidR="00EA522D" w:rsidRPr="00FB3C6B">
        <w:rPr>
          <w:lang w:bidi="hi-IN"/>
        </w:rPr>
        <w:fldChar w:fldCharType="separate"/>
      </w:r>
      <w:r w:rsidR="0061395B" w:rsidRPr="0061395B">
        <w:rPr>
          <w:noProof/>
          <w:lang w:bidi="hi-IN"/>
        </w:rPr>
        <w:t>[75]</w:t>
      </w:r>
      <w:r w:rsidR="00EA522D" w:rsidRPr="00FB3C6B">
        <w:rPr>
          <w:lang w:bidi="hi-IN"/>
        </w:rPr>
        <w:fldChar w:fldCharType="end"/>
      </w:r>
      <w:r w:rsidR="008A7A0A" w:rsidRPr="00FB3C6B">
        <w:rPr>
          <w:lang w:bidi="hi-IN"/>
        </w:rPr>
        <w:t xml:space="preserve">; fitness-associated recombination </w:t>
      </w:r>
      <w:r w:rsidR="00EA522D" w:rsidRPr="00FB3C6B">
        <w:rPr>
          <w:lang w:bidi="hi-IN"/>
        </w:rPr>
        <w:fldChar w:fldCharType="begin" w:fldLock="1"/>
      </w:r>
      <w:r w:rsidR="002A5ACF">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"[76]" }, "properties" : { "noteIndex" : 0 }, "schema" : "https://github.com/citation-style-language/schema/raw/master/csl-citation.json" }</w:instrText>
      </w:r>
      <w:r w:rsidR="00EA522D" w:rsidRPr="00FB3C6B">
        <w:rPr>
          <w:lang w:bidi="hi-IN"/>
        </w:rPr>
        <w:fldChar w:fldCharType="separate"/>
      </w:r>
      <w:r w:rsidR="0061395B" w:rsidRPr="0061395B">
        <w:rPr>
          <w:noProof/>
          <w:lang w:bidi="hi-IN"/>
        </w:rPr>
        <w:t>[76]</w:t>
      </w:r>
      <w:r w:rsidR="00EA522D" w:rsidRPr="00FB3C6B">
        <w:rPr>
          <w:lang w:bidi="hi-IN"/>
        </w:rPr>
        <w:fldChar w:fldCharType="end"/>
      </w:r>
      <w:r w:rsidR="008A7A0A" w:rsidRPr="00FB3C6B">
        <w:rPr>
          <w:lang w:bidi="hi-IN"/>
        </w:rPr>
        <w:t>;</w:t>
      </w:r>
      <w:r w:rsidR="00E4228C">
        <w:rPr>
          <w:lang w:bidi="hi-IN"/>
        </w:rPr>
        <w:t xml:space="preserve"> stochastic tunneling in large asexual populations</w:t>
      </w:r>
      <w:r w:rsidR="00D96086">
        <w:rPr>
          <w:lang w:bidi="hi-IN"/>
        </w:rPr>
        <w:t xml:space="preserve"> </w:t>
      </w:r>
      <w:r w:rsidR="00EA522D">
        <w:rPr>
          <w:lang w:bidi="hi-IN"/>
        </w:rPr>
        <w:fldChar w:fldCharType="begin" w:fldLock="1"/>
      </w:r>
      <w:r w:rsidR="002A5ACF">
        <w:rPr>
          <w:lang w:bidi="hi-IN"/>
        </w:rPr>
        <w:instrText>ADDIN CSL_CITATION { "citationItems" : [ { "id" : "ITEM-1",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"ITEM-1",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"[77]" }, "properties" : { "noteIndex" : 0 }, "schema" : "https://github.com/citation-style-language/schema/raw/master/csl-citation.json" }</w:instrText>
      </w:r>
      <w:r w:rsidR="00EA522D">
        <w:rPr>
          <w:lang w:bidi="hi-IN"/>
        </w:rPr>
        <w:fldChar w:fldCharType="separate"/>
      </w:r>
      <w:r w:rsidR="0061395B" w:rsidRPr="0061395B">
        <w:rPr>
          <w:noProof/>
          <w:lang w:bidi="hi-IN"/>
        </w:rPr>
        <w:t>[77]</w:t>
      </w:r>
      <w:r w:rsidR="00EA522D">
        <w:rPr>
          <w:lang w:bidi="hi-IN"/>
        </w:rPr>
        <w:fldChar w:fldCharType="end"/>
      </w:r>
      <w:r w:rsidR="00E4228C">
        <w:rPr>
          <w:lang w:bidi="hi-IN"/>
        </w:rPr>
        <w:t>;</w:t>
      </w:r>
      <w:r w:rsidR="008A7A0A" w:rsidRPr="00FB3C6B">
        <w:rPr>
          <w:lang w:bidi="hi-IN"/>
        </w:rPr>
        <w:t xml:space="preserve"> and intermediate recombination rates </w:t>
      </w:r>
      <w:r w:rsidR="00EA522D" w:rsidRPr="00FB3C6B">
        <w:rPr>
          <w:lang w:bidi="hi-IN"/>
        </w:rPr>
        <w:fldChar w:fldCharType="begin" w:fldLock="1"/>
      </w:r>
      <w:r w:rsidR="002A5ACF">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"[78]" }, "properties" : { "noteIndex" : 0 }, "schema" : "https://github.com/citation-style-language/schema/raw/master/csl-citation.json" }</w:instrText>
      </w:r>
      <w:r w:rsidR="00EA522D" w:rsidRPr="00FB3C6B">
        <w:rPr>
          <w:lang w:bidi="hi-IN"/>
        </w:rPr>
        <w:fldChar w:fldCharType="separate"/>
      </w:r>
      <w:r w:rsidR="0061395B" w:rsidRPr="0061395B">
        <w:rPr>
          <w:noProof/>
          <w:lang w:bidi="hi-IN"/>
        </w:rPr>
        <w:t>[78]</w:t>
      </w:r>
      <w:r w:rsidR="00EA522D" w:rsidRPr="00FB3C6B">
        <w:rPr>
          <w:lang w:bidi="hi-IN"/>
        </w:rPr>
        <w:fldChar w:fldCharType="end"/>
      </w:r>
      <w:r w:rsidR="00514DED" w:rsidRPr="00FB3C6B">
        <w:rPr>
          <w:lang w:bidi="hi-IN"/>
        </w:rPr>
        <w:t xml:space="preserve">. </w:t>
      </w:r>
      <w:r w:rsidR="00914F9D" w:rsidRPr="00FB3C6B">
        <w:rPr>
          <w:lang w:bidi="hi-IN"/>
        </w:rPr>
        <w:t xml:space="preserve">Our </w:t>
      </w:r>
      <w:r w:rsidR="00DE1F0E">
        <w:rPr>
          <w:lang w:bidi="hi-IN"/>
        </w:rPr>
        <w:t xml:space="preserve">model of complex adaptation </w:t>
      </w:r>
      <w:r w:rsidR="00914F9D" w:rsidRPr="00FB3C6B">
        <w:rPr>
          <w:lang w:bidi="hi-IN"/>
        </w:rPr>
        <w:t xml:space="preserve">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EA522D" w:rsidRPr="00FB3C6B">
        <w:rPr>
          <w:lang w:bidi="hi-IN"/>
        </w:rPr>
        <w:fldChar w:fldCharType="begin" w:fldLock="1"/>
      </w:r>
      <w:r w:rsidR="002A5ACF">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"[47]" }, "properties" : { "noteIndex" : 0 }, "schema" : "https://github.com/citation-style-language/schema/raw/master/csl-citation.json" }</w:instrText>
      </w:r>
      <w:r w:rsidR="00EA522D" w:rsidRPr="00FB3C6B">
        <w:rPr>
          <w:lang w:bidi="hi-IN"/>
        </w:rPr>
        <w:fldChar w:fldCharType="separate"/>
      </w:r>
      <w:r w:rsidR="0061395B" w:rsidRPr="0061395B">
        <w:rPr>
          <w:noProof/>
          <w:lang w:bidi="hi-IN"/>
        </w:rPr>
        <w:t>[47]</w:t>
      </w:r>
      <w:r w:rsidR="00EA522D"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8D0078">
      <w:pPr>
        <w:spacing w:line="480" w:lineRule="auto"/>
      </w:pPr>
      <w:r>
        <w:lastRenderedPageBreak/>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EA522D" w:rsidRPr="00FB3C6B">
        <w:fldChar w:fldCharType="begin" w:fldLock="1"/>
      </w:r>
      <w:r w:rsidR="002A5AC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"[34]" }, "properties" : { "noteIndex" : 0 }, "schema" : "https://github.com/citation-style-language/schema/raw/master/csl-citation.json" }</w:instrText>
      </w:r>
      <w:r w:rsidR="00EA522D" w:rsidRPr="00FB3C6B">
        <w:fldChar w:fldCharType="separate"/>
      </w:r>
      <w:r w:rsidR="00635E26" w:rsidRPr="00635E26">
        <w:rPr>
          <w:noProof/>
        </w:rPr>
        <w:t>[34]</w:t>
      </w:r>
      <w:r w:rsidR="00EA522D"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EA522D" w:rsidRPr="00FB3C6B">
        <w:fldChar w:fldCharType="begin" w:fldLock="1"/>
      </w:r>
      <w:r w:rsidR="002A5ACF">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of the Royal Society B: Biological Sciences",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"[79]" }, "properties" : { "noteIndex" : 0 }, "schema" : "https://github.com/citation-style-language/schema/raw/master/csl-citation.json" }</w:instrText>
      </w:r>
      <w:r w:rsidR="00EA522D" w:rsidRPr="00FB3C6B">
        <w:fldChar w:fldCharType="separate"/>
      </w:r>
      <w:r w:rsidR="0061395B" w:rsidRPr="0061395B">
        <w:rPr>
          <w:noProof/>
        </w:rPr>
        <w:t>[79]</w:t>
      </w:r>
      <w:r w:rsidR="00EA522D"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8D0078">
      <w:pPr>
        <w:pStyle w:val="Heading2"/>
        <w:numPr>
          <w:ilvl w:val="0"/>
          <w:numId w:val="0"/>
        </w:numPr>
        <w:spacing w:line="480" w:lineRule="auto"/>
        <w:ind w:left="357" w:hanging="357"/>
      </w:pPr>
      <w:r w:rsidRPr="00FB3C6B">
        <w:t>Conclusions</w:t>
      </w:r>
    </w:p>
    <w:p w:rsidR="00DF6C0E" w:rsidRPr="008F3447" w:rsidRDefault="00DF6C0E" w:rsidP="008D0078">
      <w:pPr>
        <w:spacing w:line="480" w:lineRule="auto"/>
        <w:rPr>
          <w:lang w:bidi="hi-IN"/>
        </w:rPr>
      </w:pPr>
      <w:r>
        <w:rPr>
          <w:lang w:bidi="hi-IN"/>
        </w:rPr>
        <w:t xml:space="preserve">Stress-induced mutagenesis has been implicated as a driver of adaptive evolution for several decades </w:t>
      </w:r>
      <w:r w:rsidR="00EA522D">
        <w:rPr>
          <w:lang w:bidi="hi-IN"/>
        </w:rPr>
        <w:fldChar w:fldCharType="begin" w:fldLock="1"/>
      </w:r>
      <w:r w:rsidR="002A5ACF">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"[17,33,80]" }, "properties" : { "noteIndex" : 0 }, "schema" : "https://github.com/citation-style-language/schema/raw/master/csl-citation.json" }</w:instrText>
      </w:r>
      <w:r w:rsidR="00EA522D">
        <w:rPr>
          <w:lang w:bidi="hi-IN"/>
        </w:rPr>
        <w:fldChar w:fldCharType="separate"/>
      </w:r>
      <w:r w:rsidR="0061395B" w:rsidRPr="0061395B">
        <w:rPr>
          <w:noProof/>
          <w:lang w:bidi="hi-IN"/>
        </w:rPr>
        <w:t>[17,33,80]</w:t>
      </w:r>
      <w:r w:rsidR="00EA522D">
        <w:rPr>
          <w:lang w:bidi="hi-IN"/>
        </w:rPr>
        <w:fldChar w:fldCharType="end"/>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9E1389">
        <w:rPr>
          <w:lang w:bidi="hi-IN"/>
        </w:rPr>
        <w:t xml:space="preserve"> </w:t>
      </w:r>
      <w:r w:rsidR="00EA522D">
        <w:rPr>
          <w:lang w:bidi="hi-IN"/>
        </w:rPr>
        <w:fldChar w:fldCharType="begin" w:fldLock="1"/>
      </w:r>
      <w:r w:rsidR="002A5ACF">
        <w:rPr>
          <w:lang w:bidi="hi-IN"/>
        </w:rPr>
        <w:instrText>ADDIN CSL_CITATION { "citationItems" : [ { "id" : "ITEM-1",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"ITEM-1", "issue" : "89", "issued" : { "date-parts" : [ [ "2012", "1" ] ] }, "page" : "1-30", "title" : "Implications of stress-induced genetic variation for minimizing multidrug resistance in bacteria", "type" : "article-journal", "volume" : "10" }, "uris" : [ "http://www.mendeley.com/documents/?uuid=b59ce364-a268-442e-9b59-be05dfc871df" ] } ], "mendeley" : { "previouslyFormattedCitation" : "[50]" }, "properties" : { "noteIndex" : 0 }, "schema" : "https://github.com/citation-style-language/schema/raw/master/csl-citation.json" }</w:instrText>
      </w:r>
      <w:r w:rsidR="00EA522D">
        <w:rPr>
          <w:lang w:bidi="hi-IN"/>
        </w:rPr>
        <w:fldChar w:fldCharType="separate"/>
      </w:r>
      <w:r w:rsidR="0061395B" w:rsidRPr="0061395B">
        <w:rPr>
          <w:noProof/>
          <w:lang w:bidi="hi-IN"/>
        </w:rPr>
        <w:t>[50]</w:t>
      </w:r>
      <w:r w:rsidR="00EA522D">
        <w:rPr>
          <w:lang w:bidi="hi-IN"/>
        </w:rPr>
        <w:fldChar w:fldCharType="end"/>
      </w:r>
      <w:r w:rsidR="00FB30D0" w:rsidRPr="008F3447">
        <w:rPr>
          <w:lang w:bidi="hi-IN"/>
        </w:rPr>
        <w:t xml:space="preserve">, </w:t>
      </w:r>
      <w:r w:rsidR="002E3785" w:rsidRPr="008F3447">
        <w:rPr>
          <w:lang w:bidi="hi-IN"/>
        </w:rPr>
        <w:t>oncology</w:t>
      </w:r>
      <w:r w:rsidR="009E1389">
        <w:rPr>
          <w:lang w:bidi="hi-IN"/>
        </w:rPr>
        <w:t xml:space="preserve"> </w:t>
      </w:r>
      <w:r w:rsidR="00EA522D">
        <w:rPr>
          <w:lang w:bidi="hi-IN"/>
        </w:rPr>
        <w:fldChar w:fldCharType="begin" w:fldLock="1"/>
      </w:r>
      <w:r w:rsidR="002A5ACF">
        <w:rPr>
          <w:lang w:bidi="hi-IN"/>
        </w:rPr>
        <w:instrText>ADDIN CSL_CITATION { "citationItems" : [ { "id" : "ITEM-1", "itemData" : { "DOI" : "10.1038/4687", "ISSN" : "1078-8956", "PMID" : "9883827", "author" : [ { "dropping-particle" : "", "family" : "Tomlinson", "given" : "Ian", "non-dropping-particle" : "", "parse-names" : false, "suffix" : "" }, { "dropping-particle" : "", "family" : "Bodmer", "given" : "Walter F", "non-dropping-particle" : "", "parse-names" : false, "suffix" : "" } ], "container-title" : "Nature medicine", "id" : "ITEM-1", "issue" : "1", "issued" : { "date-parts" : [ [ "1999", "1" ] ] }, "page" : "11-2", "title" : "Selection, the mutation rate and cancer: ensuring that the tail does not wag the dog.", "type" : "article-journal", "volume" : "5" }, "uris" : [ "http://www.mendeley.com/documents/?uuid=a029f6ad-9652-4836-9c63-8d95bc7ba514" ] }, { "id" : "ITEM-2", "itemData" : { "DOI" : "10.1073/pnas.0607057103", "ISSN" : "0027-8424", "PMID" : "17108085", "abstract" : "Cancer cells contain numerous clonal mutations, i.e., mutations that are present in most or all malignant cells of a tumor and have presumably been selected because they confer a proliferative advantage. An important question is whether cancer cells also contain a large number of random mutations, i.e., randomly distributed unselected mutations that occur in only one or a few cells of a tumor. Such random mutations could contribute to the morphologic and functional heterogeneity of cancers and include mutations that confer resistance to therapy. We have postulated that malignant cells exhibit a mutator phenotype resulting in the generation of random mutations throughout the genome. We have recently developed an assay to quantify random mutations in human tissue with unprecedented sensitivity. Here, we report measurements of random single-nucleotide substitutions in normal and neoplastic human tissues. In normal tissues, the frequency of spontaneous random mutations is exceedingly low, less than 1 x 10(-8) per base pair. In contrast, tumors from the same individuals exhibited an average frequency of 210 x 10(-8) per base pair, an elevation of at least two orders of magnitude. Our data document tumor heterogeneity at the single-nucleotide level, indicate that accelerated mutagenesis prevails late into tumor progression, and suggest that elevation of random mutation frequency in tumors might serve as a novel prognostic indicator.", "author" : [ { "dropping-particle" : "", "family" : "Bielas", "given" : "Jason H", "non-dropping-particle" : "", "parse-names" : false, "suffix" : "" }, { "dropping-particle" : "", "family" : "Loeb", "given" : "Keith R", "non-dropping-particle" : "", "parse-names" : false, "suffix" : "" }, { "dropping-particle" : "", "family" : "Rubin", "given" : "Brian P", "non-dropping-particle" : "", "parse-names" : false, "suffix" : "" }, { "dropping-particle" : "", "family" : "True", "given" : "Lawrence D", "non-dropping-particle" : "", "parse-names" : false, "suffix" : "" }, { "dropping-particle" : "", "family" : "Loeb", "given" : "Lawrence A", "non-dropping-particle" : "", "parse-names" : false, "suffix" : "" } ], "container-title" : "Proceedings of the National Academy of Sciences of the United States of America", "id" : "ITEM-2", "issue" : "48", "issued" : { "date-parts" : [ [ "2006", "11", "28" ] ] }, "page" : "18238-42", "title" : "Human cancers express a mutator phenotype.", "type" : "article-journal", "volume" : "103" }, "uris" : [ "http://www.mendeley.com/documents/?uuid=51b1bd36-d516-4427-9b93-ba8bea2c63e4" ] } ], "mendeley" : { "previouslyFormattedCitation" : "[81,82]" }, "properties" : { "noteIndex" : 0 }, "schema" : "https://github.com/citation-style-language/schema/raw/master/csl-citation.json" }</w:instrText>
      </w:r>
      <w:r w:rsidR="00EA522D">
        <w:rPr>
          <w:lang w:bidi="hi-IN"/>
        </w:rPr>
        <w:fldChar w:fldCharType="separate"/>
      </w:r>
      <w:r w:rsidR="0061395B" w:rsidRPr="0061395B">
        <w:rPr>
          <w:noProof/>
          <w:lang w:bidi="hi-IN"/>
        </w:rPr>
        <w:t>[81,82]</w:t>
      </w:r>
      <w:r w:rsidR="00EA522D">
        <w:rPr>
          <w:lang w:bidi="hi-IN"/>
        </w:rPr>
        <w:fldChar w:fldCharType="end"/>
      </w:r>
      <w:r w:rsidR="002E3785" w:rsidRPr="008F3447">
        <w:rPr>
          <w:lang w:bidi="hi-IN"/>
        </w:rPr>
        <w:t xml:space="preserve">, </w:t>
      </w:r>
      <w:r w:rsidR="00FB30D0" w:rsidRPr="008F3447">
        <w:rPr>
          <w:lang w:bidi="hi-IN"/>
        </w:rPr>
        <w:t>ecology</w:t>
      </w:r>
      <w:r w:rsidR="009E1389">
        <w:rPr>
          <w:lang w:bidi="hi-IN"/>
        </w:rPr>
        <w:t xml:space="preserve"> </w:t>
      </w:r>
      <w:r w:rsidR="00EA522D">
        <w:rPr>
          <w:lang w:bidi="hi-IN"/>
        </w:rPr>
        <w:fldChar w:fldCharType="begin" w:fldLock="1"/>
      </w:r>
      <w:r w:rsidR="002A5ACF">
        <w:rPr>
          <w:lang w:bidi="hi-IN"/>
        </w:rPr>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"[18]" }, "properties" : { "noteIndex" : 0 }, "schema" : "https://github.com/citation-style-language/schema/raw/master/csl-citation.json" }</w:instrText>
      </w:r>
      <w:r w:rsidR="00EA522D">
        <w:rPr>
          <w:lang w:bidi="hi-IN"/>
        </w:rPr>
        <w:fldChar w:fldCharType="separate"/>
      </w:r>
      <w:r w:rsidR="009E1389" w:rsidRPr="009E1389">
        <w:rPr>
          <w:noProof/>
          <w:lang w:bidi="hi-IN"/>
        </w:rPr>
        <w:t>[18]</w:t>
      </w:r>
      <w:r w:rsidR="00EA522D">
        <w:rPr>
          <w:lang w:bidi="hi-IN"/>
        </w:rPr>
        <w:fldChar w:fldCharType="end"/>
      </w:r>
      <w:r w:rsidR="002E3785" w:rsidRPr="008F3447">
        <w:rPr>
          <w:lang w:bidi="hi-IN"/>
        </w:rPr>
        <w:t>,</w:t>
      </w:r>
      <w:r w:rsidR="00FB30D0" w:rsidRPr="008F3447">
        <w:rPr>
          <w:lang w:bidi="hi-IN"/>
        </w:rPr>
        <w:t xml:space="preserve"> and evolutionary biology</w:t>
      </w:r>
      <w:r w:rsidR="009E1389">
        <w:rPr>
          <w:lang w:bidi="hi-IN"/>
        </w:rPr>
        <w:t xml:space="preserve"> </w:t>
      </w:r>
      <w:r w:rsidR="00EA522D">
        <w:rPr>
          <w:lang w:bidi="hi-IN"/>
        </w:rPr>
        <w:fldChar w:fldCharType="begin" w:fldLock="1"/>
      </w:r>
      <w:r w:rsidR="002A5ACF">
        <w:rPr>
          <w:lang w:bidi="hi-IN"/>
        </w:rPr>
        <w:instrText>ADDIN CSL_CITATION { "citationItems" : [ { "id" : "ITEM-1", "itemData" : { "DOI" : "10.1111/j.1420-9101.2008.01683.x", "ISSN" : "1420-9101", "PMID" : "19210586", "abstract" : "'Good genes' models of sexual selection show that females can gain indirect benefits for their offspring if male ornaments are condition-dependent signals of genetic quality. Recurrent deleterious mutation is viewed as a major contributor to variance in genetic quality, and previous theoretical treatments of 'good genes' processes have assumed that the influx of new mutations is constant. I propose that this assumption is too simplistic, and that mutation rates vary in ways that are important for sexual selection. Recent data have shown that individuals in poor condition can have higher mutation rates, and I argue that if both male sexual ornaments and mutation rates are condition-dependent, then females can use male ornamentation to evaluate their mate's mutation rate. As most mutations are deleterious, females benefit from choosing well-ornamented mates, as they are less likely to contribute germline-derived mutations to offspring. I discuss some of the evolutionary ramifications of condition-dependent mutation rates and sexual selection.", "author" : [ { "dropping-particle" : "", "family" : "Cotton", "given" : "S", "non-dropping-particle" : "", "parse-names" : false, "suffix" : "" } ], "container-title" : "Journal of evolutionary biology", "id" : "ITEM-1", "issue" : "4", "issued" : { "date-parts" : [ [ "2009", "4" ] ] }, "page" : "899-906", "title" : "Condition-dependent mutation rates and sexual selection.", "type" : "article-journal", "volume" : "22" }, "uris" : [ "http://www.mendeley.com/documents/?uuid=7428f875-9201-47d2-9331-01456c7bc50b" ] } ], "mendeley" : { "previouslyFormattedCitation" : "[83]" }, "properties" : { "noteIndex" : 0 }, "schema" : "https://github.com/citation-style-language/schema/raw/master/csl-citation.json" }</w:instrText>
      </w:r>
      <w:r w:rsidR="00EA522D">
        <w:rPr>
          <w:lang w:bidi="hi-IN"/>
        </w:rPr>
        <w:fldChar w:fldCharType="separate"/>
      </w:r>
      <w:r w:rsidR="0061395B" w:rsidRPr="0061395B">
        <w:rPr>
          <w:noProof/>
          <w:lang w:bidi="hi-IN"/>
        </w:rPr>
        <w:t>[83]</w:t>
      </w:r>
      <w:r w:rsidR="00EA522D">
        <w:rPr>
          <w:lang w:bidi="hi-IN"/>
        </w:rPr>
        <w:fldChar w:fldCharType="end"/>
      </w:r>
      <w:r w:rsidR="00F441B1" w:rsidRPr="008F3447">
        <w:rPr>
          <w:lang w:bidi="hi-IN"/>
        </w:rPr>
        <w:t>.</w:t>
      </w:r>
    </w:p>
    <w:p w:rsidR="00F441B1" w:rsidRPr="008F3447" w:rsidRDefault="00F441B1" w:rsidP="008D0078">
      <w:pPr>
        <w:pStyle w:val="Heading1"/>
        <w:spacing w:line="480" w:lineRule="auto"/>
      </w:pPr>
      <w:r w:rsidRPr="008F3447">
        <w:t>Acknowledgments</w:t>
      </w:r>
    </w:p>
    <w:p w:rsidR="00F441B1" w:rsidRDefault="00F441B1" w:rsidP="008A48BD">
      <w:pPr>
        <w:spacing w:line="480" w:lineRule="auto"/>
      </w:pPr>
      <w:r w:rsidRPr="00EF44A6">
        <w:t xml:space="preserve">We thank </w:t>
      </w:r>
      <w:r w:rsidR="00B25D55" w:rsidRPr="00EF44A6">
        <w:t>U</w:t>
      </w:r>
      <w:r w:rsidR="00331E7E">
        <w:t>.</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We are grateful to</w:t>
      </w:r>
      <w:r w:rsidR="009D54F1" w:rsidRPr="00FB3C6B">
        <w:t xml:space="preserve"> A.</w:t>
      </w:r>
      <w:r w:rsidR="00331E7E">
        <w:t xml:space="preserve"> </w:t>
      </w:r>
      <w:r w:rsidR="009D54F1" w:rsidRPr="00FB3C6B">
        <w:t>F. Agrawal</w:t>
      </w:r>
      <w:r w:rsidR="002D7AB0">
        <w:t xml:space="preserve">, </w:t>
      </w:r>
      <w:r w:rsidR="008A48BD" w:rsidRPr="008A48BD">
        <w:t>the editor</w:t>
      </w:r>
      <w:r w:rsidR="008A48BD">
        <w:t>,</w:t>
      </w:r>
      <w:r w:rsidR="002D7AB0">
        <w:t xml:space="preserve"> and two anonymous reviewers</w:t>
      </w:r>
      <w:r w:rsidR="00E4228C">
        <w:t xml:space="preserve"> </w:t>
      </w:r>
      <w:r w:rsidR="00314176" w:rsidRPr="00FB3C6B">
        <w:t xml:space="preserve">for </w:t>
      </w:r>
      <w:r w:rsidR="00C56AB4">
        <w:t xml:space="preserve">helpful </w:t>
      </w:r>
      <w:r w:rsidR="00314176" w:rsidRPr="00FB3C6B">
        <w:t xml:space="preserve">comments </w:t>
      </w:r>
      <w:r w:rsidR="00C56AB4">
        <w:t>on an earlier version of the manuscript</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616194" w:rsidRDefault="00034118" w:rsidP="00DD7292">
      <w:pPr>
        <w:pStyle w:val="Heading1"/>
        <w:spacing w:line="480" w:lineRule="auto"/>
      </w:pPr>
      <w:r>
        <w:lastRenderedPageBreak/>
        <w:t>Data accessibility</w:t>
      </w:r>
    </w:p>
    <w:p w:rsidR="00034118" w:rsidRDefault="00034118" w:rsidP="00034118">
      <w:pPr>
        <w:spacing w:line="480" w:lineRule="auto"/>
      </w:pPr>
      <w:r>
        <w:t>The data used in this study, as well as the code necessary to reproduce the figures, will be made available on Dryad before publication.</w:t>
      </w:r>
    </w:p>
    <w:p w:rsidR="00961941" w:rsidRDefault="00961941" w:rsidP="008D0078">
      <w:pPr>
        <w:pStyle w:val="Heading1"/>
        <w:spacing w:line="480" w:lineRule="auto"/>
      </w:pPr>
      <w:bookmarkStart w:id="26" w:name="_Ref360530640"/>
      <w:bookmarkStart w:id="27" w:name="_Ref363980873"/>
      <w:r w:rsidRPr="00961941">
        <w:t>Appendixes</w:t>
      </w:r>
    </w:p>
    <w:p w:rsidR="00961941" w:rsidRDefault="00961941" w:rsidP="008D0078">
      <w:pPr>
        <w:pStyle w:val="Heading2"/>
        <w:numPr>
          <w:ilvl w:val="0"/>
          <w:numId w:val="0"/>
        </w:numPr>
        <w:spacing w:line="480" w:lineRule="auto"/>
        <w:ind w:left="357" w:hanging="357"/>
      </w:pPr>
      <w:r>
        <w:t xml:space="preserve">Appendix </w:t>
      </w:r>
      <w:bookmarkEnd w:id="26"/>
      <w:bookmarkEnd w:id="27"/>
      <w:r w:rsidR="00C46C20">
        <w:t>A</w:t>
      </w:r>
      <w:r>
        <w:t>: Appearance of a double mutant</w:t>
      </w:r>
    </w:p>
    <w:p w:rsidR="00961941" w:rsidRDefault="00961941" w:rsidP="008D0078">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 see model overview for details. This also means that </w:t>
      </w:r>
      <m:oMath>
        <m:r>
          <w:rPr>
            <w:rFonts w:ascii="Cambria Math" w:eastAsiaTheme="minorEastAsia" w:hAnsi="Cambria Math"/>
          </w:rPr>
          <m:t>U+2μ</m:t>
        </m:r>
        <m:r>
          <w:rPr>
            <w:rFonts w:ascii="Cambria Math" w:hAnsi="Cambria Math"/>
          </w:rPr>
          <m:t>≈U</m:t>
        </m:r>
      </m:oMath>
      <w:r w:rsidRPr="00173C79">
        <w:rPr>
          <w:rFonts w:eastAsiaTheme="minorEastAsia"/>
        </w:rPr>
        <w:t xml:space="preserve"> </w:t>
      </w:r>
      <w:proofErr w:type="gramStart"/>
      <w:r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The probability</w:t>
      </w:r>
      <w:r w:rsidRPr="006930EE">
        <w:rPr>
          <w:i/>
          <w:iCs/>
        </w:rPr>
        <w:t xml:space="preserve"> q</w:t>
      </w:r>
      <w:r w:rsidRPr="006930EE">
        <w:t xml:space="preserve"> that a random offspring in the next generation is </w:t>
      </w:r>
      <w:r w:rsidRPr="006930EE">
        <w:rPr>
          <w:i/>
          <w:iCs/>
        </w:rPr>
        <w:t>AB</w:t>
      </w:r>
      <w:r w:rsidRPr="006930EE">
        <w:t xml:space="preserve"> given th</w:t>
      </w:r>
      <w:r>
        <w:t xml:space="preserve">ere are no </w:t>
      </w:r>
      <w:r>
        <w:rPr>
          <w:i/>
          <w:iCs/>
        </w:rPr>
        <w:t>AB</w:t>
      </w:r>
      <w:r>
        <w:t xml:space="preserve"> in the current generation can be approximated by:</w:t>
      </w:r>
    </w:p>
    <w:p w:rsidR="00961941" w:rsidRPr="00AD20B2" w:rsidRDefault="00961941" w:rsidP="008D0078">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Pr>
          <w:rFonts w:eastAsiaTheme="minorEastAsia"/>
        </w:rPr>
        <w:t>.</w:t>
      </w:r>
    </w:p>
    <w:p w:rsidR="00961941" w:rsidRPr="006930EE" w:rsidRDefault="00961941" w:rsidP="008D0078">
      <w:pPr>
        <w:spacing w:line="480" w:lineRule="auto"/>
      </w:pPr>
      <w:r w:rsidRPr="006930EE">
        <w:t xml:space="preserve">Using the above assumptions, this </w:t>
      </w:r>
      <w:r>
        <w:t>resolves to</w:t>
      </w:r>
      <w:r w:rsidRPr="006930EE">
        <w:t xml:space="preserve">: </w:t>
      </w:r>
    </w:p>
    <w:p w:rsidR="00961941" w:rsidRPr="006930EE" w:rsidRDefault="00961941" w:rsidP="008D0078">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961941" w:rsidRPr="00173C79" w:rsidRDefault="00961941" w:rsidP="008D0078">
      <w:pPr>
        <w:spacing w:line="480" w:lineRule="auto"/>
      </w:pPr>
      <w:r w:rsidRPr="00173C79">
        <w:t>Taking the derivative with respect t</w:t>
      </w:r>
      <w:r w:rsidRPr="006930EE">
        <w:t>o</w:t>
      </w:r>
      <w:r w:rsidRPr="00173C79">
        <w:t xml:space="preserve"> </w:t>
      </w:r>
      <w:r w:rsidRPr="00173C79">
        <w:rPr>
          <w:i/>
          <w:iCs/>
        </w:rPr>
        <w:t>U</w:t>
      </w:r>
      <w:r w:rsidRPr="00173C79">
        <w:t xml:space="preserve"> and denoting </w:t>
      </w:r>
      <m:oMath>
        <m:r>
          <w:rPr>
            <w:rFonts w:ascii="Cambria Math" w:eastAsiaTheme="minorEastAsia" w:hAnsi="Cambria Math"/>
          </w:rPr>
          <m:t>g=</m:t>
        </m:r>
        <m:r>
          <w:rPr>
            <w:rFonts w:ascii="Cambria Math" w:hAnsi="Cambria Math" w:cs="Times New Roman"/>
          </w:rPr>
          <m:t>U/μ</m:t>
        </m:r>
      </m:oMath>
      <w:r w:rsidRPr="00173C79">
        <w:rPr>
          <w:rFonts w:eastAsiaTheme="minorEastAsia"/>
        </w:rPr>
        <w:t xml:space="preserve"> (</w:t>
      </w:r>
      <w:r w:rsidRPr="00173C79">
        <w:rPr>
          <w:rFonts w:eastAsiaTheme="minorEastAsia"/>
          <w:i/>
          <w:iCs/>
        </w:rPr>
        <w:t>g</w:t>
      </w:r>
      <w:r w:rsidRPr="00173C79">
        <w:rPr>
          <w:rFonts w:eastAsiaTheme="minorEastAsia"/>
        </w:rPr>
        <w:t xml:space="preserve"> can be thought of as the number of non-specific loci</w:t>
      </w:r>
      <w:r>
        <w:rPr>
          <w:rFonts w:eastAsiaTheme="minorEastAsia"/>
        </w:rPr>
        <w:t xml:space="preserve"> in the genome</w:t>
      </w:r>
      <w:r w:rsidRPr="00173C79">
        <w:rPr>
          <w:rFonts w:eastAsiaTheme="minorEastAsia"/>
        </w:rPr>
        <w:t>)</w:t>
      </w:r>
      <w:r w:rsidRPr="00173C79">
        <w:t>:</w:t>
      </w:r>
    </w:p>
    <w:p w:rsidR="00961941" w:rsidRPr="00173C79" w:rsidRDefault="00BA3FE6" w:rsidP="008D0078">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961941" w:rsidRPr="00173C79">
        <w:rPr>
          <w:rFonts w:eastAsiaTheme="minorEastAsia"/>
        </w:rPr>
        <w:t>.</w:t>
      </w:r>
    </w:p>
    <w:p w:rsidR="00961941" w:rsidRPr="00560C54" w:rsidRDefault="00961941" w:rsidP="008D0078">
      <w:pPr>
        <w:spacing w:line="480" w:lineRule="auto"/>
      </w:pPr>
      <w:r w:rsidRPr="00173C79">
        <w:t xml:space="preserve">So </w:t>
      </w:r>
      <w:r w:rsidRPr="00173C79">
        <w:rPr>
          <w:i/>
          <w:iCs/>
        </w:rPr>
        <w:t>q</w:t>
      </w:r>
      <w:r w:rsidRPr="00173C79">
        <w:t xml:space="preserve"> increases with </w:t>
      </w:r>
      <w:r w:rsidRPr="00173C79">
        <w:rPr>
          <w:i/>
          <w:iCs/>
        </w:rPr>
        <w:t>U</w:t>
      </w:r>
      <w:r>
        <w:t xml:space="preserve"> because</w:t>
      </w:r>
      <w:r w:rsidRPr="00173C79">
        <w:t xml:space="preserve"> </w:t>
      </w:r>
      <w:r>
        <w:t xml:space="preserve">the right hand side </w:t>
      </w:r>
      <w:r w:rsidRPr="00173C79">
        <w:t xml:space="preserve">is guaranteed to be </w:t>
      </w:r>
      <w:r>
        <w:t xml:space="preserve">true </w:t>
      </w:r>
      <w:r w:rsidRPr="00173C79">
        <w:t xml:space="preserve">under the </w:t>
      </w:r>
      <w:proofErr w:type="gramStart"/>
      <w:r w:rsidRPr="00173C79">
        <w:t>assumption</w:t>
      </w:r>
      <w:r>
        <w:t xml:space="preserve"> </w:t>
      </w:r>
      <w:proofErr w:type="gramEnd"/>
      <m:oMath>
        <m:r>
          <w:rPr>
            <w:rFonts w:ascii="Cambria Math" w:hAnsi="Cambria Math"/>
          </w:rPr>
          <m:t>U≪s</m:t>
        </m:r>
      </m:oMath>
      <w:r w:rsidRPr="00173C79">
        <w:t>.</w:t>
      </w:r>
    </w:p>
    <w:p w:rsidR="00961941" w:rsidRDefault="00961941" w:rsidP="008D0078">
      <w:pPr>
        <w:spacing w:line="480" w:lineRule="auto"/>
      </w:pPr>
      <w:r>
        <w:t>For a population with SIM</w:t>
      </w:r>
    </w:p>
    <w:p w:rsidR="00961941" w:rsidRPr="005579CA" w:rsidRDefault="00BA3FE6" w:rsidP="008D0078">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961941">
        <w:rPr>
          <w:rFonts w:eastAsiaTheme="minorEastAsia"/>
        </w:rPr>
        <w:t>.</w:t>
      </w:r>
    </w:p>
    <w:p w:rsidR="00961941" w:rsidRDefault="00961941" w:rsidP="008D0078">
      <w:pPr>
        <w:spacing w:line="480" w:lineRule="auto"/>
      </w:pPr>
      <w:r>
        <w:t xml:space="preserve">The last approximation assumes </w:t>
      </w:r>
      <w:proofErr w:type="gramStart"/>
      <w:r>
        <w:t xml:space="preserve">that </w:t>
      </w:r>
      <w:proofErr w:type="gramEnd"/>
      <m:oMath>
        <m:r>
          <w:rPr>
            <w:rFonts w:ascii="Cambria Math" w:hAnsi="Cambria Math"/>
          </w:rPr>
          <m:t>τ≥1⇒s≪2τ</m:t>
        </m:r>
      </m:oMath>
      <w:r>
        <w:rPr>
          <w:i/>
          <w:iCs/>
        </w:rPr>
        <w:t>.</w:t>
      </w:r>
      <w:r>
        <w:t xml:space="preserve"> Rearranging the last result, we find the approximation</w:t>
      </w:r>
    </w:p>
    <w:tbl>
      <w:tblPr>
        <w:tblStyle w:val="TableGrid"/>
        <w:tblW w:w="5000" w:type="pct"/>
        <w:tblInd w:w="340" w:type="dxa"/>
        <w:tblLook w:val="04A0" w:firstRow="1" w:lastRow="0" w:firstColumn="1" w:lastColumn="0" w:noHBand="0" w:noVBand="1"/>
      </w:tblPr>
      <w:tblGrid>
        <w:gridCol w:w="7670"/>
        <w:gridCol w:w="852"/>
      </w:tblGrid>
      <w:tr w:rsidR="00961941" w:rsidRPr="00466C39" w:rsidTr="00800DD3">
        <w:tc>
          <w:tcPr>
            <w:tcW w:w="4500" w:type="pct"/>
            <w:tcBorders>
              <w:top w:val="nil"/>
              <w:left w:val="nil"/>
              <w:bottom w:val="nil"/>
              <w:right w:val="nil"/>
            </w:tcBorders>
            <w:vAlign w:val="center"/>
          </w:tcPr>
          <w:p w:rsidR="00961941" w:rsidRPr="00466C39" w:rsidRDefault="00BA3FE6"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961941" w:rsidRPr="00466C39">
              <w:t>.</w:t>
            </w:r>
          </w:p>
        </w:tc>
        <w:tc>
          <w:tcPr>
            <w:tcW w:w="500" w:type="pct"/>
            <w:tcBorders>
              <w:top w:val="nil"/>
              <w:left w:val="nil"/>
              <w:bottom w:val="nil"/>
              <w:right w:val="nil"/>
            </w:tcBorders>
            <w:vAlign w:val="center"/>
          </w:tcPr>
          <w:p w:rsidR="00961941" w:rsidRPr="00466C39" w:rsidRDefault="00961941" w:rsidP="008D0078">
            <w:pPr>
              <w:spacing w:line="480" w:lineRule="auto"/>
            </w:pPr>
          </w:p>
        </w:tc>
      </w:tr>
    </w:tbl>
    <w:p w:rsidR="00961941" w:rsidRPr="00466C39" w:rsidRDefault="00961941" w:rsidP="008D0078">
      <w:pPr>
        <w:spacing w:line="480" w:lineRule="auto"/>
        <w:rPr>
          <w:rFonts w:eastAsiaTheme="minorEastAsia"/>
        </w:rPr>
      </w:pPr>
      <w:r w:rsidRPr="00466C39">
        <w:rPr>
          <w:rFonts w:eastAsiaTheme="minorEastAsia"/>
        </w:rPr>
        <w:t xml:space="preserve">Taking the derivative with respect to </w:t>
      </w:r>
      <w:r w:rsidRPr="00466C39">
        <w:rPr>
          <w:rFonts w:ascii="Times New Roman" w:eastAsiaTheme="minorEastAsia" w:hAnsi="Times New Roman" w:cs="Times New Roman"/>
          <w:i/>
          <w:iCs/>
        </w:rPr>
        <w:t>τ</w:t>
      </w:r>
      <w:r>
        <w:rPr>
          <w:rFonts w:eastAsiaTheme="minorEastAsia"/>
        </w:rPr>
        <w:t>,</w:t>
      </w:r>
    </w:p>
    <w:p w:rsidR="00961941" w:rsidRPr="00466C39" w:rsidRDefault="00BA3FE6" w:rsidP="008D0078">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961941" w:rsidRPr="00466C39">
        <w:rPr>
          <w:rFonts w:eastAsiaTheme="minorEastAsia"/>
        </w:rPr>
        <w:t>,</w:t>
      </w:r>
    </w:p>
    <w:p w:rsidR="00961941" w:rsidRPr="00434AEF" w:rsidRDefault="00961941" w:rsidP="008D0078">
      <w:pPr>
        <w:spacing w:line="480" w:lineRule="auto"/>
        <w:rPr>
          <w:rFonts w:eastAsiaTheme="minorEastAsia"/>
          <w:vertAlign w:val="subscript"/>
        </w:rPr>
      </w:pPr>
      <w:proofErr w:type="gramStart"/>
      <w:r w:rsidRPr="00466C39">
        <w:rPr>
          <w:rFonts w:eastAsiaTheme="minorEastAsia"/>
        </w:rPr>
        <w:t>because</w:t>
      </w:r>
      <w:proofErr w:type="gramEnd"/>
      <w:r w:rsidRPr="00466C39">
        <w:rPr>
          <w:rFonts w:eastAsiaTheme="minorEastAsia"/>
        </w:rPr>
        <w:t xml:space="preserve"> </w:t>
      </w:r>
      <w:r w:rsidRPr="00466C39">
        <w:rPr>
          <w:rFonts w:eastAsiaTheme="minorEastAsia"/>
          <w:i/>
          <w:iCs/>
        </w:rPr>
        <w:t>q</w:t>
      </w:r>
      <w:r w:rsidRPr="00466C39">
        <w:rPr>
          <w:rFonts w:eastAsiaTheme="minorEastAsia"/>
        </w:rPr>
        <w:t xml:space="preserve">, </w:t>
      </w:r>
      <w:r w:rsidRPr="00466C39">
        <w:rPr>
          <w:rFonts w:eastAsiaTheme="minorEastAsia"/>
          <w:i/>
          <w:iCs/>
        </w:rPr>
        <w:t>U</w:t>
      </w:r>
      <w:r w:rsidRPr="00466C39">
        <w:rPr>
          <w:rFonts w:eastAsiaTheme="minorEastAsia"/>
        </w:rPr>
        <w:t xml:space="preserve">, and </w:t>
      </w:r>
      <w:r w:rsidRPr="00466C39">
        <w:rPr>
          <w:rFonts w:ascii="Times New Roman" w:eastAsiaTheme="minorEastAsia" w:hAnsi="Times New Roman" w:cs="Times New Roman"/>
          <w:i/>
          <w:iCs/>
        </w:rPr>
        <w:t>τ</w:t>
      </w:r>
      <w:r w:rsidRPr="00466C39">
        <w:rPr>
          <w:rFonts w:eastAsiaTheme="minorEastAsia"/>
        </w:rPr>
        <w:t xml:space="preserve"> are all positive.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Pr>
          <w:rFonts w:eastAsiaTheme="minorEastAsia"/>
        </w:rPr>
        <w:t xml:space="preserve">and </w:t>
      </w:r>
      <w:r w:rsidRPr="00466C39">
        <w:rPr>
          <w:rFonts w:eastAsiaTheme="minorEastAsia"/>
        </w:rPr>
        <w:t xml:space="preserve">it 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961941" w:rsidRDefault="00961941" w:rsidP="008D0078">
      <w:pPr>
        <w:pStyle w:val="Heading2"/>
        <w:numPr>
          <w:ilvl w:val="0"/>
          <w:numId w:val="0"/>
        </w:numPr>
        <w:spacing w:line="480" w:lineRule="auto"/>
        <w:ind w:left="357" w:hanging="357"/>
      </w:pPr>
      <w:bookmarkStart w:id="28" w:name="_Ref360530760"/>
      <w:bookmarkStart w:id="29" w:name="_Ref363980888"/>
      <w:r>
        <w:t>Appendix</w:t>
      </w:r>
      <w:bookmarkEnd w:id="28"/>
      <w:r>
        <w:t xml:space="preserve"> </w:t>
      </w:r>
      <w:bookmarkEnd w:id="29"/>
      <w:r w:rsidR="00C46C20">
        <w:t>B</w:t>
      </w:r>
      <w:r>
        <w:t>: Fixation of a double mutant</w:t>
      </w:r>
    </w:p>
    <w:p w:rsidR="00961941" w:rsidRDefault="00961941" w:rsidP="008D0078">
      <w:pPr>
        <w:spacing w:line="480" w:lineRule="auto"/>
        <w:rPr>
          <w:lang w:bidi="hi-IN"/>
        </w:rPr>
      </w:pPr>
      <w:r>
        <w:t xml:space="preserve">Following </w:t>
      </w:r>
      <w:proofErr w:type="spellStart"/>
      <w:r>
        <w:t>Eshel</w:t>
      </w:r>
      <w:proofErr w:type="spellEnd"/>
      <w:r>
        <w:t xml:space="preserve"> </w:t>
      </w:r>
      <w:r w:rsidR="00EA522D">
        <w:fldChar w:fldCharType="begin" w:fldLock="1"/>
      </w:r>
      <w:r w:rsidR="002A5AC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"[44]" }, "properties" : { "noteIndex" : 0 }, "schema" : "https://github.com/citation-style-language/schema/raw/master/csl-citation.json" }</w:instrText>
      </w:r>
      <w:r w:rsidR="00EA522D">
        <w:fldChar w:fldCharType="separate"/>
      </w:r>
      <w:r w:rsidR="0061395B" w:rsidRPr="0061395B">
        <w:rPr>
          <w:noProof/>
        </w:rPr>
        <w:t>[44]</w:t>
      </w:r>
      <w:r w:rsidR="00EA522D">
        <w:fldChar w:fldCharType="end"/>
      </w:r>
      <w:r>
        <w:t xml:space="preserve">, the fixation probability </w:t>
      </w:r>
      <w:r w:rsidRPr="00946A45">
        <w:rPr>
          <w:i/>
          <w:iCs/>
        </w:rPr>
        <w:t>ρ</w:t>
      </w:r>
      <w:r>
        <w:t xml:space="preserve"> of the double mutant </w:t>
      </w:r>
      <w:r>
        <w:rPr>
          <w:i/>
          <w:iCs/>
        </w:rPr>
        <w:t xml:space="preserve">AB </w:t>
      </w:r>
      <w:r>
        <w:t>is</w:t>
      </w:r>
    </w:p>
    <w:p w:rsidR="00961941" w:rsidRDefault="00961941" w:rsidP="008D0078">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61941" w:rsidRDefault="00961941" w:rsidP="008D0078">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average numb</w:t>
      </w:r>
      <w:proofErr w:type="spellStart"/>
      <w:r>
        <w:t>er</w:t>
      </w:r>
      <w:proofErr w:type="spellEnd"/>
      <w:r>
        <w:t xml:space="preserve"> of progeny which is Poisson distributed:</w:t>
      </w:r>
    </w:p>
    <w:p w:rsidR="00961941" w:rsidRDefault="00961941" w:rsidP="008D0078">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61941" w:rsidRDefault="00961941" w:rsidP="008D0078">
      <w:pPr>
        <w:spacing w:line="480" w:lineRule="auto"/>
      </w:pPr>
      <w:r>
        <w:t>Here, we o</w:t>
      </w:r>
      <w:r w:rsidRPr="000448EE">
        <w:t xml:space="preserve">nly consider progeny without new deleterious mutations; their fraction is </w:t>
      </w:r>
      <w:r w:rsidRPr="000448EE">
        <w:rPr>
          <w:i/>
          <w:iCs/>
        </w:rPr>
        <w:t>e</w:t>
      </w:r>
      <w:r w:rsidRPr="000448EE">
        <w:rPr>
          <w:i/>
          <w:iCs/>
          <w:vertAlign w:val="superscript"/>
        </w:rPr>
        <w:t>-U</w:t>
      </w:r>
      <w:r w:rsidRPr="000448EE">
        <w:t xml:space="preserve">. This factor cannot be ignored because there is variation in mutation rates within </w:t>
      </w:r>
      <w:r w:rsidRPr="000448EE">
        <w:lastRenderedPageBreak/>
        <w:t xml:space="preserve">the population (see "minor technical point" by Johnson and Barton </w:t>
      </w:r>
      <w:r w:rsidR="00EA522D" w:rsidRPr="000448EE">
        <w:fldChar w:fldCharType="begin" w:fldLock="1"/>
      </w:r>
      <w:r w:rsidR="002A5ACF">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 "page" : "395-411", "title" : "The effect of deleterious alleles on adaptation in asexual populations.", "type" : "article-journal", "volume" : "162" }, "uris" : [ "http://www.mendeley.com/documents/?uuid=f3941c3a-3bc1-4b60-92ac-7986875fd4c6" ] } ], "mendeley" : { "previouslyFormattedCitation" : "[61]" }, "properties" : { "noteIndex" : 0 }, "schema" : "https://github.com/citation-style-language/schema/raw/master/csl-citation.json" }</w:instrText>
      </w:r>
      <w:r w:rsidR="00EA522D" w:rsidRPr="000448EE">
        <w:fldChar w:fldCharType="separate"/>
      </w:r>
      <w:r w:rsidR="0061395B" w:rsidRPr="0061395B">
        <w:rPr>
          <w:noProof/>
        </w:rPr>
        <w:t>[61]</w:t>
      </w:r>
      <w:r w:rsidR="00EA522D" w:rsidRPr="000448EE">
        <w:fldChar w:fldCharType="end"/>
      </w:r>
      <w:r w:rsidRPr="000448EE">
        <w:t>). At this stage, double mutants are still very rare, so we can use the population</w:t>
      </w:r>
      <w:r>
        <w:t xml:space="preserve"> mean fitness at the MSB. The </w:t>
      </w:r>
      <w:proofErr w:type="gramStart"/>
      <w:r>
        <w:t>population mean</w:t>
      </w:r>
      <w:proofErr w:type="gramEnd"/>
      <w:r>
        <w:t xml:space="preserve"> fitness can be approximated by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Pr="00D0129E">
        <w:rPr>
          <w:i/>
          <w:iCs/>
        </w:rPr>
        <w:t>supporting information</w:t>
      </w:r>
      <w:r>
        <w:t>). Therefore,</w:t>
      </w:r>
    </w:p>
    <w:p w:rsidR="00961941" w:rsidRDefault="00961941" w:rsidP="008D0078">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m:t>
              </m:r>
              <m:r>
                <w:rPr>
                  <w:rFonts w:ascii="Cambria Math" w:hAnsi="Cambria Math"/>
                </w:rPr>
                <m:t>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961941" w:rsidRDefault="00961941" w:rsidP="008D0078">
      <w:pPr>
        <w:spacing w:line="480" w:lineRule="auto"/>
      </w:pPr>
      <w:r>
        <w:t xml:space="preserve">Assuming </w:t>
      </w:r>
      <w:proofErr w:type="spellStart"/>
      <w:r w:rsidRPr="00544FA2">
        <w:rPr>
          <w:i/>
          <w:iCs/>
        </w:rPr>
        <w:t>sH</w:t>
      </w:r>
      <w:proofErr w:type="spellEnd"/>
      <w:r>
        <w:t xml:space="preserve"> </w:t>
      </w:r>
      <w:r w:rsidRPr="00544FA2">
        <w:t>is</w:t>
      </w:r>
      <w:bookmarkStart w:id="30" w:name="_Ref360534049"/>
      <w:r>
        <w:t xml:space="preserve"> small (</w:t>
      </w:r>
      <m:oMath>
        <m:r>
          <w:rPr>
            <w:rFonts w:ascii="Cambria Math" w:hAnsi="Cambria Math"/>
          </w:rPr>
          <m:t>sH≪1</m:t>
        </m:r>
      </m:oMath>
      <w:r>
        <w:rPr>
          <w:rFonts w:eastAsiaTheme="minorEastAsia"/>
        </w:rPr>
        <w:t>)</w:t>
      </w:r>
      <w:r>
        <w:t xml:space="preserve"> we can approximate this by</w:t>
      </w:r>
    </w:p>
    <w:p w:rsidR="00961941" w:rsidRDefault="00961941" w:rsidP="008D0078">
      <w:pPr>
        <w:spacing w:line="480" w:lineRule="auto"/>
        <w:jc w:val="center"/>
      </w:pPr>
      <m:oMath>
        <m:r>
          <w:rPr>
            <w:rFonts w:ascii="Cambria Math" w:hAnsi="Cambria Math"/>
          </w:rPr>
          <m:t>ρ≈2sH</m:t>
        </m:r>
      </m:oMath>
      <w:r>
        <w:t>.</w:t>
      </w:r>
    </w:p>
    <w:p w:rsidR="00961941" w:rsidRPr="00961941" w:rsidRDefault="00961941" w:rsidP="008D0078">
      <w:pPr>
        <w:pStyle w:val="Heading2"/>
        <w:numPr>
          <w:ilvl w:val="0"/>
          <w:numId w:val="0"/>
        </w:numPr>
        <w:spacing w:line="480" w:lineRule="auto"/>
        <w:ind w:left="357" w:hanging="357"/>
        <w:rPr>
          <w:vertAlign w:val="subscript"/>
        </w:rPr>
      </w:pPr>
      <w:bookmarkStart w:id="31" w:name="_Ref363980903"/>
      <w:r>
        <w:t xml:space="preserve">Appendix </w:t>
      </w:r>
      <w:bookmarkEnd w:id="30"/>
      <w:bookmarkEnd w:id="31"/>
      <w:r w:rsidR="00C46C20">
        <w:t>C</w:t>
      </w:r>
      <w:r>
        <w:t xml:space="preserve">: Fixation of a double mutant with </w:t>
      </w:r>
      <w:proofErr w:type="spellStart"/>
      <w:r>
        <w:t>SIM</w:t>
      </w:r>
      <w:r>
        <w:rPr>
          <w:vertAlign w:val="subscript"/>
        </w:rPr>
        <w:t>e</w:t>
      </w:r>
      <w:proofErr w:type="spellEnd"/>
    </w:p>
    <w:p w:rsidR="00961941" w:rsidRPr="00335E62" w:rsidRDefault="00961941">
      <w:pPr>
        <w:spacing w:line="480" w:lineRule="auto"/>
        <w:rPr>
          <w:lang w:bidi="hi-IN"/>
        </w:rPr>
      </w:pPr>
      <w:r>
        <w:rPr>
          <w:lang w:bidi="hi-IN"/>
        </w:rPr>
        <w:t xml:space="preserve">With </w:t>
      </w:r>
      <w:proofErr w:type="spellStart"/>
      <w:r>
        <w:rPr>
          <w:lang w:bidi="hi-IN"/>
        </w:rPr>
        <w:t>SIM</w:t>
      </w:r>
      <w:r>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Pr="00335E62">
        <w:rPr>
          <w:i/>
          <w:iCs/>
        </w:rPr>
        <w:t>τU</w:t>
      </w:r>
      <w:proofErr w:type="spellEnd"/>
      <w:r>
        <w:rPr>
          <w:i/>
          <w:iCs/>
        </w:rPr>
        <w:t xml:space="preserve"> </w:t>
      </w:r>
      <w:r>
        <w:t xml:space="preserve">while </w:t>
      </w:r>
      <w:r>
        <w:rPr>
          <w:lang w:bidi="hi-IN"/>
        </w:rPr>
        <w:t xml:space="preserve">that of </w:t>
      </w:r>
      <w:r>
        <w:rPr>
          <w:i/>
          <w:iCs/>
          <w:lang w:bidi="hi-IN"/>
        </w:rPr>
        <w:t>AB</w:t>
      </w:r>
      <w:r>
        <w:rPr>
          <w:lang w:bidi="hi-IN"/>
        </w:rPr>
        <w:t xml:space="preserve"> is only </w:t>
      </w:r>
      <w:r>
        <w:rPr>
          <w:i/>
          <w:iCs/>
          <w:lang w:bidi="hi-IN"/>
        </w:rPr>
        <w:t>U</w:t>
      </w:r>
      <w:r w:rsidRPr="00335E62">
        <w:rPr>
          <w:lang w:bidi="hi-IN"/>
        </w:rPr>
        <w:t>.</w:t>
      </w:r>
      <w:r>
        <w:rPr>
          <w:lang w:bidi="hi-IN"/>
        </w:rPr>
        <w:t xml:space="preserve"> We assume the population reached a MSB before the fixation of </w:t>
      </w:r>
      <w:r w:rsidRPr="00D0129E">
        <w:rPr>
          <w:i/>
          <w:iCs/>
          <w:lang w:bidi="hi-IN"/>
        </w:rPr>
        <w:t>AB</w:t>
      </w:r>
      <w:r>
        <w:rPr>
          <w:lang w:bidi="hi-IN"/>
        </w:rPr>
        <w:t xml:space="preserve"> because convergence to MSB </w:t>
      </w:r>
      <w:r w:rsidR="00EA522D">
        <w:rPr>
          <w:lang w:bidi="hi-IN"/>
        </w:rPr>
        <w:fldChar w:fldCharType="begin" w:fldLock="1"/>
      </w:r>
      <w:r w:rsidR="002A5ACF">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"[43]" }, "properties" : { "noteIndex" : 0 }, "schema" : "https://github.com/citation-style-language/schema/raw/master/csl-citation.json" }</w:instrText>
      </w:r>
      <w:r w:rsidR="00EA522D">
        <w:rPr>
          <w:lang w:bidi="hi-IN"/>
        </w:rPr>
        <w:fldChar w:fldCharType="separate"/>
      </w:r>
      <w:r w:rsidR="0061395B" w:rsidRPr="0061395B">
        <w:rPr>
          <w:noProof/>
          <w:lang w:bidi="hi-IN"/>
        </w:rPr>
        <w:t>[43]</w:t>
      </w:r>
      <w:r w:rsidR="00EA522D">
        <w:rPr>
          <w:lang w:bidi="hi-IN"/>
        </w:rPr>
        <w:fldChar w:fldCharType="end"/>
      </w:r>
      <w:r>
        <w:rPr>
          <w:lang w:bidi="hi-IN"/>
        </w:rPr>
        <w:t xml:space="preserve"> is much faster than adaptation. Following the derivation in Appendix </w:t>
      </w:r>
      <w:r w:rsidR="006E3084">
        <w:rPr>
          <w:lang w:bidi="hi-IN"/>
        </w:rPr>
        <w:t>B</w:t>
      </w:r>
      <w:r>
        <w:rPr>
          <w:lang w:bidi="hi-IN"/>
        </w:rPr>
        <w:t xml:space="preserve">, the relative fitness of </w:t>
      </w:r>
      <w:proofErr w:type="spellStart"/>
      <w:r>
        <w:rPr>
          <w:lang w:bidi="hi-IN"/>
        </w:rPr>
        <w:t>SIM</w:t>
      </w:r>
      <w:r>
        <w:rPr>
          <w:vertAlign w:val="subscript"/>
          <w:lang w:bidi="hi-IN"/>
        </w:rPr>
        <w:t>e</w:t>
      </w:r>
      <w:proofErr w:type="spellEnd"/>
      <w:r>
        <w:rPr>
          <w:lang w:bidi="hi-IN"/>
        </w:rPr>
        <w:t xml:space="preserve"> is</w:t>
      </w:r>
    </w:p>
    <w:p w:rsidR="00961941" w:rsidRDefault="00BA3FE6"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961941">
        <w:rPr>
          <w:rFonts w:eastAsiaTheme="minorEastAsia"/>
          <w:lang w:bidi="hi-IN"/>
        </w:rPr>
        <w:t>.</w:t>
      </w:r>
    </w:p>
    <w:p w:rsidR="00961941" w:rsidRPr="00DE1C4B" w:rsidRDefault="00961941" w:rsidP="008D0078">
      <w:pPr>
        <w:spacing w:line="480" w:lineRule="auto"/>
        <w:rPr>
          <w:rFonts w:eastAsiaTheme="minorEastAsia"/>
          <w:lang w:bidi="hi-IN"/>
        </w:rPr>
      </w:pPr>
      <w:r>
        <w:rPr>
          <w:rFonts w:eastAsiaTheme="minorEastAsia"/>
          <w:lang w:bidi="hi-IN"/>
        </w:rPr>
        <w:t>Plugging that in the fixation probability,</w:t>
      </w:r>
    </w:p>
    <w:p w:rsidR="00961941" w:rsidRDefault="00BA3FE6"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961941">
        <w:rPr>
          <w:rFonts w:eastAsiaTheme="minorEastAsia"/>
          <w:lang w:bidi="hi-IN"/>
        </w:rPr>
        <w:t>.</w:t>
      </w:r>
    </w:p>
    <w:p w:rsidR="00961941" w:rsidRPr="00335E62" w:rsidRDefault="00961941" w:rsidP="008D0078">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 </w:t>
      </w:r>
      <w:proofErr w:type="gramStart"/>
      <w:r>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961941" w:rsidRPr="00335E62" w:rsidRDefault="00BA3FE6"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61941">
        <w:rPr>
          <w:rFonts w:eastAsiaTheme="minorEastAsia"/>
          <w:lang w:bidi="hi-IN"/>
        </w:rPr>
        <w:t>.</w:t>
      </w:r>
    </w:p>
    <w:p w:rsidR="00961941" w:rsidRDefault="00961941" w:rsidP="008D0078">
      <w:pPr>
        <w:spacing w:line="480" w:lineRule="auto"/>
        <w:rPr>
          <w:rFonts w:eastAsiaTheme="minorEastAsia"/>
          <w:lang w:bidi="hi-IN"/>
        </w:rPr>
      </w:pPr>
      <w:proofErr w:type="gramStart"/>
      <w:r>
        <w:rPr>
          <w:rFonts w:eastAsiaTheme="minorEastAsia"/>
          <w:lang w:bidi="hi-IN"/>
        </w:rPr>
        <w:t xml:space="preserve">Because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the right hand side is greater than 1. Therefore,</w:t>
      </w:r>
    </w:p>
    <w:p w:rsidR="00961941" w:rsidRDefault="00BA3FE6"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961941">
        <w:rPr>
          <w:rFonts w:eastAsiaTheme="minorEastAsia"/>
          <w:lang w:bidi="hi-IN"/>
        </w:rPr>
        <w:t>.</w:t>
      </w:r>
    </w:p>
    <w:p w:rsidR="00961941" w:rsidRDefault="00961941" w:rsidP="008D0078">
      <w:pPr>
        <w:spacing w:line="480" w:lineRule="auto"/>
        <w:rPr>
          <w:rFonts w:eastAsiaTheme="minorEastAsia"/>
          <w:lang w:bidi="hi-IN"/>
        </w:rPr>
      </w:pPr>
      <w:r>
        <w:rPr>
          <w:rFonts w:eastAsiaTheme="minorEastAsia"/>
          <w:lang w:bidi="hi-IN"/>
        </w:rPr>
        <w:lastRenderedPageBreak/>
        <w:t xml:space="preserve">Because the appearance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is the same as with CM, the adaptation rate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can be written as</w:t>
      </w:r>
    </w:p>
    <w:p w:rsidR="00961941" w:rsidRDefault="00BA3FE6"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961941">
        <w:rPr>
          <w:rFonts w:eastAsiaTheme="minorEastAsia"/>
          <w:lang w:bidi="hi-IN"/>
        </w:rPr>
        <w:t>.</w:t>
      </w:r>
    </w:p>
    <w:p w:rsidR="00347C94" w:rsidRDefault="002C7209" w:rsidP="008D0078">
      <w:pPr>
        <w:pStyle w:val="Heading1"/>
        <w:spacing w:line="480" w:lineRule="auto"/>
      </w:pPr>
      <w:r>
        <w:t>References</w:t>
      </w:r>
    </w:p>
    <w:p w:rsidR="002A5ACF" w:rsidRPr="002A5ACF" w:rsidRDefault="00EA522D">
      <w:pPr>
        <w:pStyle w:val="NormalWeb"/>
        <w:ind w:left="640" w:hanging="640"/>
        <w:divId w:val="672685825"/>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2A5ACF" w:rsidRPr="002A5ACF">
        <w:rPr>
          <w:rFonts w:ascii="Palatino Linotype" w:hAnsi="Palatino Linotype"/>
          <w:noProof/>
          <w:sz w:val="22"/>
        </w:rPr>
        <w:t>1.</w:t>
      </w:r>
      <w:r w:rsidR="002A5ACF" w:rsidRPr="002A5ACF">
        <w:rPr>
          <w:rFonts w:ascii="Palatino Linotype" w:hAnsi="Palatino Linotype"/>
          <w:noProof/>
          <w:sz w:val="22"/>
        </w:rPr>
        <w:tab/>
        <w:t xml:space="preserve">Sniegowski, P. D., Gerrish, P. J., Johnson, T. &amp; Shaver, A. 2000 The evolution of mutation rates: separating causes from consequences. </w:t>
      </w:r>
      <w:r w:rsidR="002A5ACF" w:rsidRPr="002A5ACF">
        <w:rPr>
          <w:rFonts w:ascii="Palatino Linotype" w:hAnsi="Palatino Linotype"/>
          <w:i/>
          <w:iCs/>
          <w:noProof/>
          <w:sz w:val="22"/>
        </w:rPr>
        <w:t>BioEssays</w:t>
      </w:r>
      <w:r w:rsidR="002A5ACF" w:rsidRPr="002A5ACF">
        <w:rPr>
          <w:rFonts w:ascii="Palatino Linotype" w:hAnsi="Palatino Linotype"/>
          <w:noProof/>
          <w:sz w:val="22"/>
        </w:rPr>
        <w:t xml:space="preserve"> </w:t>
      </w:r>
      <w:r w:rsidR="002A5ACF" w:rsidRPr="002A5ACF">
        <w:rPr>
          <w:rFonts w:ascii="Palatino Linotype" w:hAnsi="Palatino Linotype"/>
          <w:b/>
          <w:bCs/>
          <w:noProof/>
          <w:sz w:val="22"/>
        </w:rPr>
        <w:t>22</w:t>
      </w:r>
      <w:r w:rsidR="002A5ACF" w:rsidRPr="002A5ACF">
        <w:rPr>
          <w:rFonts w:ascii="Palatino Linotype" w:hAnsi="Palatino Linotype"/>
          <w:noProof/>
          <w:sz w:val="22"/>
        </w:rPr>
        <w:t>, 1057–66. (doi:10.1002/1521-1878(200012)22:12&lt;1057::AID-BIES3&gt;3.0.CO;2-W)</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w:t>
      </w:r>
      <w:r w:rsidRPr="002A5ACF">
        <w:rPr>
          <w:rFonts w:ascii="Palatino Linotype" w:hAnsi="Palatino Linotype"/>
          <w:noProof/>
          <w:sz w:val="22"/>
        </w:rPr>
        <w:tab/>
        <w:t xml:space="preserve">Denamur, E. &amp; Matic, I. 2006 Evolution of mutation rates in bacteria. </w:t>
      </w:r>
      <w:r w:rsidRPr="002A5ACF">
        <w:rPr>
          <w:rFonts w:ascii="Palatino Linotype" w:hAnsi="Palatino Linotype"/>
          <w:i/>
          <w:iCs/>
          <w:noProof/>
          <w:sz w:val="22"/>
        </w:rPr>
        <w:t>Mol. Microbiol.</w:t>
      </w:r>
      <w:r w:rsidRPr="002A5ACF">
        <w:rPr>
          <w:rFonts w:ascii="Palatino Linotype" w:hAnsi="Palatino Linotype"/>
          <w:noProof/>
          <w:sz w:val="22"/>
        </w:rPr>
        <w:t xml:space="preserve"> </w:t>
      </w:r>
      <w:r w:rsidRPr="002A5ACF">
        <w:rPr>
          <w:rFonts w:ascii="Palatino Linotype" w:hAnsi="Palatino Linotype"/>
          <w:b/>
          <w:bCs/>
          <w:noProof/>
          <w:sz w:val="22"/>
        </w:rPr>
        <w:t>60</w:t>
      </w:r>
      <w:r w:rsidRPr="002A5ACF">
        <w:rPr>
          <w:rFonts w:ascii="Palatino Linotype" w:hAnsi="Palatino Linotype"/>
          <w:noProof/>
          <w:sz w:val="22"/>
        </w:rPr>
        <w:t>, 820–7. (doi:10.1111/j.1365-2958.2006.05150.x)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w:t>
      </w:r>
      <w:r w:rsidRPr="002A5ACF">
        <w:rPr>
          <w:rFonts w:ascii="Palatino Linotype" w:hAnsi="Palatino Linotype"/>
          <w:noProof/>
          <w:sz w:val="22"/>
        </w:rPr>
        <w:tab/>
        <w:t xml:space="preserve">De Visser, J. A. G. M. 2002 The fate of microbial mutators. </w:t>
      </w:r>
      <w:r w:rsidRPr="002A5ACF">
        <w:rPr>
          <w:rFonts w:ascii="Palatino Linotype" w:hAnsi="Palatino Linotype"/>
          <w:i/>
          <w:iCs/>
          <w:noProof/>
          <w:sz w:val="22"/>
        </w:rPr>
        <w:t>Microbiology</w:t>
      </w:r>
      <w:r w:rsidRPr="002A5ACF">
        <w:rPr>
          <w:rFonts w:ascii="Palatino Linotype" w:hAnsi="Palatino Linotype"/>
          <w:noProof/>
          <w:sz w:val="22"/>
        </w:rPr>
        <w:t xml:space="preserve"> </w:t>
      </w:r>
      <w:r w:rsidRPr="002A5ACF">
        <w:rPr>
          <w:rFonts w:ascii="Palatino Linotype" w:hAnsi="Palatino Linotype"/>
          <w:b/>
          <w:bCs/>
          <w:noProof/>
          <w:sz w:val="22"/>
        </w:rPr>
        <w:t>148</w:t>
      </w:r>
      <w:r w:rsidRPr="002A5ACF">
        <w:rPr>
          <w:rFonts w:ascii="Palatino Linotype" w:hAnsi="Palatino Linotype"/>
          <w:noProof/>
          <w:sz w:val="22"/>
        </w:rPr>
        <w:t xml:space="preserve">, 1247–52.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w:t>
      </w:r>
      <w:r w:rsidRPr="002A5ACF">
        <w:rPr>
          <w:rFonts w:ascii="Palatino Linotype" w:hAnsi="Palatino Linotype"/>
          <w:noProof/>
          <w:sz w:val="22"/>
        </w:rPr>
        <w:tab/>
        <w:t xml:space="preserve">Funchain, P., Yeung, A., Stewart, J. L., Lin, R., Slupska, M. M. &amp; Miller, J. H. 2000 The consequences of growth of a mutator strain of </w:t>
      </w:r>
      <w:r w:rsidRPr="002A5ACF">
        <w:rPr>
          <w:rFonts w:ascii="Palatino Linotype" w:hAnsi="Palatino Linotype"/>
          <w:i/>
          <w:iCs/>
          <w:noProof/>
          <w:sz w:val="22"/>
        </w:rPr>
        <w:t>Escherichia coli</w:t>
      </w:r>
      <w:r w:rsidRPr="002A5ACF">
        <w:rPr>
          <w:rFonts w:ascii="Palatino Linotype" w:hAnsi="Palatino Linotype"/>
          <w:noProof/>
          <w:sz w:val="22"/>
        </w:rPr>
        <w:t xml:space="preserve"> as measured by loss of function among multiple gene targets and loss of fitness. </w:t>
      </w:r>
      <w:r w:rsidRPr="002A5ACF">
        <w:rPr>
          <w:rFonts w:ascii="Palatino Linotype" w:hAnsi="Palatino Linotype"/>
          <w:i/>
          <w:iCs/>
          <w:noProof/>
          <w:sz w:val="22"/>
        </w:rPr>
        <w:t>Genetics</w:t>
      </w:r>
      <w:r w:rsidRPr="002A5ACF">
        <w:rPr>
          <w:rFonts w:ascii="Palatino Linotype" w:hAnsi="Palatino Linotype"/>
          <w:noProof/>
          <w:sz w:val="22"/>
        </w:rPr>
        <w:t xml:space="preserve"> </w:t>
      </w:r>
      <w:r w:rsidRPr="002A5ACF">
        <w:rPr>
          <w:rFonts w:ascii="Palatino Linotype" w:hAnsi="Palatino Linotype"/>
          <w:b/>
          <w:bCs/>
          <w:noProof/>
          <w:sz w:val="22"/>
        </w:rPr>
        <w:t>154</w:t>
      </w:r>
      <w:r w:rsidRPr="002A5ACF">
        <w:rPr>
          <w:rFonts w:ascii="Palatino Linotype" w:hAnsi="Palatino Linotype"/>
          <w:noProof/>
          <w:sz w:val="22"/>
        </w:rPr>
        <w:t xml:space="preserve">, 959–70.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w:t>
      </w:r>
      <w:r w:rsidRPr="002A5ACF">
        <w:rPr>
          <w:rFonts w:ascii="Palatino Linotype" w:hAnsi="Palatino Linotype"/>
          <w:noProof/>
          <w:sz w:val="22"/>
        </w:rPr>
        <w:tab/>
        <w:t xml:space="preserve">Montanari, S. et al. 2007 Biological cost of hypermutation in </w:t>
      </w:r>
      <w:r w:rsidRPr="002A5ACF">
        <w:rPr>
          <w:rFonts w:ascii="Palatino Linotype" w:hAnsi="Palatino Linotype"/>
          <w:i/>
          <w:iCs/>
          <w:noProof/>
          <w:sz w:val="22"/>
        </w:rPr>
        <w:t>Pseudomonas aeruginosa</w:t>
      </w:r>
      <w:r w:rsidRPr="002A5ACF">
        <w:rPr>
          <w:rFonts w:ascii="Palatino Linotype" w:hAnsi="Palatino Linotype"/>
          <w:noProof/>
          <w:sz w:val="22"/>
        </w:rPr>
        <w:t xml:space="preserve"> strains from patients with cystic fibrosis. </w:t>
      </w:r>
      <w:r w:rsidRPr="002A5ACF">
        <w:rPr>
          <w:rFonts w:ascii="Palatino Linotype" w:hAnsi="Palatino Linotype"/>
          <w:i/>
          <w:iCs/>
          <w:noProof/>
          <w:sz w:val="22"/>
        </w:rPr>
        <w:t>Microbiology</w:t>
      </w:r>
      <w:r w:rsidRPr="002A5ACF">
        <w:rPr>
          <w:rFonts w:ascii="Palatino Linotype" w:hAnsi="Palatino Linotype"/>
          <w:noProof/>
          <w:sz w:val="22"/>
        </w:rPr>
        <w:t xml:space="preserve"> </w:t>
      </w:r>
      <w:r w:rsidRPr="002A5ACF">
        <w:rPr>
          <w:rFonts w:ascii="Palatino Linotype" w:hAnsi="Palatino Linotype"/>
          <w:b/>
          <w:bCs/>
          <w:noProof/>
          <w:sz w:val="22"/>
        </w:rPr>
        <w:t>153</w:t>
      </w:r>
      <w:r w:rsidRPr="002A5ACF">
        <w:rPr>
          <w:rFonts w:ascii="Palatino Linotype" w:hAnsi="Palatino Linotype"/>
          <w:noProof/>
          <w:sz w:val="22"/>
        </w:rPr>
        <w:t>, 1445–54. (doi:10.1099/mic.0.2006/003400-0)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w:t>
      </w:r>
      <w:r w:rsidRPr="002A5ACF">
        <w:rPr>
          <w:rFonts w:ascii="Palatino Linotype" w:hAnsi="Palatino Linotype"/>
          <w:noProof/>
          <w:sz w:val="22"/>
        </w:rPr>
        <w:tab/>
        <w:t xml:space="preserve">Kimura, M. 1967 On the evolutionary adjustment of spontaneous mutation rates. </w:t>
      </w:r>
      <w:r w:rsidRPr="002A5ACF">
        <w:rPr>
          <w:rFonts w:ascii="Palatino Linotype" w:hAnsi="Palatino Linotype"/>
          <w:i/>
          <w:iCs/>
          <w:noProof/>
          <w:sz w:val="22"/>
        </w:rPr>
        <w:t>Genet. Res.</w:t>
      </w:r>
      <w:r w:rsidRPr="002A5ACF">
        <w:rPr>
          <w:rFonts w:ascii="Palatino Linotype" w:hAnsi="Palatino Linotype"/>
          <w:noProof/>
          <w:sz w:val="22"/>
        </w:rPr>
        <w:t xml:space="preserve"> </w:t>
      </w:r>
      <w:r w:rsidRPr="002A5ACF">
        <w:rPr>
          <w:rFonts w:ascii="Palatino Linotype" w:hAnsi="Palatino Linotype"/>
          <w:b/>
          <w:bCs/>
          <w:noProof/>
          <w:sz w:val="22"/>
        </w:rPr>
        <w:t>9</w:t>
      </w:r>
      <w:r w:rsidRPr="002A5ACF">
        <w:rPr>
          <w:rFonts w:ascii="Palatino Linotype" w:hAnsi="Palatino Linotype"/>
          <w:noProof/>
          <w:sz w:val="22"/>
        </w:rPr>
        <w:t>, 23–34. (doi:10.1017/S0016672300010284)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w:t>
      </w:r>
      <w:r w:rsidRPr="002A5ACF">
        <w:rPr>
          <w:rFonts w:ascii="Palatino Linotype" w:hAnsi="Palatino Linotype"/>
          <w:noProof/>
          <w:sz w:val="22"/>
        </w:rPr>
        <w:tab/>
        <w:t xml:space="preserve">Liberman, U. &amp; Feldman, M. W. 1986 Modifiers of mutation rate: a general reduction principle. </w:t>
      </w:r>
      <w:r w:rsidRPr="002A5ACF">
        <w:rPr>
          <w:rFonts w:ascii="Palatino Linotype" w:hAnsi="Palatino Linotype"/>
          <w:i/>
          <w:iCs/>
          <w:noProof/>
          <w:sz w:val="22"/>
        </w:rPr>
        <w:t>Theor. Popul. Biol.</w:t>
      </w:r>
      <w:r w:rsidRPr="002A5ACF">
        <w:rPr>
          <w:rFonts w:ascii="Palatino Linotype" w:hAnsi="Palatino Linotype"/>
          <w:noProof/>
          <w:sz w:val="22"/>
        </w:rPr>
        <w:t xml:space="preserve"> </w:t>
      </w:r>
      <w:r w:rsidRPr="002A5ACF">
        <w:rPr>
          <w:rFonts w:ascii="Palatino Linotype" w:hAnsi="Palatino Linotype"/>
          <w:b/>
          <w:bCs/>
          <w:noProof/>
          <w:sz w:val="22"/>
        </w:rPr>
        <w:t>30</w:t>
      </w:r>
      <w:r w:rsidRPr="002A5ACF">
        <w:rPr>
          <w:rFonts w:ascii="Palatino Linotype" w:hAnsi="Palatino Linotype"/>
          <w:noProof/>
          <w:sz w:val="22"/>
        </w:rPr>
        <w:t xml:space="preserve">, 125–42.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w:t>
      </w:r>
      <w:r w:rsidRPr="002A5ACF">
        <w:rPr>
          <w:rFonts w:ascii="Palatino Linotype" w:hAnsi="Palatino Linotype"/>
          <w:noProof/>
          <w:sz w:val="22"/>
        </w:rPr>
        <w:tab/>
        <w:t xml:space="preserve">Giraud, A., Radman, M., Matic, I. &amp; Taddei, F. 2001 The rise and fall of mutator bacteria. </w:t>
      </w:r>
      <w:r w:rsidRPr="002A5ACF">
        <w:rPr>
          <w:rFonts w:ascii="Palatino Linotype" w:hAnsi="Palatino Linotype"/>
          <w:i/>
          <w:iCs/>
          <w:noProof/>
          <w:sz w:val="22"/>
        </w:rPr>
        <w:t>Curr. Opin. Microbiol.</w:t>
      </w:r>
      <w:r w:rsidRPr="002A5ACF">
        <w:rPr>
          <w:rFonts w:ascii="Palatino Linotype" w:hAnsi="Palatino Linotype"/>
          <w:noProof/>
          <w:sz w:val="22"/>
        </w:rPr>
        <w:t xml:space="preserve"> </w:t>
      </w:r>
      <w:r w:rsidRPr="002A5ACF">
        <w:rPr>
          <w:rFonts w:ascii="Palatino Linotype" w:hAnsi="Palatino Linotype"/>
          <w:b/>
          <w:bCs/>
          <w:noProof/>
          <w:sz w:val="22"/>
        </w:rPr>
        <w:t>4</w:t>
      </w:r>
      <w:r w:rsidRPr="002A5ACF">
        <w:rPr>
          <w:rFonts w:ascii="Palatino Linotype" w:hAnsi="Palatino Linotype"/>
          <w:noProof/>
          <w:sz w:val="22"/>
        </w:rPr>
        <w:t>, 582–585. (doi:10.1016/S1369-5274(00)00254-X)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9.</w:t>
      </w:r>
      <w:r w:rsidRPr="002A5ACF">
        <w:rPr>
          <w:rFonts w:ascii="Palatino Linotype" w:hAnsi="Palatino Linotype"/>
          <w:noProof/>
          <w:sz w:val="22"/>
        </w:rPr>
        <w:tab/>
        <w:t xml:space="preserve">Sniegowski, P. D., Gerrish, P. J. &amp; Lenski, R. E. 1997 Evolution of high mutation rates in experimental populations of E. coli. </w:t>
      </w:r>
      <w:r w:rsidRPr="002A5ACF">
        <w:rPr>
          <w:rFonts w:ascii="Palatino Linotype" w:hAnsi="Palatino Linotype"/>
          <w:i/>
          <w:iCs/>
          <w:noProof/>
          <w:sz w:val="22"/>
        </w:rPr>
        <w:t>Nature</w:t>
      </w:r>
      <w:r w:rsidRPr="002A5ACF">
        <w:rPr>
          <w:rFonts w:ascii="Palatino Linotype" w:hAnsi="Palatino Linotype"/>
          <w:noProof/>
          <w:sz w:val="22"/>
        </w:rPr>
        <w:t xml:space="preserve"> </w:t>
      </w:r>
      <w:r w:rsidRPr="002A5ACF">
        <w:rPr>
          <w:rFonts w:ascii="Palatino Linotype" w:hAnsi="Palatino Linotype"/>
          <w:b/>
          <w:bCs/>
          <w:noProof/>
          <w:sz w:val="22"/>
        </w:rPr>
        <w:t>387</w:t>
      </w:r>
      <w:r w:rsidRPr="002A5ACF">
        <w:rPr>
          <w:rFonts w:ascii="Palatino Linotype" w:hAnsi="Palatino Linotype"/>
          <w:noProof/>
          <w:sz w:val="22"/>
        </w:rPr>
        <w:t>, 703–5. (doi:10.1038/42701)</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lastRenderedPageBreak/>
        <w:t>10.</w:t>
      </w:r>
      <w:r w:rsidRPr="002A5ACF">
        <w:rPr>
          <w:rFonts w:ascii="Palatino Linotype" w:hAnsi="Palatino Linotype"/>
          <w:noProof/>
          <w:sz w:val="22"/>
        </w:rPr>
        <w:tab/>
        <w:t xml:space="preserve">Wielgoss, S. et al. 2012 Mutation rate dynamics in a bacterial population reflect tension between adaptation and genetic load. </w:t>
      </w:r>
      <w:r w:rsidRPr="002A5ACF">
        <w:rPr>
          <w:rFonts w:ascii="Palatino Linotype" w:hAnsi="Palatino Linotype"/>
          <w:i/>
          <w:iCs/>
          <w:noProof/>
          <w:sz w:val="22"/>
        </w:rPr>
        <w:t>Proc. Natl. Acad. Sci.</w:t>
      </w:r>
      <w:r w:rsidRPr="002A5ACF">
        <w:rPr>
          <w:rFonts w:ascii="Palatino Linotype" w:hAnsi="Palatino Linotype"/>
          <w:noProof/>
          <w:sz w:val="22"/>
        </w:rPr>
        <w:t xml:space="preserve"> </w:t>
      </w:r>
      <w:r w:rsidRPr="002A5ACF">
        <w:rPr>
          <w:rFonts w:ascii="Palatino Linotype" w:hAnsi="Palatino Linotype"/>
          <w:b/>
          <w:bCs/>
          <w:noProof/>
          <w:sz w:val="22"/>
        </w:rPr>
        <w:t>110</w:t>
      </w:r>
      <w:r w:rsidRPr="002A5ACF">
        <w:rPr>
          <w:rFonts w:ascii="Palatino Linotype" w:hAnsi="Palatino Linotype"/>
          <w:noProof/>
          <w:sz w:val="22"/>
        </w:rPr>
        <w:t>, 222–227. (doi:10.1073/pnas.1219574110)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11.</w:t>
      </w:r>
      <w:r w:rsidRPr="002A5ACF">
        <w:rPr>
          <w:rFonts w:ascii="Palatino Linotype" w:hAnsi="Palatino Linotype"/>
          <w:noProof/>
          <w:sz w:val="22"/>
        </w:rPr>
        <w:tab/>
        <w:t xml:space="preserve">Taddei, F., Radman, M., Maynard Smith, J., Toupance, B., Gouyon, P.-H. &amp; Godelle, B. 1997 Role of mutator alleles in adaptive evolution. </w:t>
      </w:r>
      <w:r w:rsidRPr="002A5ACF">
        <w:rPr>
          <w:rFonts w:ascii="Palatino Linotype" w:hAnsi="Palatino Linotype"/>
          <w:i/>
          <w:iCs/>
          <w:noProof/>
          <w:sz w:val="22"/>
        </w:rPr>
        <w:t>Nature</w:t>
      </w:r>
      <w:r w:rsidRPr="002A5ACF">
        <w:rPr>
          <w:rFonts w:ascii="Palatino Linotype" w:hAnsi="Palatino Linotype"/>
          <w:noProof/>
          <w:sz w:val="22"/>
        </w:rPr>
        <w:t xml:space="preserve"> </w:t>
      </w:r>
      <w:r w:rsidRPr="002A5ACF">
        <w:rPr>
          <w:rFonts w:ascii="Palatino Linotype" w:hAnsi="Palatino Linotype"/>
          <w:b/>
          <w:bCs/>
          <w:noProof/>
          <w:sz w:val="22"/>
        </w:rPr>
        <w:t>387</w:t>
      </w:r>
      <w:r w:rsidRPr="002A5ACF">
        <w:rPr>
          <w:rFonts w:ascii="Palatino Linotype" w:hAnsi="Palatino Linotype"/>
          <w:noProof/>
          <w:sz w:val="22"/>
        </w:rPr>
        <w:t>, 700–2. (doi:10.1038/42696)</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12.</w:t>
      </w:r>
      <w:r w:rsidRPr="002A5ACF">
        <w:rPr>
          <w:rFonts w:ascii="Palatino Linotype" w:hAnsi="Palatino Linotype"/>
          <w:noProof/>
          <w:sz w:val="22"/>
        </w:rPr>
        <w:tab/>
        <w:t xml:space="preserve">Kessler, D. &amp; Levine, H. 1998 Mutator Dynamics on a Smooth Evolutionary Landscape. </w:t>
      </w:r>
      <w:r w:rsidRPr="002A5ACF">
        <w:rPr>
          <w:rFonts w:ascii="Palatino Linotype" w:hAnsi="Palatino Linotype"/>
          <w:i/>
          <w:iCs/>
          <w:noProof/>
          <w:sz w:val="22"/>
        </w:rPr>
        <w:t>Phys. Rev. Lett.</w:t>
      </w:r>
      <w:r w:rsidRPr="002A5ACF">
        <w:rPr>
          <w:rFonts w:ascii="Palatino Linotype" w:hAnsi="Palatino Linotype"/>
          <w:noProof/>
          <w:sz w:val="22"/>
        </w:rPr>
        <w:t xml:space="preserve"> </w:t>
      </w:r>
      <w:r w:rsidRPr="002A5ACF">
        <w:rPr>
          <w:rFonts w:ascii="Palatino Linotype" w:hAnsi="Palatino Linotype"/>
          <w:b/>
          <w:bCs/>
          <w:noProof/>
          <w:sz w:val="22"/>
        </w:rPr>
        <w:t>80</w:t>
      </w:r>
      <w:r w:rsidRPr="002A5ACF">
        <w:rPr>
          <w:rFonts w:ascii="Palatino Linotype" w:hAnsi="Palatino Linotype"/>
          <w:noProof/>
          <w:sz w:val="22"/>
        </w:rPr>
        <w:t>, 2012–2015. (doi:10.1103/PhysRevLett.80.2012)</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13.</w:t>
      </w:r>
      <w:r w:rsidRPr="002A5ACF">
        <w:rPr>
          <w:rFonts w:ascii="Palatino Linotype" w:hAnsi="Palatino Linotype"/>
          <w:noProof/>
          <w:sz w:val="22"/>
        </w:rPr>
        <w:tab/>
        <w:t xml:space="preserve">Tenaillon, O., Toupance, B., Le Nagard, H., Taddei, F. &amp; Godelle, B. 1999 Mutators, population size, adaptive landscape and the adaptation of asexual populations of bacteria. </w:t>
      </w:r>
      <w:r w:rsidRPr="002A5ACF">
        <w:rPr>
          <w:rFonts w:ascii="Palatino Linotype" w:hAnsi="Palatino Linotype"/>
          <w:i/>
          <w:iCs/>
          <w:noProof/>
          <w:sz w:val="22"/>
        </w:rPr>
        <w:t>Genetics</w:t>
      </w:r>
      <w:r w:rsidRPr="002A5ACF">
        <w:rPr>
          <w:rFonts w:ascii="Palatino Linotype" w:hAnsi="Palatino Linotype"/>
          <w:noProof/>
          <w:sz w:val="22"/>
        </w:rPr>
        <w:t xml:space="preserve"> </w:t>
      </w:r>
      <w:r w:rsidRPr="002A5ACF">
        <w:rPr>
          <w:rFonts w:ascii="Palatino Linotype" w:hAnsi="Palatino Linotype"/>
          <w:b/>
          <w:bCs/>
          <w:noProof/>
          <w:sz w:val="22"/>
        </w:rPr>
        <w:t>152</w:t>
      </w:r>
      <w:r w:rsidRPr="002A5ACF">
        <w:rPr>
          <w:rFonts w:ascii="Palatino Linotype" w:hAnsi="Palatino Linotype"/>
          <w:noProof/>
          <w:sz w:val="22"/>
        </w:rPr>
        <w:t xml:space="preserve">, 485–93.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14.</w:t>
      </w:r>
      <w:r w:rsidRPr="002A5ACF">
        <w:rPr>
          <w:rFonts w:ascii="Palatino Linotype" w:hAnsi="Palatino Linotype"/>
          <w:noProof/>
          <w:sz w:val="22"/>
        </w:rPr>
        <w:tab/>
        <w:t xml:space="preserve">Leigh, E. G. J. 1970 Natural Selection and Mutability. </w:t>
      </w:r>
      <w:r w:rsidRPr="002A5ACF">
        <w:rPr>
          <w:rFonts w:ascii="Palatino Linotype" w:hAnsi="Palatino Linotype"/>
          <w:i/>
          <w:iCs/>
          <w:noProof/>
          <w:sz w:val="22"/>
        </w:rPr>
        <w:t>Am. Nat.</w:t>
      </w:r>
      <w:r w:rsidRPr="002A5ACF">
        <w:rPr>
          <w:rFonts w:ascii="Palatino Linotype" w:hAnsi="Palatino Linotype"/>
          <w:noProof/>
          <w:sz w:val="22"/>
        </w:rPr>
        <w:t xml:space="preserve"> </w:t>
      </w:r>
      <w:r w:rsidRPr="002A5ACF">
        <w:rPr>
          <w:rFonts w:ascii="Palatino Linotype" w:hAnsi="Palatino Linotype"/>
          <w:b/>
          <w:bCs/>
          <w:noProof/>
          <w:sz w:val="22"/>
        </w:rPr>
        <w:t>104</w:t>
      </w:r>
      <w:r w:rsidRPr="002A5ACF">
        <w:rPr>
          <w:rFonts w:ascii="Palatino Linotype" w:hAnsi="Palatino Linotype"/>
          <w:noProof/>
          <w:sz w:val="22"/>
        </w:rPr>
        <w:t xml:space="preserve">, 301–305.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15.</w:t>
      </w:r>
      <w:r w:rsidRPr="002A5ACF">
        <w:rPr>
          <w:rFonts w:ascii="Palatino Linotype" w:hAnsi="Palatino Linotype"/>
          <w:noProof/>
          <w:sz w:val="22"/>
        </w:rPr>
        <w:tab/>
        <w:t xml:space="preserve">Galhardo, R. S., Hastings, P. J. &amp; Rosenberg, S. M. 2007 Mutation as a stress response and the regulation of evolvability. </w:t>
      </w:r>
      <w:r w:rsidRPr="002A5ACF">
        <w:rPr>
          <w:rFonts w:ascii="Palatino Linotype" w:hAnsi="Palatino Linotype"/>
          <w:i/>
          <w:iCs/>
          <w:noProof/>
          <w:sz w:val="22"/>
        </w:rPr>
        <w:t>Crit. Rev. Biochem. Mol. Biol.</w:t>
      </w:r>
      <w:r w:rsidRPr="002A5ACF">
        <w:rPr>
          <w:rFonts w:ascii="Palatino Linotype" w:hAnsi="Palatino Linotype"/>
          <w:noProof/>
          <w:sz w:val="22"/>
        </w:rPr>
        <w:t xml:space="preserve"> </w:t>
      </w:r>
      <w:r w:rsidRPr="002A5ACF">
        <w:rPr>
          <w:rFonts w:ascii="Palatino Linotype" w:hAnsi="Palatino Linotype"/>
          <w:b/>
          <w:bCs/>
          <w:noProof/>
          <w:sz w:val="22"/>
        </w:rPr>
        <w:t>42</w:t>
      </w:r>
      <w:r w:rsidRPr="002A5ACF">
        <w:rPr>
          <w:rFonts w:ascii="Palatino Linotype" w:hAnsi="Palatino Linotype"/>
          <w:noProof/>
          <w:sz w:val="22"/>
        </w:rPr>
        <w:t>, 399–435. (doi:10.1080/10409230701648502)</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16.</w:t>
      </w:r>
      <w:r w:rsidRPr="002A5ACF">
        <w:rPr>
          <w:rFonts w:ascii="Palatino Linotype" w:hAnsi="Palatino Linotype"/>
          <w:noProof/>
          <w:sz w:val="22"/>
        </w:rPr>
        <w:tab/>
        <w:t xml:space="preserve">Foster, P. L. 2007 Stress-induced mutagenesis in bacteria. </w:t>
      </w:r>
      <w:r w:rsidRPr="002A5ACF">
        <w:rPr>
          <w:rFonts w:ascii="Palatino Linotype" w:hAnsi="Palatino Linotype"/>
          <w:i/>
          <w:iCs/>
          <w:noProof/>
          <w:sz w:val="22"/>
        </w:rPr>
        <w:t>Crit. Rev. Biochem. Mol. Biol.</w:t>
      </w:r>
      <w:r w:rsidRPr="002A5ACF">
        <w:rPr>
          <w:rFonts w:ascii="Palatino Linotype" w:hAnsi="Palatino Linotype"/>
          <w:noProof/>
          <w:sz w:val="22"/>
        </w:rPr>
        <w:t xml:space="preserve"> </w:t>
      </w:r>
      <w:r w:rsidRPr="002A5ACF">
        <w:rPr>
          <w:rFonts w:ascii="Palatino Linotype" w:hAnsi="Palatino Linotype"/>
          <w:b/>
          <w:bCs/>
          <w:noProof/>
          <w:sz w:val="22"/>
        </w:rPr>
        <w:t>42</w:t>
      </w:r>
      <w:r w:rsidRPr="002A5ACF">
        <w:rPr>
          <w:rFonts w:ascii="Palatino Linotype" w:hAnsi="Palatino Linotype"/>
          <w:noProof/>
          <w:sz w:val="22"/>
        </w:rPr>
        <w:t>, 373–97. (doi:10.1080/10409230701648494)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17.</w:t>
      </w:r>
      <w:r w:rsidRPr="002A5ACF">
        <w:rPr>
          <w:rFonts w:ascii="Palatino Linotype" w:hAnsi="Palatino Linotype"/>
          <w:noProof/>
          <w:sz w:val="22"/>
        </w:rPr>
        <w:tab/>
        <w:t xml:space="preserve">Rosenberg, S. M., Shee, C., Frisch, R. L. &amp; Hastings, P. J. 2012 Stress-induced mutation via DNA breaks in </w:t>
      </w:r>
      <w:r w:rsidRPr="002A5ACF">
        <w:rPr>
          <w:rFonts w:ascii="Palatino Linotype" w:hAnsi="Palatino Linotype"/>
          <w:i/>
          <w:iCs/>
          <w:noProof/>
          <w:sz w:val="22"/>
        </w:rPr>
        <w:t>Escherichia coli</w:t>
      </w:r>
      <w:r w:rsidRPr="002A5ACF">
        <w:rPr>
          <w:rFonts w:ascii="Palatino Linotype" w:hAnsi="Palatino Linotype"/>
          <w:noProof/>
          <w:sz w:val="22"/>
        </w:rPr>
        <w:t xml:space="preserve">: A molecular mechanism with implications for evolution and medicine. </w:t>
      </w:r>
      <w:r w:rsidRPr="002A5ACF">
        <w:rPr>
          <w:rFonts w:ascii="Palatino Linotype" w:hAnsi="Palatino Linotype"/>
          <w:i/>
          <w:iCs/>
          <w:noProof/>
          <w:sz w:val="22"/>
        </w:rPr>
        <w:t>BioEssays</w:t>
      </w:r>
      <w:r w:rsidRPr="002A5ACF">
        <w:rPr>
          <w:rFonts w:ascii="Palatino Linotype" w:hAnsi="Palatino Linotype"/>
          <w:noProof/>
          <w:sz w:val="22"/>
        </w:rPr>
        <w:t xml:space="preserve"> , 1–8. (doi:10.1002/bies.201200050)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18.</w:t>
      </w:r>
      <w:r w:rsidRPr="002A5ACF">
        <w:rPr>
          <w:rFonts w:ascii="Palatino Linotype" w:hAnsi="Palatino Linotype"/>
          <w:noProof/>
          <w:sz w:val="22"/>
        </w:rPr>
        <w:tab/>
        <w:t xml:space="preserve">Bjedov, I., Tenaillon, O., Gérard, B., Souza, V., Denamur, E., Radman, M., Taddei, F. &amp; Matic, I. 2003 Stress-induced mutagenesis in bacteria. </w:t>
      </w:r>
      <w:r w:rsidRPr="002A5ACF">
        <w:rPr>
          <w:rFonts w:ascii="Palatino Linotype" w:hAnsi="Palatino Linotype"/>
          <w:i/>
          <w:iCs/>
          <w:noProof/>
          <w:sz w:val="22"/>
        </w:rPr>
        <w:t>Science (80-. ).</w:t>
      </w:r>
      <w:r w:rsidRPr="002A5ACF">
        <w:rPr>
          <w:rFonts w:ascii="Palatino Linotype" w:hAnsi="Palatino Linotype"/>
          <w:noProof/>
          <w:sz w:val="22"/>
        </w:rPr>
        <w:t xml:space="preserve"> </w:t>
      </w:r>
      <w:r w:rsidRPr="002A5ACF">
        <w:rPr>
          <w:rFonts w:ascii="Palatino Linotype" w:hAnsi="Palatino Linotype"/>
          <w:b/>
          <w:bCs/>
          <w:noProof/>
          <w:sz w:val="22"/>
        </w:rPr>
        <w:t>300</w:t>
      </w:r>
      <w:r w:rsidRPr="002A5ACF">
        <w:rPr>
          <w:rFonts w:ascii="Palatino Linotype" w:hAnsi="Palatino Linotype"/>
          <w:noProof/>
          <w:sz w:val="22"/>
        </w:rPr>
        <w:t>, 1404–9. (doi:10.1126/science.1082240)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19.</w:t>
      </w:r>
      <w:r w:rsidRPr="002A5ACF">
        <w:rPr>
          <w:rFonts w:ascii="Palatino Linotype" w:hAnsi="Palatino Linotype"/>
          <w:noProof/>
          <w:sz w:val="22"/>
        </w:rPr>
        <w:tab/>
        <w:t xml:space="preserve">Katz, S. &amp; Hershberg, R. 2013 Elevated mutagenesis does not explain the increased frequency of antibiotic resistant mutants in starved aging colonies. </w:t>
      </w:r>
      <w:r w:rsidRPr="002A5ACF">
        <w:rPr>
          <w:rFonts w:ascii="Palatino Linotype" w:hAnsi="Palatino Linotype"/>
          <w:i/>
          <w:iCs/>
          <w:noProof/>
          <w:sz w:val="22"/>
        </w:rPr>
        <w:t>PLoS Genet.</w:t>
      </w:r>
      <w:r w:rsidRPr="002A5ACF">
        <w:rPr>
          <w:rFonts w:ascii="Palatino Linotype" w:hAnsi="Palatino Linotype"/>
          <w:noProof/>
          <w:sz w:val="22"/>
        </w:rPr>
        <w:t xml:space="preserve"> </w:t>
      </w:r>
      <w:r w:rsidRPr="002A5ACF">
        <w:rPr>
          <w:rFonts w:ascii="Palatino Linotype" w:hAnsi="Palatino Linotype"/>
          <w:b/>
          <w:bCs/>
          <w:noProof/>
          <w:sz w:val="22"/>
        </w:rPr>
        <w:t>9</w:t>
      </w:r>
      <w:r w:rsidRPr="002A5ACF">
        <w:rPr>
          <w:rFonts w:ascii="Palatino Linotype" w:hAnsi="Palatino Linotype"/>
          <w:noProof/>
          <w:sz w:val="22"/>
        </w:rPr>
        <w:t>, e1003968. (doi:10.1371/journal.pgen.1003968)</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20.</w:t>
      </w:r>
      <w:r w:rsidRPr="002A5ACF">
        <w:rPr>
          <w:rFonts w:ascii="Palatino Linotype" w:hAnsi="Palatino Linotype"/>
          <w:noProof/>
          <w:sz w:val="22"/>
        </w:rPr>
        <w:tab/>
        <w:t xml:space="preserve">Kivisaar, M. 2010 Mechanisms of stationary-phase mutagenesis in bacteria: mutational processes in pseudomonads. </w:t>
      </w:r>
      <w:r w:rsidRPr="002A5ACF">
        <w:rPr>
          <w:rFonts w:ascii="Palatino Linotype" w:hAnsi="Palatino Linotype"/>
          <w:i/>
          <w:iCs/>
          <w:noProof/>
          <w:sz w:val="22"/>
        </w:rPr>
        <w:t>FEMS Microbiol. Lett.</w:t>
      </w:r>
      <w:r w:rsidRPr="002A5ACF">
        <w:rPr>
          <w:rFonts w:ascii="Palatino Linotype" w:hAnsi="Palatino Linotype"/>
          <w:noProof/>
          <w:sz w:val="22"/>
        </w:rPr>
        <w:t xml:space="preserve"> </w:t>
      </w:r>
      <w:r w:rsidRPr="002A5ACF">
        <w:rPr>
          <w:rFonts w:ascii="Palatino Linotype" w:hAnsi="Palatino Linotype"/>
          <w:b/>
          <w:bCs/>
          <w:noProof/>
          <w:sz w:val="22"/>
        </w:rPr>
        <w:t>312</w:t>
      </w:r>
      <w:r w:rsidRPr="002A5ACF">
        <w:rPr>
          <w:rFonts w:ascii="Palatino Linotype" w:hAnsi="Palatino Linotype"/>
          <w:noProof/>
          <w:sz w:val="22"/>
        </w:rPr>
        <w:t>, 1–14. (doi:10.1111/j.1574-6968.2010.02027.x)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21.</w:t>
      </w:r>
      <w:r w:rsidRPr="002A5ACF">
        <w:rPr>
          <w:rFonts w:ascii="Palatino Linotype" w:hAnsi="Palatino Linotype"/>
          <w:noProof/>
          <w:sz w:val="22"/>
        </w:rPr>
        <w:tab/>
        <w:t xml:space="preserve">Kang, J. M., Iovine, N. M. &amp; Blaser, M. J. 2006 A paradigm for direct stress-induced mutation in prokaryotes. </w:t>
      </w:r>
      <w:r w:rsidRPr="002A5ACF">
        <w:rPr>
          <w:rFonts w:ascii="Palatino Linotype" w:hAnsi="Palatino Linotype"/>
          <w:i/>
          <w:iCs/>
          <w:noProof/>
          <w:sz w:val="22"/>
        </w:rPr>
        <w:t>FASEB J.</w:t>
      </w:r>
      <w:r w:rsidRPr="002A5ACF">
        <w:rPr>
          <w:rFonts w:ascii="Palatino Linotype" w:hAnsi="Palatino Linotype"/>
          <w:noProof/>
          <w:sz w:val="22"/>
        </w:rPr>
        <w:t xml:space="preserve"> </w:t>
      </w:r>
      <w:r w:rsidRPr="002A5ACF">
        <w:rPr>
          <w:rFonts w:ascii="Palatino Linotype" w:hAnsi="Palatino Linotype"/>
          <w:b/>
          <w:bCs/>
          <w:noProof/>
          <w:sz w:val="22"/>
        </w:rPr>
        <w:t>20</w:t>
      </w:r>
      <w:r w:rsidRPr="002A5ACF">
        <w:rPr>
          <w:rFonts w:ascii="Palatino Linotype" w:hAnsi="Palatino Linotype"/>
          <w:noProof/>
          <w:sz w:val="22"/>
        </w:rPr>
        <w:t>, 2476–85. (doi:10.1096/fj.06-6209com)</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lastRenderedPageBreak/>
        <w:t>22.</w:t>
      </w:r>
      <w:r w:rsidRPr="002A5ACF">
        <w:rPr>
          <w:rFonts w:ascii="Palatino Linotype" w:hAnsi="Palatino Linotype"/>
          <w:noProof/>
          <w:sz w:val="22"/>
        </w:rPr>
        <w:tab/>
        <w:t xml:space="preserve">Baharoglu, Z. &amp; Mazel, D. 2011 </w:t>
      </w:r>
      <w:r w:rsidRPr="002A5ACF">
        <w:rPr>
          <w:rFonts w:ascii="Palatino Linotype" w:hAnsi="Palatino Linotype"/>
          <w:i/>
          <w:iCs/>
          <w:noProof/>
          <w:sz w:val="22"/>
        </w:rPr>
        <w:t>Vibrio cholerae</w:t>
      </w:r>
      <w:r w:rsidRPr="002A5ACF">
        <w:rPr>
          <w:rFonts w:ascii="Palatino Linotype" w:hAnsi="Palatino Linotype"/>
          <w:noProof/>
          <w:sz w:val="22"/>
        </w:rPr>
        <w:t xml:space="preserve"> triggers SOS and mutagenesis in response to a wide range of antibiotics: a route towards multiresistance. </w:t>
      </w:r>
      <w:r w:rsidRPr="002A5ACF">
        <w:rPr>
          <w:rFonts w:ascii="Palatino Linotype" w:hAnsi="Palatino Linotype"/>
          <w:i/>
          <w:iCs/>
          <w:noProof/>
          <w:sz w:val="22"/>
        </w:rPr>
        <w:t>Antimicrob. Agents Chemother.</w:t>
      </w:r>
      <w:r w:rsidRPr="002A5ACF">
        <w:rPr>
          <w:rFonts w:ascii="Palatino Linotype" w:hAnsi="Palatino Linotype"/>
          <w:noProof/>
          <w:sz w:val="22"/>
        </w:rPr>
        <w:t xml:space="preserve"> </w:t>
      </w:r>
      <w:r w:rsidRPr="002A5ACF">
        <w:rPr>
          <w:rFonts w:ascii="Palatino Linotype" w:hAnsi="Palatino Linotype"/>
          <w:b/>
          <w:bCs/>
          <w:noProof/>
          <w:sz w:val="22"/>
        </w:rPr>
        <w:t>55</w:t>
      </w:r>
      <w:r w:rsidRPr="002A5ACF">
        <w:rPr>
          <w:rFonts w:ascii="Palatino Linotype" w:hAnsi="Palatino Linotype"/>
          <w:noProof/>
          <w:sz w:val="22"/>
        </w:rPr>
        <w:t>, 2438–41. (doi:10.1128/AAC.01549-10)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23.</w:t>
      </w:r>
      <w:r w:rsidRPr="002A5ACF">
        <w:rPr>
          <w:rFonts w:ascii="Palatino Linotype" w:hAnsi="Palatino Linotype"/>
          <w:noProof/>
          <w:sz w:val="22"/>
        </w:rPr>
        <w:tab/>
        <w:t xml:space="preserve">Henderson-Begg, S. K., Livermore, D. M. &amp; Hall, L. M. C. 2006 Effect of subinhibitory concentrations of antibiotics on mutation frequency in </w:t>
      </w:r>
      <w:r w:rsidRPr="002A5ACF">
        <w:rPr>
          <w:rFonts w:ascii="Palatino Linotype" w:hAnsi="Palatino Linotype"/>
          <w:i/>
          <w:iCs/>
          <w:noProof/>
          <w:sz w:val="22"/>
        </w:rPr>
        <w:t>Streptococcus pneumoniae</w:t>
      </w:r>
      <w:r w:rsidRPr="002A5ACF">
        <w:rPr>
          <w:rFonts w:ascii="Palatino Linotype" w:hAnsi="Palatino Linotype"/>
          <w:noProof/>
          <w:sz w:val="22"/>
        </w:rPr>
        <w:t xml:space="preserve">. </w:t>
      </w:r>
      <w:r w:rsidRPr="002A5ACF">
        <w:rPr>
          <w:rFonts w:ascii="Palatino Linotype" w:hAnsi="Palatino Linotype"/>
          <w:i/>
          <w:iCs/>
          <w:noProof/>
          <w:sz w:val="22"/>
        </w:rPr>
        <w:t>J. Antimicrob. Chemother.</w:t>
      </w:r>
      <w:r w:rsidRPr="002A5ACF">
        <w:rPr>
          <w:rFonts w:ascii="Palatino Linotype" w:hAnsi="Palatino Linotype"/>
          <w:noProof/>
          <w:sz w:val="22"/>
        </w:rPr>
        <w:t xml:space="preserve"> </w:t>
      </w:r>
      <w:r w:rsidRPr="002A5ACF">
        <w:rPr>
          <w:rFonts w:ascii="Palatino Linotype" w:hAnsi="Palatino Linotype"/>
          <w:b/>
          <w:bCs/>
          <w:noProof/>
          <w:sz w:val="22"/>
        </w:rPr>
        <w:t>57</w:t>
      </w:r>
      <w:r w:rsidRPr="002A5ACF">
        <w:rPr>
          <w:rFonts w:ascii="Palatino Linotype" w:hAnsi="Palatino Linotype"/>
          <w:noProof/>
          <w:sz w:val="22"/>
        </w:rPr>
        <w:t>, 849–54. (doi:10.1093/jac/dkl064)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24.</w:t>
      </w:r>
      <w:r w:rsidRPr="002A5ACF">
        <w:rPr>
          <w:rFonts w:ascii="Palatino Linotype" w:hAnsi="Palatino Linotype"/>
          <w:noProof/>
          <w:sz w:val="22"/>
        </w:rPr>
        <w:tab/>
        <w:t xml:space="preserve">Heidenreich, E. 2007 Adaptive mutation in </w:t>
      </w:r>
      <w:r w:rsidRPr="002A5ACF">
        <w:rPr>
          <w:rFonts w:ascii="Palatino Linotype" w:hAnsi="Palatino Linotype"/>
          <w:i/>
          <w:iCs/>
          <w:noProof/>
          <w:sz w:val="22"/>
        </w:rPr>
        <w:t>Saccharomyces cerevisiae</w:t>
      </w:r>
      <w:r w:rsidRPr="002A5ACF">
        <w:rPr>
          <w:rFonts w:ascii="Palatino Linotype" w:hAnsi="Palatino Linotype"/>
          <w:noProof/>
          <w:sz w:val="22"/>
        </w:rPr>
        <w:t xml:space="preserve">. </w:t>
      </w:r>
      <w:r w:rsidRPr="002A5ACF">
        <w:rPr>
          <w:rFonts w:ascii="Palatino Linotype" w:hAnsi="Palatino Linotype"/>
          <w:i/>
          <w:iCs/>
          <w:noProof/>
          <w:sz w:val="22"/>
        </w:rPr>
        <w:t>Crit. Rev. Biochem. Mol. Biol.</w:t>
      </w:r>
      <w:r w:rsidRPr="002A5ACF">
        <w:rPr>
          <w:rFonts w:ascii="Palatino Linotype" w:hAnsi="Palatino Linotype"/>
          <w:noProof/>
          <w:sz w:val="22"/>
        </w:rPr>
        <w:t xml:space="preserve"> </w:t>
      </w:r>
      <w:r w:rsidRPr="002A5ACF">
        <w:rPr>
          <w:rFonts w:ascii="Palatino Linotype" w:hAnsi="Palatino Linotype"/>
          <w:b/>
          <w:bCs/>
          <w:noProof/>
          <w:sz w:val="22"/>
        </w:rPr>
        <w:t>42</w:t>
      </w:r>
      <w:r w:rsidRPr="002A5ACF">
        <w:rPr>
          <w:rFonts w:ascii="Palatino Linotype" w:hAnsi="Palatino Linotype"/>
          <w:noProof/>
          <w:sz w:val="22"/>
        </w:rPr>
        <w:t>, 285–311. (doi:10.1080/10409230701507773)</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25.</w:t>
      </w:r>
      <w:r w:rsidRPr="002A5ACF">
        <w:rPr>
          <w:rFonts w:ascii="Palatino Linotype" w:hAnsi="Palatino Linotype"/>
          <w:noProof/>
          <w:sz w:val="22"/>
        </w:rPr>
        <w:tab/>
        <w:t xml:space="preserve">Rodriguez, G. P., Romanova, N. V, Bao, G., Rouf, N. C., Kow, Y. W. &amp; Crouse, G. F. 2012 Mismatch repair-dependent mutagenesis in nondividing cells. </w:t>
      </w:r>
      <w:r w:rsidRPr="002A5ACF">
        <w:rPr>
          <w:rFonts w:ascii="Palatino Linotype" w:hAnsi="Palatino Linotype"/>
          <w:i/>
          <w:iCs/>
          <w:noProof/>
          <w:sz w:val="22"/>
        </w:rPr>
        <w:t>Proc. Natl. Acad. Sci.</w:t>
      </w:r>
      <w:r w:rsidRPr="002A5ACF">
        <w:rPr>
          <w:rFonts w:ascii="Palatino Linotype" w:hAnsi="Palatino Linotype"/>
          <w:noProof/>
          <w:sz w:val="22"/>
        </w:rPr>
        <w:t xml:space="preserve"> </w:t>
      </w:r>
      <w:r w:rsidRPr="002A5ACF">
        <w:rPr>
          <w:rFonts w:ascii="Palatino Linotype" w:hAnsi="Palatino Linotype"/>
          <w:b/>
          <w:bCs/>
          <w:noProof/>
          <w:sz w:val="22"/>
        </w:rPr>
        <w:t>109</w:t>
      </w:r>
      <w:r w:rsidRPr="002A5ACF">
        <w:rPr>
          <w:rFonts w:ascii="Palatino Linotype" w:hAnsi="Palatino Linotype"/>
          <w:noProof/>
          <w:sz w:val="22"/>
        </w:rPr>
        <w:t xml:space="preserve">, 6153–8.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26.</w:t>
      </w:r>
      <w:r w:rsidRPr="002A5ACF">
        <w:rPr>
          <w:rFonts w:ascii="Palatino Linotype" w:hAnsi="Palatino Linotype"/>
          <w:noProof/>
          <w:sz w:val="22"/>
        </w:rPr>
        <w:tab/>
        <w:t xml:space="preserve">Goho, S. &amp; Bell, G. 2000 Mild environmental stress elicits mutations affecting fitness in Chlamydomonas. </w:t>
      </w:r>
      <w:r w:rsidRPr="002A5ACF">
        <w:rPr>
          <w:rFonts w:ascii="Palatino Linotype" w:hAnsi="Palatino Linotype"/>
          <w:i/>
          <w:iCs/>
          <w:noProof/>
          <w:sz w:val="22"/>
        </w:rPr>
        <w:t>Proc. R. Soc. B Biol. Sci.</w:t>
      </w:r>
      <w:r w:rsidRPr="002A5ACF">
        <w:rPr>
          <w:rFonts w:ascii="Palatino Linotype" w:hAnsi="Palatino Linotype"/>
          <w:noProof/>
          <w:sz w:val="22"/>
        </w:rPr>
        <w:t xml:space="preserve"> </w:t>
      </w:r>
      <w:r w:rsidRPr="002A5ACF">
        <w:rPr>
          <w:rFonts w:ascii="Palatino Linotype" w:hAnsi="Palatino Linotype"/>
          <w:b/>
          <w:bCs/>
          <w:noProof/>
          <w:sz w:val="22"/>
        </w:rPr>
        <w:t>267</w:t>
      </w:r>
      <w:r w:rsidRPr="002A5ACF">
        <w:rPr>
          <w:rFonts w:ascii="Palatino Linotype" w:hAnsi="Palatino Linotype"/>
          <w:noProof/>
          <w:sz w:val="22"/>
        </w:rPr>
        <w:t>, 123–9. (doi:10.1098/rspb.2000.0976)</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27.</w:t>
      </w:r>
      <w:r w:rsidRPr="002A5ACF">
        <w:rPr>
          <w:rFonts w:ascii="Palatino Linotype" w:hAnsi="Palatino Linotype"/>
          <w:noProof/>
          <w:sz w:val="22"/>
        </w:rPr>
        <w:tab/>
        <w:t xml:space="preserve">Matsuba, C., Ostrow, D. G., Salomon, M. P., Tolani, A. &amp; Baer, C. F. 2012 Temperature, stress and spontaneous mutation in </w:t>
      </w:r>
      <w:r w:rsidRPr="002A5ACF">
        <w:rPr>
          <w:rFonts w:ascii="Palatino Linotype" w:hAnsi="Palatino Linotype"/>
          <w:i/>
          <w:iCs/>
          <w:noProof/>
          <w:sz w:val="22"/>
        </w:rPr>
        <w:t>Caenorhabditis briggsae</w:t>
      </w:r>
      <w:r w:rsidRPr="002A5ACF">
        <w:rPr>
          <w:rFonts w:ascii="Palatino Linotype" w:hAnsi="Palatino Linotype"/>
          <w:noProof/>
          <w:sz w:val="22"/>
        </w:rPr>
        <w:t xml:space="preserve"> and </w:t>
      </w:r>
      <w:r w:rsidRPr="002A5ACF">
        <w:rPr>
          <w:rFonts w:ascii="Palatino Linotype" w:hAnsi="Palatino Linotype"/>
          <w:i/>
          <w:iCs/>
          <w:noProof/>
          <w:sz w:val="22"/>
        </w:rPr>
        <w:t>Caenorhabditis elegans</w:t>
      </w:r>
      <w:r w:rsidRPr="002A5ACF">
        <w:rPr>
          <w:rFonts w:ascii="Palatino Linotype" w:hAnsi="Palatino Linotype"/>
          <w:noProof/>
          <w:sz w:val="22"/>
        </w:rPr>
        <w:t xml:space="preserve">. </w:t>
      </w:r>
      <w:r w:rsidRPr="002A5ACF">
        <w:rPr>
          <w:rFonts w:ascii="Palatino Linotype" w:hAnsi="Palatino Linotype"/>
          <w:i/>
          <w:iCs/>
          <w:noProof/>
          <w:sz w:val="22"/>
        </w:rPr>
        <w:t>Biol. Lett.</w:t>
      </w:r>
      <w:r w:rsidRPr="002A5ACF">
        <w:rPr>
          <w:rFonts w:ascii="Palatino Linotype" w:hAnsi="Palatino Linotype"/>
          <w:noProof/>
          <w:sz w:val="22"/>
        </w:rPr>
        <w:t xml:space="preserve"> , 8–12. (doi:10.1098/rsbl.2012.0334)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28.</w:t>
      </w:r>
      <w:r w:rsidRPr="002A5ACF">
        <w:rPr>
          <w:rFonts w:ascii="Palatino Linotype" w:hAnsi="Palatino Linotype"/>
          <w:noProof/>
          <w:sz w:val="22"/>
        </w:rPr>
        <w:tab/>
        <w:t xml:space="preserve">Sharp, N. P. &amp; Agrawal, A. F. 2012 Evidence for elevated mutation rates in low-quality genotypes. </w:t>
      </w:r>
      <w:r w:rsidRPr="002A5ACF">
        <w:rPr>
          <w:rFonts w:ascii="Palatino Linotype" w:hAnsi="Palatino Linotype"/>
          <w:i/>
          <w:iCs/>
          <w:noProof/>
          <w:sz w:val="22"/>
        </w:rPr>
        <w:t>Proc. Natl. Acad. Sci.</w:t>
      </w:r>
      <w:r w:rsidRPr="002A5ACF">
        <w:rPr>
          <w:rFonts w:ascii="Palatino Linotype" w:hAnsi="Palatino Linotype"/>
          <w:noProof/>
          <w:sz w:val="22"/>
        </w:rPr>
        <w:t xml:space="preserve"> </w:t>
      </w:r>
      <w:r w:rsidRPr="002A5ACF">
        <w:rPr>
          <w:rFonts w:ascii="Palatino Linotype" w:hAnsi="Palatino Linotype"/>
          <w:b/>
          <w:bCs/>
          <w:noProof/>
          <w:sz w:val="22"/>
        </w:rPr>
        <w:t>109</w:t>
      </w:r>
      <w:r w:rsidRPr="002A5ACF">
        <w:rPr>
          <w:rFonts w:ascii="Palatino Linotype" w:hAnsi="Palatino Linotype"/>
          <w:noProof/>
          <w:sz w:val="22"/>
        </w:rPr>
        <w:t>, 6142–6. (doi:10.1073/pnas.1118918109)</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29.</w:t>
      </w:r>
      <w:r w:rsidRPr="002A5ACF">
        <w:rPr>
          <w:rFonts w:ascii="Palatino Linotype" w:hAnsi="Palatino Linotype"/>
          <w:noProof/>
          <w:sz w:val="22"/>
        </w:rPr>
        <w:tab/>
        <w:t xml:space="preserve">Bristow, R. G. &amp; Hill, R. P. 2008 Hypoxia and metabolism: Hypoxia, DNA repair and genetic instability. </w:t>
      </w:r>
      <w:r w:rsidRPr="002A5ACF">
        <w:rPr>
          <w:rFonts w:ascii="Palatino Linotype" w:hAnsi="Palatino Linotype"/>
          <w:i/>
          <w:iCs/>
          <w:noProof/>
          <w:sz w:val="22"/>
        </w:rPr>
        <w:t>Nat. Rev. Cancer</w:t>
      </w:r>
      <w:r w:rsidRPr="002A5ACF">
        <w:rPr>
          <w:rFonts w:ascii="Palatino Linotype" w:hAnsi="Palatino Linotype"/>
          <w:noProof/>
          <w:sz w:val="22"/>
        </w:rPr>
        <w:t xml:space="preserve"> </w:t>
      </w:r>
      <w:r w:rsidRPr="002A5ACF">
        <w:rPr>
          <w:rFonts w:ascii="Palatino Linotype" w:hAnsi="Palatino Linotype"/>
          <w:b/>
          <w:bCs/>
          <w:noProof/>
          <w:sz w:val="22"/>
        </w:rPr>
        <w:t>8</w:t>
      </w:r>
      <w:r w:rsidRPr="002A5ACF">
        <w:rPr>
          <w:rFonts w:ascii="Palatino Linotype" w:hAnsi="Palatino Linotype"/>
          <w:noProof/>
          <w:sz w:val="22"/>
        </w:rPr>
        <w:t>, 180–92. (doi:10.1038/nrc2344)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30.</w:t>
      </w:r>
      <w:r w:rsidRPr="002A5ACF">
        <w:rPr>
          <w:rFonts w:ascii="Palatino Linotype" w:hAnsi="Palatino Linotype"/>
          <w:noProof/>
          <w:sz w:val="22"/>
        </w:rPr>
        <w:tab/>
        <w:t xml:space="preserve">Ponder, R. G., Fonville, N. C. &amp; Rosenberg, S. M. 2005 A switch from high-fidelity to error-prone DNA double-strand break repair underlies stress-induced mutation. </w:t>
      </w:r>
      <w:r w:rsidRPr="002A5ACF">
        <w:rPr>
          <w:rFonts w:ascii="Palatino Linotype" w:hAnsi="Palatino Linotype"/>
          <w:i/>
          <w:iCs/>
          <w:noProof/>
          <w:sz w:val="22"/>
        </w:rPr>
        <w:t>Mol. Cell</w:t>
      </w:r>
      <w:r w:rsidRPr="002A5ACF">
        <w:rPr>
          <w:rFonts w:ascii="Palatino Linotype" w:hAnsi="Palatino Linotype"/>
          <w:noProof/>
          <w:sz w:val="22"/>
        </w:rPr>
        <w:t xml:space="preserve"> </w:t>
      </w:r>
      <w:r w:rsidRPr="002A5ACF">
        <w:rPr>
          <w:rFonts w:ascii="Palatino Linotype" w:hAnsi="Palatino Linotype"/>
          <w:b/>
          <w:bCs/>
          <w:noProof/>
          <w:sz w:val="22"/>
        </w:rPr>
        <w:t>19</w:t>
      </w:r>
      <w:r w:rsidRPr="002A5ACF">
        <w:rPr>
          <w:rFonts w:ascii="Palatino Linotype" w:hAnsi="Palatino Linotype"/>
          <w:noProof/>
          <w:sz w:val="22"/>
        </w:rPr>
        <w:t>, 791–804. (doi:10.1016/j.molcel.2005.07.025)</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31.</w:t>
      </w:r>
      <w:r w:rsidRPr="002A5ACF">
        <w:rPr>
          <w:rFonts w:ascii="Palatino Linotype" w:hAnsi="Palatino Linotype"/>
          <w:noProof/>
          <w:sz w:val="22"/>
        </w:rPr>
        <w:tab/>
        <w:t xml:space="preserve">Debora, B. N., Vidales, L. E., Ramírez, R., Ramírez, M., Robleto, E. A., Yasbin, R. E. &amp; Pedraza-Reyes, M. 2010 Mismatch Repair Modulation of MutY Activity Drives </w:t>
      </w:r>
      <w:r w:rsidRPr="002A5ACF">
        <w:rPr>
          <w:rFonts w:ascii="Palatino Linotype" w:hAnsi="Palatino Linotype"/>
          <w:i/>
          <w:iCs/>
          <w:noProof/>
          <w:sz w:val="22"/>
        </w:rPr>
        <w:t>Bacillus subtilis</w:t>
      </w:r>
      <w:r w:rsidRPr="002A5ACF">
        <w:rPr>
          <w:rFonts w:ascii="Palatino Linotype" w:hAnsi="Palatino Linotype"/>
          <w:noProof/>
          <w:sz w:val="22"/>
        </w:rPr>
        <w:t xml:space="preserve"> Stationary-Phase Mutagenesis. </w:t>
      </w:r>
      <w:r w:rsidRPr="002A5ACF">
        <w:rPr>
          <w:rFonts w:ascii="Palatino Linotype" w:hAnsi="Palatino Linotype"/>
          <w:i/>
          <w:iCs/>
          <w:noProof/>
          <w:sz w:val="22"/>
        </w:rPr>
        <w:t>J. Bacteriol.</w:t>
      </w:r>
      <w:r w:rsidRPr="002A5ACF">
        <w:rPr>
          <w:rFonts w:ascii="Palatino Linotype" w:hAnsi="Palatino Linotype"/>
          <w:noProof/>
          <w:sz w:val="22"/>
        </w:rPr>
        <w:t xml:space="preserve"> </w:t>
      </w:r>
      <w:r w:rsidRPr="002A5ACF">
        <w:rPr>
          <w:rFonts w:ascii="Palatino Linotype" w:hAnsi="Palatino Linotype"/>
          <w:b/>
          <w:bCs/>
          <w:noProof/>
          <w:sz w:val="22"/>
        </w:rPr>
        <w:t>193</w:t>
      </w:r>
      <w:r w:rsidRPr="002A5ACF">
        <w:rPr>
          <w:rFonts w:ascii="Palatino Linotype" w:hAnsi="Palatino Linotype"/>
          <w:noProof/>
          <w:sz w:val="22"/>
        </w:rPr>
        <w:t>, 236–45. (doi:10.1128/JB.00940-10)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32.</w:t>
      </w:r>
      <w:r w:rsidRPr="002A5ACF">
        <w:rPr>
          <w:rFonts w:ascii="Palatino Linotype" w:hAnsi="Palatino Linotype"/>
          <w:noProof/>
          <w:sz w:val="22"/>
        </w:rPr>
        <w:tab/>
        <w:t xml:space="preserve">Al Mamun, A. A. M. et al. 2012 Identity and function of a large gene network underlying mutagenic repair of DNA breaks. </w:t>
      </w:r>
      <w:r w:rsidRPr="002A5ACF">
        <w:rPr>
          <w:rFonts w:ascii="Palatino Linotype" w:hAnsi="Palatino Linotype"/>
          <w:i/>
          <w:iCs/>
          <w:noProof/>
          <w:sz w:val="22"/>
        </w:rPr>
        <w:t>Science (80-. ).</w:t>
      </w:r>
      <w:r w:rsidRPr="002A5ACF">
        <w:rPr>
          <w:rFonts w:ascii="Palatino Linotype" w:hAnsi="Palatino Linotype"/>
          <w:noProof/>
          <w:sz w:val="22"/>
        </w:rPr>
        <w:t xml:space="preserve"> </w:t>
      </w:r>
      <w:r w:rsidRPr="002A5ACF">
        <w:rPr>
          <w:rFonts w:ascii="Palatino Linotype" w:hAnsi="Palatino Linotype"/>
          <w:b/>
          <w:bCs/>
          <w:noProof/>
          <w:sz w:val="22"/>
        </w:rPr>
        <w:t>338</w:t>
      </w:r>
      <w:r w:rsidRPr="002A5ACF">
        <w:rPr>
          <w:rFonts w:ascii="Palatino Linotype" w:hAnsi="Palatino Linotype"/>
          <w:noProof/>
          <w:sz w:val="22"/>
        </w:rPr>
        <w:t>, 1344–8. (doi:10.1126/science.1226683)</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33.</w:t>
      </w:r>
      <w:r w:rsidRPr="002A5ACF">
        <w:rPr>
          <w:rFonts w:ascii="Palatino Linotype" w:hAnsi="Palatino Linotype"/>
          <w:noProof/>
          <w:sz w:val="22"/>
        </w:rPr>
        <w:tab/>
        <w:t xml:space="preserve">Tenaillon, O., Denamur, E. &amp; Matic, I. 2004 Evolutionary significance of stress-induced mutagenesis in bacteria. </w:t>
      </w:r>
      <w:r w:rsidRPr="002A5ACF">
        <w:rPr>
          <w:rFonts w:ascii="Palatino Linotype" w:hAnsi="Palatino Linotype"/>
          <w:i/>
          <w:iCs/>
          <w:noProof/>
          <w:sz w:val="22"/>
        </w:rPr>
        <w:t>Trends Microbiol.</w:t>
      </w:r>
      <w:r w:rsidRPr="002A5ACF">
        <w:rPr>
          <w:rFonts w:ascii="Palatino Linotype" w:hAnsi="Palatino Linotype"/>
          <w:noProof/>
          <w:sz w:val="22"/>
        </w:rPr>
        <w:t xml:space="preserve"> </w:t>
      </w:r>
      <w:r w:rsidRPr="002A5ACF">
        <w:rPr>
          <w:rFonts w:ascii="Palatino Linotype" w:hAnsi="Palatino Linotype"/>
          <w:b/>
          <w:bCs/>
          <w:noProof/>
          <w:sz w:val="22"/>
        </w:rPr>
        <w:t>12</w:t>
      </w:r>
      <w:r w:rsidRPr="002A5ACF">
        <w:rPr>
          <w:rFonts w:ascii="Palatino Linotype" w:hAnsi="Palatino Linotype"/>
          <w:noProof/>
          <w:sz w:val="22"/>
        </w:rPr>
        <w:t>, 264–70. (doi:10.1016/j.tim.2004.04.002)</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lastRenderedPageBreak/>
        <w:t>34.</w:t>
      </w:r>
      <w:r w:rsidRPr="002A5ACF">
        <w:rPr>
          <w:rFonts w:ascii="Palatino Linotype" w:hAnsi="Palatino Linotype"/>
          <w:noProof/>
          <w:sz w:val="22"/>
        </w:rPr>
        <w:tab/>
        <w:t xml:space="preserve">Cirz, R. T. &amp; Romesberg, F. E. 2007 Controlling mutation: intervening in evolution as a therapeutic strategy. </w:t>
      </w:r>
      <w:r w:rsidRPr="002A5ACF">
        <w:rPr>
          <w:rFonts w:ascii="Palatino Linotype" w:hAnsi="Palatino Linotype"/>
          <w:i/>
          <w:iCs/>
          <w:noProof/>
          <w:sz w:val="22"/>
        </w:rPr>
        <w:t>Crit. Rev. Biochem. Mol. Biol.</w:t>
      </w:r>
      <w:r w:rsidRPr="002A5ACF">
        <w:rPr>
          <w:rFonts w:ascii="Palatino Linotype" w:hAnsi="Palatino Linotype"/>
          <w:noProof/>
          <w:sz w:val="22"/>
        </w:rPr>
        <w:t xml:space="preserve"> </w:t>
      </w:r>
      <w:r w:rsidRPr="002A5ACF">
        <w:rPr>
          <w:rFonts w:ascii="Palatino Linotype" w:hAnsi="Palatino Linotype"/>
          <w:b/>
          <w:bCs/>
          <w:noProof/>
          <w:sz w:val="22"/>
        </w:rPr>
        <w:t>42</w:t>
      </w:r>
      <w:r w:rsidRPr="002A5ACF">
        <w:rPr>
          <w:rFonts w:ascii="Palatino Linotype" w:hAnsi="Palatino Linotype"/>
          <w:noProof/>
          <w:sz w:val="22"/>
        </w:rPr>
        <w:t>, 341–54. (doi:10.1080/10409230701597741)</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35.</w:t>
      </w:r>
      <w:r w:rsidRPr="002A5ACF">
        <w:rPr>
          <w:rFonts w:ascii="Palatino Linotype" w:hAnsi="Palatino Linotype"/>
          <w:noProof/>
          <w:sz w:val="22"/>
        </w:rPr>
        <w:tab/>
        <w:t xml:space="preserve">Agrawal, A. F. 2002 Genetic loads under fitness-dependent mutation rates. </w:t>
      </w:r>
      <w:r w:rsidRPr="002A5ACF">
        <w:rPr>
          <w:rFonts w:ascii="Palatino Linotype" w:hAnsi="Palatino Linotype"/>
          <w:i/>
          <w:iCs/>
          <w:noProof/>
          <w:sz w:val="22"/>
        </w:rPr>
        <w:t>J. Evol. Biol.</w:t>
      </w:r>
      <w:r w:rsidRPr="002A5ACF">
        <w:rPr>
          <w:rFonts w:ascii="Palatino Linotype" w:hAnsi="Palatino Linotype"/>
          <w:noProof/>
          <w:sz w:val="22"/>
        </w:rPr>
        <w:t xml:space="preserve"> </w:t>
      </w:r>
      <w:r w:rsidRPr="002A5ACF">
        <w:rPr>
          <w:rFonts w:ascii="Palatino Linotype" w:hAnsi="Palatino Linotype"/>
          <w:b/>
          <w:bCs/>
          <w:noProof/>
          <w:sz w:val="22"/>
        </w:rPr>
        <w:t>15</w:t>
      </w:r>
      <w:r w:rsidRPr="002A5ACF">
        <w:rPr>
          <w:rFonts w:ascii="Palatino Linotype" w:hAnsi="Palatino Linotype"/>
          <w:noProof/>
          <w:sz w:val="22"/>
        </w:rPr>
        <w:t>, 1004–1010. (doi:10.1046/j.1420-9101.2002.00464.x)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36.</w:t>
      </w:r>
      <w:r w:rsidRPr="002A5ACF">
        <w:rPr>
          <w:rFonts w:ascii="Palatino Linotype" w:hAnsi="Palatino Linotype"/>
          <w:noProof/>
          <w:sz w:val="22"/>
        </w:rPr>
        <w:tab/>
        <w:t xml:space="preserve">Shaw, F. H. &amp; Baer, C. F. 2011 Fitness-dependent mutation rates in finite populations. </w:t>
      </w:r>
      <w:r w:rsidRPr="002A5ACF">
        <w:rPr>
          <w:rFonts w:ascii="Palatino Linotype" w:hAnsi="Palatino Linotype"/>
          <w:i/>
          <w:iCs/>
          <w:noProof/>
          <w:sz w:val="22"/>
        </w:rPr>
        <w:t>J. Evol. Biol.</w:t>
      </w:r>
      <w:r w:rsidRPr="002A5ACF">
        <w:rPr>
          <w:rFonts w:ascii="Palatino Linotype" w:hAnsi="Palatino Linotype"/>
          <w:noProof/>
          <w:sz w:val="22"/>
        </w:rPr>
        <w:t xml:space="preserve"> </w:t>
      </w:r>
      <w:r w:rsidRPr="002A5ACF">
        <w:rPr>
          <w:rFonts w:ascii="Palatino Linotype" w:hAnsi="Palatino Linotype"/>
          <w:b/>
          <w:bCs/>
          <w:noProof/>
          <w:sz w:val="22"/>
        </w:rPr>
        <w:t>24</w:t>
      </w:r>
      <w:r w:rsidRPr="002A5ACF">
        <w:rPr>
          <w:rFonts w:ascii="Palatino Linotype" w:hAnsi="Palatino Linotype"/>
          <w:noProof/>
          <w:sz w:val="22"/>
        </w:rPr>
        <w:t>, 1677–84. (doi:10.1111/j.1420-9101.2011.02320.x)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37.</w:t>
      </w:r>
      <w:r w:rsidRPr="002A5ACF">
        <w:rPr>
          <w:rFonts w:ascii="Palatino Linotype" w:hAnsi="Palatino Linotype"/>
          <w:noProof/>
          <w:sz w:val="22"/>
        </w:rPr>
        <w:tab/>
        <w:t xml:space="preserve">Ram, Y. &amp; Hadany, L. 2012 The evolution of stress-induced hypermutation in asexual populations.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66</w:t>
      </w:r>
      <w:r w:rsidRPr="002A5ACF">
        <w:rPr>
          <w:rFonts w:ascii="Palatino Linotype" w:hAnsi="Palatino Linotype"/>
          <w:noProof/>
          <w:sz w:val="22"/>
        </w:rPr>
        <w:t>, 2315–28. (doi:10.1111/j.1558-5646.2012.01576.x)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38.</w:t>
      </w:r>
      <w:r w:rsidRPr="002A5ACF">
        <w:rPr>
          <w:rFonts w:ascii="Palatino Linotype" w:hAnsi="Palatino Linotype"/>
          <w:noProof/>
          <w:sz w:val="22"/>
        </w:rPr>
        <w:tab/>
        <w:t xml:space="preserve">Wright, S. 1931 Evolution in Mendelian Populations. </w:t>
      </w:r>
      <w:r w:rsidRPr="002A5ACF">
        <w:rPr>
          <w:rFonts w:ascii="Palatino Linotype" w:hAnsi="Palatino Linotype"/>
          <w:i/>
          <w:iCs/>
          <w:noProof/>
          <w:sz w:val="22"/>
        </w:rPr>
        <w:t>Genetics</w:t>
      </w:r>
      <w:r w:rsidRPr="002A5ACF">
        <w:rPr>
          <w:rFonts w:ascii="Palatino Linotype" w:hAnsi="Palatino Linotype"/>
          <w:noProof/>
          <w:sz w:val="22"/>
        </w:rPr>
        <w:t xml:space="preserve"> </w:t>
      </w:r>
      <w:r w:rsidRPr="002A5ACF">
        <w:rPr>
          <w:rFonts w:ascii="Palatino Linotype" w:hAnsi="Palatino Linotype"/>
          <w:b/>
          <w:bCs/>
          <w:noProof/>
          <w:sz w:val="22"/>
        </w:rPr>
        <w:t>16</w:t>
      </w:r>
      <w:r w:rsidRPr="002A5ACF">
        <w:rPr>
          <w:rFonts w:ascii="Palatino Linotype" w:hAnsi="Palatino Linotype"/>
          <w:noProof/>
          <w:sz w:val="22"/>
        </w:rPr>
        <w:t xml:space="preserve">, 97–159.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39.</w:t>
      </w:r>
      <w:r w:rsidRPr="002A5ACF">
        <w:rPr>
          <w:rFonts w:ascii="Palatino Linotype" w:hAnsi="Palatino Linotype"/>
          <w:noProof/>
          <w:sz w:val="22"/>
        </w:rPr>
        <w:tab/>
        <w:t xml:space="preserve">Wright, S. 1988 Surfaces of selective value revisited. </w:t>
      </w:r>
      <w:r w:rsidRPr="002A5ACF">
        <w:rPr>
          <w:rFonts w:ascii="Palatino Linotype" w:hAnsi="Palatino Linotype"/>
          <w:i/>
          <w:iCs/>
          <w:noProof/>
          <w:sz w:val="22"/>
        </w:rPr>
        <w:t>Am. Nat.</w:t>
      </w:r>
      <w:r w:rsidRPr="002A5ACF">
        <w:rPr>
          <w:rFonts w:ascii="Palatino Linotype" w:hAnsi="Palatino Linotype"/>
          <w:noProof/>
          <w:sz w:val="22"/>
        </w:rPr>
        <w:t xml:space="preserve"> </w:t>
      </w:r>
      <w:r w:rsidRPr="002A5ACF">
        <w:rPr>
          <w:rFonts w:ascii="Palatino Linotype" w:hAnsi="Palatino Linotype"/>
          <w:b/>
          <w:bCs/>
          <w:noProof/>
          <w:sz w:val="22"/>
        </w:rPr>
        <w:t>131</w:t>
      </w:r>
      <w:r w:rsidRPr="002A5ACF">
        <w:rPr>
          <w:rFonts w:ascii="Palatino Linotype" w:hAnsi="Palatino Linotype"/>
          <w:noProof/>
          <w:sz w:val="22"/>
        </w:rPr>
        <w:t>, 115–123. (doi:10.1086/284777)</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40.</w:t>
      </w:r>
      <w:r w:rsidRPr="002A5ACF">
        <w:rPr>
          <w:rFonts w:ascii="Palatino Linotype" w:hAnsi="Palatino Linotype"/>
          <w:noProof/>
          <w:sz w:val="22"/>
        </w:rPr>
        <w:tab/>
        <w:t xml:space="preserve">Gibson, J. L. et al. 2010 The sigma(E) stress response is required for stress-induced mutation and amplification in Escherichia coli. </w:t>
      </w:r>
      <w:r w:rsidRPr="002A5ACF">
        <w:rPr>
          <w:rFonts w:ascii="Palatino Linotype" w:hAnsi="Palatino Linotype"/>
          <w:i/>
          <w:iCs/>
          <w:noProof/>
          <w:sz w:val="22"/>
        </w:rPr>
        <w:t>Mol. Microbiol.</w:t>
      </w:r>
      <w:r w:rsidRPr="002A5ACF">
        <w:rPr>
          <w:rFonts w:ascii="Palatino Linotype" w:hAnsi="Palatino Linotype"/>
          <w:noProof/>
          <w:sz w:val="22"/>
        </w:rPr>
        <w:t xml:space="preserve"> </w:t>
      </w:r>
      <w:r w:rsidRPr="002A5ACF">
        <w:rPr>
          <w:rFonts w:ascii="Palatino Linotype" w:hAnsi="Palatino Linotype"/>
          <w:b/>
          <w:bCs/>
          <w:noProof/>
          <w:sz w:val="22"/>
        </w:rPr>
        <w:t>77</w:t>
      </w:r>
      <w:r w:rsidRPr="002A5ACF">
        <w:rPr>
          <w:rFonts w:ascii="Palatino Linotype" w:hAnsi="Palatino Linotype"/>
          <w:noProof/>
          <w:sz w:val="22"/>
        </w:rPr>
        <w:t>, 415–30. (doi:10.1111/j.1365-2958.2010.07213.x)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41.</w:t>
      </w:r>
      <w:r w:rsidRPr="002A5ACF">
        <w:rPr>
          <w:rFonts w:ascii="Palatino Linotype" w:hAnsi="Palatino Linotype"/>
          <w:noProof/>
          <w:sz w:val="22"/>
        </w:rPr>
        <w:tab/>
        <w:t xml:space="preserve">Haigh, J. 1978 The accumulation of deleterious genes in a population - Muller’s Ratchet. </w:t>
      </w:r>
      <w:r w:rsidRPr="002A5ACF">
        <w:rPr>
          <w:rFonts w:ascii="Palatino Linotype" w:hAnsi="Palatino Linotype"/>
          <w:i/>
          <w:iCs/>
          <w:noProof/>
          <w:sz w:val="22"/>
        </w:rPr>
        <w:t>Theor. Popul. Biol.</w:t>
      </w:r>
      <w:r w:rsidRPr="002A5ACF">
        <w:rPr>
          <w:rFonts w:ascii="Palatino Linotype" w:hAnsi="Palatino Linotype"/>
          <w:noProof/>
          <w:sz w:val="22"/>
        </w:rPr>
        <w:t xml:space="preserve"> </w:t>
      </w:r>
      <w:r w:rsidRPr="002A5ACF">
        <w:rPr>
          <w:rFonts w:ascii="Palatino Linotype" w:hAnsi="Palatino Linotype"/>
          <w:b/>
          <w:bCs/>
          <w:noProof/>
          <w:sz w:val="22"/>
        </w:rPr>
        <w:t>14</w:t>
      </w:r>
      <w:r w:rsidRPr="002A5ACF">
        <w:rPr>
          <w:rFonts w:ascii="Palatino Linotype" w:hAnsi="Palatino Linotype"/>
          <w:noProof/>
          <w:sz w:val="22"/>
        </w:rPr>
        <w:t>, 251–267. (doi:10.1016/0040-5809(78)90027-8)</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42.</w:t>
      </w:r>
      <w:r w:rsidRPr="002A5ACF">
        <w:rPr>
          <w:rFonts w:ascii="Palatino Linotype" w:hAnsi="Palatino Linotype"/>
          <w:noProof/>
          <w:sz w:val="22"/>
        </w:rPr>
        <w:tab/>
        <w:t xml:space="preserve">Gessler, D. D. G. 1995 The constraints of finite size in asexual populations and the rate of the ratchet. </w:t>
      </w:r>
      <w:r w:rsidRPr="002A5ACF">
        <w:rPr>
          <w:rFonts w:ascii="Palatino Linotype" w:hAnsi="Palatino Linotype"/>
          <w:i/>
          <w:iCs/>
          <w:noProof/>
          <w:sz w:val="22"/>
        </w:rPr>
        <w:t>Genet. Res.</w:t>
      </w:r>
      <w:r w:rsidRPr="002A5ACF">
        <w:rPr>
          <w:rFonts w:ascii="Palatino Linotype" w:hAnsi="Palatino Linotype"/>
          <w:noProof/>
          <w:sz w:val="22"/>
        </w:rPr>
        <w:t xml:space="preserve"> </w:t>
      </w:r>
      <w:r w:rsidRPr="002A5ACF">
        <w:rPr>
          <w:rFonts w:ascii="Palatino Linotype" w:hAnsi="Palatino Linotype"/>
          <w:b/>
          <w:bCs/>
          <w:noProof/>
          <w:sz w:val="22"/>
        </w:rPr>
        <w:t>66</w:t>
      </w:r>
      <w:r w:rsidRPr="002A5ACF">
        <w:rPr>
          <w:rFonts w:ascii="Palatino Linotype" w:hAnsi="Palatino Linotype"/>
          <w:noProof/>
          <w:sz w:val="22"/>
        </w:rPr>
        <w:t>, 241. (doi:10.1017/S0016672300034686)</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43.</w:t>
      </w:r>
      <w:r w:rsidRPr="002A5ACF">
        <w:rPr>
          <w:rFonts w:ascii="Palatino Linotype" w:hAnsi="Palatino Linotype"/>
          <w:noProof/>
          <w:sz w:val="22"/>
        </w:rPr>
        <w:tab/>
        <w:t xml:space="preserve">Gordo, I. &amp; Dionisio, F. 2005 Nonequilibrium model for estimating parameters of deleterious mutations. </w:t>
      </w:r>
      <w:r w:rsidRPr="002A5ACF">
        <w:rPr>
          <w:rFonts w:ascii="Palatino Linotype" w:hAnsi="Palatino Linotype"/>
          <w:i/>
          <w:iCs/>
          <w:noProof/>
          <w:sz w:val="22"/>
        </w:rPr>
        <w:t>Phys. Rev. E</w:t>
      </w:r>
      <w:r w:rsidRPr="002A5ACF">
        <w:rPr>
          <w:rFonts w:ascii="Palatino Linotype" w:hAnsi="Palatino Linotype"/>
          <w:noProof/>
          <w:sz w:val="22"/>
        </w:rPr>
        <w:t xml:space="preserve"> </w:t>
      </w:r>
      <w:r w:rsidRPr="002A5ACF">
        <w:rPr>
          <w:rFonts w:ascii="Palatino Linotype" w:hAnsi="Palatino Linotype"/>
          <w:b/>
          <w:bCs/>
          <w:noProof/>
          <w:sz w:val="22"/>
        </w:rPr>
        <w:t>71</w:t>
      </w:r>
      <w:r w:rsidRPr="002A5ACF">
        <w:rPr>
          <w:rFonts w:ascii="Palatino Linotype" w:hAnsi="Palatino Linotype"/>
          <w:noProof/>
          <w:sz w:val="22"/>
        </w:rPr>
        <w:t>, 18–21. (doi:10.1103/PhysRevE.71.031907)</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44.</w:t>
      </w:r>
      <w:r w:rsidRPr="002A5ACF">
        <w:rPr>
          <w:rFonts w:ascii="Palatino Linotype" w:hAnsi="Palatino Linotype"/>
          <w:noProof/>
          <w:sz w:val="22"/>
        </w:rPr>
        <w:tab/>
        <w:t xml:space="preserve">Eshel, I. 1981 On the survival probability of a slightly advantageous mutant gene with a general distribution of progeny size - a branching process model. </w:t>
      </w:r>
      <w:r w:rsidRPr="002A5ACF">
        <w:rPr>
          <w:rFonts w:ascii="Palatino Linotype" w:hAnsi="Palatino Linotype"/>
          <w:i/>
          <w:iCs/>
          <w:noProof/>
          <w:sz w:val="22"/>
        </w:rPr>
        <w:t>J. Math. Biol.</w:t>
      </w:r>
      <w:r w:rsidRPr="002A5ACF">
        <w:rPr>
          <w:rFonts w:ascii="Palatino Linotype" w:hAnsi="Palatino Linotype"/>
          <w:noProof/>
          <w:sz w:val="22"/>
        </w:rPr>
        <w:t xml:space="preserve"> </w:t>
      </w:r>
      <w:r w:rsidRPr="002A5ACF">
        <w:rPr>
          <w:rFonts w:ascii="Palatino Linotype" w:hAnsi="Palatino Linotype"/>
          <w:b/>
          <w:bCs/>
          <w:noProof/>
          <w:sz w:val="22"/>
        </w:rPr>
        <w:t>12</w:t>
      </w:r>
      <w:r w:rsidRPr="002A5ACF">
        <w:rPr>
          <w:rFonts w:ascii="Palatino Linotype" w:hAnsi="Palatino Linotype"/>
          <w:noProof/>
          <w:sz w:val="22"/>
        </w:rPr>
        <w:t>, 355–362. (doi:10.1007/BF00276922)</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45.</w:t>
      </w:r>
      <w:r w:rsidRPr="002A5ACF">
        <w:rPr>
          <w:rFonts w:ascii="Palatino Linotype" w:hAnsi="Palatino Linotype"/>
          <w:noProof/>
          <w:sz w:val="22"/>
        </w:rPr>
        <w:tab/>
        <w:t xml:space="preserve">Fisher, R. A. 1930 </w:t>
      </w:r>
      <w:r w:rsidRPr="002A5ACF">
        <w:rPr>
          <w:rFonts w:ascii="Palatino Linotype" w:hAnsi="Palatino Linotype"/>
          <w:i/>
          <w:iCs/>
          <w:noProof/>
          <w:sz w:val="22"/>
        </w:rPr>
        <w:t>The Genetical Theory of Natural Selection</w:t>
      </w:r>
      <w:r w:rsidRPr="002A5ACF">
        <w:rPr>
          <w:rFonts w:ascii="Palatino Linotype" w:hAnsi="Palatino Linotype"/>
          <w:noProof/>
          <w:sz w:val="22"/>
        </w:rPr>
        <w:t>. Oxford: Clarendon Press.</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46.</w:t>
      </w:r>
      <w:r w:rsidRPr="002A5ACF">
        <w:rPr>
          <w:rFonts w:ascii="Palatino Linotype" w:hAnsi="Palatino Linotype"/>
          <w:noProof/>
          <w:sz w:val="22"/>
        </w:rPr>
        <w:tab/>
        <w:t xml:space="preserve">Patwa, Z. &amp; Wahl, L. M. 2008 The fixation probability of beneficial mutations. </w:t>
      </w:r>
      <w:r w:rsidRPr="002A5ACF">
        <w:rPr>
          <w:rFonts w:ascii="Palatino Linotype" w:hAnsi="Palatino Linotype"/>
          <w:i/>
          <w:iCs/>
          <w:noProof/>
          <w:sz w:val="22"/>
        </w:rPr>
        <w:t>J. R. Soc. Interface</w:t>
      </w:r>
      <w:r w:rsidRPr="002A5ACF">
        <w:rPr>
          <w:rFonts w:ascii="Palatino Linotype" w:hAnsi="Palatino Linotype"/>
          <w:noProof/>
          <w:sz w:val="22"/>
        </w:rPr>
        <w:t xml:space="preserve"> </w:t>
      </w:r>
      <w:r w:rsidRPr="002A5ACF">
        <w:rPr>
          <w:rFonts w:ascii="Palatino Linotype" w:hAnsi="Palatino Linotype"/>
          <w:b/>
          <w:bCs/>
          <w:noProof/>
          <w:sz w:val="22"/>
        </w:rPr>
        <w:t>5</w:t>
      </w:r>
      <w:r w:rsidRPr="002A5ACF">
        <w:rPr>
          <w:rFonts w:ascii="Palatino Linotype" w:hAnsi="Palatino Linotype"/>
          <w:noProof/>
          <w:sz w:val="22"/>
        </w:rPr>
        <w:t>, 1279–89. (doi:10.1098/rsif.2008.0248)</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47.</w:t>
      </w:r>
      <w:r w:rsidRPr="002A5ACF">
        <w:rPr>
          <w:rFonts w:ascii="Palatino Linotype" w:hAnsi="Palatino Linotype"/>
          <w:noProof/>
          <w:sz w:val="22"/>
        </w:rPr>
        <w:tab/>
        <w:t xml:space="preserve">Weinreich, D. M. &amp; Chao, L. 2005 Rapid evolutionary escape by large populations from local fitness peaks is likely in nature.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59</w:t>
      </w:r>
      <w:r w:rsidRPr="002A5ACF">
        <w:rPr>
          <w:rFonts w:ascii="Palatino Linotype" w:hAnsi="Palatino Linotype"/>
          <w:noProof/>
          <w:sz w:val="22"/>
        </w:rPr>
        <w:t xml:space="preserve">, 1175–82.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lastRenderedPageBreak/>
        <w:t>48.</w:t>
      </w:r>
      <w:r w:rsidRPr="002A5ACF">
        <w:rPr>
          <w:rFonts w:ascii="Palatino Linotype" w:hAnsi="Palatino Linotype"/>
          <w:noProof/>
          <w:sz w:val="22"/>
        </w:rPr>
        <w:tab/>
        <w:t xml:space="preserve">Maynard Smith, J. &amp; Haigh, J. 1974 The hitch-hiking effect of a favourable gene. </w:t>
      </w:r>
      <w:r w:rsidRPr="002A5ACF">
        <w:rPr>
          <w:rFonts w:ascii="Palatino Linotype" w:hAnsi="Palatino Linotype"/>
          <w:i/>
          <w:iCs/>
          <w:noProof/>
          <w:sz w:val="22"/>
        </w:rPr>
        <w:t>Genet. Res.</w:t>
      </w:r>
      <w:r w:rsidRPr="002A5ACF">
        <w:rPr>
          <w:rFonts w:ascii="Palatino Linotype" w:hAnsi="Palatino Linotype"/>
          <w:noProof/>
          <w:sz w:val="22"/>
        </w:rPr>
        <w:t xml:space="preserve"> </w:t>
      </w:r>
      <w:r w:rsidRPr="002A5ACF">
        <w:rPr>
          <w:rFonts w:ascii="Palatino Linotype" w:hAnsi="Palatino Linotype"/>
          <w:b/>
          <w:bCs/>
          <w:noProof/>
          <w:sz w:val="22"/>
        </w:rPr>
        <w:t>23</w:t>
      </w:r>
      <w:r w:rsidRPr="002A5ACF">
        <w:rPr>
          <w:rFonts w:ascii="Palatino Linotype" w:hAnsi="Palatino Linotype"/>
          <w:noProof/>
          <w:sz w:val="22"/>
        </w:rPr>
        <w:t>, 23–35. (doi:10.1017/S0016672300014634)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49.</w:t>
      </w:r>
      <w:r w:rsidRPr="002A5ACF">
        <w:rPr>
          <w:rFonts w:ascii="Palatino Linotype" w:hAnsi="Palatino Linotype"/>
          <w:noProof/>
          <w:sz w:val="22"/>
        </w:rPr>
        <w:tab/>
        <w:t xml:space="preserve">Lynch, M., Bürger, R., Butcher, D. &amp; Gabriel, W. 1993 The mutational meltdown in asexual populations. </w:t>
      </w:r>
      <w:r w:rsidRPr="002A5ACF">
        <w:rPr>
          <w:rFonts w:ascii="Palatino Linotype" w:hAnsi="Palatino Linotype"/>
          <w:i/>
          <w:iCs/>
          <w:noProof/>
          <w:sz w:val="22"/>
        </w:rPr>
        <w:t>J. Hered.</w:t>
      </w:r>
      <w:r w:rsidRPr="002A5ACF">
        <w:rPr>
          <w:rFonts w:ascii="Palatino Linotype" w:hAnsi="Palatino Linotype"/>
          <w:noProof/>
          <w:sz w:val="22"/>
        </w:rPr>
        <w:t xml:space="preserve"> </w:t>
      </w:r>
      <w:r w:rsidRPr="002A5ACF">
        <w:rPr>
          <w:rFonts w:ascii="Palatino Linotype" w:hAnsi="Palatino Linotype"/>
          <w:b/>
          <w:bCs/>
          <w:noProof/>
          <w:sz w:val="22"/>
        </w:rPr>
        <w:t>84</w:t>
      </w:r>
      <w:r w:rsidRPr="002A5ACF">
        <w:rPr>
          <w:rFonts w:ascii="Palatino Linotype" w:hAnsi="Palatino Linotype"/>
          <w:noProof/>
          <w:sz w:val="22"/>
        </w:rPr>
        <w:t xml:space="preserve">, 339–44.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50.</w:t>
      </w:r>
      <w:r w:rsidRPr="002A5ACF">
        <w:rPr>
          <w:rFonts w:ascii="Palatino Linotype" w:hAnsi="Palatino Linotype"/>
          <w:noProof/>
          <w:sz w:val="22"/>
        </w:rPr>
        <w:tab/>
        <w:t xml:space="preserve">Obolski, U. &amp; Hadany, L. 2012 Implications of stress-induced genetic variation for minimizing multidrug resistance in bacteria. </w:t>
      </w:r>
      <w:r w:rsidRPr="002A5ACF">
        <w:rPr>
          <w:rFonts w:ascii="Palatino Linotype" w:hAnsi="Palatino Linotype"/>
          <w:i/>
          <w:iCs/>
          <w:noProof/>
          <w:sz w:val="22"/>
        </w:rPr>
        <w:t>BMC Med.</w:t>
      </w:r>
      <w:r w:rsidRPr="002A5ACF">
        <w:rPr>
          <w:rFonts w:ascii="Palatino Linotype" w:hAnsi="Palatino Linotype"/>
          <w:noProof/>
          <w:sz w:val="22"/>
        </w:rPr>
        <w:t xml:space="preserve"> </w:t>
      </w:r>
      <w:r w:rsidRPr="002A5ACF">
        <w:rPr>
          <w:rFonts w:ascii="Palatino Linotype" w:hAnsi="Palatino Linotype"/>
          <w:b/>
          <w:bCs/>
          <w:noProof/>
          <w:sz w:val="22"/>
        </w:rPr>
        <w:t>10</w:t>
      </w:r>
      <w:r w:rsidRPr="002A5ACF">
        <w:rPr>
          <w:rFonts w:ascii="Palatino Linotype" w:hAnsi="Palatino Linotype"/>
          <w:noProof/>
          <w:sz w:val="22"/>
        </w:rPr>
        <w:t>, 1–30. (doi:10.1186/1741-7015-10-89)</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51.</w:t>
      </w:r>
      <w:r w:rsidRPr="002A5ACF">
        <w:rPr>
          <w:rFonts w:ascii="Palatino Linotype" w:hAnsi="Palatino Linotype"/>
          <w:noProof/>
          <w:sz w:val="22"/>
        </w:rPr>
        <w:tab/>
        <w:t xml:space="preserve">Shor, E., Fox, C. a. &amp; Broach, J. R. 2013 The yeast environmental stress response regulates mutagenesis induced by proteotoxic stress. </w:t>
      </w:r>
      <w:r w:rsidRPr="002A5ACF">
        <w:rPr>
          <w:rFonts w:ascii="Palatino Linotype" w:hAnsi="Palatino Linotype"/>
          <w:i/>
          <w:iCs/>
          <w:noProof/>
          <w:sz w:val="22"/>
        </w:rPr>
        <w:t>PLoS Genet.</w:t>
      </w:r>
      <w:r w:rsidRPr="002A5ACF">
        <w:rPr>
          <w:rFonts w:ascii="Palatino Linotype" w:hAnsi="Palatino Linotype"/>
          <w:noProof/>
          <w:sz w:val="22"/>
        </w:rPr>
        <w:t xml:space="preserve"> </w:t>
      </w:r>
      <w:r w:rsidRPr="002A5ACF">
        <w:rPr>
          <w:rFonts w:ascii="Palatino Linotype" w:hAnsi="Palatino Linotype"/>
          <w:b/>
          <w:bCs/>
          <w:noProof/>
          <w:sz w:val="22"/>
        </w:rPr>
        <w:t>9</w:t>
      </w:r>
      <w:r w:rsidRPr="002A5ACF">
        <w:rPr>
          <w:rFonts w:ascii="Palatino Linotype" w:hAnsi="Palatino Linotype"/>
          <w:noProof/>
          <w:sz w:val="22"/>
        </w:rPr>
        <w:t>, e1003680. (doi:10.1371/journal.pgen.1003680)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52.</w:t>
      </w:r>
      <w:r w:rsidRPr="002A5ACF">
        <w:rPr>
          <w:rFonts w:ascii="Palatino Linotype" w:hAnsi="Palatino Linotype"/>
          <w:noProof/>
          <w:sz w:val="22"/>
        </w:rPr>
        <w:tab/>
        <w:t xml:space="preserve">Karpinets, T., Greenwood, D., Pogribny, I. &amp; Samatova, N. 2006 Bacterial stationary-state mutagenesis and Mammalian tumorigenesis as stress-induced cellular adaptations and the role of epigenetics. </w:t>
      </w:r>
      <w:r w:rsidRPr="002A5ACF">
        <w:rPr>
          <w:rFonts w:ascii="Palatino Linotype" w:hAnsi="Palatino Linotype"/>
          <w:i/>
          <w:iCs/>
          <w:noProof/>
          <w:sz w:val="22"/>
        </w:rPr>
        <w:t>Curr. Genomics</w:t>
      </w:r>
      <w:r w:rsidRPr="002A5ACF">
        <w:rPr>
          <w:rFonts w:ascii="Palatino Linotype" w:hAnsi="Palatino Linotype"/>
          <w:noProof/>
          <w:sz w:val="22"/>
        </w:rPr>
        <w:t xml:space="preserve"> </w:t>
      </w:r>
      <w:r w:rsidRPr="002A5ACF">
        <w:rPr>
          <w:rFonts w:ascii="Palatino Linotype" w:hAnsi="Palatino Linotype"/>
          <w:b/>
          <w:bCs/>
          <w:noProof/>
          <w:sz w:val="22"/>
        </w:rPr>
        <w:t>7</w:t>
      </w:r>
      <w:r w:rsidRPr="002A5ACF">
        <w:rPr>
          <w:rFonts w:ascii="Palatino Linotype" w:hAnsi="Palatino Linotype"/>
          <w:noProof/>
          <w:sz w:val="22"/>
        </w:rPr>
        <w:t xml:space="preserve">, 481–96.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53.</w:t>
      </w:r>
      <w:r w:rsidRPr="002A5ACF">
        <w:rPr>
          <w:rFonts w:ascii="Palatino Linotype" w:hAnsi="Palatino Linotype"/>
          <w:noProof/>
          <w:sz w:val="22"/>
        </w:rPr>
        <w:tab/>
        <w:t xml:space="preserve">Torres-Barceló, C., Cabot, G., Oliver, A., Buckling, A. &amp; MacLean, R. C. 2013 A trade-off between oxidative stress resistance and DNA repair plays a role in the evolution of elevated mutation rates in bacteria. </w:t>
      </w:r>
      <w:r w:rsidRPr="002A5ACF">
        <w:rPr>
          <w:rFonts w:ascii="Palatino Linotype" w:hAnsi="Palatino Linotype"/>
          <w:i/>
          <w:iCs/>
          <w:noProof/>
          <w:sz w:val="22"/>
        </w:rPr>
        <w:t>Proc. R. Soc. B Biol. Sci.</w:t>
      </w:r>
      <w:r w:rsidRPr="002A5ACF">
        <w:rPr>
          <w:rFonts w:ascii="Palatino Linotype" w:hAnsi="Palatino Linotype"/>
          <w:noProof/>
          <w:sz w:val="22"/>
        </w:rPr>
        <w:t xml:space="preserve"> </w:t>
      </w:r>
      <w:r w:rsidRPr="002A5ACF">
        <w:rPr>
          <w:rFonts w:ascii="Palatino Linotype" w:hAnsi="Palatino Linotype"/>
          <w:b/>
          <w:bCs/>
          <w:noProof/>
          <w:sz w:val="22"/>
        </w:rPr>
        <w:t>280</w:t>
      </w:r>
      <w:r w:rsidRPr="002A5ACF">
        <w:rPr>
          <w:rFonts w:ascii="Palatino Linotype" w:hAnsi="Palatino Linotype"/>
          <w:noProof/>
          <w:sz w:val="22"/>
        </w:rPr>
        <w:t>, 20130007. (doi:10.1098/rspb.2013.0007)</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54.</w:t>
      </w:r>
      <w:r w:rsidRPr="002A5ACF">
        <w:rPr>
          <w:rFonts w:ascii="Palatino Linotype" w:hAnsi="Palatino Linotype"/>
          <w:noProof/>
          <w:sz w:val="22"/>
        </w:rPr>
        <w:tab/>
        <w:t xml:space="preserve">Christiansen, F. B., Otto, S. P., Bergman, A. &amp; Feldman, M. W. 1998 Waiting with and without recombination: the time to production of a double mutant. </w:t>
      </w:r>
      <w:r w:rsidRPr="002A5ACF">
        <w:rPr>
          <w:rFonts w:ascii="Palatino Linotype" w:hAnsi="Palatino Linotype"/>
          <w:i/>
          <w:iCs/>
          <w:noProof/>
          <w:sz w:val="22"/>
        </w:rPr>
        <w:t>Theor. Popul. Biol.</w:t>
      </w:r>
      <w:r w:rsidRPr="002A5ACF">
        <w:rPr>
          <w:rFonts w:ascii="Palatino Linotype" w:hAnsi="Palatino Linotype"/>
          <w:noProof/>
          <w:sz w:val="22"/>
        </w:rPr>
        <w:t xml:space="preserve"> </w:t>
      </w:r>
      <w:r w:rsidRPr="002A5ACF">
        <w:rPr>
          <w:rFonts w:ascii="Palatino Linotype" w:hAnsi="Palatino Linotype"/>
          <w:b/>
          <w:bCs/>
          <w:noProof/>
          <w:sz w:val="22"/>
        </w:rPr>
        <w:t>53</w:t>
      </w:r>
      <w:r w:rsidRPr="002A5ACF">
        <w:rPr>
          <w:rFonts w:ascii="Palatino Linotype" w:hAnsi="Palatino Linotype"/>
          <w:noProof/>
          <w:sz w:val="22"/>
        </w:rPr>
        <w:t>, 199–215. (doi:10.1006/tpbi.1997.1358)</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55.</w:t>
      </w:r>
      <w:r w:rsidRPr="002A5ACF">
        <w:rPr>
          <w:rFonts w:ascii="Palatino Linotype" w:hAnsi="Palatino Linotype"/>
          <w:noProof/>
          <w:sz w:val="22"/>
        </w:rPr>
        <w:tab/>
        <w:t xml:space="preserve">Dawson, K. J. 1998 Evolutionarily stable mutation rates. </w:t>
      </w:r>
      <w:r w:rsidRPr="002A5ACF">
        <w:rPr>
          <w:rFonts w:ascii="Palatino Linotype" w:hAnsi="Palatino Linotype"/>
          <w:i/>
          <w:iCs/>
          <w:noProof/>
          <w:sz w:val="22"/>
        </w:rPr>
        <w:t>J. Theor. Biol.</w:t>
      </w:r>
      <w:r w:rsidRPr="002A5ACF">
        <w:rPr>
          <w:rFonts w:ascii="Palatino Linotype" w:hAnsi="Palatino Linotype"/>
          <w:noProof/>
          <w:sz w:val="22"/>
        </w:rPr>
        <w:t xml:space="preserve"> </w:t>
      </w:r>
      <w:r w:rsidRPr="002A5ACF">
        <w:rPr>
          <w:rFonts w:ascii="Palatino Linotype" w:hAnsi="Palatino Linotype"/>
          <w:b/>
          <w:bCs/>
          <w:noProof/>
          <w:sz w:val="22"/>
        </w:rPr>
        <w:t>194</w:t>
      </w:r>
      <w:r w:rsidRPr="002A5ACF">
        <w:rPr>
          <w:rFonts w:ascii="Palatino Linotype" w:hAnsi="Palatino Linotype"/>
          <w:noProof/>
          <w:sz w:val="22"/>
        </w:rPr>
        <w:t>, 143–57. (doi:10.1006/jtbi.1998.0752)</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56.</w:t>
      </w:r>
      <w:r w:rsidRPr="002A5ACF">
        <w:rPr>
          <w:rFonts w:ascii="Palatino Linotype" w:hAnsi="Palatino Linotype"/>
          <w:noProof/>
          <w:sz w:val="22"/>
        </w:rPr>
        <w:tab/>
        <w:t xml:space="preserve">Giraud, A., Matic, I., Tenaillon, O., Clara, A., Radman, M., Fons, M. &amp; Taddei, F. 2001 Costs and benefits of high mutation rates: adaptive evolution of bacteria in the mouse gut. </w:t>
      </w:r>
      <w:r w:rsidRPr="002A5ACF">
        <w:rPr>
          <w:rFonts w:ascii="Palatino Linotype" w:hAnsi="Palatino Linotype"/>
          <w:i/>
          <w:iCs/>
          <w:noProof/>
          <w:sz w:val="22"/>
        </w:rPr>
        <w:t>Science (80-. ).</w:t>
      </w:r>
      <w:r w:rsidRPr="002A5ACF">
        <w:rPr>
          <w:rFonts w:ascii="Palatino Linotype" w:hAnsi="Palatino Linotype"/>
          <w:noProof/>
          <w:sz w:val="22"/>
        </w:rPr>
        <w:t xml:space="preserve"> </w:t>
      </w:r>
      <w:r w:rsidRPr="002A5ACF">
        <w:rPr>
          <w:rFonts w:ascii="Palatino Linotype" w:hAnsi="Palatino Linotype"/>
          <w:b/>
          <w:bCs/>
          <w:noProof/>
          <w:sz w:val="22"/>
        </w:rPr>
        <w:t>291</w:t>
      </w:r>
      <w:r w:rsidRPr="002A5ACF">
        <w:rPr>
          <w:rFonts w:ascii="Palatino Linotype" w:hAnsi="Palatino Linotype"/>
          <w:noProof/>
          <w:sz w:val="22"/>
        </w:rPr>
        <w:t>, 2606–8. (doi:10.1126/science.1056421)</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57.</w:t>
      </w:r>
      <w:r w:rsidRPr="002A5ACF">
        <w:rPr>
          <w:rFonts w:ascii="Palatino Linotype" w:hAnsi="Palatino Linotype"/>
          <w:noProof/>
          <w:sz w:val="22"/>
        </w:rPr>
        <w:tab/>
        <w:t xml:space="preserve">Loh, E., Salk, J. J. &amp; Loeb, L. A. 2010 Optimization of DNA polymerase mutation rates during bacterial evolution. </w:t>
      </w:r>
      <w:r w:rsidRPr="002A5ACF">
        <w:rPr>
          <w:rFonts w:ascii="Palatino Linotype" w:hAnsi="Palatino Linotype"/>
          <w:i/>
          <w:iCs/>
          <w:noProof/>
          <w:sz w:val="22"/>
        </w:rPr>
        <w:t>Proc. Natl. Acad. Sci.</w:t>
      </w:r>
      <w:r w:rsidRPr="002A5ACF">
        <w:rPr>
          <w:rFonts w:ascii="Palatino Linotype" w:hAnsi="Palatino Linotype"/>
          <w:noProof/>
          <w:sz w:val="22"/>
        </w:rPr>
        <w:t xml:space="preserve"> </w:t>
      </w:r>
      <w:r w:rsidRPr="002A5ACF">
        <w:rPr>
          <w:rFonts w:ascii="Palatino Linotype" w:hAnsi="Palatino Linotype"/>
          <w:b/>
          <w:bCs/>
          <w:noProof/>
          <w:sz w:val="22"/>
        </w:rPr>
        <w:t>107</w:t>
      </w:r>
      <w:r w:rsidRPr="002A5ACF">
        <w:rPr>
          <w:rFonts w:ascii="Palatino Linotype" w:hAnsi="Palatino Linotype"/>
          <w:noProof/>
          <w:sz w:val="22"/>
        </w:rPr>
        <w:t>, 1154–9. (doi:10.1073/pnas.0912451107)</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58.</w:t>
      </w:r>
      <w:r w:rsidRPr="002A5ACF">
        <w:rPr>
          <w:rFonts w:ascii="Palatino Linotype" w:hAnsi="Palatino Linotype"/>
          <w:noProof/>
          <w:sz w:val="22"/>
        </w:rPr>
        <w:tab/>
        <w:t xml:space="preserve">Gentile, C. F., Yu, S.-C., Serrano, S. A., Gerrish, P. J. &amp; Sniegowski, P. D. 2011 Competition between high- and higher-mutating strains of </w:t>
      </w:r>
      <w:r w:rsidRPr="002A5ACF">
        <w:rPr>
          <w:rFonts w:ascii="Palatino Linotype" w:hAnsi="Palatino Linotype"/>
          <w:i/>
          <w:iCs/>
          <w:noProof/>
          <w:sz w:val="22"/>
        </w:rPr>
        <w:t>Escherichia coli</w:t>
      </w:r>
      <w:r w:rsidRPr="002A5ACF">
        <w:rPr>
          <w:rFonts w:ascii="Palatino Linotype" w:hAnsi="Palatino Linotype"/>
          <w:noProof/>
          <w:sz w:val="22"/>
        </w:rPr>
        <w:t xml:space="preserve">. </w:t>
      </w:r>
      <w:r w:rsidRPr="002A5ACF">
        <w:rPr>
          <w:rFonts w:ascii="Palatino Linotype" w:hAnsi="Palatino Linotype"/>
          <w:i/>
          <w:iCs/>
          <w:noProof/>
          <w:sz w:val="22"/>
        </w:rPr>
        <w:t>Biol. Lett.</w:t>
      </w:r>
      <w:r w:rsidRPr="002A5ACF">
        <w:rPr>
          <w:rFonts w:ascii="Palatino Linotype" w:hAnsi="Palatino Linotype"/>
          <w:noProof/>
          <w:sz w:val="22"/>
        </w:rPr>
        <w:t xml:space="preserve"> </w:t>
      </w:r>
      <w:r w:rsidRPr="002A5ACF">
        <w:rPr>
          <w:rFonts w:ascii="Palatino Linotype" w:hAnsi="Palatino Linotype"/>
          <w:b/>
          <w:bCs/>
          <w:noProof/>
          <w:sz w:val="22"/>
        </w:rPr>
        <w:t>7</w:t>
      </w:r>
      <w:r w:rsidRPr="002A5ACF">
        <w:rPr>
          <w:rFonts w:ascii="Palatino Linotype" w:hAnsi="Palatino Linotype"/>
          <w:noProof/>
          <w:sz w:val="22"/>
        </w:rPr>
        <w:t>, 422–4. (doi:10.1098/rsbl.2010.1036)</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59.</w:t>
      </w:r>
      <w:r w:rsidRPr="002A5ACF">
        <w:rPr>
          <w:rFonts w:ascii="Palatino Linotype" w:hAnsi="Palatino Linotype"/>
          <w:noProof/>
          <w:sz w:val="22"/>
        </w:rPr>
        <w:tab/>
        <w:t xml:space="preserve">Shee, C., Gibson, J. L., Darrow, M. C., Gonzalez, C. &amp; Rosenberg, S. M. 2011 Impact of a stress-inducible switch to mutagenic repair of DNA breaks on mutation in </w:t>
      </w:r>
      <w:r w:rsidRPr="002A5ACF">
        <w:rPr>
          <w:rFonts w:ascii="Palatino Linotype" w:hAnsi="Palatino Linotype"/>
          <w:i/>
          <w:iCs/>
          <w:noProof/>
          <w:sz w:val="22"/>
        </w:rPr>
        <w:t>Escherichia coli</w:t>
      </w:r>
      <w:r w:rsidRPr="002A5ACF">
        <w:rPr>
          <w:rFonts w:ascii="Palatino Linotype" w:hAnsi="Palatino Linotype"/>
          <w:noProof/>
          <w:sz w:val="22"/>
        </w:rPr>
        <w:t xml:space="preserve">. </w:t>
      </w:r>
      <w:r w:rsidRPr="002A5ACF">
        <w:rPr>
          <w:rFonts w:ascii="Palatino Linotype" w:hAnsi="Palatino Linotype"/>
          <w:i/>
          <w:iCs/>
          <w:noProof/>
          <w:sz w:val="22"/>
        </w:rPr>
        <w:t>Proc. Natl. Acad. Sci.</w:t>
      </w:r>
      <w:r w:rsidRPr="002A5ACF">
        <w:rPr>
          <w:rFonts w:ascii="Palatino Linotype" w:hAnsi="Palatino Linotype"/>
          <w:noProof/>
          <w:sz w:val="22"/>
        </w:rPr>
        <w:t xml:space="preserve"> </w:t>
      </w:r>
      <w:r w:rsidRPr="002A5ACF">
        <w:rPr>
          <w:rFonts w:ascii="Palatino Linotype" w:hAnsi="Palatino Linotype"/>
          <w:b/>
          <w:bCs/>
          <w:noProof/>
          <w:sz w:val="22"/>
        </w:rPr>
        <w:t>108</w:t>
      </w:r>
      <w:r w:rsidRPr="002A5ACF">
        <w:rPr>
          <w:rFonts w:ascii="Palatino Linotype" w:hAnsi="Palatino Linotype"/>
          <w:noProof/>
          <w:sz w:val="22"/>
        </w:rPr>
        <w:t>, 13659–13664. (doi:10.1073/pnas.1104681108)</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lastRenderedPageBreak/>
        <w:t>60.</w:t>
      </w:r>
      <w:r w:rsidRPr="002A5ACF">
        <w:rPr>
          <w:rFonts w:ascii="Palatino Linotype" w:hAnsi="Palatino Linotype"/>
          <w:noProof/>
          <w:sz w:val="22"/>
        </w:rPr>
        <w:tab/>
        <w:t xml:space="preserve">Tenaillon, O., Le Nagard, H., Godelle, B. &amp; Taddei, F. 2000 Mutators and sex in bacteria: conflict between adaptive strategies. </w:t>
      </w:r>
      <w:r w:rsidRPr="002A5ACF">
        <w:rPr>
          <w:rFonts w:ascii="Palatino Linotype" w:hAnsi="Palatino Linotype"/>
          <w:i/>
          <w:iCs/>
          <w:noProof/>
          <w:sz w:val="22"/>
        </w:rPr>
        <w:t>Proc. Natl. Acad. Sci.</w:t>
      </w:r>
      <w:r w:rsidRPr="002A5ACF">
        <w:rPr>
          <w:rFonts w:ascii="Palatino Linotype" w:hAnsi="Palatino Linotype"/>
          <w:noProof/>
          <w:sz w:val="22"/>
        </w:rPr>
        <w:t xml:space="preserve"> </w:t>
      </w:r>
      <w:r w:rsidRPr="002A5ACF">
        <w:rPr>
          <w:rFonts w:ascii="Palatino Linotype" w:hAnsi="Palatino Linotype"/>
          <w:b/>
          <w:bCs/>
          <w:noProof/>
          <w:sz w:val="22"/>
        </w:rPr>
        <w:t>97</w:t>
      </w:r>
      <w:r w:rsidRPr="002A5ACF">
        <w:rPr>
          <w:rFonts w:ascii="Palatino Linotype" w:hAnsi="Palatino Linotype"/>
          <w:noProof/>
          <w:sz w:val="22"/>
        </w:rPr>
        <w:t>, 10465–70. (doi:10.1073/pnas.180063397)</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61.</w:t>
      </w:r>
      <w:r w:rsidRPr="002A5ACF">
        <w:rPr>
          <w:rFonts w:ascii="Palatino Linotype" w:hAnsi="Palatino Linotype"/>
          <w:noProof/>
          <w:sz w:val="22"/>
        </w:rPr>
        <w:tab/>
        <w:t xml:space="preserve">Johnson, T. &amp; Barton, N. H. 2002 The effect of deleterious alleles on adaptation in asexual populations. </w:t>
      </w:r>
      <w:r w:rsidRPr="002A5ACF">
        <w:rPr>
          <w:rFonts w:ascii="Palatino Linotype" w:hAnsi="Palatino Linotype"/>
          <w:i/>
          <w:iCs/>
          <w:noProof/>
          <w:sz w:val="22"/>
        </w:rPr>
        <w:t>Genetics</w:t>
      </w:r>
      <w:r w:rsidRPr="002A5ACF">
        <w:rPr>
          <w:rFonts w:ascii="Palatino Linotype" w:hAnsi="Palatino Linotype"/>
          <w:noProof/>
          <w:sz w:val="22"/>
        </w:rPr>
        <w:t xml:space="preserve"> </w:t>
      </w:r>
      <w:r w:rsidRPr="002A5ACF">
        <w:rPr>
          <w:rFonts w:ascii="Palatino Linotype" w:hAnsi="Palatino Linotype"/>
          <w:b/>
          <w:bCs/>
          <w:noProof/>
          <w:sz w:val="22"/>
        </w:rPr>
        <w:t>162</w:t>
      </w:r>
      <w:r w:rsidRPr="002A5ACF">
        <w:rPr>
          <w:rFonts w:ascii="Palatino Linotype" w:hAnsi="Palatino Linotype"/>
          <w:noProof/>
          <w:sz w:val="22"/>
        </w:rPr>
        <w:t xml:space="preserve">, 395–411.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62.</w:t>
      </w:r>
      <w:r w:rsidRPr="002A5ACF">
        <w:rPr>
          <w:rFonts w:ascii="Palatino Linotype" w:hAnsi="Palatino Linotype"/>
          <w:noProof/>
          <w:sz w:val="22"/>
        </w:rPr>
        <w:tab/>
        <w:t xml:space="preserve">Leigh, E. G. J. 1973 The evolution of mutation rates. </w:t>
      </w:r>
      <w:r w:rsidRPr="002A5ACF">
        <w:rPr>
          <w:rFonts w:ascii="Palatino Linotype" w:hAnsi="Palatino Linotype"/>
          <w:i/>
          <w:iCs/>
          <w:noProof/>
          <w:sz w:val="22"/>
        </w:rPr>
        <w:t>Genetics</w:t>
      </w:r>
      <w:r w:rsidRPr="002A5ACF">
        <w:rPr>
          <w:rFonts w:ascii="Palatino Linotype" w:hAnsi="Palatino Linotype"/>
          <w:noProof/>
          <w:sz w:val="22"/>
        </w:rPr>
        <w:t xml:space="preserve"> </w:t>
      </w:r>
      <w:r w:rsidRPr="002A5ACF">
        <w:rPr>
          <w:rFonts w:ascii="Palatino Linotype" w:hAnsi="Palatino Linotype"/>
          <w:b/>
          <w:bCs/>
          <w:noProof/>
          <w:sz w:val="22"/>
        </w:rPr>
        <w:t>73</w:t>
      </w:r>
      <w:r w:rsidRPr="002A5ACF">
        <w:rPr>
          <w:rFonts w:ascii="Palatino Linotype" w:hAnsi="Palatino Linotype"/>
          <w:noProof/>
          <w:sz w:val="22"/>
        </w:rPr>
        <w:t xml:space="preserve">, Suppl 73:1–18.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63.</w:t>
      </w:r>
      <w:r w:rsidRPr="002A5ACF">
        <w:rPr>
          <w:rFonts w:ascii="Palatino Linotype" w:hAnsi="Palatino Linotype"/>
          <w:noProof/>
          <w:sz w:val="22"/>
        </w:rPr>
        <w:tab/>
        <w:t xml:space="preserve">Komarova, N. L. &amp; Wodarz, D. 2004 The optimal rate of chromosome loss for the inactivation of tumor suppressor genes in cancer. </w:t>
      </w:r>
      <w:r w:rsidRPr="002A5ACF">
        <w:rPr>
          <w:rFonts w:ascii="Palatino Linotype" w:hAnsi="Palatino Linotype"/>
          <w:i/>
          <w:iCs/>
          <w:noProof/>
          <w:sz w:val="22"/>
        </w:rPr>
        <w:t>Proc. Natl. Acad. Sci. U. S. A.</w:t>
      </w:r>
      <w:r w:rsidRPr="002A5ACF">
        <w:rPr>
          <w:rFonts w:ascii="Palatino Linotype" w:hAnsi="Palatino Linotype"/>
          <w:noProof/>
          <w:sz w:val="22"/>
        </w:rPr>
        <w:t xml:space="preserve"> </w:t>
      </w:r>
      <w:r w:rsidRPr="002A5ACF">
        <w:rPr>
          <w:rFonts w:ascii="Palatino Linotype" w:hAnsi="Palatino Linotype"/>
          <w:b/>
          <w:bCs/>
          <w:noProof/>
          <w:sz w:val="22"/>
        </w:rPr>
        <w:t>101</w:t>
      </w:r>
      <w:r w:rsidRPr="002A5ACF">
        <w:rPr>
          <w:rFonts w:ascii="Palatino Linotype" w:hAnsi="Palatino Linotype"/>
          <w:noProof/>
          <w:sz w:val="22"/>
        </w:rPr>
        <w:t>, 7017–21. (doi:10.1073/pnas.0401943101)</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64.</w:t>
      </w:r>
      <w:r w:rsidRPr="002A5ACF">
        <w:rPr>
          <w:rFonts w:ascii="Palatino Linotype" w:hAnsi="Palatino Linotype"/>
          <w:noProof/>
          <w:sz w:val="22"/>
        </w:rPr>
        <w:tab/>
        <w:t xml:space="preserve">Komarova, N. L., Sadovsky, A. V &amp; Wan, F. Y. M. 2008 Selective pressures for and against genetic instability in cancer: a time-dependent problem. </w:t>
      </w:r>
      <w:r w:rsidRPr="002A5ACF">
        <w:rPr>
          <w:rFonts w:ascii="Palatino Linotype" w:hAnsi="Palatino Linotype"/>
          <w:i/>
          <w:iCs/>
          <w:noProof/>
          <w:sz w:val="22"/>
        </w:rPr>
        <w:t>J. R. Soc. Interface</w:t>
      </w:r>
      <w:r w:rsidRPr="002A5ACF">
        <w:rPr>
          <w:rFonts w:ascii="Palatino Linotype" w:hAnsi="Palatino Linotype"/>
          <w:noProof/>
          <w:sz w:val="22"/>
        </w:rPr>
        <w:t xml:space="preserve"> </w:t>
      </w:r>
      <w:r w:rsidRPr="002A5ACF">
        <w:rPr>
          <w:rFonts w:ascii="Palatino Linotype" w:hAnsi="Palatino Linotype"/>
          <w:b/>
          <w:bCs/>
          <w:noProof/>
          <w:sz w:val="22"/>
        </w:rPr>
        <w:t>5</w:t>
      </w:r>
      <w:r w:rsidRPr="002A5ACF">
        <w:rPr>
          <w:rFonts w:ascii="Palatino Linotype" w:hAnsi="Palatino Linotype"/>
          <w:noProof/>
          <w:sz w:val="22"/>
        </w:rPr>
        <w:t>, 105–21. (doi:10.1098/rsif.2007.1054)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65.</w:t>
      </w:r>
      <w:r w:rsidRPr="002A5ACF">
        <w:rPr>
          <w:rFonts w:ascii="Palatino Linotype" w:hAnsi="Palatino Linotype"/>
          <w:noProof/>
          <w:sz w:val="22"/>
        </w:rPr>
        <w:tab/>
        <w:t xml:space="preserve">Agur, Z., Mazor, G. &amp; Meilijson, I. 1991 Maturation of the humoral immune response as an optimization problem. </w:t>
      </w:r>
      <w:r w:rsidRPr="002A5ACF">
        <w:rPr>
          <w:rFonts w:ascii="Palatino Linotype" w:hAnsi="Palatino Linotype"/>
          <w:i/>
          <w:iCs/>
          <w:noProof/>
          <w:sz w:val="22"/>
        </w:rPr>
        <w:t>Proc. R. Soc. B Biol. Sci.</w:t>
      </w:r>
      <w:r w:rsidRPr="002A5ACF">
        <w:rPr>
          <w:rFonts w:ascii="Palatino Linotype" w:hAnsi="Palatino Linotype"/>
          <w:noProof/>
          <w:sz w:val="22"/>
        </w:rPr>
        <w:t xml:space="preserve"> </w:t>
      </w:r>
      <w:r w:rsidRPr="002A5ACF">
        <w:rPr>
          <w:rFonts w:ascii="Palatino Linotype" w:hAnsi="Palatino Linotype"/>
          <w:b/>
          <w:bCs/>
          <w:noProof/>
          <w:sz w:val="22"/>
        </w:rPr>
        <w:t>245</w:t>
      </w:r>
      <w:r w:rsidRPr="002A5ACF">
        <w:rPr>
          <w:rFonts w:ascii="Palatino Linotype" w:hAnsi="Palatino Linotype"/>
          <w:noProof/>
          <w:sz w:val="22"/>
        </w:rPr>
        <w:t>, 147–50. (doi:10.1098/rspb.1991.0101)</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66.</w:t>
      </w:r>
      <w:r w:rsidRPr="002A5ACF">
        <w:rPr>
          <w:rFonts w:ascii="Palatino Linotype" w:hAnsi="Palatino Linotype"/>
          <w:noProof/>
          <w:sz w:val="22"/>
        </w:rPr>
        <w:tab/>
        <w:t xml:space="preserve">Crow, J. F., Engels, W. R. &amp; Denniston, C. 1990 Phase Three of Wright’s Shifting-Balance Theory.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44</w:t>
      </w:r>
      <w:r w:rsidRPr="002A5ACF">
        <w:rPr>
          <w:rFonts w:ascii="Palatino Linotype" w:hAnsi="Palatino Linotype"/>
          <w:noProof/>
          <w:sz w:val="22"/>
        </w:rPr>
        <w:t>, 233. (doi:10.2307/2409403)</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67.</w:t>
      </w:r>
      <w:r w:rsidRPr="002A5ACF">
        <w:rPr>
          <w:rFonts w:ascii="Palatino Linotype" w:hAnsi="Palatino Linotype"/>
          <w:noProof/>
          <w:sz w:val="22"/>
        </w:rPr>
        <w:tab/>
        <w:t xml:space="preserve">Wade, M. J. &amp; Goodnight, C. J. 1991 Wright’s shifting balance theory: an experimental study. </w:t>
      </w:r>
      <w:r w:rsidRPr="002A5ACF">
        <w:rPr>
          <w:rFonts w:ascii="Palatino Linotype" w:hAnsi="Palatino Linotype"/>
          <w:i/>
          <w:iCs/>
          <w:noProof/>
          <w:sz w:val="22"/>
        </w:rPr>
        <w:t>Science (80-. ).</w:t>
      </w:r>
      <w:r w:rsidRPr="002A5ACF">
        <w:rPr>
          <w:rFonts w:ascii="Palatino Linotype" w:hAnsi="Palatino Linotype"/>
          <w:noProof/>
          <w:sz w:val="22"/>
        </w:rPr>
        <w:t xml:space="preserve"> </w:t>
      </w:r>
      <w:r w:rsidRPr="002A5ACF">
        <w:rPr>
          <w:rFonts w:ascii="Palatino Linotype" w:hAnsi="Palatino Linotype"/>
          <w:b/>
          <w:bCs/>
          <w:noProof/>
          <w:sz w:val="22"/>
        </w:rPr>
        <w:t>253</w:t>
      </w:r>
      <w:r w:rsidRPr="002A5ACF">
        <w:rPr>
          <w:rFonts w:ascii="Palatino Linotype" w:hAnsi="Palatino Linotype"/>
          <w:noProof/>
          <w:sz w:val="22"/>
        </w:rPr>
        <w:t>, 1015–8. (doi:10.1126/science.1887214)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68.</w:t>
      </w:r>
      <w:r w:rsidRPr="002A5ACF">
        <w:rPr>
          <w:rFonts w:ascii="Palatino Linotype" w:hAnsi="Palatino Linotype"/>
          <w:noProof/>
          <w:sz w:val="22"/>
        </w:rPr>
        <w:tab/>
        <w:t xml:space="preserve">Peck, S. L., Ellner, S. P. &amp; Gould, F. 2000 Varying migration and deme size and the feasibility of the shifting balance.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54</w:t>
      </w:r>
      <w:r w:rsidRPr="002A5ACF">
        <w:rPr>
          <w:rFonts w:ascii="Palatino Linotype" w:hAnsi="Palatino Linotype"/>
          <w:noProof/>
          <w:sz w:val="22"/>
        </w:rPr>
        <w:t>, 324–7. (doi:10.1111/j.0014-3820.2000.tb00035.x)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69.</w:t>
      </w:r>
      <w:r w:rsidRPr="002A5ACF">
        <w:rPr>
          <w:rFonts w:ascii="Palatino Linotype" w:hAnsi="Palatino Linotype"/>
          <w:noProof/>
          <w:sz w:val="22"/>
        </w:rPr>
        <w:tab/>
        <w:t xml:space="preserve">Moore, F. B.-G. &amp; Tonsor, S. J. 1994 A Simulation of Wright’s Shifting-Balance Process: Migration and the Three Phases.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48</w:t>
      </w:r>
      <w:r w:rsidRPr="002A5ACF">
        <w:rPr>
          <w:rFonts w:ascii="Palatino Linotype" w:hAnsi="Palatino Linotype"/>
          <w:noProof/>
          <w:sz w:val="22"/>
        </w:rPr>
        <w:t>, 69. (doi:10.2307/2410004)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70.</w:t>
      </w:r>
      <w:r w:rsidRPr="002A5ACF">
        <w:rPr>
          <w:rFonts w:ascii="Palatino Linotype" w:hAnsi="Palatino Linotype"/>
          <w:noProof/>
          <w:sz w:val="22"/>
        </w:rPr>
        <w:tab/>
        <w:t xml:space="preserve">Gavrilets, S. 1996 On phase three of the shifting-balance theory.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50</w:t>
      </w:r>
      <w:r w:rsidRPr="002A5ACF">
        <w:rPr>
          <w:rFonts w:ascii="Palatino Linotype" w:hAnsi="Palatino Linotype"/>
          <w:noProof/>
          <w:sz w:val="22"/>
        </w:rPr>
        <w:t>, 1034–1041. (doi:10.2307/2410644)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71.</w:t>
      </w:r>
      <w:r w:rsidRPr="002A5ACF">
        <w:rPr>
          <w:rFonts w:ascii="Palatino Linotype" w:hAnsi="Palatino Linotype"/>
          <w:noProof/>
          <w:sz w:val="22"/>
        </w:rPr>
        <w:tab/>
        <w:t xml:space="preserve">Coyne, J. A., Barton, N. H. &amp; Turelli, M. 2000 Is Wright’s shifting balance process important in evolution?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54</w:t>
      </w:r>
      <w:r w:rsidRPr="002A5ACF">
        <w:rPr>
          <w:rFonts w:ascii="Palatino Linotype" w:hAnsi="Palatino Linotype"/>
          <w:noProof/>
          <w:sz w:val="22"/>
        </w:rPr>
        <w:t>, 306–317. (doi:10.1111/j.0014-3820.2000.tb00033.x)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72.</w:t>
      </w:r>
      <w:r w:rsidRPr="002A5ACF">
        <w:rPr>
          <w:rFonts w:ascii="Palatino Linotype" w:hAnsi="Palatino Linotype"/>
          <w:noProof/>
          <w:sz w:val="22"/>
        </w:rPr>
        <w:tab/>
        <w:t xml:space="preserve">Whitlock, M. C. &amp; Phillips, P. C. 2000 The exquisite corpse: a shifting view of the shifting balance. </w:t>
      </w:r>
      <w:r w:rsidRPr="002A5ACF">
        <w:rPr>
          <w:rFonts w:ascii="Palatino Linotype" w:hAnsi="Palatino Linotype"/>
          <w:i/>
          <w:iCs/>
          <w:noProof/>
          <w:sz w:val="22"/>
        </w:rPr>
        <w:t>Trends Ecol. Evol.</w:t>
      </w:r>
      <w:r w:rsidRPr="002A5ACF">
        <w:rPr>
          <w:rFonts w:ascii="Palatino Linotype" w:hAnsi="Palatino Linotype"/>
          <w:noProof/>
          <w:sz w:val="22"/>
        </w:rPr>
        <w:t xml:space="preserve"> </w:t>
      </w:r>
      <w:r w:rsidRPr="002A5ACF">
        <w:rPr>
          <w:rFonts w:ascii="Palatino Linotype" w:hAnsi="Palatino Linotype"/>
          <w:b/>
          <w:bCs/>
          <w:noProof/>
          <w:sz w:val="22"/>
        </w:rPr>
        <w:t>15</w:t>
      </w:r>
      <w:r w:rsidRPr="002A5ACF">
        <w:rPr>
          <w:rFonts w:ascii="Palatino Linotype" w:hAnsi="Palatino Linotype"/>
          <w:noProof/>
          <w:sz w:val="22"/>
        </w:rPr>
        <w:t>, 347–348. (doi:10.1016/S0169-5347(00)01930-3)</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lastRenderedPageBreak/>
        <w:t>73.</w:t>
      </w:r>
      <w:r w:rsidRPr="002A5ACF">
        <w:rPr>
          <w:rFonts w:ascii="Palatino Linotype" w:hAnsi="Palatino Linotype"/>
          <w:noProof/>
          <w:sz w:val="22"/>
        </w:rPr>
        <w:tab/>
        <w:t xml:space="preserve">Whitlock, M. C. 1995 Variance-induced peak shifts.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49</w:t>
      </w:r>
      <w:r w:rsidRPr="002A5ACF">
        <w:rPr>
          <w:rFonts w:ascii="Palatino Linotype" w:hAnsi="Palatino Linotype"/>
          <w:noProof/>
          <w:sz w:val="22"/>
        </w:rPr>
        <w:t>, 252. (doi:10.2307/2410335)</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74.</w:t>
      </w:r>
      <w:r w:rsidRPr="002A5ACF">
        <w:rPr>
          <w:rFonts w:ascii="Palatino Linotype" w:hAnsi="Palatino Linotype"/>
          <w:noProof/>
          <w:sz w:val="22"/>
        </w:rPr>
        <w:tab/>
        <w:t xml:space="preserve">Whitlock, M. C. 1997 Founder effects and peak shifts without genetic drift: adaptive peak shifts occur easily when environments fluctuate slightly.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51</w:t>
      </w:r>
      <w:r w:rsidRPr="002A5ACF">
        <w:rPr>
          <w:rFonts w:ascii="Palatino Linotype" w:hAnsi="Palatino Linotype"/>
          <w:noProof/>
          <w:sz w:val="22"/>
        </w:rPr>
        <w:t>, 1044. (doi:10.2307/2411033)</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75.</w:t>
      </w:r>
      <w:r w:rsidRPr="002A5ACF">
        <w:rPr>
          <w:rFonts w:ascii="Palatino Linotype" w:hAnsi="Palatino Linotype"/>
          <w:noProof/>
          <w:sz w:val="22"/>
        </w:rPr>
        <w:tab/>
        <w:t xml:space="preserve">Hadany, L. 2003 Adaptive peak shifts in a heterogenous environment. </w:t>
      </w:r>
      <w:r w:rsidRPr="002A5ACF">
        <w:rPr>
          <w:rFonts w:ascii="Palatino Linotype" w:hAnsi="Palatino Linotype"/>
          <w:i/>
          <w:iCs/>
          <w:noProof/>
          <w:sz w:val="22"/>
        </w:rPr>
        <w:t>Theor. Popul. Biol.</w:t>
      </w:r>
      <w:r w:rsidRPr="002A5ACF">
        <w:rPr>
          <w:rFonts w:ascii="Palatino Linotype" w:hAnsi="Palatino Linotype"/>
          <w:noProof/>
          <w:sz w:val="22"/>
        </w:rPr>
        <w:t xml:space="preserve"> </w:t>
      </w:r>
      <w:r w:rsidRPr="002A5ACF">
        <w:rPr>
          <w:rFonts w:ascii="Palatino Linotype" w:hAnsi="Palatino Linotype"/>
          <w:b/>
          <w:bCs/>
          <w:noProof/>
          <w:sz w:val="22"/>
        </w:rPr>
        <w:t>63</w:t>
      </w:r>
      <w:r w:rsidRPr="002A5ACF">
        <w:rPr>
          <w:rFonts w:ascii="Palatino Linotype" w:hAnsi="Palatino Linotype"/>
          <w:noProof/>
          <w:sz w:val="22"/>
        </w:rPr>
        <w:t>, 41–51. (doi:10.1016/S0040-5809(02)00011-4)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76.</w:t>
      </w:r>
      <w:r w:rsidRPr="002A5ACF">
        <w:rPr>
          <w:rFonts w:ascii="Palatino Linotype" w:hAnsi="Palatino Linotype"/>
          <w:noProof/>
          <w:sz w:val="22"/>
        </w:rPr>
        <w:tab/>
        <w:t xml:space="preserve">Hadany, L. &amp; Beker, T. 2003 Fitness-associated recombination on rugged adaptive landscapes. </w:t>
      </w:r>
      <w:r w:rsidRPr="002A5ACF">
        <w:rPr>
          <w:rFonts w:ascii="Palatino Linotype" w:hAnsi="Palatino Linotype"/>
          <w:i/>
          <w:iCs/>
          <w:noProof/>
          <w:sz w:val="22"/>
        </w:rPr>
        <w:t>J. Evol. Biol.</w:t>
      </w:r>
      <w:r w:rsidRPr="002A5ACF">
        <w:rPr>
          <w:rFonts w:ascii="Palatino Linotype" w:hAnsi="Palatino Linotype"/>
          <w:noProof/>
          <w:sz w:val="22"/>
        </w:rPr>
        <w:t xml:space="preserve"> </w:t>
      </w:r>
      <w:r w:rsidRPr="002A5ACF">
        <w:rPr>
          <w:rFonts w:ascii="Palatino Linotype" w:hAnsi="Palatino Linotype"/>
          <w:b/>
          <w:bCs/>
          <w:noProof/>
          <w:sz w:val="22"/>
        </w:rPr>
        <w:t>16</w:t>
      </w:r>
      <w:r w:rsidRPr="002A5ACF">
        <w:rPr>
          <w:rFonts w:ascii="Palatino Linotype" w:hAnsi="Palatino Linotype"/>
          <w:noProof/>
          <w:sz w:val="22"/>
        </w:rPr>
        <w:t>, 862–870. (doi:10.1046/j.1420-9101.2003.00586.x)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77.</w:t>
      </w:r>
      <w:r w:rsidRPr="002A5ACF">
        <w:rPr>
          <w:rFonts w:ascii="Palatino Linotype" w:hAnsi="Palatino Linotype"/>
          <w:noProof/>
          <w:sz w:val="22"/>
        </w:rPr>
        <w:tab/>
        <w:t xml:space="preserve">Weissman, D. B., Desai, M. M., Fisher, D. S. &amp; Feldman, M. W. 2009 The rate at which asexual populations cross fitness valleys. </w:t>
      </w:r>
      <w:r w:rsidRPr="002A5ACF">
        <w:rPr>
          <w:rFonts w:ascii="Palatino Linotype" w:hAnsi="Palatino Linotype"/>
          <w:i/>
          <w:iCs/>
          <w:noProof/>
          <w:sz w:val="22"/>
        </w:rPr>
        <w:t>Theor. Popul. Biol.</w:t>
      </w:r>
      <w:r w:rsidRPr="002A5ACF">
        <w:rPr>
          <w:rFonts w:ascii="Palatino Linotype" w:hAnsi="Palatino Linotype"/>
          <w:noProof/>
          <w:sz w:val="22"/>
        </w:rPr>
        <w:t xml:space="preserve"> </w:t>
      </w:r>
      <w:r w:rsidRPr="002A5ACF">
        <w:rPr>
          <w:rFonts w:ascii="Palatino Linotype" w:hAnsi="Palatino Linotype"/>
          <w:b/>
          <w:bCs/>
          <w:noProof/>
          <w:sz w:val="22"/>
        </w:rPr>
        <w:t>75</w:t>
      </w:r>
      <w:r w:rsidRPr="002A5ACF">
        <w:rPr>
          <w:rFonts w:ascii="Palatino Linotype" w:hAnsi="Palatino Linotype"/>
          <w:noProof/>
          <w:sz w:val="22"/>
        </w:rPr>
        <w:t>, 286–300. (doi:10.1016/j.tpb.2009.02.006)</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78.</w:t>
      </w:r>
      <w:r w:rsidRPr="002A5ACF">
        <w:rPr>
          <w:rFonts w:ascii="Palatino Linotype" w:hAnsi="Palatino Linotype"/>
          <w:noProof/>
          <w:sz w:val="22"/>
        </w:rPr>
        <w:tab/>
        <w:t xml:space="preserve">Weissman, D. B., Feldman, M. W. &amp; Fisher, D. S. 2010 The rate of fitness-valley crossing in sexual populations. </w:t>
      </w:r>
      <w:r w:rsidRPr="002A5ACF">
        <w:rPr>
          <w:rFonts w:ascii="Palatino Linotype" w:hAnsi="Palatino Linotype"/>
          <w:i/>
          <w:iCs/>
          <w:noProof/>
          <w:sz w:val="22"/>
        </w:rPr>
        <w:t>Genetics</w:t>
      </w:r>
      <w:r w:rsidRPr="002A5ACF">
        <w:rPr>
          <w:rFonts w:ascii="Palatino Linotype" w:hAnsi="Palatino Linotype"/>
          <w:noProof/>
          <w:sz w:val="22"/>
        </w:rPr>
        <w:t xml:space="preserve"> </w:t>
      </w:r>
      <w:r w:rsidRPr="002A5ACF">
        <w:rPr>
          <w:rFonts w:ascii="Palatino Linotype" w:hAnsi="Palatino Linotype"/>
          <w:b/>
          <w:bCs/>
          <w:noProof/>
          <w:sz w:val="22"/>
        </w:rPr>
        <w:t>186</w:t>
      </w:r>
      <w:r w:rsidRPr="002A5ACF">
        <w:rPr>
          <w:rFonts w:ascii="Palatino Linotype" w:hAnsi="Palatino Linotype"/>
          <w:noProof/>
          <w:sz w:val="22"/>
        </w:rPr>
        <w:t>, 1389–410. (doi:10.1534/genetics.110.123240)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79.</w:t>
      </w:r>
      <w:r w:rsidRPr="002A5ACF">
        <w:rPr>
          <w:rFonts w:ascii="Palatino Linotype" w:hAnsi="Palatino Linotype"/>
          <w:noProof/>
          <w:sz w:val="22"/>
        </w:rPr>
        <w:tab/>
        <w:t xml:space="preserve">Schrag, S. J., Perrot, V. &amp; Levin, B. R. 1997 Adaptation to the fitness costs of antibiotic resistance in </w:t>
      </w:r>
      <w:r w:rsidRPr="002A5ACF">
        <w:rPr>
          <w:rFonts w:ascii="Palatino Linotype" w:hAnsi="Palatino Linotype"/>
          <w:i/>
          <w:iCs/>
          <w:noProof/>
          <w:sz w:val="22"/>
        </w:rPr>
        <w:t>Escherichia coli</w:t>
      </w:r>
      <w:r w:rsidRPr="002A5ACF">
        <w:rPr>
          <w:rFonts w:ascii="Palatino Linotype" w:hAnsi="Palatino Linotype"/>
          <w:noProof/>
          <w:sz w:val="22"/>
        </w:rPr>
        <w:t xml:space="preserve">. </w:t>
      </w:r>
      <w:r w:rsidRPr="002A5ACF">
        <w:rPr>
          <w:rFonts w:ascii="Palatino Linotype" w:hAnsi="Palatino Linotype"/>
          <w:i/>
          <w:iCs/>
          <w:noProof/>
          <w:sz w:val="22"/>
        </w:rPr>
        <w:t>Proc. R. Soc. B Biol. Sci.</w:t>
      </w:r>
      <w:r w:rsidRPr="002A5ACF">
        <w:rPr>
          <w:rFonts w:ascii="Palatino Linotype" w:hAnsi="Palatino Linotype"/>
          <w:noProof/>
          <w:sz w:val="22"/>
        </w:rPr>
        <w:t xml:space="preserve"> </w:t>
      </w:r>
      <w:r w:rsidRPr="002A5ACF">
        <w:rPr>
          <w:rFonts w:ascii="Palatino Linotype" w:hAnsi="Palatino Linotype"/>
          <w:b/>
          <w:bCs/>
          <w:noProof/>
          <w:sz w:val="22"/>
        </w:rPr>
        <w:t>264</w:t>
      </w:r>
      <w:r w:rsidRPr="002A5ACF">
        <w:rPr>
          <w:rFonts w:ascii="Palatino Linotype" w:hAnsi="Palatino Linotype"/>
          <w:noProof/>
          <w:sz w:val="22"/>
        </w:rPr>
        <w:t>, 1287–91. (doi:10.1098/rspb.1997.0178)</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80.</w:t>
      </w:r>
      <w:r w:rsidRPr="002A5ACF">
        <w:rPr>
          <w:rFonts w:ascii="Palatino Linotype" w:hAnsi="Palatino Linotype"/>
          <w:noProof/>
          <w:sz w:val="22"/>
        </w:rPr>
        <w:tab/>
        <w:t xml:space="preserve">Cairns, J., Overbaugh, J. &amp; Miller, S. 1988 The origin of mutants. </w:t>
      </w:r>
      <w:r w:rsidRPr="002A5ACF">
        <w:rPr>
          <w:rFonts w:ascii="Palatino Linotype" w:hAnsi="Palatino Linotype"/>
          <w:i/>
          <w:iCs/>
          <w:noProof/>
          <w:sz w:val="22"/>
        </w:rPr>
        <w:t>Nature</w:t>
      </w:r>
      <w:r w:rsidRPr="002A5ACF">
        <w:rPr>
          <w:rFonts w:ascii="Palatino Linotype" w:hAnsi="Palatino Linotype"/>
          <w:noProof/>
          <w:sz w:val="22"/>
        </w:rPr>
        <w:t xml:space="preserve"> </w:t>
      </w:r>
      <w:r w:rsidRPr="002A5ACF">
        <w:rPr>
          <w:rFonts w:ascii="Palatino Linotype" w:hAnsi="Palatino Linotype"/>
          <w:b/>
          <w:bCs/>
          <w:noProof/>
          <w:sz w:val="22"/>
        </w:rPr>
        <w:t>335</w:t>
      </w:r>
      <w:r w:rsidRPr="002A5ACF">
        <w:rPr>
          <w:rFonts w:ascii="Palatino Linotype" w:hAnsi="Palatino Linotype"/>
          <w:noProof/>
          <w:sz w:val="22"/>
        </w:rPr>
        <w:t>, 142–5. (doi:10.1038/335142a0)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81.</w:t>
      </w:r>
      <w:r w:rsidRPr="002A5ACF">
        <w:rPr>
          <w:rFonts w:ascii="Palatino Linotype" w:hAnsi="Palatino Linotype"/>
          <w:noProof/>
          <w:sz w:val="22"/>
        </w:rPr>
        <w:tab/>
        <w:t xml:space="preserve">Tomlinson, I. &amp; Bodmer, W. F. 1999 Selection, the mutation rate and cancer: ensuring that the tail does not wag the dog. </w:t>
      </w:r>
      <w:r w:rsidRPr="002A5ACF">
        <w:rPr>
          <w:rFonts w:ascii="Palatino Linotype" w:hAnsi="Palatino Linotype"/>
          <w:i/>
          <w:iCs/>
          <w:noProof/>
          <w:sz w:val="22"/>
        </w:rPr>
        <w:t>Nat. Med.</w:t>
      </w:r>
      <w:r w:rsidRPr="002A5ACF">
        <w:rPr>
          <w:rFonts w:ascii="Palatino Linotype" w:hAnsi="Palatino Linotype"/>
          <w:noProof/>
          <w:sz w:val="22"/>
        </w:rPr>
        <w:t xml:space="preserve"> </w:t>
      </w:r>
      <w:r w:rsidRPr="002A5ACF">
        <w:rPr>
          <w:rFonts w:ascii="Palatino Linotype" w:hAnsi="Palatino Linotype"/>
          <w:b/>
          <w:bCs/>
          <w:noProof/>
          <w:sz w:val="22"/>
        </w:rPr>
        <w:t>5</w:t>
      </w:r>
      <w:r w:rsidRPr="002A5ACF">
        <w:rPr>
          <w:rFonts w:ascii="Palatino Linotype" w:hAnsi="Palatino Linotype"/>
          <w:noProof/>
          <w:sz w:val="22"/>
        </w:rPr>
        <w:t>, 11–2. (doi:10.1038/4687)</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82.</w:t>
      </w:r>
      <w:r w:rsidRPr="002A5ACF">
        <w:rPr>
          <w:rFonts w:ascii="Palatino Linotype" w:hAnsi="Palatino Linotype"/>
          <w:noProof/>
          <w:sz w:val="22"/>
        </w:rPr>
        <w:tab/>
        <w:t xml:space="preserve">Bielas, J. H., Loeb, K. R., Rubin, B. P., True, L. D. &amp; Loeb, L. A. 2006 Human cancers express a mutator phenotype. </w:t>
      </w:r>
      <w:r w:rsidRPr="002A5ACF">
        <w:rPr>
          <w:rFonts w:ascii="Palatino Linotype" w:hAnsi="Palatino Linotype"/>
          <w:i/>
          <w:iCs/>
          <w:noProof/>
          <w:sz w:val="22"/>
        </w:rPr>
        <w:t>Proc. Natl. Acad. Sci. U. S. A.</w:t>
      </w:r>
      <w:r w:rsidRPr="002A5ACF">
        <w:rPr>
          <w:rFonts w:ascii="Palatino Linotype" w:hAnsi="Palatino Linotype"/>
          <w:noProof/>
          <w:sz w:val="22"/>
        </w:rPr>
        <w:t xml:space="preserve"> </w:t>
      </w:r>
      <w:r w:rsidRPr="002A5ACF">
        <w:rPr>
          <w:rFonts w:ascii="Palatino Linotype" w:hAnsi="Palatino Linotype"/>
          <w:b/>
          <w:bCs/>
          <w:noProof/>
          <w:sz w:val="22"/>
        </w:rPr>
        <w:t>103</w:t>
      </w:r>
      <w:r w:rsidRPr="002A5ACF">
        <w:rPr>
          <w:rFonts w:ascii="Palatino Linotype" w:hAnsi="Palatino Linotype"/>
          <w:noProof/>
          <w:sz w:val="22"/>
        </w:rPr>
        <w:t>, 18238–42. (doi:10.1073/pnas.0607057103)</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83.</w:t>
      </w:r>
      <w:r w:rsidRPr="002A5ACF">
        <w:rPr>
          <w:rFonts w:ascii="Palatino Linotype" w:hAnsi="Palatino Linotype"/>
          <w:noProof/>
          <w:sz w:val="22"/>
        </w:rPr>
        <w:tab/>
        <w:t xml:space="preserve">Cotton, S. 2009 Condition-dependent mutation rates and sexual selection. </w:t>
      </w:r>
      <w:r w:rsidRPr="002A5ACF">
        <w:rPr>
          <w:rFonts w:ascii="Palatino Linotype" w:hAnsi="Palatino Linotype"/>
          <w:i/>
          <w:iCs/>
          <w:noProof/>
          <w:sz w:val="22"/>
        </w:rPr>
        <w:t>J. Evol. Biol.</w:t>
      </w:r>
      <w:r w:rsidRPr="002A5ACF">
        <w:rPr>
          <w:rFonts w:ascii="Palatino Linotype" w:hAnsi="Palatino Linotype"/>
          <w:noProof/>
          <w:sz w:val="22"/>
        </w:rPr>
        <w:t xml:space="preserve"> </w:t>
      </w:r>
      <w:r w:rsidRPr="002A5ACF">
        <w:rPr>
          <w:rFonts w:ascii="Palatino Linotype" w:hAnsi="Palatino Linotype"/>
          <w:b/>
          <w:bCs/>
          <w:noProof/>
          <w:sz w:val="22"/>
        </w:rPr>
        <w:t>22</w:t>
      </w:r>
      <w:r w:rsidRPr="002A5ACF">
        <w:rPr>
          <w:rFonts w:ascii="Palatino Linotype" w:hAnsi="Palatino Linotype"/>
          <w:noProof/>
          <w:sz w:val="22"/>
        </w:rPr>
        <w:t>, 899–906. (doi:10.1111/j.1420-9101.2008.01683.x)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84.</w:t>
      </w:r>
      <w:r w:rsidRPr="002A5ACF">
        <w:rPr>
          <w:rFonts w:ascii="Palatino Linotype" w:hAnsi="Palatino Linotype"/>
          <w:noProof/>
          <w:sz w:val="22"/>
        </w:rPr>
        <w:tab/>
        <w:t xml:space="preserve">Kibota, T. T. &amp; Lynch, M. 1996 Estimate of the genomic mutation rate deleterious to overall fitness in </w:t>
      </w:r>
      <w:r w:rsidRPr="002A5ACF">
        <w:rPr>
          <w:rFonts w:ascii="Palatino Linotype" w:hAnsi="Palatino Linotype"/>
          <w:i/>
          <w:iCs/>
          <w:noProof/>
          <w:sz w:val="22"/>
        </w:rPr>
        <w:t>E. coli</w:t>
      </w:r>
      <w:r w:rsidRPr="002A5ACF">
        <w:rPr>
          <w:rFonts w:ascii="Palatino Linotype" w:hAnsi="Palatino Linotype"/>
          <w:noProof/>
          <w:sz w:val="22"/>
        </w:rPr>
        <w:t xml:space="preserve">. </w:t>
      </w:r>
      <w:r w:rsidRPr="002A5ACF">
        <w:rPr>
          <w:rFonts w:ascii="Palatino Linotype" w:hAnsi="Palatino Linotype"/>
          <w:i/>
          <w:iCs/>
          <w:noProof/>
          <w:sz w:val="22"/>
        </w:rPr>
        <w:t>Nature</w:t>
      </w:r>
      <w:r w:rsidRPr="002A5ACF">
        <w:rPr>
          <w:rFonts w:ascii="Palatino Linotype" w:hAnsi="Palatino Linotype"/>
          <w:noProof/>
          <w:sz w:val="22"/>
        </w:rPr>
        <w:t xml:space="preserve"> </w:t>
      </w:r>
      <w:r w:rsidRPr="002A5ACF">
        <w:rPr>
          <w:rFonts w:ascii="Palatino Linotype" w:hAnsi="Palatino Linotype"/>
          <w:b/>
          <w:bCs/>
          <w:noProof/>
          <w:sz w:val="22"/>
        </w:rPr>
        <w:t>381</w:t>
      </w:r>
      <w:r w:rsidRPr="002A5ACF">
        <w:rPr>
          <w:rFonts w:ascii="Palatino Linotype" w:hAnsi="Palatino Linotype"/>
          <w:noProof/>
          <w:sz w:val="22"/>
        </w:rPr>
        <w:t>, 694–6. (doi:10.1038/381694a0)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85.</w:t>
      </w:r>
      <w:r w:rsidRPr="002A5ACF">
        <w:rPr>
          <w:rFonts w:ascii="Palatino Linotype" w:hAnsi="Palatino Linotype"/>
          <w:noProof/>
          <w:sz w:val="22"/>
        </w:rPr>
        <w:tab/>
        <w:t xml:space="preserve">Gordo, I., Perfeito, L. &amp; Sousa, A. 2011 Fitness effects of mutations in bacteria. </w:t>
      </w:r>
      <w:r w:rsidRPr="002A5ACF">
        <w:rPr>
          <w:rFonts w:ascii="Palatino Linotype" w:hAnsi="Palatino Linotype"/>
          <w:i/>
          <w:iCs/>
          <w:noProof/>
          <w:sz w:val="22"/>
        </w:rPr>
        <w:t>J. Mol. Microbiol. Biotechnol.</w:t>
      </w:r>
      <w:r w:rsidRPr="002A5ACF">
        <w:rPr>
          <w:rFonts w:ascii="Palatino Linotype" w:hAnsi="Palatino Linotype"/>
          <w:noProof/>
          <w:sz w:val="22"/>
        </w:rPr>
        <w:t xml:space="preserve"> </w:t>
      </w:r>
      <w:r w:rsidRPr="002A5ACF">
        <w:rPr>
          <w:rFonts w:ascii="Palatino Linotype" w:hAnsi="Palatino Linotype"/>
          <w:b/>
          <w:bCs/>
          <w:noProof/>
          <w:sz w:val="22"/>
        </w:rPr>
        <w:t>21</w:t>
      </w:r>
      <w:r w:rsidRPr="002A5ACF">
        <w:rPr>
          <w:rFonts w:ascii="Palatino Linotype" w:hAnsi="Palatino Linotype"/>
          <w:noProof/>
          <w:sz w:val="22"/>
        </w:rPr>
        <w:t>, 20–35. (doi:10.1159/000332747)</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lastRenderedPageBreak/>
        <w:t>86.</w:t>
      </w:r>
      <w:r w:rsidRPr="002A5ACF">
        <w:rPr>
          <w:rFonts w:ascii="Palatino Linotype" w:hAnsi="Palatino Linotype"/>
          <w:noProof/>
          <w:sz w:val="22"/>
        </w:rPr>
        <w:tab/>
        <w:t xml:space="preserve">Drake, J. W., Charlesworth, B., Charlesworth, D. &amp; Crow, J. F. 1998 Rates of spontaneous mutation. </w:t>
      </w:r>
      <w:r w:rsidRPr="002A5ACF">
        <w:rPr>
          <w:rFonts w:ascii="Palatino Linotype" w:hAnsi="Palatino Linotype"/>
          <w:i/>
          <w:iCs/>
          <w:noProof/>
          <w:sz w:val="22"/>
        </w:rPr>
        <w:t>Genetics</w:t>
      </w:r>
      <w:r w:rsidRPr="002A5ACF">
        <w:rPr>
          <w:rFonts w:ascii="Palatino Linotype" w:hAnsi="Palatino Linotype"/>
          <w:noProof/>
          <w:sz w:val="22"/>
        </w:rPr>
        <w:t xml:space="preserve"> </w:t>
      </w:r>
      <w:r w:rsidRPr="002A5ACF">
        <w:rPr>
          <w:rFonts w:ascii="Palatino Linotype" w:hAnsi="Palatino Linotype"/>
          <w:b/>
          <w:bCs/>
          <w:noProof/>
          <w:sz w:val="22"/>
        </w:rPr>
        <w:t>148</w:t>
      </w:r>
      <w:r w:rsidRPr="002A5ACF">
        <w:rPr>
          <w:rFonts w:ascii="Palatino Linotype" w:hAnsi="Palatino Linotype"/>
          <w:noProof/>
          <w:sz w:val="22"/>
        </w:rPr>
        <w:t xml:space="preserve">, 1667–86.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87.</w:t>
      </w:r>
      <w:r w:rsidRPr="002A5ACF">
        <w:rPr>
          <w:rFonts w:ascii="Palatino Linotype" w:hAnsi="Palatino Linotype"/>
          <w:noProof/>
          <w:sz w:val="22"/>
        </w:rPr>
        <w:tab/>
        <w:t xml:space="preserve">Wielgoss, S., Barrick, J. E., Tenaillon, O., Cruveiller, S., Chane-Woon-Ming, B., Médigue, C., Lenski, R. E. &amp; Schneider, D. 2011 Mutation rate inferred from synonymous substitutions in a long-term evolution experiment with </w:t>
      </w:r>
      <w:r w:rsidRPr="002A5ACF">
        <w:rPr>
          <w:rFonts w:ascii="Palatino Linotype" w:hAnsi="Palatino Linotype"/>
          <w:i/>
          <w:iCs/>
          <w:noProof/>
          <w:sz w:val="22"/>
        </w:rPr>
        <w:t>Escherichia coli</w:t>
      </w:r>
      <w:r w:rsidRPr="002A5ACF">
        <w:rPr>
          <w:rFonts w:ascii="Palatino Linotype" w:hAnsi="Palatino Linotype"/>
          <w:noProof/>
          <w:sz w:val="22"/>
        </w:rPr>
        <w:t xml:space="preserve">. </w:t>
      </w:r>
      <w:r w:rsidRPr="002A5ACF">
        <w:rPr>
          <w:rFonts w:ascii="Palatino Linotype" w:hAnsi="Palatino Linotype"/>
          <w:i/>
          <w:iCs/>
          <w:noProof/>
          <w:sz w:val="22"/>
        </w:rPr>
        <w:t>G3</w:t>
      </w:r>
      <w:r w:rsidRPr="002A5ACF">
        <w:rPr>
          <w:rFonts w:ascii="Palatino Linotype" w:hAnsi="Palatino Linotype"/>
          <w:noProof/>
          <w:sz w:val="22"/>
        </w:rPr>
        <w:t xml:space="preserve"> </w:t>
      </w:r>
      <w:r w:rsidRPr="002A5ACF">
        <w:rPr>
          <w:rFonts w:ascii="Palatino Linotype" w:hAnsi="Palatino Linotype"/>
          <w:b/>
          <w:bCs/>
          <w:noProof/>
          <w:sz w:val="22"/>
        </w:rPr>
        <w:t>1</w:t>
      </w:r>
      <w:r w:rsidRPr="002A5ACF">
        <w:rPr>
          <w:rFonts w:ascii="Palatino Linotype" w:hAnsi="Palatino Linotype"/>
          <w:noProof/>
          <w:sz w:val="22"/>
        </w:rPr>
        <w:t>, 183–186. (doi:10.1534/g3.111.000406)</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88.</w:t>
      </w:r>
      <w:r w:rsidRPr="002A5ACF">
        <w:rPr>
          <w:rFonts w:ascii="Palatino Linotype" w:hAnsi="Palatino Linotype"/>
          <w:noProof/>
          <w:sz w:val="22"/>
        </w:rPr>
        <w:tab/>
        <w:t xml:space="preserve">Hall, L. M. C. &amp; Henderson-Begg, S. K. 2006 Hypermutable bacteria isolated from humans--a critical analysis. </w:t>
      </w:r>
      <w:r w:rsidRPr="002A5ACF">
        <w:rPr>
          <w:rFonts w:ascii="Palatino Linotype" w:hAnsi="Palatino Linotype"/>
          <w:i/>
          <w:iCs/>
          <w:noProof/>
          <w:sz w:val="22"/>
        </w:rPr>
        <w:t>Microbiology</w:t>
      </w:r>
      <w:r w:rsidRPr="002A5ACF">
        <w:rPr>
          <w:rFonts w:ascii="Palatino Linotype" w:hAnsi="Palatino Linotype"/>
          <w:noProof/>
          <w:sz w:val="22"/>
        </w:rPr>
        <w:t xml:space="preserve"> </w:t>
      </w:r>
      <w:r w:rsidRPr="002A5ACF">
        <w:rPr>
          <w:rFonts w:ascii="Palatino Linotype" w:hAnsi="Palatino Linotype"/>
          <w:b/>
          <w:bCs/>
          <w:noProof/>
          <w:sz w:val="22"/>
        </w:rPr>
        <w:t>152</w:t>
      </w:r>
      <w:r w:rsidRPr="002A5ACF">
        <w:rPr>
          <w:rFonts w:ascii="Palatino Linotype" w:hAnsi="Palatino Linotype"/>
          <w:noProof/>
          <w:sz w:val="22"/>
        </w:rPr>
        <w:t>, 2505–14. (doi:10.1099/mic.0.29079-0)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89.</w:t>
      </w:r>
      <w:r w:rsidRPr="002A5ACF">
        <w:rPr>
          <w:rFonts w:ascii="Palatino Linotype" w:hAnsi="Palatino Linotype"/>
          <w:noProof/>
          <w:sz w:val="22"/>
        </w:rPr>
        <w:tab/>
        <w:t xml:space="preserve">Pupo, G. M. &amp; Richardson, B. J. 1995 Biochemical genetics of a natural population of </w:t>
      </w:r>
      <w:r w:rsidRPr="002A5ACF">
        <w:rPr>
          <w:rFonts w:ascii="Palatino Linotype" w:hAnsi="Palatino Linotype"/>
          <w:i/>
          <w:iCs/>
          <w:noProof/>
          <w:sz w:val="22"/>
        </w:rPr>
        <w:t>Escherichia coli</w:t>
      </w:r>
      <w:r w:rsidRPr="002A5ACF">
        <w:rPr>
          <w:rFonts w:ascii="Palatino Linotype" w:hAnsi="Palatino Linotype"/>
          <w:noProof/>
          <w:sz w:val="22"/>
        </w:rPr>
        <w:t xml:space="preserve">: seasonal changes in alleles and haplotypes. </w:t>
      </w:r>
      <w:r w:rsidRPr="002A5ACF">
        <w:rPr>
          <w:rFonts w:ascii="Palatino Linotype" w:hAnsi="Palatino Linotype"/>
          <w:i/>
          <w:iCs/>
          <w:noProof/>
          <w:sz w:val="22"/>
        </w:rPr>
        <w:t>Microbiology</w:t>
      </w:r>
      <w:r w:rsidRPr="002A5ACF">
        <w:rPr>
          <w:rFonts w:ascii="Palatino Linotype" w:hAnsi="Palatino Linotype"/>
          <w:noProof/>
          <w:sz w:val="22"/>
        </w:rPr>
        <w:t xml:space="preserve"> </w:t>
      </w:r>
      <w:r w:rsidRPr="002A5ACF">
        <w:rPr>
          <w:rFonts w:ascii="Palatino Linotype" w:hAnsi="Palatino Linotype"/>
          <w:b/>
          <w:bCs/>
          <w:noProof/>
          <w:sz w:val="22"/>
        </w:rPr>
        <w:t>141</w:t>
      </w:r>
      <w:r w:rsidRPr="002A5ACF">
        <w:rPr>
          <w:rFonts w:ascii="Palatino Linotype" w:hAnsi="Palatino Linotype"/>
          <w:noProof/>
          <w:sz w:val="22"/>
        </w:rPr>
        <w:t>, 1037–44. (doi:10.1099/13500872-141-4-1037)</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90.</w:t>
      </w:r>
      <w:r w:rsidRPr="002A5ACF">
        <w:rPr>
          <w:rFonts w:ascii="Palatino Linotype" w:hAnsi="Palatino Linotype"/>
          <w:noProof/>
          <w:sz w:val="22"/>
        </w:rPr>
        <w:tab/>
        <w:t xml:space="preserve">Berg, O. G. 1996 Selection intensity for codon bias and the effective population size of </w:t>
      </w:r>
      <w:r w:rsidRPr="002A5ACF">
        <w:rPr>
          <w:rFonts w:ascii="Palatino Linotype" w:hAnsi="Palatino Linotype"/>
          <w:i/>
          <w:iCs/>
          <w:noProof/>
          <w:sz w:val="22"/>
        </w:rPr>
        <w:t>Escherichia coli</w:t>
      </w:r>
      <w:r w:rsidRPr="002A5ACF">
        <w:rPr>
          <w:rFonts w:ascii="Palatino Linotype" w:hAnsi="Palatino Linotype"/>
          <w:noProof/>
          <w:sz w:val="22"/>
        </w:rPr>
        <w:t xml:space="preserve">. </w:t>
      </w:r>
      <w:r w:rsidRPr="002A5ACF">
        <w:rPr>
          <w:rFonts w:ascii="Palatino Linotype" w:hAnsi="Palatino Linotype"/>
          <w:i/>
          <w:iCs/>
          <w:noProof/>
          <w:sz w:val="22"/>
        </w:rPr>
        <w:t>Genetics</w:t>
      </w:r>
      <w:r w:rsidRPr="002A5ACF">
        <w:rPr>
          <w:rFonts w:ascii="Palatino Linotype" w:hAnsi="Palatino Linotype"/>
          <w:noProof/>
          <w:sz w:val="22"/>
        </w:rPr>
        <w:t xml:space="preserve"> </w:t>
      </w:r>
      <w:r w:rsidRPr="002A5ACF">
        <w:rPr>
          <w:rFonts w:ascii="Palatino Linotype" w:hAnsi="Palatino Linotype"/>
          <w:b/>
          <w:bCs/>
          <w:noProof/>
          <w:sz w:val="22"/>
        </w:rPr>
        <w:t>142</w:t>
      </w:r>
      <w:r w:rsidRPr="002A5ACF">
        <w:rPr>
          <w:rFonts w:ascii="Palatino Linotype" w:hAnsi="Palatino Linotype"/>
          <w:noProof/>
          <w:sz w:val="22"/>
        </w:rPr>
        <w:t xml:space="preserve">, 1379–82. </w:t>
      </w:r>
    </w:p>
    <w:p w:rsidR="008F2169" w:rsidRDefault="00EA522D" w:rsidP="002A5ACF">
      <w:pPr>
        <w:pStyle w:val="NormalWeb"/>
        <w:ind w:left="640" w:hanging="640"/>
        <w:divId w:val="586228704"/>
        <w:rPr>
          <w:lang w:bidi="hi-IN"/>
        </w:rPr>
      </w:pPr>
      <w:r>
        <w:fldChar w:fldCharType="end"/>
      </w:r>
      <w:r w:rsidR="00961941">
        <w:rPr>
          <w:lang w:bidi="hi-IN"/>
        </w:rPr>
        <w:t xml:space="preserve"> </w:t>
      </w:r>
      <w:r w:rsidR="008F2169">
        <w:rPr>
          <w:lang w:bidi="hi-IN"/>
        </w:rPr>
        <w:br w:type="page"/>
      </w:r>
    </w:p>
    <w:p w:rsidR="00961941" w:rsidRDefault="00961941" w:rsidP="008D0078">
      <w:pPr>
        <w:pStyle w:val="Heading1"/>
        <w:spacing w:line="480" w:lineRule="auto"/>
      </w:pPr>
      <w:r>
        <w:lastRenderedPageBreak/>
        <w:t>Tables</w:t>
      </w:r>
    </w:p>
    <w:p w:rsidR="00961941" w:rsidRDefault="00961941" w:rsidP="008D0078">
      <w:pPr>
        <w:pStyle w:val="FigureLegend"/>
        <w:spacing w:line="480" w:lineRule="auto"/>
      </w:pPr>
      <w:bookmarkStart w:id="32" w:name="_Ref358791100"/>
      <w:r>
        <w:t xml:space="preserve">Table </w:t>
      </w:r>
      <w:r w:rsidR="00EA522D">
        <w:fldChar w:fldCharType="begin"/>
      </w:r>
      <w:r w:rsidRPr="00E1623D">
        <w:instrText xml:space="preserve"> SEQ Table \* ARABIC </w:instrText>
      </w:r>
      <w:r w:rsidR="00EA522D">
        <w:fldChar w:fldCharType="separate"/>
      </w:r>
      <w:r w:rsidR="00C47BD2">
        <w:rPr>
          <w:noProof/>
        </w:rPr>
        <w:t>1</w:t>
      </w:r>
      <w:r w:rsidR="00EA522D">
        <w:rPr>
          <w:noProof/>
        </w:rPr>
        <w:fldChar w:fldCharType="end"/>
      </w:r>
      <w:bookmarkEnd w:id="32"/>
      <w:r>
        <w:t xml:space="preserve"> </w:t>
      </w:r>
      <w:r>
        <w:rPr>
          <w:rFonts w:ascii="Arial" w:hAnsi="Arial" w:cs="Arial"/>
        </w:rPr>
        <w:t>–</w:t>
      </w:r>
      <w:r>
        <w:t xml:space="preserve"> </w:t>
      </w:r>
      <w:r w:rsidRPr="00524B4A">
        <w:t>Model parameter</w:t>
      </w:r>
      <w:r>
        <w:t xml:space="preserve">s and estimated values for </w:t>
      </w:r>
      <w:r>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961941" w:rsidTr="00800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Default="00961941" w:rsidP="008D0078">
            <w:pPr>
              <w:pStyle w:val="FigureLegend"/>
              <w:spacing w:line="480" w:lineRule="auto"/>
            </w:pPr>
            <w:r>
              <w:t>Symbol</w:t>
            </w:r>
          </w:p>
        </w:tc>
        <w:tc>
          <w:tcPr>
            <w:tcW w:w="2858"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s</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961941" w:rsidRDefault="00EA522D"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A5ACF">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"http://www.mendeley.com/documents/?uuid=fc5ca0dc-1a8c-49b6-a3ab-c66286134900" ] } ], "mendeley" : { "previouslyFormattedCitation" : "[84,85]" }, "properties" : { "noteIndex" : 0 }, "schema" : "https://github.com/citation-style-language/schema/raw/master/csl-citation.json" }</w:instrText>
            </w:r>
            <w:r>
              <w:fldChar w:fldCharType="separate"/>
            </w:r>
            <w:r w:rsidR="0061395B" w:rsidRPr="0061395B">
              <w:rPr>
                <w:noProof/>
              </w:rPr>
              <w:t>[84,85]</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H</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961941" w:rsidRDefault="00EA522D"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A5AC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"[85]" }, "properties" : { "noteIndex" : 0 }, "schema" : "https://github.com/citation-style-language/schema/raw/master/csl-citation.json" }</w:instrText>
            </w:r>
            <w:r>
              <w:fldChar w:fldCharType="separate"/>
            </w:r>
            <w:r w:rsidR="0061395B" w:rsidRPr="0061395B">
              <w:rPr>
                <w:noProof/>
              </w:rPr>
              <w:t>[85]</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U</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961941" w:rsidRDefault="00EA522D"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A5ACF">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"[86,87]" }, "properties" : { "noteIndex" : 0 }, "schema" : "https://github.com/citation-style-language/schema/raw/master/csl-citation.json" }</w:instrText>
            </w:r>
            <w:r>
              <w:fldChar w:fldCharType="separate"/>
            </w:r>
            <w:r w:rsidR="0061395B" w:rsidRPr="0061395B">
              <w:rPr>
                <w:noProof/>
              </w:rPr>
              <w:t>[86,87]</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µ</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961941" w:rsidRDefault="00EA522D"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A5AC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"[85]" }, "properties" : { "noteIndex" : 0 }, "schema" : "https://github.com/citation-style-language/schema/raw/master/csl-citation.json" }</w:instrText>
            </w:r>
            <w:r>
              <w:fldChar w:fldCharType="separate"/>
            </w:r>
            <w:r w:rsidR="0061395B" w:rsidRPr="0061395B">
              <w:rPr>
                <w:noProof/>
              </w:rPr>
              <w:t>[85]</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τ</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961941" w:rsidRDefault="00EA522D"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A5AC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"[18,88]" }, "properties" : { "noteIndex" : 0 }, "schema" : "https://github.com/citation-style-language/schema/raw/master/csl-citation.json" }</w:instrText>
            </w:r>
            <w:r>
              <w:fldChar w:fldCharType="separate"/>
            </w:r>
            <w:r w:rsidR="0061395B" w:rsidRPr="0061395B">
              <w:rPr>
                <w:noProof/>
              </w:rPr>
              <w:t>[18,88]</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N</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961941" w:rsidRPr="000E4EA4"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961941" w:rsidRPr="00EA316D" w:rsidRDefault="00EA522D"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2A5ACF">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"[89,90]" }, "properties" : { "noteIndex" : 0 }, "schema" : "https://github.com/citation-style-language/schema/raw/master/csl-citation.json" }</w:instrText>
            </w:r>
            <w:r w:rsidRPr="00EA316D">
              <w:fldChar w:fldCharType="separate"/>
            </w:r>
            <w:r w:rsidR="0061395B" w:rsidRPr="0061395B">
              <w:rPr>
                <w:noProof/>
              </w:rPr>
              <w:t>[89,90]</w:t>
            </w:r>
            <w:r w:rsidRPr="00EA316D">
              <w:fldChar w:fldCharType="end"/>
            </w:r>
          </w:p>
        </w:tc>
      </w:tr>
    </w:tbl>
    <w:p w:rsidR="00961941" w:rsidRDefault="00961941" w:rsidP="008D0078">
      <w:pPr>
        <w:spacing w:line="480" w:lineRule="auto"/>
      </w:pPr>
      <w:r>
        <w:softHyphen/>
      </w:r>
      <w:r>
        <w:softHyphen/>
      </w:r>
      <w:r>
        <w:softHyphen/>
      </w:r>
    </w:p>
    <w:p w:rsidR="00961941" w:rsidRDefault="00961941" w:rsidP="008D0078">
      <w:pPr>
        <w:spacing w:line="480" w:lineRule="auto"/>
      </w:pPr>
    </w:p>
    <w:sectPr w:rsidR="00961941" w:rsidSect="008F3447">
      <w:headerReference w:type="default" r:id="rId15"/>
      <w:footerReference w:type="default" r:id="rId16"/>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3FE6" w:rsidRDefault="00BA3FE6" w:rsidP="009A122D">
      <w:pPr>
        <w:spacing w:after="0" w:line="240" w:lineRule="auto"/>
      </w:pPr>
      <w:r>
        <w:separator/>
      </w:r>
    </w:p>
  </w:endnote>
  <w:endnote w:type="continuationSeparator" w:id="0">
    <w:p w:rsidR="00BA3FE6" w:rsidRDefault="00BA3FE6"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BE7D1230-F6BB-48F1-A8F8-CEFB4C478D8E}"/>
    <w:embedBold r:id="rId2" w:fontKey="{EBC3F6E7-8329-4B1F-AC1C-3CB6365D3E29}"/>
    <w:embedItalic r:id="rId3" w:fontKey="{A126E681-416A-43D3-9B01-D7BCDF7664B5}"/>
    <w:embedBoldItalic r:id="rId4" w:fontKey="{BA27C132-2761-4469-88B0-72DF212AB313}"/>
  </w:font>
  <w:font w:name="Tahoma">
    <w:panose1 w:val="020B0604030504040204"/>
    <w:charset w:val="00"/>
    <w:family w:val="swiss"/>
    <w:pitch w:val="variable"/>
    <w:sig w:usb0="E1002EFF" w:usb1="C000605B" w:usb2="00000029" w:usb3="00000000" w:csb0="000101FF" w:csb1="00000000"/>
    <w:embedRegular r:id="rId5" w:fontKey="{6E03D063-6590-4BE9-BD50-DEBFB491F8C9}"/>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Italic r:id="rId6" w:fontKey="{1D027E51-3170-46D0-87D7-85BAD92DBBB0}"/>
  </w:font>
  <w:font w:name="Helvetica">
    <w:panose1 w:val="020B0604020202020204"/>
    <w:charset w:val="00"/>
    <w:family w:val="swiss"/>
    <w:pitch w:val="variable"/>
    <w:sig w:usb0="E0002AFF" w:usb1="C0007843" w:usb2="00000009" w:usb3="00000000" w:csb0="000001FF" w:csb1="00000000"/>
    <w:embedRegular r:id="rId7" w:fontKey="{D9755B75-CE0C-42F7-97E0-D4D5363478A2}"/>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DF299B" w:rsidRDefault="00BA3FE6">
        <w:pPr>
          <w:pStyle w:val="Footer"/>
          <w:jc w:val="center"/>
        </w:pPr>
        <w:r>
          <w:fldChar w:fldCharType="begin"/>
        </w:r>
        <w:r>
          <w:instrText xml:space="preserve"> PAGE   \* MERGEFORMAT </w:instrText>
        </w:r>
        <w:r>
          <w:fldChar w:fldCharType="separate"/>
        </w:r>
        <w:r w:rsidR="00E956C1">
          <w:rPr>
            <w:noProof/>
          </w:rPr>
          <w:t>8</w:t>
        </w:r>
        <w:r>
          <w:rPr>
            <w:noProof/>
          </w:rPr>
          <w:fldChar w:fldCharType="end"/>
        </w:r>
      </w:p>
    </w:sdtContent>
  </w:sdt>
  <w:p w:rsidR="00DF299B" w:rsidRDefault="00DF29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3FE6" w:rsidRDefault="00BA3FE6" w:rsidP="009A122D">
      <w:pPr>
        <w:spacing w:after="0" w:line="240" w:lineRule="auto"/>
      </w:pPr>
      <w:r>
        <w:separator/>
      </w:r>
    </w:p>
  </w:footnote>
  <w:footnote w:type="continuationSeparator" w:id="0">
    <w:p w:rsidR="00BA3FE6" w:rsidRDefault="00BA3FE6"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99B" w:rsidRDefault="00DF299B" w:rsidP="0030349D">
    <w:pPr>
      <w:spacing w:line="480" w:lineRule="auto"/>
      <w:ind w:firstLine="284"/>
      <w:jc w:val="right"/>
      <w:rPr>
        <w:lang w:bidi="hi-IN"/>
      </w:rPr>
    </w:pPr>
    <w:r w:rsidRPr="004E278A">
      <w:rPr>
        <w:lang w:bidi="hi-IN"/>
      </w:rPr>
      <w:t>SIM</w:t>
    </w:r>
    <w:r>
      <w:rPr>
        <w:lang w:bidi="hi-IN"/>
      </w:rPr>
      <w:t xml:space="preserve"> and Complex Adaptation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0D4B1CD4"/>
    <w:multiLevelType w:val="hybridMultilevel"/>
    <w:tmpl w:val="6102DD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4">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5">
    <w:nsid w:val="6C7A48C7"/>
    <w:multiLevelType w:val="multilevel"/>
    <w:tmpl w:val="D68EC694"/>
    <w:numStyleLink w:val="Headings"/>
  </w:abstractNum>
  <w:num w:numId="1">
    <w:abstractNumId w:val="4"/>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4B8"/>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4118"/>
    <w:rsid w:val="0003658B"/>
    <w:rsid w:val="000400A8"/>
    <w:rsid w:val="00042973"/>
    <w:rsid w:val="00042B4C"/>
    <w:rsid w:val="00042C46"/>
    <w:rsid w:val="00043E52"/>
    <w:rsid w:val="000448EE"/>
    <w:rsid w:val="00044F35"/>
    <w:rsid w:val="00045BF6"/>
    <w:rsid w:val="000526D6"/>
    <w:rsid w:val="000545AB"/>
    <w:rsid w:val="00054D21"/>
    <w:rsid w:val="000578DD"/>
    <w:rsid w:val="00060C25"/>
    <w:rsid w:val="00065402"/>
    <w:rsid w:val="00065C25"/>
    <w:rsid w:val="00072913"/>
    <w:rsid w:val="00072D95"/>
    <w:rsid w:val="00073161"/>
    <w:rsid w:val="0007409B"/>
    <w:rsid w:val="0008011F"/>
    <w:rsid w:val="0008315C"/>
    <w:rsid w:val="00083C4D"/>
    <w:rsid w:val="0008670D"/>
    <w:rsid w:val="00090AA3"/>
    <w:rsid w:val="00090D3E"/>
    <w:rsid w:val="00092B79"/>
    <w:rsid w:val="00095098"/>
    <w:rsid w:val="00096116"/>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4EB9"/>
    <w:rsid w:val="000E60A3"/>
    <w:rsid w:val="000E6AE6"/>
    <w:rsid w:val="000F12AB"/>
    <w:rsid w:val="000F3C41"/>
    <w:rsid w:val="000F6261"/>
    <w:rsid w:val="000F7391"/>
    <w:rsid w:val="000F7D03"/>
    <w:rsid w:val="00101FCD"/>
    <w:rsid w:val="001033CA"/>
    <w:rsid w:val="00113DD0"/>
    <w:rsid w:val="00125157"/>
    <w:rsid w:val="001307C7"/>
    <w:rsid w:val="001329F2"/>
    <w:rsid w:val="00132ABF"/>
    <w:rsid w:val="001343A9"/>
    <w:rsid w:val="00134FEB"/>
    <w:rsid w:val="00135B27"/>
    <w:rsid w:val="00135E41"/>
    <w:rsid w:val="00142549"/>
    <w:rsid w:val="001446C8"/>
    <w:rsid w:val="0014530A"/>
    <w:rsid w:val="00153987"/>
    <w:rsid w:val="001618A5"/>
    <w:rsid w:val="001654D6"/>
    <w:rsid w:val="00167352"/>
    <w:rsid w:val="0017087D"/>
    <w:rsid w:val="00171376"/>
    <w:rsid w:val="00171518"/>
    <w:rsid w:val="001725A7"/>
    <w:rsid w:val="001732C8"/>
    <w:rsid w:val="00173C79"/>
    <w:rsid w:val="00175D8E"/>
    <w:rsid w:val="001776D4"/>
    <w:rsid w:val="00184C3E"/>
    <w:rsid w:val="00185C6A"/>
    <w:rsid w:val="001910E3"/>
    <w:rsid w:val="00191D82"/>
    <w:rsid w:val="001945D6"/>
    <w:rsid w:val="001968C9"/>
    <w:rsid w:val="00197574"/>
    <w:rsid w:val="001975FE"/>
    <w:rsid w:val="00197CF4"/>
    <w:rsid w:val="001A151A"/>
    <w:rsid w:val="001A2C51"/>
    <w:rsid w:val="001A6C18"/>
    <w:rsid w:val="001B0499"/>
    <w:rsid w:val="001B2273"/>
    <w:rsid w:val="001B3AC8"/>
    <w:rsid w:val="001B580C"/>
    <w:rsid w:val="001B74CA"/>
    <w:rsid w:val="001B7896"/>
    <w:rsid w:val="001C19FF"/>
    <w:rsid w:val="001C35D5"/>
    <w:rsid w:val="001C3DA4"/>
    <w:rsid w:val="001C455A"/>
    <w:rsid w:val="001C5D6C"/>
    <w:rsid w:val="001D4AFA"/>
    <w:rsid w:val="001E325E"/>
    <w:rsid w:val="001E56C5"/>
    <w:rsid w:val="001F1E74"/>
    <w:rsid w:val="001F51E7"/>
    <w:rsid w:val="001F5496"/>
    <w:rsid w:val="001F5920"/>
    <w:rsid w:val="001F6A20"/>
    <w:rsid w:val="00200EB9"/>
    <w:rsid w:val="0020106C"/>
    <w:rsid w:val="00201A26"/>
    <w:rsid w:val="00204DE5"/>
    <w:rsid w:val="00210929"/>
    <w:rsid w:val="00210B00"/>
    <w:rsid w:val="002135AE"/>
    <w:rsid w:val="0021470E"/>
    <w:rsid w:val="00216196"/>
    <w:rsid w:val="0022140B"/>
    <w:rsid w:val="00221C7B"/>
    <w:rsid w:val="00223D4A"/>
    <w:rsid w:val="002261F8"/>
    <w:rsid w:val="00232C71"/>
    <w:rsid w:val="0024068F"/>
    <w:rsid w:val="00241A70"/>
    <w:rsid w:val="00241D26"/>
    <w:rsid w:val="00245A8B"/>
    <w:rsid w:val="00246FB5"/>
    <w:rsid w:val="00254610"/>
    <w:rsid w:val="002549FC"/>
    <w:rsid w:val="0025521D"/>
    <w:rsid w:val="00257CA8"/>
    <w:rsid w:val="00261B19"/>
    <w:rsid w:val="002630C5"/>
    <w:rsid w:val="00271D8B"/>
    <w:rsid w:val="0027326A"/>
    <w:rsid w:val="00273F5C"/>
    <w:rsid w:val="00275A3C"/>
    <w:rsid w:val="00280CFF"/>
    <w:rsid w:val="002825FD"/>
    <w:rsid w:val="00282DE0"/>
    <w:rsid w:val="00286536"/>
    <w:rsid w:val="00290173"/>
    <w:rsid w:val="0029078B"/>
    <w:rsid w:val="00292861"/>
    <w:rsid w:val="00295B91"/>
    <w:rsid w:val="00295FB4"/>
    <w:rsid w:val="00297D9B"/>
    <w:rsid w:val="002A0B22"/>
    <w:rsid w:val="002A0DCC"/>
    <w:rsid w:val="002A275A"/>
    <w:rsid w:val="002A5ACF"/>
    <w:rsid w:val="002B1207"/>
    <w:rsid w:val="002B1EC3"/>
    <w:rsid w:val="002B5E98"/>
    <w:rsid w:val="002C2997"/>
    <w:rsid w:val="002C468F"/>
    <w:rsid w:val="002C490D"/>
    <w:rsid w:val="002C54C0"/>
    <w:rsid w:val="002C7209"/>
    <w:rsid w:val="002D2649"/>
    <w:rsid w:val="002D29C8"/>
    <w:rsid w:val="002D3652"/>
    <w:rsid w:val="002D501F"/>
    <w:rsid w:val="002D7506"/>
    <w:rsid w:val="002D7AB0"/>
    <w:rsid w:val="002E0EBF"/>
    <w:rsid w:val="002E3785"/>
    <w:rsid w:val="002F4E2F"/>
    <w:rsid w:val="00302666"/>
    <w:rsid w:val="00302CF7"/>
    <w:rsid w:val="0030349D"/>
    <w:rsid w:val="00304F72"/>
    <w:rsid w:val="00305197"/>
    <w:rsid w:val="00305556"/>
    <w:rsid w:val="00306FB2"/>
    <w:rsid w:val="00312002"/>
    <w:rsid w:val="003131D8"/>
    <w:rsid w:val="0031333D"/>
    <w:rsid w:val="00313F54"/>
    <w:rsid w:val="00314176"/>
    <w:rsid w:val="00314988"/>
    <w:rsid w:val="00320207"/>
    <w:rsid w:val="00320610"/>
    <w:rsid w:val="00323C45"/>
    <w:rsid w:val="003247B3"/>
    <w:rsid w:val="00325953"/>
    <w:rsid w:val="00331321"/>
    <w:rsid w:val="00331E7E"/>
    <w:rsid w:val="00332C18"/>
    <w:rsid w:val="0033327A"/>
    <w:rsid w:val="00335216"/>
    <w:rsid w:val="00335E62"/>
    <w:rsid w:val="00342779"/>
    <w:rsid w:val="00343645"/>
    <w:rsid w:val="0034713C"/>
    <w:rsid w:val="00347C94"/>
    <w:rsid w:val="00354774"/>
    <w:rsid w:val="0035628B"/>
    <w:rsid w:val="0035669E"/>
    <w:rsid w:val="00360699"/>
    <w:rsid w:val="003657AC"/>
    <w:rsid w:val="00365A2D"/>
    <w:rsid w:val="00373875"/>
    <w:rsid w:val="00373E6D"/>
    <w:rsid w:val="003757EA"/>
    <w:rsid w:val="00377541"/>
    <w:rsid w:val="0037763B"/>
    <w:rsid w:val="00381C70"/>
    <w:rsid w:val="0038310A"/>
    <w:rsid w:val="00385091"/>
    <w:rsid w:val="0038509B"/>
    <w:rsid w:val="0038712A"/>
    <w:rsid w:val="003877F5"/>
    <w:rsid w:val="00390D59"/>
    <w:rsid w:val="00391853"/>
    <w:rsid w:val="00394532"/>
    <w:rsid w:val="00394551"/>
    <w:rsid w:val="00396506"/>
    <w:rsid w:val="00396D80"/>
    <w:rsid w:val="003A1D28"/>
    <w:rsid w:val="003A2920"/>
    <w:rsid w:val="003B23AC"/>
    <w:rsid w:val="003B3D00"/>
    <w:rsid w:val="003B4B81"/>
    <w:rsid w:val="003B6434"/>
    <w:rsid w:val="003B734A"/>
    <w:rsid w:val="003C4248"/>
    <w:rsid w:val="003C66D8"/>
    <w:rsid w:val="003D306F"/>
    <w:rsid w:val="003D42F5"/>
    <w:rsid w:val="003D4900"/>
    <w:rsid w:val="003D5DA7"/>
    <w:rsid w:val="003E0693"/>
    <w:rsid w:val="003E0BDF"/>
    <w:rsid w:val="003E21DC"/>
    <w:rsid w:val="003E2958"/>
    <w:rsid w:val="003E2C84"/>
    <w:rsid w:val="003E3B73"/>
    <w:rsid w:val="003E68BE"/>
    <w:rsid w:val="003F04B0"/>
    <w:rsid w:val="003F0E76"/>
    <w:rsid w:val="003F2D32"/>
    <w:rsid w:val="003F5091"/>
    <w:rsid w:val="003F73B1"/>
    <w:rsid w:val="003F784C"/>
    <w:rsid w:val="00401E4A"/>
    <w:rsid w:val="00405611"/>
    <w:rsid w:val="00412A85"/>
    <w:rsid w:val="00414AEF"/>
    <w:rsid w:val="00415710"/>
    <w:rsid w:val="004163AF"/>
    <w:rsid w:val="00416F7F"/>
    <w:rsid w:val="004178FE"/>
    <w:rsid w:val="004254C4"/>
    <w:rsid w:val="00434AEF"/>
    <w:rsid w:val="00435563"/>
    <w:rsid w:val="00435EAC"/>
    <w:rsid w:val="0043685D"/>
    <w:rsid w:val="00440833"/>
    <w:rsid w:val="0044354D"/>
    <w:rsid w:val="00446800"/>
    <w:rsid w:val="00446BDA"/>
    <w:rsid w:val="00447F77"/>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C00D1"/>
    <w:rsid w:val="004C0D2C"/>
    <w:rsid w:val="004C16E5"/>
    <w:rsid w:val="004C2320"/>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5395"/>
    <w:rsid w:val="004F715E"/>
    <w:rsid w:val="004F7477"/>
    <w:rsid w:val="00505D9A"/>
    <w:rsid w:val="00510E20"/>
    <w:rsid w:val="00510F1B"/>
    <w:rsid w:val="00511EA8"/>
    <w:rsid w:val="0051268A"/>
    <w:rsid w:val="005145C8"/>
    <w:rsid w:val="00514DED"/>
    <w:rsid w:val="005202A0"/>
    <w:rsid w:val="0052063A"/>
    <w:rsid w:val="00524BD8"/>
    <w:rsid w:val="00527A49"/>
    <w:rsid w:val="005316EE"/>
    <w:rsid w:val="00531BD5"/>
    <w:rsid w:val="00531CC2"/>
    <w:rsid w:val="00531D87"/>
    <w:rsid w:val="005447DA"/>
    <w:rsid w:val="00544F00"/>
    <w:rsid w:val="00544FA2"/>
    <w:rsid w:val="005467DB"/>
    <w:rsid w:val="0054704C"/>
    <w:rsid w:val="005515F1"/>
    <w:rsid w:val="00551EC7"/>
    <w:rsid w:val="00552B96"/>
    <w:rsid w:val="00553E18"/>
    <w:rsid w:val="00556178"/>
    <w:rsid w:val="00560C54"/>
    <w:rsid w:val="00563FAB"/>
    <w:rsid w:val="00564668"/>
    <w:rsid w:val="005754EE"/>
    <w:rsid w:val="005757FF"/>
    <w:rsid w:val="00575BB5"/>
    <w:rsid w:val="00581307"/>
    <w:rsid w:val="005816EE"/>
    <w:rsid w:val="005821AF"/>
    <w:rsid w:val="005842D2"/>
    <w:rsid w:val="00584435"/>
    <w:rsid w:val="005853AD"/>
    <w:rsid w:val="00585914"/>
    <w:rsid w:val="00587E54"/>
    <w:rsid w:val="0059042F"/>
    <w:rsid w:val="00591266"/>
    <w:rsid w:val="005A2F68"/>
    <w:rsid w:val="005A3565"/>
    <w:rsid w:val="005B0AD6"/>
    <w:rsid w:val="005B12CD"/>
    <w:rsid w:val="005B2FE1"/>
    <w:rsid w:val="005B46B9"/>
    <w:rsid w:val="005B487B"/>
    <w:rsid w:val="005B77E2"/>
    <w:rsid w:val="005C7620"/>
    <w:rsid w:val="005D511F"/>
    <w:rsid w:val="005D7A01"/>
    <w:rsid w:val="005E0580"/>
    <w:rsid w:val="005E19DB"/>
    <w:rsid w:val="005E3A59"/>
    <w:rsid w:val="005E3B94"/>
    <w:rsid w:val="005E7700"/>
    <w:rsid w:val="005F1227"/>
    <w:rsid w:val="005F1290"/>
    <w:rsid w:val="005F1B6B"/>
    <w:rsid w:val="005F2C16"/>
    <w:rsid w:val="005F2E8A"/>
    <w:rsid w:val="005F620D"/>
    <w:rsid w:val="005F6245"/>
    <w:rsid w:val="005F6C08"/>
    <w:rsid w:val="00600689"/>
    <w:rsid w:val="00602869"/>
    <w:rsid w:val="00607B56"/>
    <w:rsid w:val="00611840"/>
    <w:rsid w:val="0061395B"/>
    <w:rsid w:val="00616194"/>
    <w:rsid w:val="00622093"/>
    <w:rsid w:val="006231EF"/>
    <w:rsid w:val="0062328A"/>
    <w:rsid w:val="00624999"/>
    <w:rsid w:val="00625517"/>
    <w:rsid w:val="00630B3C"/>
    <w:rsid w:val="00630F02"/>
    <w:rsid w:val="00631789"/>
    <w:rsid w:val="00633ED1"/>
    <w:rsid w:val="00635E26"/>
    <w:rsid w:val="00643DA4"/>
    <w:rsid w:val="00643FEC"/>
    <w:rsid w:val="006456BB"/>
    <w:rsid w:val="00646CDC"/>
    <w:rsid w:val="00651080"/>
    <w:rsid w:val="00651511"/>
    <w:rsid w:val="00652ABC"/>
    <w:rsid w:val="00652D72"/>
    <w:rsid w:val="00654BAB"/>
    <w:rsid w:val="006620EE"/>
    <w:rsid w:val="00663378"/>
    <w:rsid w:val="00665310"/>
    <w:rsid w:val="0066767E"/>
    <w:rsid w:val="00667ECA"/>
    <w:rsid w:val="0067104F"/>
    <w:rsid w:val="00671C1A"/>
    <w:rsid w:val="006733DF"/>
    <w:rsid w:val="0067436B"/>
    <w:rsid w:val="00680820"/>
    <w:rsid w:val="00681DB1"/>
    <w:rsid w:val="00683120"/>
    <w:rsid w:val="00683B42"/>
    <w:rsid w:val="006911A5"/>
    <w:rsid w:val="00691461"/>
    <w:rsid w:val="00691767"/>
    <w:rsid w:val="006930EE"/>
    <w:rsid w:val="0069770A"/>
    <w:rsid w:val="006A14EB"/>
    <w:rsid w:val="006A278B"/>
    <w:rsid w:val="006A27C7"/>
    <w:rsid w:val="006A479B"/>
    <w:rsid w:val="006A6470"/>
    <w:rsid w:val="006B0338"/>
    <w:rsid w:val="006B3A9D"/>
    <w:rsid w:val="006B774C"/>
    <w:rsid w:val="006B781F"/>
    <w:rsid w:val="006C02DB"/>
    <w:rsid w:val="006D14E9"/>
    <w:rsid w:val="006D1AF4"/>
    <w:rsid w:val="006D2C68"/>
    <w:rsid w:val="006D3024"/>
    <w:rsid w:val="006D3220"/>
    <w:rsid w:val="006D5802"/>
    <w:rsid w:val="006D6585"/>
    <w:rsid w:val="006E04FA"/>
    <w:rsid w:val="006E3084"/>
    <w:rsid w:val="006E7AB4"/>
    <w:rsid w:val="006F4747"/>
    <w:rsid w:val="006F7EFE"/>
    <w:rsid w:val="00701833"/>
    <w:rsid w:val="00703925"/>
    <w:rsid w:val="007058D2"/>
    <w:rsid w:val="00712689"/>
    <w:rsid w:val="007169AD"/>
    <w:rsid w:val="00720682"/>
    <w:rsid w:val="00721A13"/>
    <w:rsid w:val="00723F0C"/>
    <w:rsid w:val="00726BD4"/>
    <w:rsid w:val="00731C21"/>
    <w:rsid w:val="00733307"/>
    <w:rsid w:val="00733446"/>
    <w:rsid w:val="00735806"/>
    <w:rsid w:val="0073776C"/>
    <w:rsid w:val="00740DB3"/>
    <w:rsid w:val="0074207B"/>
    <w:rsid w:val="00745590"/>
    <w:rsid w:val="00746E62"/>
    <w:rsid w:val="00753267"/>
    <w:rsid w:val="00753966"/>
    <w:rsid w:val="00754F1E"/>
    <w:rsid w:val="00760FC5"/>
    <w:rsid w:val="0076119B"/>
    <w:rsid w:val="00762F19"/>
    <w:rsid w:val="00763034"/>
    <w:rsid w:val="0077094B"/>
    <w:rsid w:val="00775F58"/>
    <w:rsid w:val="00785EDE"/>
    <w:rsid w:val="007879A9"/>
    <w:rsid w:val="00795243"/>
    <w:rsid w:val="007A2944"/>
    <w:rsid w:val="007A3960"/>
    <w:rsid w:val="007A7B53"/>
    <w:rsid w:val="007B25AD"/>
    <w:rsid w:val="007B5572"/>
    <w:rsid w:val="007B5E21"/>
    <w:rsid w:val="007C1036"/>
    <w:rsid w:val="007C26AA"/>
    <w:rsid w:val="007C4DDB"/>
    <w:rsid w:val="007C70D4"/>
    <w:rsid w:val="007D5C6B"/>
    <w:rsid w:val="007E1D16"/>
    <w:rsid w:val="007E25F3"/>
    <w:rsid w:val="007E2D9A"/>
    <w:rsid w:val="007E4A3D"/>
    <w:rsid w:val="007E6536"/>
    <w:rsid w:val="007E6659"/>
    <w:rsid w:val="007F0A97"/>
    <w:rsid w:val="007F101A"/>
    <w:rsid w:val="007F26D6"/>
    <w:rsid w:val="007F5D35"/>
    <w:rsid w:val="007F656F"/>
    <w:rsid w:val="00800DD3"/>
    <w:rsid w:val="0080478F"/>
    <w:rsid w:val="008062FB"/>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25E9D"/>
    <w:rsid w:val="00830F34"/>
    <w:rsid w:val="008350C0"/>
    <w:rsid w:val="00836CB4"/>
    <w:rsid w:val="00836DE3"/>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51DB"/>
    <w:rsid w:val="00886250"/>
    <w:rsid w:val="00890BB3"/>
    <w:rsid w:val="00892BD3"/>
    <w:rsid w:val="00892EAD"/>
    <w:rsid w:val="008967F9"/>
    <w:rsid w:val="008A0C64"/>
    <w:rsid w:val="008A0C66"/>
    <w:rsid w:val="008A3174"/>
    <w:rsid w:val="008A35F3"/>
    <w:rsid w:val="008A48BD"/>
    <w:rsid w:val="008A5282"/>
    <w:rsid w:val="008A52D7"/>
    <w:rsid w:val="008A6B5D"/>
    <w:rsid w:val="008A73E2"/>
    <w:rsid w:val="008A7A0A"/>
    <w:rsid w:val="008B7326"/>
    <w:rsid w:val="008C5F33"/>
    <w:rsid w:val="008D0078"/>
    <w:rsid w:val="008D2D9C"/>
    <w:rsid w:val="008E3DFA"/>
    <w:rsid w:val="008E3EDA"/>
    <w:rsid w:val="008E43B1"/>
    <w:rsid w:val="008E4FCE"/>
    <w:rsid w:val="008E7880"/>
    <w:rsid w:val="008F11A1"/>
    <w:rsid w:val="008F2169"/>
    <w:rsid w:val="008F3447"/>
    <w:rsid w:val="008F3D01"/>
    <w:rsid w:val="008F5983"/>
    <w:rsid w:val="00900394"/>
    <w:rsid w:val="009040D1"/>
    <w:rsid w:val="009073F8"/>
    <w:rsid w:val="00913E9F"/>
    <w:rsid w:val="00913F8C"/>
    <w:rsid w:val="00914F9D"/>
    <w:rsid w:val="00915B29"/>
    <w:rsid w:val="00917C32"/>
    <w:rsid w:val="009207F0"/>
    <w:rsid w:val="00921CC9"/>
    <w:rsid w:val="00922611"/>
    <w:rsid w:val="00924A8D"/>
    <w:rsid w:val="00925154"/>
    <w:rsid w:val="00926DD5"/>
    <w:rsid w:val="00927B26"/>
    <w:rsid w:val="00932C9B"/>
    <w:rsid w:val="009354C5"/>
    <w:rsid w:val="0094207C"/>
    <w:rsid w:val="009424F0"/>
    <w:rsid w:val="0094254A"/>
    <w:rsid w:val="00943C3E"/>
    <w:rsid w:val="0094540E"/>
    <w:rsid w:val="0094679F"/>
    <w:rsid w:val="00946A45"/>
    <w:rsid w:val="00946BF8"/>
    <w:rsid w:val="00950641"/>
    <w:rsid w:val="00950BC3"/>
    <w:rsid w:val="00952769"/>
    <w:rsid w:val="0095303A"/>
    <w:rsid w:val="00955800"/>
    <w:rsid w:val="00956C2E"/>
    <w:rsid w:val="009602F2"/>
    <w:rsid w:val="00960FAB"/>
    <w:rsid w:val="00961209"/>
    <w:rsid w:val="00961941"/>
    <w:rsid w:val="00961EB6"/>
    <w:rsid w:val="00963766"/>
    <w:rsid w:val="00965EA3"/>
    <w:rsid w:val="009731A0"/>
    <w:rsid w:val="009747FC"/>
    <w:rsid w:val="00975E44"/>
    <w:rsid w:val="00976DCD"/>
    <w:rsid w:val="009770F6"/>
    <w:rsid w:val="00977907"/>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D7F5C"/>
    <w:rsid w:val="009E1389"/>
    <w:rsid w:val="009E4DC2"/>
    <w:rsid w:val="009E654C"/>
    <w:rsid w:val="009F0ADC"/>
    <w:rsid w:val="009F5B3A"/>
    <w:rsid w:val="009F79A7"/>
    <w:rsid w:val="00A0028F"/>
    <w:rsid w:val="00A00B27"/>
    <w:rsid w:val="00A03104"/>
    <w:rsid w:val="00A03B16"/>
    <w:rsid w:val="00A14950"/>
    <w:rsid w:val="00A20010"/>
    <w:rsid w:val="00A20806"/>
    <w:rsid w:val="00A307DC"/>
    <w:rsid w:val="00A30A19"/>
    <w:rsid w:val="00A31D86"/>
    <w:rsid w:val="00A328A2"/>
    <w:rsid w:val="00A34949"/>
    <w:rsid w:val="00A35270"/>
    <w:rsid w:val="00A35FFF"/>
    <w:rsid w:val="00A40A47"/>
    <w:rsid w:val="00A44E2F"/>
    <w:rsid w:val="00A4786F"/>
    <w:rsid w:val="00A50635"/>
    <w:rsid w:val="00A533A9"/>
    <w:rsid w:val="00A575D7"/>
    <w:rsid w:val="00A579F7"/>
    <w:rsid w:val="00A67023"/>
    <w:rsid w:val="00A6797E"/>
    <w:rsid w:val="00A70358"/>
    <w:rsid w:val="00A709C3"/>
    <w:rsid w:val="00A70BE8"/>
    <w:rsid w:val="00A70BEF"/>
    <w:rsid w:val="00A7180F"/>
    <w:rsid w:val="00A725E6"/>
    <w:rsid w:val="00A74527"/>
    <w:rsid w:val="00A81E09"/>
    <w:rsid w:val="00A81E4B"/>
    <w:rsid w:val="00A853B5"/>
    <w:rsid w:val="00A871C9"/>
    <w:rsid w:val="00A90051"/>
    <w:rsid w:val="00A90D10"/>
    <w:rsid w:val="00A9277F"/>
    <w:rsid w:val="00A93745"/>
    <w:rsid w:val="00A95F28"/>
    <w:rsid w:val="00A96D14"/>
    <w:rsid w:val="00AA2FA4"/>
    <w:rsid w:val="00AB0448"/>
    <w:rsid w:val="00AB2553"/>
    <w:rsid w:val="00AB2E2C"/>
    <w:rsid w:val="00AB4359"/>
    <w:rsid w:val="00AB673F"/>
    <w:rsid w:val="00AB7394"/>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E7A37"/>
    <w:rsid w:val="00AF1C24"/>
    <w:rsid w:val="00AF5605"/>
    <w:rsid w:val="00AF57D2"/>
    <w:rsid w:val="00AF69B6"/>
    <w:rsid w:val="00B04C73"/>
    <w:rsid w:val="00B04D05"/>
    <w:rsid w:val="00B10A9D"/>
    <w:rsid w:val="00B10C13"/>
    <w:rsid w:val="00B1479E"/>
    <w:rsid w:val="00B1563A"/>
    <w:rsid w:val="00B165C4"/>
    <w:rsid w:val="00B17DB4"/>
    <w:rsid w:val="00B21E2B"/>
    <w:rsid w:val="00B23B3C"/>
    <w:rsid w:val="00B2494E"/>
    <w:rsid w:val="00B25D55"/>
    <w:rsid w:val="00B2675D"/>
    <w:rsid w:val="00B32510"/>
    <w:rsid w:val="00B37F95"/>
    <w:rsid w:val="00B41C05"/>
    <w:rsid w:val="00B43DD1"/>
    <w:rsid w:val="00B472FC"/>
    <w:rsid w:val="00B51C0E"/>
    <w:rsid w:val="00B5286A"/>
    <w:rsid w:val="00B56C74"/>
    <w:rsid w:val="00B66998"/>
    <w:rsid w:val="00B67E56"/>
    <w:rsid w:val="00B72912"/>
    <w:rsid w:val="00B7610D"/>
    <w:rsid w:val="00B82D73"/>
    <w:rsid w:val="00B83F66"/>
    <w:rsid w:val="00B8554B"/>
    <w:rsid w:val="00B85CA4"/>
    <w:rsid w:val="00B86755"/>
    <w:rsid w:val="00B86C28"/>
    <w:rsid w:val="00B87664"/>
    <w:rsid w:val="00B87DD0"/>
    <w:rsid w:val="00B96911"/>
    <w:rsid w:val="00B9782C"/>
    <w:rsid w:val="00BA2849"/>
    <w:rsid w:val="00BA2B02"/>
    <w:rsid w:val="00BA37A0"/>
    <w:rsid w:val="00BA3BDB"/>
    <w:rsid w:val="00BA3FE6"/>
    <w:rsid w:val="00BA6231"/>
    <w:rsid w:val="00BB0FCA"/>
    <w:rsid w:val="00BB5518"/>
    <w:rsid w:val="00BB7398"/>
    <w:rsid w:val="00BB7C44"/>
    <w:rsid w:val="00BC0709"/>
    <w:rsid w:val="00BC26DA"/>
    <w:rsid w:val="00BC359F"/>
    <w:rsid w:val="00BC43DA"/>
    <w:rsid w:val="00BC5CD5"/>
    <w:rsid w:val="00BD0663"/>
    <w:rsid w:val="00BD46F2"/>
    <w:rsid w:val="00BD7A9A"/>
    <w:rsid w:val="00BE10FD"/>
    <w:rsid w:val="00BE1EF9"/>
    <w:rsid w:val="00BF06EE"/>
    <w:rsid w:val="00BF0B48"/>
    <w:rsid w:val="00BF1957"/>
    <w:rsid w:val="00BF2DDC"/>
    <w:rsid w:val="00BF336A"/>
    <w:rsid w:val="00BF4446"/>
    <w:rsid w:val="00BF554E"/>
    <w:rsid w:val="00BF7DE4"/>
    <w:rsid w:val="00C00770"/>
    <w:rsid w:val="00C023C7"/>
    <w:rsid w:val="00C03529"/>
    <w:rsid w:val="00C04756"/>
    <w:rsid w:val="00C119BE"/>
    <w:rsid w:val="00C11B88"/>
    <w:rsid w:val="00C157F4"/>
    <w:rsid w:val="00C2015F"/>
    <w:rsid w:val="00C221D6"/>
    <w:rsid w:val="00C22795"/>
    <w:rsid w:val="00C2360B"/>
    <w:rsid w:val="00C23983"/>
    <w:rsid w:val="00C24454"/>
    <w:rsid w:val="00C2582E"/>
    <w:rsid w:val="00C263A9"/>
    <w:rsid w:val="00C27F6B"/>
    <w:rsid w:val="00C31576"/>
    <w:rsid w:val="00C32D39"/>
    <w:rsid w:val="00C35E46"/>
    <w:rsid w:val="00C362E9"/>
    <w:rsid w:val="00C364E9"/>
    <w:rsid w:val="00C36DFD"/>
    <w:rsid w:val="00C37953"/>
    <w:rsid w:val="00C40822"/>
    <w:rsid w:val="00C40CB3"/>
    <w:rsid w:val="00C42628"/>
    <w:rsid w:val="00C43354"/>
    <w:rsid w:val="00C46C20"/>
    <w:rsid w:val="00C47221"/>
    <w:rsid w:val="00C47BD2"/>
    <w:rsid w:val="00C47F28"/>
    <w:rsid w:val="00C53C8F"/>
    <w:rsid w:val="00C555BC"/>
    <w:rsid w:val="00C56AB4"/>
    <w:rsid w:val="00C63224"/>
    <w:rsid w:val="00C64915"/>
    <w:rsid w:val="00C66217"/>
    <w:rsid w:val="00C76B2A"/>
    <w:rsid w:val="00C8411A"/>
    <w:rsid w:val="00C87978"/>
    <w:rsid w:val="00C87AF4"/>
    <w:rsid w:val="00C955BB"/>
    <w:rsid w:val="00C95FCF"/>
    <w:rsid w:val="00C96067"/>
    <w:rsid w:val="00C96FC9"/>
    <w:rsid w:val="00CA14DA"/>
    <w:rsid w:val="00CA1DD5"/>
    <w:rsid w:val="00CA3636"/>
    <w:rsid w:val="00CA58CA"/>
    <w:rsid w:val="00CA68FE"/>
    <w:rsid w:val="00CA7DA9"/>
    <w:rsid w:val="00CB0741"/>
    <w:rsid w:val="00CB2260"/>
    <w:rsid w:val="00CB2F61"/>
    <w:rsid w:val="00CB48E4"/>
    <w:rsid w:val="00CC0964"/>
    <w:rsid w:val="00CC1D75"/>
    <w:rsid w:val="00CD0E65"/>
    <w:rsid w:val="00CD0FB7"/>
    <w:rsid w:val="00CD202B"/>
    <w:rsid w:val="00CD3F78"/>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157D4"/>
    <w:rsid w:val="00D20FB0"/>
    <w:rsid w:val="00D23B17"/>
    <w:rsid w:val="00D2584A"/>
    <w:rsid w:val="00D26998"/>
    <w:rsid w:val="00D26AEF"/>
    <w:rsid w:val="00D3015D"/>
    <w:rsid w:val="00D3522A"/>
    <w:rsid w:val="00D35D48"/>
    <w:rsid w:val="00D37700"/>
    <w:rsid w:val="00D40F2C"/>
    <w:rsid w:val="00D4102F"/>
    <w:rsid w:val="00D45CB2"/>
    <w:rsid w:val="00D5184D"/>
    <w:rsid w:val="00D56A32"/>
    <w:rsid w:val="00D6325C"/>
    <w:rsid w:val="00D6393B"/>
    <w:rsid w:val="00D66493"/>
    <w:rsid w:val="00D72D8D"/>
    <w:rsid w:val="00D74797"/>
    <w:rsid w:val="00D747B0"/>
    <w:rsid w:val="00D76319"/>
    <w:rsid w:val="00D76816"/>
    <w:rsid w:val="00D82F82"/>
    <w:rsid w:val="00D84632"/>
    <w:rsid w:val="00D95127"/>
    <w:rsid w:val="00D96086"/>
    <w:rsid w:val="00DA34B7"/>
    <w:rsid w:val="00DA55AA"/>
    <w:rsid w:val="00DA5E7F"/>
    <w:rsid w:val="00DA7722"/>
    <w:rsid w:val="00DB45BB"/>
    <w:rsid w:val="00DB52C0"/>
    <w:rsid w:val="00DB6D14"/>
    <w:rsid w:val="00DB6D2A"/>
    <w:rsid w:val="00DB72B7"/>
    <w:rsid w:val="00DB77BD"/>
    <w:rsid w:val="00DB7BB5"/>
    <w:rsid w:val="00DB7DD7"/>
    <w:rsid w:val="00DC143E"/>
    <w:rsid w:val="00DC713E"/>
    <w:rsid w:val="00DC7CDC"/>
    <w:rsid w:val="00DD0EC1"/>
    <w:rsid w:val="00DD62C4"/>
    <w:rsid w:val="00DD7292"/>
    <w:rsid w:val="00DD7A57"/>
    <w:rsid w:val="00DD7F71"/>
    <w:rsid w:val="00DE1C4B"/>
    <w:rsid w:val="00DE1F0E"/>
    <w:rsid w:val="00DE20E5"/>
    <w:rsid w:val="00DE40C4"/>
    <w:rsid w:val="00DE6521"/>
    <w:rsid w:val="00DF1FED"/>
    <w:rsid w:val="00DF299B"/>
    <w:rsid w:val="00DF4FC8"/>
    <w:rsid w:val="00DF5A14"/>
    <w:rsid w:val="00DF6C0E"/>
    <w:rsid w:val="00DF73E5"/>
    <w:rsid w:val="00E0054D"/>
    <w:rsid w:val="00E01613"/>
    <w:rsid w:val="00E01860"/>
    <w:rsid w:val="00E06BFF"/>
    <w:rsid w:val="00E1330F"/>
    <w:rsid w:val="00E1623D"/>
    <w:rsid w:val="00E16366"/>
    <w:rsid w:val="00E1760D"/>
    <w:rsid w:val="00E223EE"/>
    <w:rsid w:val="00E26B85"/>
    <w:rsid w:val="00E2745E"/>
    <w:rsid w:val="00E33B3B"/>
    <w:rsid w:val="00E41960"/>
    <w:rsid w:val="00E41B1B"/>
    <w:rsid w:val="00E4228C"/>
    <w:rsid w:val="00E4303E"/>
    <w:rsid w:val="00E466DE"/>
    <w:rsid w:val="00E47165"/>
    <w:rsid w:val="00E4716C"/>
    <w:rsid w:val="00E5128F"/>
    <w:rsid w:val="00E52511"/>
    <w:rsid w:val="00E54C1B"/>
    <w:rsid w:val="00E554BD"/>
    <w:rsid w:val="00E627A2"/>
    <w:rsid w:val="00E628F4"/>
    <w:rsid w:val="00E7243B"/>
    <w:rsid w:val="00E74930"/>
    <w:rsid w:val="00E75CE3"/>
    <w:rsid w:val="00E82A6E"/>
    <w:rsid w:val="00E83791"/>
    <w:rsid w:val="00E83AB1"/>
    <w:rsid w:val="00E849D7"/>
    <w:rsid w:val="00E8583D"/>
    <w:rsid w:val="00E85DE7"/>
    <w:rsid w:val="00E862AF"/>
    <w:rsid w:val="00E87A5D"/>
    <w:rsid w:val="00E87B67"/>
    <w:rsid w:val="00E956C1"/>
    <w:rsid w:val="00E9784D"/>
    <w:rsid w:val="00EA04C0"/>
    <w:rsid w:val="00EA0567"/>
    <w:rsid w:val="00EA316D"/>
    <w:rsid w:val="00EA4F71"/>
    <w:rsid w:val="00EA522D"/>
    <w:rsid w:val="00EB07DA"/>
    <w:rsid w:val="00EB2D0A"/>
    <w:rsid w:val="00EB3214"/>
    <w:rsid w:val="00EB4D3E"/>
    <w:rsid w:val="00EB5020"/>
    <w:rsid w:val="00EB6923"/>
    <w:rsid w:val="00EC6D37"/>
    <w:rsid w:val="00EC7EBC"/>
    <w:rsid w:val="00ED08B5"/>
    <w:rsid w:val="00ED111F"/>
    <w:rsid w:val="00ED26AF"/>
    <w:rsid w:val="00ED35AA"/>
    <w:rsid w:val="00EE06E2"/>
    <w:rsid w:val="00EE1379"/>
    <w:rsid w:val="00EE3B41"/>
    <w:rsid w:val="00EE3CB4"/>
    <w:rsid w:val="00EE6452"/>
    <w:rsid w:val="00EE6EA2"/>
    <w:rsid w:val="00EE776B"/>
    <w:rsid w:val="00EE7A17"/>
    <w:rsid w:val="00EF00B7"/>
    <w:rsid w:val="00EF0B86"/>
    <w:rsid w:val="00EF3BEC"/>
    <w:rsid w:val="00EF44A6"/>
    <w:rsid w:val="00EF634C"/>
    <w:rsid w:val="00EF797F"/>
    <w:rsid w:val="00F0097B"/>
    <w:rsid w:val="00F00D32"/>
    <w:rsid w:val="00F01A4F"/>
    <w:rsid w:val="00F0272A"/>
    <w:rsid w:val="00F03785"/>
    <w:rsid w:val="00F052BD"/>
    <w:rsid w:val="00F07DD7"/>
    <w:rsid w:val="00F100B3"/>
    <w:rsid w:val="00F10DC1"/>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19A9"/>
    <w:rsid w:val="00F62FFA"/>
    <w:rsid w:val="00F63FED"/>
    <w:rsid w:val="00F71C83"/>
    <w:rsid w:val="00F71EEF"/>
    <w:rsid w:val="00F76B8B"/>
    <w:rsid w:val="00F804BA"/>
    <w:rsid w:val="00F8069F"/>
    <w:rsid w:val="00F832E9"/>
    <w:rsid w:val="00F83F2E"/>
    <w:rsid w:val="00F84E5B"/>
    <w:rsid w:val="00F85CE0"/>
    <w:rsid w:val="00F8704C"/>
    <w:rsid w:val="00F8789F"/>
    <w:rsid w:val="00F87F2E"/>
    <w:rsid w:val="00F907A8"/>
    <w:rsid w:val="00F90DBC"/>
    <w:rsid w:val="00F912C7"/>
    <w:rsid w:val="00F91E4B"/>
    <w:rsid w:val="00F9201C"/>
    <w:rsid w:val="00FA4D99"/>
    <w:rsid w:val="00FA5079"/>
    <w:rsid w:val="00FA72C5"/>
    <w:rsid w:val="00FB0058"/>
    <w:rsid w:val="00FB1726"/>
    <w:rsid w:val="00FB228D"/>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2E25"/>
    <w:rsid w:val="00FE6A55"/>
    <w:rsid w:val="00FF2255"/>
    <w:rsid w:val="00FF2F6D"/>
    <w:rsid w:val="00FF3E8D"/>
    <w:rsid w:val="00FF4F00"/>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 w:type="character" w:customStyle="1" w:styleId="apple-converted-space">
    <w:name w:val="apple-converted-space"/>
    <w:basedOn w:val="DefaultParagraphFont"/>
    <w:rsid w:val="006249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 w:type="character" w:customStyle="1" w:styleId="apple-converted-space">
    <w:name w:val="apple-converted-space"/>
    <w:basedOn w:val="DefaultParagraphFont"/>
    <w:rsid w:val="006249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sChild>
                                                                                                                                                                                                                                                                                                                                                                                                                                                                                                                                                                                                                                                        <w:div w:id="1138260785">
                                                                                                                                                                                                                                                                                                                                                                                                                                                                                                                                                                                                                                                          <w:marLeft w:val="0"/>
                                                                                                                                                                                                                                                                                                                                                                                                                                                                                                                                                                                                                                                          <w:marRight w:val="0"/>
                                                                                                                                                                                                                                                                                                                                                                                                                                                                                                                                                                                                                                                          <w:marTop w:val="0"/>
                                                                                                                                                                                                                                                                                                                                                                                                                                                                                                                                                                                                                                                          <w:marBottom w:val="0"/>
                                                                                                                                                                                                                                                                                                                                                                                                                                                                                                                                                                                                                                                          <w:divBdr>
                                                                                                                                                                                                                                                                                                                                                                                                                                                                                                                                                                                                                                                            <w:top w:val="none" w:sz="0" w:space="0" w:color="auto"/>
                                                                                                                                                                                                                                                                                                                                                                                                                                                                                                                                                                                                                                                            <w:left w:val="none" w:sz="0" w:space="0" w:color="auto"/>
                                                                                                                                                                                                                                                                                                                                                                                                                                                                                                                                                                                                                                                            <w:bottom w:val="none" w:sz="0" w:space="0" w:color="auto"/>
                                                                                                                                                                                                                                                                                                                                                                                                                                                                                                                                                                                                                                                            <w:right w:val="none" w:sz="0" w:space="0" w:color="auto"/>
                                                                                                                                                                                                                                                                                                                                                                                                                                                                                                                                                                                                                                                          </w:divBdr>
                                                                                                                                                                                                                                                                                                                                                                                                                                                                                                                                                                                                                                                          <w:divsChild>
                                                                                                                                                                                                                                                                                                                                                                                                                                                                                                                                                                                                                                                            <w:div w:id="189416348">
                                                                                                                                                                                                                                                                                                                                                                                                                                                                                                                                                                                                                                                              <w:marLeft w:val="0"/>
                                                                                                                                                                                                                                                                                                                                                                                                                                                                                                                                                                                                                                                              <w:marRight w:val="0"/>
                                                                                                                                                                                                                                                                                                                                                                                                                                                                                                                                                                                                                                                              <w:marTop w:val="0"/>
                                                                                                                                                                                                                                                                                                                                                                                                                                                                                                                                                                                                                                                              <w:marBottom w:val="0"/>
                                                                                                                                                                                                                                                                                                                                                                                                                                                                                                                                                                                                                                                              <w:divBdr>
                                                                                                                                                                                                                                                                                                                                                                                                                                                                                                                                                                                                                                                                <w:top w:val="none" w:sz="0" w:space="0" w:color="auto"/>
                                                                                                                                                                                                                                                                                                                                                                                                                                                                                                                                                                                                                                                                <w:left w:val="none" w:sz="0" w:space="0" w:color="auto"/>
                                                                                                                                                                                                                                                                                                                                                                                                                                                                                                                                                                                                                                                                <w:bottom w:val="none" w:sz="0" w:space="0" w:color="auto"/>
                                                                                                                                                                                                                                                                                                                                                                                                                                                                                                                                                                                                                                                                <w:right w:val="none" w:sz="0" w:space="0" w:color="auto"/>
                                                                                                                                                                                                                                                                                                                                                                                                                                                                                                                                                                                                                                                              </w:divBdr>
                                                                                                                                                                                                                                                                                                                                                                                                                                                                                                                                                                                                                                                              <w:divsChild>
                                                                                                                                                                                                                                                                                                                                                                                                                                                                                                                                                                                                                                                                <w:div w:id="671030136">
                                                                                                                                                                                                                                                                                                                                                                                                                                                                                                                                                                                                                                                                  <w:marLeft w:val="0"/>
                                                                                                                                                                                                                                                                                                                                                                                                                                                                                                                                                                                                                                                                  <w:marRight w:val="0"/>
                                                                                                                                                                                                                                                                                                                                                                                                                                                                                                                                                                                                                                                                  <w:marTop w:val="0"/>
                                                                                                                                                                                                                                                                                                                                                                                                                                                                                                                                                                                                                                                                  <w:marBottom w:val="0"/>
                                                                                                                                                                                                                                                                                                                                                                                                                                                                                                                                                                                                                                                                  <w:divBdr>
                                                                                                                                                                                                                                                                                                                                                                                                                                                                                                                                                                                                                                                                    <w:top w:val="none" w:sz="0" w:space="0" w:color="auto"/>
                                                                                                                                                                                                                                                                                                                                                                                                                                                                                                                                                                                                                                                                    <w:left w:val="none" w:sz="0" w:space="0" w:color="auto"/>
                                                                                                                                                                                                                                                                                                                                                                                                                                                                                                                                                                                                                                                                    <w:bottom w:val="none" w:sz="0" w:space="0" w:color="auto"/>
                                                                                                                                                                                                                                                                                                                                                                                                                                                                                                                                                                                                                                                                    <w:right w:val="none" w:sz="0" w:space="0" w:color="auto"/>
                                                                                                                                                                                                                                                                                                                                                                                                                                                                                                                                                                                                                                                                  </w:divBdr>
                                                                                                                                                                                                                                                                                                                                                                                                                                                                                                                                                                                                                                                                  <w:divsChild>
                                                                                                                                                                                                                                                                                                                                                                                                                                                                                                                                                                                                                                                                    <w:div w:id="999582883">
                                                                                                                                                                                                                                                                                                                                                                                                                                                                                                                                                                                                                                                                      <w:marLeft w:val="0"/>
                                                                                                                                                                                                                                                                                                                                                                                                                                                                                                                                                                                                                                                                      <w:marRight w:val="0"/>
                                                                                                                                                                                                                                                                                                                                                                                                                                                                                                                                                                                                                                                                      <w:marTop w:val="0"/>
                                                                                                                                                                                                                                                                                                                                                                                                                                                                                                                                                                                                                                                                      <w:marBottom w:val="0"/>
                                                                                                                                                                                                                                                                                                                                                                                                                                                                                                                                                                                                                                                                      <w:divBdr>
                                                                                                                                                                                                                                                                                                                                                                                                                                                                                                                                                                                                                                                                        <w:top w:val="none" w:sz="0" w:space="0" w:color="auto"/>
                                                                                                                                                                                                                                                                                                                                                                                                                                                                                                                                                                                                                                                                        <w:left w:val="none" w:sz="0" w:space="0" w:color="auto"/>
                                                                                                                                                                                                                                                                                                                                                                                                                                                                                                                                                                                                                                                                        <w:bottom w:val="none" w:sz="0" w:space="0" w:color="auto"/>
                                                                                                                                                                                                                                                                                                                                                                                                                                                                                                                                                                                                                                                                        <w:right w:val="none" w:sz="0" w:space="0" w:color="auto"/>
                                                                                                                                                                                                                                                                                                                                                                                                                                                                                                                                                                                                                                                                      </w:divBdr>
                                                                                                                                                                                                                                                                                                                                                                                                                                                                                                                                                                                                                                                                      <w:divsChild>
                                                                                                                                                                                                                                                                                                                                                                                                                                                                                                                                                                                                                                                                        <w:div w:id="1974555668">
                                                                                                                                                                                                                                                                                                                                                                                                                                                                                                                                                                                                                                                                          <w:marLeft w:val="0"/>
                                                                                                                                                                                                                                                                                                                                                                                                                                                                                                                                                                                                                                                                          <w:marRight w:val="0"/>
                                                                                                                                                                                                                                                                                                                                                                                                                                                                                                                                                                                                                                                                          <w:marTop w:val="0"/>
                                                                                                                                                                                                                                                                                                                                                                                                                                                                                                                                                                                                                                                                          <w:marBottom w:val="0"/>
                                                                                                                                                                                                                                                                                                                                                                                                                                                                                                                                                                                                                                                                          <w:divBdr>
                                                                                                                                                                                                                                                                                                                                                                                                                                                                                                                                                                                                                                                                            <w:top w:val="none" w:sz="0" w:space="0" w:color="auto"/>
                                                                                                                                                                                                                                                                                                                                                                                                                                                                                                                                                                                                                                                                            <w:left w:val="none" w:sz="0" w:space="0" w:color="auto"/>
                                                                                                                                                                                                                                                                                                                                                                                                                                                                                                                                                                                                                                                                            <w:bottom w:val="none" w:sz="0" w:space="0" w:color="auto"/>
                                                                                                                                                                                                                                                                                                                                                                                                                                                                                                                                                                                                                                                                            <w:right w:val="none" w:sz="0" w:space="0" w:color="auto"/>
                                                                                                                                                                                                                                                                                                                                                                                                                                                                                                                                                                                                                                                                          </w:divBdr>
                                                                                                                                                                                                                                                                                                                                                                                                                                                                                                                                                                                                                                                                          <w:divsChild>
                                                                                                                                                                                                                                                                                                                                                                                                                                                                                                                                                                                                                                                                            <w:div w:id="801775374">
                                                                                                                                                                                                                                                                                                                                                                                                                                                                                                                                                                                                                                                                              <w:marLeft w:val="0"/>
                                                                                                                                                                                                                                                                                                                                                                                                                                                                                                                                                                                                                                                                              <w:marRight w:val="0"/>
                                                                                                                                                                                                                                                                                                                                                                                                                                                                                                                                                                                                                                                                              <w:marTop w:val="0"/>
                                                                                                                                                                                                                                                                                                                                                                                                                                                                                                                                                                                                                                                                              <w:marBottom w:val="0"/>
                                                                                                                                                                                                                                                                                                                                                                                                                                                                                                                                                                                                                                                                              <w:divBdr>
                                                                                                                                                                                                                                                                                                                                                                                                                                                                                                                                                                                                                                                                                <w:top w:val="none" w:sz="0" w:space="0" w:color="auto"/>
                                                                                                                                                                                                                                                                                                                                                                                                                                                                                                                                                                                                                                                                                <w:left w:val="none" w:sz="0" w:space="0" w:color="auto"/>
                                                                                                                                                                                                                                                                                                                                                                                                                                                                                                                                                                                                                                                                                <w:bottom w:val="none" w:sz="0" w:space="0" w:color="auto"/>
                                                                                                                                                                                                                                                                                                                                                                                                                                                                                                                                                                                                                                                                                <w:right w:val="none" w:sz="0" w:space="0" w:color="auto"/>
                                                                                                                                                                                                                                                                                                                                                                                                                                                                                                                                                                                                                                                                              </w:divBdr>
                                                                                                                                                                                                                                                                                                                                                                                                                                                                                                                                                                                                                                                                              <w:divsChild>
                                                                                                                                                                                                                                                                                                                                                                                                                                                                                                                                                                                                                                                                                <w:div w:id="2139058814">
                                                                                                                                                                                                                                                                                                                                                                                                                                                                                                                                                                                                                                                                                  <w:marLeft w:val="0"/>
                                                                                                                                                                                                                                                                                                                                                                                                                                                                                                                                                                                                                                                                                  <w:marRight w:val="0"/>
                                                                                                                                                                                                                                                                                                                                                                                                                                                                                                                                                                                                                                                                                  <w:marTop w:val="0"/>
                                                                                                                                                                                                                                                                                                                                                                                                                                                                                                                                                                                                                                                                                  <w:marBottom w:val="0"/>
                                                                                                                                                                                                                                                                                                                                                                                                                                                                                                                                                                                                                                                                                  <w:divBdr>
                                                                                                                                                                                                                                                                                                                                                                                                                                                                                                                                                                                                                                                                                    <w:top w:val="none" w:sz="0" w:space="0" w:color="auto"/>
                                                                                                                                                                                                                                                                                                                                                                                                                                                                                                                                                                                                                                                                                    <w:left w:val="none" w:sz="0" w:space="0" w:color="auto"/>
                                                                                                                                                                                                                                                                                                                                                                                                                                                                                                                                                                                                                                                                                    <w:bottom w:val="none" w:sz="0" w:space="0" w:color="auto"/>
                                                                                                                                                                                                                                                                                                                                                                                                                                                                                                                                                                                                                                                                                    <w:right w:val="none" w:sz="0" w:space="0" w:color="auto"/>
                                                                                                                                                                                                                                                                                                                                                                                                                                                                                                                                                                                                                                                                                  </w:divBdr>
                                                                                                                                                                                                                                                                                                                                                                                                                                                                                                                                                                                                                                                                                  <w:divsChild>
                                                                                                                                                                                                                                                                                                                                                                                                                                                                                                                                                                                                                                                                                    <w:div w:id="1919435673">
                                                                                                                                                                                                                                                                                                                                                                                                                                                                                                                                                                                                                                                                                      <w:marLeft w:val="0"/>
                                                                                                                                                                                                                                                                                                                                                                                                                                                                                                                                                                                                                                                                                      <w:marRight w:val="0"/>
                                                                                                                                                                                                                                                                                                                                                                                                                                                                                                                                                                                                                                                                                      <w:marTop w:val="0"/>
                                                                                                                                                                                                                                                                                                                                                                                                                                                                                                                                                                                                                                                                                      <w:marBottom w:val="0"/>
                                                                                                                                                                                                                                                                                                                                                                                                                                                                                                                                                                                                                                                                                      <w:divBdr>
                                                                                                                                                                                                                                                                                                                                                                                                                                                                                                                                                                                                                                                                                        <w:top w:val="none" w:sz="0" w:space="0" w:color="auto"/>
                                                                                                                                                                                                                                                                                                                                                                                                                                                                                                                                                                                                                                                                                        <w:left w:val="none" w:sz="0" w:space="0" w:color="auto"/>
                                                                                                                                                                                                                                                                                                                                                                                                                                                                                                                                                                                                                                                                                        <w:bottom w:val="none" w:sz="0" w:space="0" w:color="auto"/>
                                                                                                                                                                                                                                                                                                                                                                                                                                                                                                                                                                                                                                                                                        <w:right w:val="none" w:sz="0" w:space="0" w:color="auto"/>
                                                                                                                                                                                                                                                                                                                                                                                                                                                                                                                                                                                                                                                                                      </w:divBdr>
                                                                                                                                                                                                                                                                                                                                                                                                                                                                                                                                                                                                                                                                                      <w:divsChild>
                                                                                                                                                                                                                                                                                                                                                                                                                                                                                                                                                                                                                                                                                        <w:div w:id="1946693719">
                                                                                                                                                                                                                                                                                                                                                                                                                                                                                                                                                                                                                                                                                          <w:marLeft w:val="0"/>
                                                                                                                                                                                                                                                                                                                                                                                                                                                                                                                                                                                                                                                                                          <w:marRight w:val="0"/>
                                                                                                                                                                                                                                                                                                                                                                                                                                                                                                                                                                                                                                                                                          <w:marTop w:val="0"/>
                                                                                                                                                                                                                                                                                                                                                                                                                                                                                                                                                                                                                                                                                          <w:marBottom w:val="0"/>
                                                                                                                                                                                                                                                                                                                                                                                                                                                                                                                                                                                                                                                                                          <w:divBdr>
                                                                                                                                                                                                                                                                                                                                                                                                                                                                                                                                                                                                                                                                                            <w:top w:val="none" w:sz="0" w:space="0" w:color="auto"/>
                                                                                                                                                                                                                                                                                                                                                                                                                                                                                                                                                                                                                                                                                            <w:left w:val="none" w:sz="0" w:space="0" w:color="auto"/>
                                                                                                                                                                                                                                                                                                                                                                                                                                                                                                                                                                                                                                                                                            <w:bottom w:val="none" w:sz="0" w:space="0" w:color="auto"/>
                                                                                                                                                                                                                                                                                                                                                                                                                                                                                                                                                                                                                                                                                            <w:right w:val="none" w:sz="0" w:space="0" w:color="auto"/>
                                                                                                                                                                                                                                                                                                                                                                                                                                                                                                                                                                                                                                                                                          </w:divBdr>
                                                                                                                                                                                                                                                                                                                                                                                                                                                                                                                                                                                                                                                                                          <w:divsChild>
                                                                                                                                                                                                                                                                                                                                                                                                                                                                                                                                                                                                                                                                                            <w:div w:id="1935019256">
                                                                                                                                                                                                                                                                                                                                                                                                                                                                                                                                                                                                                                                                                              <w:marLeft w:val="0"/>
                                                                                                                                                                                                                                                                                                                                                                                                                                                                                                                                                                                                                                                                                              <w:marRight w:val="0"/>
                                                                                                                                                                                                                                                                                                                                                                                                                                                                                                                                                                                                                                                                                              <w:marTop w:val="0"/>
                                                                                                                                                                                                                                                                                                                                                                                                                                                                                                                                                                                                                                                                                              <w:marBottom w:val="0"/>
                                                                                                                                                                                                                                                                                                                                                                                                                                                                                                                                                                                                                                                                                              <w:divBdr>
                                                                                                                                                                                                                                                                                                                                                                                                                                                                                                                                                                                                                                                                                                <w:top w:val="none" w:sz="0" w:space="0" w:color="auto"/>
                                                                                                                                                                                                                                                                                                                                                                                                                                                                                                                                                                                                                                                                                                <w:left w:val="none" w:sz="0" w:space="0" w:color="auto"/>
                                                                                                                                                                                                                                                                                                                                                                                                                                                                                                                                                                                                                                                                                                <w:bottom w:val="none" w:sz="0" w:space="0" w:color="auto"/>
                                                                                                                                                                                                                                                                                                                                                                                                                                                                                                                                                                                                                                                                                                <w:right w:val="none" w:sz="0" w:space="0" w:color="auto"/>
                                                                                                                                                                                                                                                                                                                                                                                                                                                                                                                                                                                                                                                                                              </w:divBdr>
                                                                                                                                                                                                                                                                                                                                                                                                                                                                                                                                                                                                                                                                                              <w:divsChild>
                                                                                                                                                                                                                                                                                                                                                                                                                                                                                                                                                                                                                                                                                                <w:div w:id="820930680">
                                                                                                                                                                                                                                                                                                                                                                                                                                                                                                                                                                                                                                                                                                  <w:marLeft w:val="0"/>
                                                                                                                                                                                                                                                                                                                                                                                                                                                                                                                                                                                                                                                                                                  <w:marRight w:val="0"/>
                                                                                                                                                                                                                                                                                                                                                                                                                                                                                                                                                                                                                                                                                                  <w:marTop w:val="0"/>
                                                                                                                                                                                                                                                                                                                                                                                                                                                                                                                                                                                                                                                                                                  <w:marBottom w:val="0"/>
                                                                                                                                                                                                                                                                                                                                                                                                                                                                                                                                                                                                                                                                                                  <w:divBdr>
                                                                                                                                                                                                                                                                                                                                                                                                                                                                                                                                                                                                                                                                                                    <w:top w:val="none" w:sz="0" w:space="0" w:color="auto"/>
                                                                                                                                                                                                                                                                                                                                                                                                                                                                                                                                                                                                                                                                                                    <w:left w:val="none" w:sz="0" w:space="0" w:color="auto"/>
                                                                                                                                                                                                                                                                                                                                                                                                                                                                                                                                                                                                                                                                                                    <w:bottom w:val="none" w:sz="0" w:space="0" w:color="auto"/>
                                                                                                                                                                                                                                                                                                                                                                                                                                                                                                                                                                                                                                                                                                    <w:right w:val="none" w:sz="0" w:space="0" w:color="auto"/>
                                                                                                                                                                                                                                                                                                                                                                                                                                                                                                                                                                                                                                                                                                  </w:divBdr>
                                                                                                                                                                                                                                                                                                                                                                                                                                                                                                                                                                                                                                                                                                  <w:divsChild>
                                                                                                                                                                                                                                                                                                                                                                                                                                                                                                                                                                                                                                                                                                    <w:div w:id="1029335810">
                                                                                                                                                                                                                                                                                                                                                                                                                                                                                                                                                                                                                                                                                                      <w:marLeft w:val="0"/>
                                                                                                                                                                                                                                                                                                                                                                                                                                                                                                                                                                                                                                                                                                      <w:marRight w:val="0"/>
                                                                                                                                                                                                                                                                                                                                                                                                                                                                                                                                                                                                                                                                                                      <w:marTop w:val="0"/>
                                                                                                                                                                                                                                                                                                                                                                                                                                                                                                                                                                                                                                                                                                      <w:marBottom w:val="0"/>
                                                                                                                                                                                                                                                                                                                                                                                                                                                                                                                                                                                                                                                                                                      <w:divBdr>
                                                                                                                                                                                                                                                                                                                                                                                                                                                                                                                                                                                                                                                                                                        <w:top w:val="none" w:sz="0" w:space="0" w:color="auto"/>
                                                                                                                                                                                                                                                                                                                                                                                                                                                                                                                                                                                                                                                                                                        <w:left w:val="none" w:sz="0" w:space="0" w:color="auto"/>
                                                                                                                                                                                                                                                                                                                                                                                                                                                                                                                                                                                                                                                                                                        <w:bottom w:val="none" w:sz="0" w:space="0" w:color="auto"/>
                                                                                                                                                                                                                                                                                                                                                                                                                                                                                                                                                                                                                                                                                                        <w:right w:val="none" w:sz="0" w:space="0" w:color="auto"/>
                                                                                                                                                                                                                                                                                                                                                                                                                                                                                                                                                                                                                                                                                                      </w:divBdr>
                                                                                                                                                                                                                                                                                                                                                                                                                                                                                                                                                                                                                                                                                                      <w:divsChild>
                                                                                                                                                                                                                                                                                                                                                                                                                                                                                                                                                                                                                                                                                                        <w:div w:id="1043098254">
                                                                                                                                                                                                                                                                                                                                                                                                                                                                                                                                                                                                                                                                                                          <w:marLeft w:val="0"/>
                                                                                                                                                                                                                                                                                                                                                                                                                                                                                                                                                                                                                                                                                                          <w:marRight w:val="0"/>
                                                                                                                                                                                                                                                                                                                                                                                                                                                                                                                                                                                                                                                                                                          <w:marTop w:val="0"/>
                                                                                                                                                                                                                                                                                                                                                                                                                                                                                                                                                                                                                                                                                                          <w:marBottom w:val="0"/>
                                                                                                                                                                                                                                                                                                                                                                                                                                                                                                                                                                                                                                                                                                          <w:divBdr>
                                                                                                                                                                                                                                                                                                                                                                                                                                                                                                                                                                                                                                                                                                            <w:top w:val="none" w:sz="0" w:space="0" w:color="auto"/>
                                                                                                                                                                                                                                                                                                                                                                                                                                                                                                                                                                                                                                                                                                            <w:left w:val="none" w:sz="0" w:space="0" w:color="auto"/>
                                                                                                                                                                                                                                                                                                                                                                                                                                                                                                                                                                                                                                                                                                            <w:bottom w:val="none" w:sz="0" w:space="0" w:color="auto"/>
                                                                                                                                                                                                                                                                                                                                                                                                                                                                                                                                                                                                                                                                                                            <w:right w:val="none" w:sz="0" w:space="0" w:color="auto"/>
                                                                                                                                                                                                                                                                                                                                                                                                                                                                                                                                                                                                                                                                                                          </w:divBdr>
                                                                                                                                                                                                                                                                                                                                                                                                                                                                                                                                                                                                                                                                                                          <w:divsChild>
                                                                                                                                                                                                                                                                                                                                                                                                                                                                                                                                                                                                                                                                                                            <w:div w:id="1160459851">
                                                                                                                                                                                                                                                                                                                                                                                                                                                                                                                                                                                                                                                                                                              <w:marLeft w:val="0"/>
                                                                                                                                                                                                                                                                                                                                                                                                                                                                                                                                                                                                                                                                                                              <w:marRight w:val="0"/>
                                                                                                                                                                                                                                                                                                                                                                                                                                                                                                                                                                                                                                                                                                              <w:marTop w:val="0"/>
                                                                                                                                                                                                                                                                                                                                                                                                                                                                                                                                                                                                                                                                                                              <w:marBottom w:val="0"/>
                                                                                                                                                                                                                                                                                                                                                                                                                                                                                                                                                                                                                                                                                                              <w:divBdr>
                                                                                                                                                                                                                                                                                                                                                                                                                                                                                                                                                                                                                                                                                                                <w:top w:val="none" w:sz="0" w:space="0" w:color="auto"/>
                                                                                                                                                                                                                                                                                                                                                                                                                                                                                                                                                                                                                                                                                                                <w:left w:val="none" w:sz="0" w:space="0" w:color="auto"/>
                                                                                                                                                                                                                                                                                                                                                                                                                                                                                                                                                                                                                                                                                                                <w:bottom w:val="none" w:sz="0" w:space="0" w:color="auto"/>
                                                                                                                                                                                                                                                                                                                                                                                                                                                                                                                                                                                                                                                                                                                <w:right w:val="none" w:sz="0" w:space="0" w:color="auto"/>
                                                                                                                                                                                                                                                                                                                                                                                                                                                                                                                                                                                                                                                                                                              </w:divBdr>
                                                                                                                                                                                                                                                                                                                                                                                                                                                                                                                                                                                                                                                                                                              <w:divsChild>
                                                                                                                                                                                                                                                                                                                                                                                                                                                                                                                                                                                                                                                                                                                <w:div w:id="944460311">
                                                                                                                                                                                                                                                                                                                                                                                                                                                                                                                                                                                                                                                                                                                  <w:marLeft w:val="0"/>
                                                                                                                                                                                                                                                                                                                                                                                                                                                                                                                                                                                                                                                                                                                  <w:marRight w:val="0"/>
                                                                                                                                                                                                                                                                                                                                                                                                                                                                                                                                                                                                                                                                                                                  <w:marTop w:val="0"/>
                                                                                                                                                                                                                                                                                                                                                                                                                                                                                                                                                                                                                                                                                                                  <w:marBottom w:val="0"/>
                                                                                                                                                                                                                                                                                                                                                                                                                                                                                                                                                                                                                                                                                                                  <w:divBdr>
                                                                                                                                                                                                                                                                                                                                                                                                                                                                                                                                                                                                                                                                                                                    <w:top w:val="none" w:sz="0" w:space="0" w:color="auto"/>
                                                                                                                                                                                                                                                                                                                                                                                                                                                                                                                                                                                                                                                                                                                    <w:left w:val="none" w:sz="0" w:space="0" w:color="auto"/>
                                                                                                                                                                                                                                                                                                                                                                                                                                                                                                                                                                                                                                                                                                                    <w:bottom w:val="none" w:sz="0" w:space="0" w:color="auto"/>
                                                                                                                                                                                                                                                                                                                                                                                                                                                                                                                                                                                                                                                                                                                    <w:right w:val="none" w:sz="0" w:space="0" w:color="auto"/>
                                                                                                                                                                                                                                                                                                                                                                                                                                                                                                                                                                                                                                                                                                                  </w:divBdr>
                                                                                                                                                                                                                                                                                                                                                                                                                                                                                                                                                                                                                                                                                                                  <w:divsChild>
                                                                                                                                                                                                                                                                                                                                                                                                                                                                                                                                                                                                                                                                                                                    <w:div w:id="1491479309">
                                                                                                                                                                                                                                                                                                                                                                                                                                                                                                                                                                                                                                                                                                                      <w:marLeft w:val="0"/>
                                                                                                                                                                                                                                                                                                                                                                                                                                                                                                                                                                                                                                                                                                                      <w:marRight w:val="0"/>
                                                                                                                                                                                                                                                                                                                                                                                                                                                                                                                                                                                                                                                                                                                      <w:marTop w:val="0"/>
                                                                                                                                                                                                                                                                                                                                                                                                                                                                                                                                                                                                                                                                                                                      <w:marBottom w:val="0"/>
                                                                                                                                                                                                                                                                                                                                                                                                                                                                                                                                                                                                                                                                                                                      <w:divBdr>
                                                                                                                                                                                                                                                                                                                                                                                                                                                                                                                                                                                                                                                                                                                        <w:top w:val="none" w:sz="0" w:space="0" w:color="auto"/>
                                                                                                                                                                                                                                                                                                                                                                                                                                                                                                                                                                                                                                                                                                                        <w:left w:val="none" w:sz="0" w:space="0" w:color="auto"/>
                                                                                                                                                                                                                                                                                                                                                                                                                                                                                                                                                                                                                                                                                                                        <w:bottom w:val="none" w:sz="0" w:space="0" w:color="auto"/>
                                                                                                                                                                                                                                                                                                                                                                                                                                                                                                                                                                                                                                                                                                                        <w:right w:val="none" w:sz="0" w:space="0" w:color="auto"/>
                                                                                                                                                                                                                                                                                                                                                                                                                                                                                                                                                                                                                                                                                                                      </w:divBdr>
                                                                                                                                                                                                                                                                                                                                                                                                                                                                                                                                                                                                                                                                                                                      <w:divsChild>
                                                                                                                                                                                                                                                                                                                                                                                                                                                                                                                                                                                                                                                                                                                        <w:div w:id="669795040">
                                                                                                                                                                                                                                                                                                                                                                                                                                                                                                                                                                                                                                                                                                                          <w:marLeft w:val="0"/>
                                                                                                                                                                                                                                                                                                                                                                                                                                                                                                                                                                                                                                                                                                                          <w:marRight w:val="0"/>
                                                                                                                                                                                                                                                                                                                                                                                                                                                                                                                                                                                                                                                                                                                          <w:marTop w:val="0"/>
                                                                                                                                                                                                                                                                                                                                                                                                                                                                                                                                                                                                                                                                                                                          <w:marBottom w:val="0"/>
                                                                                                                                                                                                                                                                                                                                                                                                                                                                                                                                                                                                                                                                                                                          <w:divBdr>
                                                                                                                                                                                                                                                                                                                                                                                                                                                                                                                                                                                                                                                                                                                            <w:top w:val="none" w:sz="0" w:space="0" w:color="auto"/>
                                                                                                                                                                                                                                                                                                                                                                                                                                                                                                                                                                                                                                                                                                                            <w:left w:val="none" w:sz="0" w:space="0" w:color="auto"/>
                                                                                                                                                                                                                                                                                                                                                                                                                                                                                                                                                                                                                                                                                                                            <w:bottom w:val="none" w:sz="0" w:space="0" w:color="auto"/>
                                                                                                                                                                                                                                                                                                                                                                                                                                                                                                                                                                                                                                                                                                                            <w:right w:val="none" w:sz="0" w:space="0" w:color="auto"/>
                                                                                                                                                                                                                                                                                                                                                                                                                                                                                                                                                                                                                                                                                                                          </w:divBdr>
                                                                                                                                                                                                                                                                                                                                                                                                                                                                                                                                                                                                                                                                                                                          <w:divsChild>
                                                                                                                                                                                                                                                                                                                                                                                                                                                                                                                                                                                                                                                                                                                            <w:div w:id="355158609">
                                                                                                                                                                                                                                                                                                                                                                                                                                                                                                                                                                                                                                                                                                                              <w:marLeft w:val="0"/>
                                                                                                                                                                                                                                                                                                                                                                                                                                                                                                                                                                                                                                                                                                                              <w:marRight w:val="0"/>
                                                                                                                                                                                                                                                                                                                                                                                                                                                                                                                                                                                                                                                                                                                              <w:marTop w:val="0"/>
                                                                                                                                                                                                                                                                                                                                                                                                                                                                                                                                                                                                                                                                                                                              <w:marBottom w:val="0"/>
                                                                                                                                                                                                                                                                                                                                                                                                                                                                                                                                                                                                                                                                                                                              <w:divBdr>
                                                                                                                                                                                                                                                                                                                                                                                                                                                                                                                                                                                                                                                                                                                                <w:top w:val="none" w:sz="0" w:space="0" w:color="auto"/>
                                                                                                                                                                                                                                                                                                                                                                                                                                                                                                                                                                                                                                                                                                                                <w:left w:val="none" w:sz="0" w:space="0" w:color="auto"/>
                                                                                                                                                                                                                                                                                                                                                                                                                                                                                                                                                                                                                                                                                                                                <w:bottom w:val="none" w:sz="0" w:space="0" w:color="auto"/>
                                                                                                                                                                                                                                                                                                                                                                                                                                                                                                                                                                                                                                                                                                                                <w:right w:val="none" w:sz="0" w:space="0" w:color="auto"/>
                                                                                                                                                                                                                                                                                                                                                                                                                                                                                                                                                                                                                                                                                                                              </w:divBdr>
                                                                                                                                                                                                                                                                                                                                                                                                                                                                                                                                                                                                                                                                                                                              <w:divsChild>
                                                                                                                                                                                                                                                                                                                                                                                                                                                                                                                                                                                                                                                                                                                                <w:div w:id="655108655">
                                                                                                                                                                                                                                                                                                                                                                                                                                                                                                                                                                                                                                                                                                                                  <w:marLeft w:val="0"/>
                                                                                                                                                                                                                                                                                                                                                                                                                                                                                                                                                                                                                                                                                                                                  <w:marRight w:val="0"/>
                                                                                                                                                                                                                                                                                                                                                                                                                                                                                                                                                                                                                                                                                                                                  <w:marTop w:val="0"/>
                                                                                                                                                                                                                                                                                                                                                                                                                                                                                                                                                                                                                                                                                                                                  <w:marBottom w:val="0"/>
                                                                                                                                                                                                                                                                                                                                                                                                                                                                                                                                                                                                                                                                                                                                  <w:divBdr>
                                                                                                                                                                                                                                                                                                                                                                                                                                                                                                                                                                                                                                                                                                                                    <w:top w:val="none" w:sz="0" w:space="0" w:color="auto"/>
                                                                                                                                                                                                                                                                                                                                                                                                                                                                                                                                                                                                                                                                                                                                    <w:left w:val="none" w:sz="0" w:space="0" w:color="auto"/>
                                                                                                                                                                                                                                                                                                                                                                                                                                                                                                                                                                                                                                                                                                                                    <w:bottom w:val="none" w:sz="0" w:space="0" w:color="auto"/>
                                                                                                                                                                                                                                                                                                                                                                                                                                                                                                                                                                                                                                                                                                                                    <w:right w:val="none" w:sz="0" w:space="0" w:color="auto"/>
                                                                                                                                                                                                                                                                                                                                                                                                                                                                                                                                                                                                                                                                                                                                  </w:divBdr>
                                                                                                                                                                                                                                                                                                                                                                                                                                                                                                                                                                                                                                                                                                                                  <w:divsChild>
                                                                                                                                                                                                                                                                                                                                                                                                                                                                                                                                                                                                                                                                                                                                    <w:div w:id="717632127">
                                                                                                                                                                                                                                                                                                                                                                                                                                                                                                                                                                                                                                                                                                                                      <w:marLeft w:val="0"/>
                                                                                                                                                                                                                                                                                                                                                                                                                                                                                                                                                                                                                                                                                                                                      <w:marRight w:val="0"/>
                                                                                                                                                                                                                                                                                                                                                                                                                                                                                                                                                                                                                                                                                                                                      <w:marTop w:val="0"/>
                                                                                                                                                                                                                                                                                                                                                                                                                                                                                                                                                                                                                                                                                                                                      <w:marBottom w:val="0"/>
                                                                                                                                                                                                                                                                                                                                                                                                                                                                                                                                                                                                                                                                                                                                      <w:divBdr>
                                                                                                                                                                                                                                                                                                                                                                                                                                                                                                                                                                                                                                                                                                                                        <w:top w:val="none" w:sz="0" w:space="0" w:color="auto"/>
                                                                                                                                                                                                                                                                                                                                                                                                                                                                                                                                                                                                                                                                                                                                        <w:left w:val="none" w:sz="0" w:space="0" w:color="auto"/>
                                                                                                                                                                                                                                                                                                                                                                                                                                                                                                                                                                                                                                                                                                                                        <w:bottom w:val="none" w:sz="0" w:space="0" w:color="auto"/>
                                                                                                                                                                                                                                                                                                                                                                                                                                                                                                                                                                                                                                                                                                                                        <w:right w:val="none" w:sz="0" w:space="0" w:color="auto"/>
                                                                                                                                                                                                                                                                                                                                                                                                                                                                                                                                                                                                                                                                                                                                      </w:divBdr>
                                                                                                                                                                                                                                                                                                                                                                                                                                                                                                                                                                                                                                                                                                                                      <w:divsChild>
                                                                                                                                                                                                                                                                                                                                                                                                                                                                                                                                                                                                                                                                                                                                        <w:div w:id="1756901568">
                                                                                                                                                                                                                                                                                                                                                                                                                                                                                                                                                                                                                                                                                                                                          <w:marLeft w:val="0"/>
                                                                                                                                                                                                                                                                                                                                                                                                                                                                                                                                                                                                                                                                                                                                          <w:marRight w:val="0"/>
                                                                                                                                                                                                                                                                                                                                                                                                                                                                                                                                                                                                                                                                                                                                          <w:marTop w:val="0"/>
                                                                                                                                                                                                                                                                                                                                                                                                                                                                                                                                                                                                                                                                                                                                          <w:marBottom w:val="0"/>
                                                                                                                                                                                                                                                                                                                                                                                                                                                                                                                                                                                                                                                                                                                                          <w:divBdr>
                                                                                                                                                                                                                                                                                                                                                                                                                                                                                                                                                                                                                                                                                                                                            <w:top w:val="none" w:sz="0" w:space="0" w:color="auto"/>
                                                                                                                                                                                                                                                                                                                                                                                                                                                                                                                                                                                                                                                                                                                                            <w:left w:val="none" w:sz="0" w:space="0" w:color="auto"/>
                                                                                                                                                                                                                                                                                                                                                                                                                                                                                                                                                                                                                                                                                                                                            <w:bottom w:val="none" w:sz="0" w:space="0" w:color="auto"/>
                                                                                                                                                                                                                                                                                                                                                                                                                                                                                                                                                                                                                                                                                                                                            <w:right w:val="none" w:sz="0" w:space="0" w:color="auto"/>
                                                                                                                                                                                                                                                                                                                                                                                                                                                                                                                                                                                                                                                                                                                                          </w:divBdr>
                                                                                                                                                                                                                                                                                                                                                                                                                                                                                                                                                                                                                                                                                                                                          <w:divsChild>
                                                                                                                                                                                                                                                                                                                                                                                                                                                                                                                                                                                                                                                                                                                                            <w:div w:id="915701284">
                                                                                                                                                                                                                                                                                                                                                                                                                                                                                                                                                                                                                                                                                                                                              <w:marLeft w:val="0"/>
                                                                                                                                                                                                                                                                                                                                                                                                                                                                                                                                                                                                                                                                                                                                              <w:marRight w:val="0"/>
                                                                                                                                                                                                                                                                                                                                                                                                                                                                                                                                                                                                                                                                                                                                              <w:marTop w:val="0"/>
                                                                                                                                                                                                                                                                                                                                                                                                                                                                                                                                                                                                                                                                                                                                              <w:marBottom w:val="0"/>
                                                                                                                                                                                                                                                                                                                                                                                                                                                                                                                                                                                                                                                                                                                                              <w:divBdr>
                                                                                                                                                                                                                                                                                                                                                                                                                                                                                                                                                                                                                                                                                                                                                <w:top w:val="none" w:sz="0" w:space="0" w:color="auto"/>
                                                                                                                                                                                                                                                                                                                                                                                                                                                                                                                                                                                                                                                                                                                                                <w:left w:val="none" w:sz="0" w:space="0" w:color="auto"/>
                                                                                                                                                                                                                                                                                                                                                                                                                                                                                                                                                                                                                                                                                                                                                <w:bottom w:val="none" w:sz="0" w:space="0" w:color="auto"/>
                                                                                                                                                                                                                                                                                                                                                                                                                                                                                                                                                                                                                                                                                                                                                <w:right w:val="none" w:sz="0" w:space="0" w:color="auto"/>
                                                                                                                                                                                                                                                                                                                                                                                                                                                                                                                                                                                                                                                                                                                                              </w:divBdr>
                                                                                                                                                                                                                                                                                                                                                                                                                                                                                                                                                                                                                                                                                                                                              <w:divsChild>
                                                                                                                                                                                                                                                                                                                                                                                                                                                                                                                                                                                                                                                                                                                                                <w:div w:id="1268856126">
                                                                                                                                                                                                                                                                                                                                                                                                                                                                                                                                                                                                                                                                                                                                                  <w:marLeft w:val="0"/>
                                                                                                                                                                                                                                                                                                                                                                                                                                                                                                                                                                                                                                                                                                                                                  <w:marRight w:val="0"/>
                                                                                                                                                                                                                                                                                                                                                                                                                                                                                                                                                                                                                                                                                                                                                  <w:marTop w:val="0"/>
                                                                                                                                                                                                                                                                                                                                                                                                                                                                                                                                                                                                                                                                                                                                                  <w:marBottom w:val="0"/>
                                                                                                                                                                                                                                                                                                                                                                                                                                                                                                                                                                                                                                                                                                                                                  <w:divBdr>
                                                                                                                                                                                                                                                                                                                                                                                                                                                                                                                                                                                                                                                                                                                                                    <w:top w:val="none" w:sz="0" w:space="0" w:color="auto"/>
                                                                                                                                                                                                                                                                                                                                                                                                                                                                                                                                                                                                                                                                                                                                                    <w:left w:val="none" w:sz="0" w:space="0" w:color="auto"/>
                                                                                                                                                                                                                                                                                                                                                                                                                                                                                                                                                                                                                                                                                                                                                    <w:bottom w:val="none" w:sz="0" w:space="0" w:color="auto"/>
                                                                                                                                                                                                                                                                                                                                                                                                                                                                                                                                                                                                                                                                                                                                                    <w:right w:val="none" w:sz="0" w:space="0" w:color="auto"/>
                                                                                                                                                                                                                                                                                                                                                                                                                                                                                                                                                                                                                                                                                                                                                  </w:divBdr>
                                                                                                                                                                                                                                                                                                                                                                                                                                                                                                                                                                                                                                                                                                                                                  <w:divsChild>
                                                                                                                                                                                                                                                                                                                                                                                                                                                                                                                                                                                                                                                                                                                                                    <w:div w:id="1845703815">
                                                                                                                                                                                                                                                                                                                                                                                                                                                                                                                                                                                                                                                                                                                                                      <w:marLeft w:val="0"/>
                                                                                                                                                                                                                                                                                                                                                                                                                                                                                                                                                                                                                                                                                                                                                      <w:marRight w:val="0"/>
                                                                                                                                                                                                                                                                                                                                                                                                                                                                                                                                                                                                                                                                                                                                                      <w:marTop w:val="0"/>
                                                                                                                                                                                                                                                                                                                                                                                                                                                                                                                                                                                                                                                                                                                                                      <w:marBottom w:val="0"/>
                                                                                                                                                                                                                                                                                                                                                                                                                                                                                                                                                                                                                                                                                                                                                      <w:divBdr>
                                                                                                                                                                                                                                                                                                                                                                                                                                                                                                                                                                                                                                                                                                                                                        <w:top w:val="none" w:sz="0" w:space="0" w:color="auto"/>
                                                                                                                                                                                                                                                                                                                                                                                                                                                                                                                                                                                                                                                                                                                                                        <w:left w:val="none" w:sz="0" w:space="0" w:color="auto"/>
                                                                                                                                                                                                                                                                                                                                                                                                                                                                                                                                                                                                                                                                                                                                                        <w:bottom w:val="none" w:sz="0" w:space="0" w:color="auto"/>
                                                                                                                                                                                                                                                                                                                                                                                                                                                                                                                                                                                                                                                                                                                                                        <w:right w:val="none" w:sz="0" w:space="0" w:color="auto"/>
                                                                                                                                                                                                                                                                                                                                                                                                                                                                                                                                                                                                                                                                                                                                                      </w:divBdr>
                                                                                                                                                                                                                                                                                                                                                                                                                                                                                                                                                                                                                                                                                                                                                      <w:divsChild>
                                                                                                                                                                                                                                                                                                                                                                                                                                                                                                                                                                                                                                                                                                                                                        <w:div w:id="2079354168">
                                                                                                                                                                                                                                                                                                                                                                                                                                                                                                                                                                                                                                                                                                                                                          <w:marLeft w:val="0"/>
                                                                                                                                                                                                                                                                                                                                                                                                                                                                                                                                                                                                                                                                                                                                                          <w:marRight w:val="0"/>
                                                                                                                                                                                                                                                                                                                                                                                                                                                                                                                                                                                                                                                                                                                                                          <w:marTop w:val="0"/>
                                                                                                                                                                                                                                                                                                                                                                                                                                                                                                                                                                                                                                                                                                                                                          <w:marBottom w:val="0"/>
                                                                                                                                                                                                                                                                                                                                                                                                                                                                                                                                                                                                                                                                                                                                                          <w:divBdr>
                                                                                                                                                                                                                                                                                                                                                                                                                                                                                                                                                                                                                                                                                                                                                            <w:top w:val="none" w:sz="0" w:space="0" w:color="auto"/>
                                                                                                                                                                                                                                                                                                                                                                                                                                                                                                                                                                                                                                                                                                                                                            <w:left w:val="none" w:sz="0" w:space="0" w:color="auto"/>
                                                                                                                                                                                                                                                                                                                                                                                                                                                                                                                                                                                                                                                                                                                                                            <w:bottom w:val="none" w:sz="0" w:space="0" w:color="auto"/>
                                                                                                                                                                                                                                                                                                                                                                                                                                                                                                                                                                                                                                                                                                                                                            <w:right w:val="none" w:sz="0" w:space="0" w:color="auto"/>
                                                                                                                                                                                                                                                                                                                                                                                                                                                                                                                                                                                                                                                                                                                                                          </w:divBdr>
                                                                                                                                                                                                                                                                                                                                                                                                                                                                                                                                                                                                                                                                                                                                                          <w:divsChild>
                                                                                                                                                                                                                                                                                                                                                                                                                                                                                                                                                                                                                                                                                                                                                            <w:div w:id="24716916">
                                                                                                                                                                                                                                                                                                                                                                                                                                                                                                                                                                                                                                                                                                                                                              <w:marLeft w:val="0"/>
                                                                                                                                                                                                                                                                                                                                                                                                                                                                                                                                                                                                                                                                                                                                                              <w:marRight w:val="0"/>
                                                                                                                                                                                                                                                                                                                                                                                                                                                                                                                                                                                                                                                                                                                                                              <w:marTop w:val="0"/>
                                                                                                                                                                                                                                                                                                                                                                                                                                                                                                                                                                                                                                                                                                                                                              <w:marBottom w:val="0"/>
                                                                                                                                                                                                                                                                                                                                                                                                                                                                                                                                                                                                                                                                                                                                                              <w:divBdr>
                                                                                                                                                                                                                                                                                                                                                                                                                                                                                                                                                                                                                                                                                                                                                                <w:top w:val="none" w:sz="0" w:space="0" w:color="auto"/>
                                                                                                                                                                                                                                                                                                                                                                                                                                                                                                                                                                                                                                                                                                                                                                <w:left w:val="none" w:sz="0" w:space="0" w:color="auto"/>
                                                                                                                                                                                                                                                                                                                                                                                                                                                                                                                                                                                                                                                                                                                                                                <w:bottom w:val="none" w:sz="0" w:space="0" w:color="auto"/>
                                                                                                                                                                                                                                                                                                                                                                                                                                                                                                                                                                                                                                                                                                                                                                <w:right w:val="none" w:sz="0" w:space="0" w:color="auto"/>
                                                                                                                                                                                                                                                                                                                                                                                                                                                                                                                                                                                                                                                                                                                                                              </w:divBdr>
                                                                                                                                                                                                                                                                                                                                                                                                                                                                                                                                                                                                                                                                                                                                                              <w:divsChild>
                                                                                                                                                                                                                                                                                                                                                                                                                                                                                                                                                                                                                                                                                                                                                                <w:div w:id="1321159693">
                                                                                                                                                                                                                                                                                                                                                                                                                                                                                                                                                                                                                                                                                                                                                                  <w:marLeft w:val="0"/>
                                                                                                                                                                                                                                                                                                                                                                                                                                                                                                                                                                                                                                                                                                                                                                  <w:marRight w:val="0"/>
                                                                                                                                                                                                                                                                                                                                                                                                                                                                                                                                                                                                                                                                                                                                                                  <w:marTop w:val="0"/>
                                                                                                                                                                                                                                                                                                                                                                                                                                                                                                                                                                                                                                                                                                                                                                  <w:marBottom w:val="0"/>
                                                                                                                                                                                                                                                                                                                                                                                                                                                                                                                                                                                                                                                                                                                                                                  <w:divBdr>
                                                                                                                                                                                                                                                                                                                                                                                                                                                                                                                                                                                                                                                                                                                                                                    <w:top w:val="none" w:sz="0" w:space="0" w:color="auto"/>
                                                                                                                                                                                                                                                                                                                                                                                                                                                                                                                                                                                                                                                                                                                                                                    <w:left w:val="none" w:sz="0" w:space="0" w:color="auto"/>
                                                                                                                                                                                                                                                                                                                                                                                                                                                                                                                                                                                                                                                                                                                                                                    <w:bottom w:val="none" w:sz="0" w:space="0" w:color="auto"/>
                                                                                                                                                                                                                                                                                                                                                                                                                                                                                                                                                                                                                                                                                                                                                                    <w:right w:val="none" w:sz="0" w:space="0" w:color="auto"/>
                                                                                                                                                                                                                                                                                                                                                                                                                                                                                                                                                                                                                                                                                                                                                                  </w:divBdr>
                                                                                                                                                                                                                                                                                                                                                                                                                                                                                                                                                                                                                                                                                                                                                                  <w:divsChild>
                                                                                                                                                                                                                                                                                                                                                                                                                                                                                                                                                                                                                                                                                                                                                                    <w:div w:id="1787190160">
                                                                                                                                                                                                                                                                                                                                                                                                                                                                                                                                                                                                                                                                                                                                                                      <w:marLeft w:val="0"/>
                                                                                                                                                                                                                                                                                                                                                                                                                                                                                                                                                                                                                                                                                                                                                                      <w:marRight w:val="0"/>
                                                                                                                                                                                                                                                                                                                                                                                                                                                                                                                                                                                                                                                                                                                                                                      <w:marTop w:val="0"/>
                                                                                                                                                                                                                                                                                                                                                                                                                                                                                                                                                                                                                                                                                                                                                                      <w:marBottom w:val="0"/>
                                                                                                                                                                                                                                                                                                                                                                                                                                                                                                                                                                                                                                                                                                                                                                      <w:divBdr>
                                                                                                                                                                                                                                                                                                                                                                                                                                                                                                                                                                                                                                                                                                                                                                        <w:top w:val="none" w:sz="0" w:space="0" w:color="auto"/>
                                                                                                                                                                                                                                                                                                                                                                                                                                                                                                                                                                                                                                                                                                                                                                        <w:left w:val="none" w:sz="0" w:space="0" w:color="auto"/>
                                                                                                                                                                                                                                                                                                                                                                                                                                                                                                                                                                                                                                                                                                                                                                        <w:bottom w:val="none" w:sz="0" w:space="0" w:color="auto"/>
                                                                                                                                                                                                                                                                                                                                                                                                                                                                                                                                                                                                                                                                                                                                                                        <w:right w:val="none" w:sz="0" w:space="0" w:color="auto"/>
                                                                                                                                                                                                                                                                                                                                                                                                                                                                                                                                                                                                                                                                                                                                                                      </w:divBdr>
                                                                                                                                                                                                                                                                                                                                                                                                                                                                                                                                                                                                                                                                                                                                                                      <w:divsChild>
                                                                                                                                                                                                                                                                                                                                                                                                                                                                                                                                                                                                                                                                                                                                                                        <w:div w:id="1344284851">
                                                                                                                                                                                                                                                                                                                                                                                                                                                                                                                                                                                                                                                                                                                                                                          <w:marLeft w:val="0"/>
                                                                                                                                                                                                                                                                                                                                                                                                                                                                                                                                                                                                                                                                                                                                                                          <w:marRight w:val="0"/>
                                                                                                                                                                                                                                                                                                                                                                                                                                                                                                                                                                                                                                                                                                                                                                          <w:marTop w:val="0"/>
                                                                                                                                                                                                                                                                                                                                                                                                                                                                                                                                                                                                                                                                                                                                                                          <w:marBottom w:val="0"/>
                                                                                                                                                                                                                                                                                                                                                                                                                                                                                                                                                                                                                                                                                                                                                                          <w:divBdr>
                                                                                                                                                                                                                                                                                                                                                                                                                                                                                                                                                                                                                                                                                                                                                                            <w:top w:val="none" w:sz="0" w:space="0" w:color="auto"/>
                                                                                                                                                                                                                                                                                                                                                                                                                                                                                                                                                                                                                                                                                                                                                                            <w:left w:val="none" w:sz="0" w:space="0" w:color="auto"/>
                                                                                                                                                                                                                                                                                                                                                                                                                                                                                                                                                                                                                                                                                                                                                                            <w:bottom w:val="none" w:sz="0" w:space="0" w:color="auto"/>
                                                                                                                                                                                                                                                                                                                                                                                                                                                                                                                                                                                                                                                                                                                                                                            <w:right w:val="none" w:sz="0" w:space="0" w:color="auto"/>
                                                                                                                                                                                                                                                                                                                                                                                                                                                                                                                                                                                                                                                                                                                                                                          </w:divBdr>
                                                                                                                                                                                                                                                                                                                                                                                                                                                                                                                                                                                                                                                                                                                                                                          <w:divsChild>
                                                                                                                                                                                                                                                                                                                                                                                                                                                                                                                                                                                                                                                                                                                                                                            <w:div w:id="1112936658">
                                                                                                                                                                                                                                                                                                                                                                                                                                                                                                                                                                                                                                                                                                                                                                              <w:marLeft w:val="0"/>
                                                                                                                                                                                                                                                                                                                                                                                                                                                                                                                                                                                                                                                                                                                                                                              <w:marRight w:val="0"/>
                                                                                                                                                                                                                                                                                                                                                                                                                                                                                                                                                                                                                                                                                                                                                                              <w:marTop w:val="0"/>
                                                                                                                                                                                                                                                                                                                                                                                                                                                                                                                                                                                                                                                                                                                                                                              <w:marBottom w:val="0"/>
                                                                                                                                                                                                                                                                                                                                                                                                                                                                                                                                                                                                                                                                                                                                                                              <w:divBdr>
                                                                                                                                                                                                                                                                                                                                                                                                                                                                                                                                                                                                                                                                                                                                                                                <w:top w:val="none" w:sz="0" w:space="0" w:color="auto"/>
                                                                                                                                                                                                                                                                                                                                                                                                                                                                                                                                                                                                                                                                                                                                                                                <w:left w:val="none" w:sz="0" w:space="0" w:color="auto"/>
                                                                                                                                                                                                                                                                                                                                                                                                                                                                                                                                                                                                                                                                                                                                                                                <w:bottom w:val="none" w:sz="0" w:space="0" w:color="auto"/>
                                                                                                                                                                                                                                                                                                                                                                                                                                                                                                                                                                                                                                                                                                                                                                                <w:right w:val="none" w:sz="0" w:space="0" w:color="auto"/>
                                                                                                                                                                                                                                                                                                                                                                                                                                                                                                                                                                                                                                                                                                                                                                              </w:divBdr>
                                                                                                                                                                                                                                                                                                                                                                                                                                                                                                                                                                                                                                                                                                                                                                              <w:divsChild>
                                                                                                                                                                                                                                                                                                                                                                                                                                                                                                                                                                                                                                                                                                                                                                                <w:div w:id="866721145">
                                                                                                                                                                                                                                                                                                                                                                                                                                                                                                                                                                                                                                                                                                                                                                                  <w:marLeft w:val="0"/>
                                                                                                                                                                                                                                                                                                                                                                                                                                                                                                                                                                                                                                                                                                                                                                                  <w:marRight w:val="0"/>
                                                                                                                                                                                                                                                                                                                                                                                                                                                                                                                                                                                                                                                                                                                                                                                  <w:marTop w:val="0"/>
                                                                                                                                                                                                                                                                                                                                                                                                                                                                                                                                                                                                                                                                                                                                                                                  <w:marBottom w:val="0"/>
                                                                                                                                                                                                                                                                                                                                                                                                                                                                                                                                                                                                                                                                                                                                                                                  <w:divBdr>
                                                                                                                                                                                                                                                                                                                                                                                                                                                                                                                                                                                                                                                                                                                                                                                    <w:top w:val="none" w:sz="0" w:space="0" w:color="auto"/>
                                                                                                                                                                                                                                                                                                                                                                                                                                                                                                                                                                                                                                                                                                                                                                                    <w:left w:val="none" w:sz="0" w:space="0" w:color="auto"/>
                                                                                                                                                                                                                                                                                                                                                                                                                                                                                                                                                                                                                                                                                                                                                                                    <w:bottom w:val="none" w:sz="0" w:space="0" w:color="auto"/>
                                                                                                                                                                                                                                                                                                                                                                                                                                                                                                                                                                                                                                                                                                                                                                                    <w:right w:val="none" w:sz="0" w:space="0" w:color="auto"/>
                                                                                                                                                                                                                                                                                                                                                                                                                                                                                                                                                                                                                                                                                                                                                                                  </w:divBdr>
                                                                                                                                                                                                                                                                                                                                                                                                                                                                                                                                                                                                                                                                                                                                                                                  <w:divsChild>
                                                                                                                                                                                                                                                                                                                                                                                                                                                                                                                                                                                                                                                                                                                                                                                    <w:div w:id="2130935028">
                                                                                                                                                                                                                                                                                                                                                                                                                                                                                                                                                                                                                                                                                                                                                                                      <w:marLeft w:val="0"/>
                                                                                                                                                                                                                                                                                                                                                                                                                                                                                                                                                                                                                                                                                                                                                                                      <w:marRight w:val="0"/>
                                                                                                                                                                                                                                                                                                                                                                                                                                                                                                                                                                                                                                                                                                                                                                                      <w:marTop w:val="0"/>
                                                                                                                                                                                                                                                                                                                                                                                                                                                                                                                                                                                                                                                                                                                                                                                      <w:marBottom w:val="0"/>
                                                                                                                                                                                                                                                                                                                                                                                                                                                                                                                                                                                                                                                                                                                                                                                      <w:divBdr>
                                                                                                                                                                                                                                                                                                                                                                                                                                                                                                                                                                                                                                                                                                                                                                                        <w:top w:val="none" w:sz="0" w:space="0" w:color="auto"/>
                                                                                                                                                                                                                                                                                                                                                                                                                                                                                                                                                                                                                                                                                                                                                                                        <w:left w:val="none" w:sz="0" w:space="0" w:color="auto"/>
                                                                                                                                                                                                                                                                                                                                                                                                                                                                                                                                                                                                                                                                                                                                                                                        <w:bottom w:val="none" w:sz="0" w:space="0" w:color="auto"/>
                                                                                                                                                                                                                                                                                                                                                                                                                                                                                                                                                                                                                                                                                                                                                                                        <w:right w:val="none" w:sz="0" w:space="0" w:color="auto"/>
                                                                                                                                                                                                                                                                                                                                                                                                                                                                                                                                                                                                                                                                                                                                                                                      </w:divBdr>
                                                                                                                                                                                                                                                                                                                                                                                                                                                                                                                                                                                                                                                                                                                                                                                      <w:divsChild>
                                                                                                                                                                                                                                                                                                                                                                                                                                                                                                                                                                                                                                                                                                                                                                                        <w:div w:id="2061903282">
                                                                                                                                                                                                                                                                                                                                                                                                                                                                                                                                                                                                                                                                                                                                                                                          <w:marLeft w:val="0"/>
                                                                                                                                                                                                                                                                                                                                                                                                                                                                                                                                                                                                                                                                                                                                                                                          <w:marRight w:val="0"/>
                                                                                                                                                                                                                                                                                                                                                                                                                                                                                                                                                                                                                                                                                                                                                                                          <w:marTop w:val="0"/>
                                                                                                                                                                                                                                                                                                                                                                                                                                                                                                                                                                                                                                                                                                                                                                                          <w:marBottom w:val="0"/>
                                                                                                                                                                                                                                                                                                                                                                                                                                                                                                                                                                                                                                                                                                                                                                                          <w:divBdr>
                                                                                                                                                                                                                                                                                                                                                                                                                                                                                                                                                                                                                                                                                                                                                                                            <w:top w:val="none" w:sz="0" w:space="0" w:color="auto"/>
                                                                                                                                                                                                                                                                                                                                                                                                                                                                                                                                                                                                                                                                                                                                                                                            <w:left w:val="none" w:sz="0" w:space="0" w:color="auto"/>
                                                                                                                                                                                                                                                                                                                                                                                                                                                                                                                                                                                                                                                                                                                                                                                            <w:bottom w:val="none" w:sz="0" w:space="0" w:color="auto"/>
                                                                                                                                                                                                                                                                                                                                                                                                                                                                                                                                                                                                                                                                                                                                                                                            <w:right w:val="none" w:sz="0" w:space="0" w:color="auto"/>
                                                                                                                                                                                                                                                                                                                                                                                                                                                                                                                                                                                                                                                                                                                                                                                          </w:divBdr>
                                                                                                                                                                                                                                                                                                                                                                                                                                                                                                                                                                                                                                                                                                                                                                                          <w:divsChild>
                                                                                                                                                                                                                                                                                                                                                                                                                                                                                                                                                                                                                                                                                                                                                                                            <w:div w:id="92365012">
                                                                                                                                                                                                                                                                                                                                                                                                                                                                                                                                                                                                                                                                                                                                                                                              <w:marLeft w:val="0"/>
                                                                                                                                                                                                                                                                                                                                                                                                                                                                                                                                                                                                                                                                                                                                                                                              <w:marRight w:val="0"/>
                                                                                                                                                                                                                                                                                                                                                                                                                                                                                                                                                                                                                                                                                                                                                                                              <w:marTop w:val="0"/>
                                                                                                                                                                                                                                                                                                                                                                                                                                                                                                                                                                                                                                                                                                                                                                                              <w:marBottom w:val="0"/>
                                                                                                                                                                                                                                                                                                                                                                                                                                                                                                                                                                                                                                                                                                                                                                                              <w:divBdr>
                                                                                                                                                                                                                                                                                                                                                                                                                                                                                                                                                                                                                                                                                                                                                                                                <w:top w:val="none" w:sz="0" w:space="0" w:color="auto"/>
                                                                                                                                                                                                                                                                                                                                                                                                                                                                                                                                                                                                                                                                                                                                                                                                <w:left w:val="none" w:sz="0" w:space="0" w:color="auto"/>
                                                                                                                                                                                                                                                                                                                                                                                                                                                                                                                                                                                                                                                                                                                                                                                                <w:bottom w:val="none" w:sz="0" w:space="0" w:color="auto"/>
                                                                                                                                                                                                                                                                                                                                                                                                                                                                                                                                                                                                                                                                                                                                                                                                <w:right w:val="none" w:sz="0" w:space="0" w:color="auto"/>
                                                                                                                                                                                                                                                                                                                                                                                                                                                                                                                                                                                                                                                                                                                                                                                              </w:divBdr>
                                                                                                                                                                                                                                                                                                                                                                                                                                                                                                                                                                                                                                                                                                                                                                                              <w:divsChild>
                                                                                                                                                                                                                                                                                                                                                                                                                                                                                                                                                                                                                                                                                                                                                                                                <w:div w:id="47847480">
                                                                                                                                                                                                                                                                                                                                                                                                                                                                                                                                                                                                                                                                                                                                                                                                  <w:marLeft w:val="0"/>
                                                                                                                                                                                                                                                                                                                                                                                                                                                                                                                                                                                                                                                                                                                                                                                                  <w:marRight w:val="0"/>
                                                                                                                                                                                                                                                                                                                                                                                                                                                                                                                                                                                                                                                                                                                                                                                                  <w:marTop w:val="0"/>
                                                                                                                                                                                                                                                                                                                                                                                                                                                                                                                                                                                                                                                                                                                                                                                                  <w:marBottom w:val="0"/>
                                                                                                                                                                                                                                                                                                                                                                                                                                                                                                                                                                                                                                                                                                                                                                                                  <w:divBdr>
                                                                                                                                                                                                                                                                                                                                                                                                                                                                                                                                                                                                                                                                                                                                                                                                    <w:top w:val="none" w:sz="0" w:space="0" w:color="auto"/>
                                                                                                                                                                                                                                                                                                                                                                                                                                                                                                                                                                                                                                                                                                                                                                                                    <w:left w:val="none" w:sz="0" w:space="0" w:color="auto"/>
                                                                                                                                                                                                                                                                                                                                                                                                                                                                                                                                                                                                                                                                                                                                                                                                    <w:bottom w:val="none" w:sz="0" w:space="0" w:color="auto"/>
                                                                                                                                                                                                                                                                                                                                                                                                                                                                                                                                                                                                                                                                                                                                                                                                    <w:right w:val="none" w:sz="0" w:space="0" w:color="auto"/>
                                                                                                                                                                                                                                                                                                                                                                                                                                                                                                                                                                                                                                                                                                                                                                                                  </w:divBdr>
                                                                                                                                                                                                                                                                                                                                                                                                                                                                                                                                                                                                                                                                                                                                                                                                  <w:divsChild>
                                                                                                                                                                                                                                                                                                                                                                                                                                                                                                                                                                                                                                                                                                                                                                                                    <w:div w:id="1345018509">
                                                                                                                                                                                                                                                                                                                                                                                                                                                                                                                                                                                                                                                                                                                                                                                                      <w:marLeft w:val="0"/>
                                                                                                                                                                                                                                                                                                                                                                                                                                                                                                                                                                                                                                                                                                                                                                                                      <w:marRight w:val="0"/>
                                                                                                                                                                                                                                                                                                                                                                                                                                                                                                                                                                                                                                                                                                                                                                                                      <w:marTop w:val="0"/>
                                                                                                                                                                                                                                                                                                                                                                                                                                                                                                                                                                                                                                                                                                                                                                                                      <w:marBottom w:val="0"/>
                                                                                                                                                                                                                                                                                                                                                                                                                                                                                                                                                                                                                                                                                                                                                                                                      <w:divBdr>
                                                                                                                                                                                                                                                                                                                                                                                                                                                                                                                                                                                                                                                                                                                                                                                                        <w:top w:val="none" w:sz="0" w:space="0" w:color="auto"/>
                                                                                                                                                                                                                                                                                                                                                                                                                                                                                                                                                                                                                                                                                                                                                                                                        <w:left w:val="none" w:sz="0" w:space="0" w:color="auto"/>
                                                                                                                                                                                                                                                                                                                                                                                                                                                                                                                                                                                                                                                                                                                                                                                                        <w:bottom w:val="none" w:sz="0" w:space="0" w:color="auto"/>
                                                                                                                                                                                                                                                                                                                                                                                                                                                                                                                                                                                                                                                                                                                                                                                                        <w:right w:val="none" w:sz="0" w:space="0" w:color="auto"/>
                                                                                                                                                                                                                                                                                                                                                                                                                                                                                                                                                                                                                                                                                                                                                                                                      </w:divBdr>
                                                                                                                                                                                                                                                                                                                                                                                                                                                                                                                                                                                                                                                                                                                                                                                                      <w:divsChild>
                                                                                                                                                                                                                                                                                                                                                                                                                                                                                                                                                                                                                                                                                                                                                                                                        <w:div w:id="2071075263">
                                                                                                                                                                                                                                                                                                                                                                                                                                                                                                                                                                                                                                                                                                                                                                                                          <w:marLeft w:val="0"/>
                                                                                                                                                                                                                                                                                                                                                                                                                                                                                                                                                                                                                                                                                                                                                                                                          <w:marRight w:val="0"/>
                                                                                                                                                                                                                                                                                                                                                                                                                                                                                                                                                                                                                                                                                                                                                                                                          <w:marTop w:val="0"/>
                                                                                                                                                                                                                                                                                                                                                                                                                                                                                                                                                                                                                                                                                                                                                                                                          <w:marBottom w:val="0"/>
                                                                                                                                                                                                                                                                                                                                                                                                                                                                                                                                                                                                                                                                                                                                                                                                          <w:divBdr>
                                                                                                                                                                                                                                                                                                                                                                                                                                                                                                                                                                                                                                                                                                                                                                                                            <w:top w:val="none" w:sz="0" w:space="0" w:color="auto"/>
                                                                                                                                                                                                                                                                                                                                                                                                                                                                                                                                                                                                                                                                                                                                                                                                            <w:left w:val="none" w:sz="0" w:space="0" w:color="auto"/>
                                                                                                                                                                                                                                                                                                                                                                                                                                                                                                                                                                                                                                                                                                                                                                                                            <w:bottom w:val="none" w:sz="0" w:space="0" w:color="auto"/>
                                                                                                                                                                                                                                                                                                                                                                                                                                                                                                                                                                                                                                                                                                                                                                                                            <w:right w:val="none" w:sz="0" w:space="0" w:color="auto"/>
                                                                                                                                                                                                                                                                                                                                                                                                                                                                                                                                                                                                                                                                                                                                                                                                          </w:divBdr>
                                                                                                                                                                                                                                                                                                                                                                                                                                                                                                                                                                                                                                                                                                                                                                                                          <w:divsChild>
                                                                                                                                                                                                                                                                                                                                                                                                                                                                                                                                                                                                                                                                                                                                                                                                            <w:div w:id="1802650366">
                                                                                                                                                                                                                                                                                                                                                                                                                                                                                                                                                                                                                                                                                                                                                                                                              <w:marLeft w:val="0"/>
                                                                                                                                                                                                                                                                                                                                                                                                                                                                                                                                                                                                                                                                                                                                                                                                              <w:marRight w:val="0"/>
                                                                                                                                                                                                                                                                                                                                                                                                                                                                                                                                                                                                                                                                                                                                                                                                              <w:marTop w:val="0"/>
                                                                                                                                                                                                                                                                                                                                                                                                                                                                                                                                                                                                                                                                                                                                                                                                              <w:marBottom w:val="0"/>
                                                                                                                                                                                                                                                                                                                                                                                                                                                                                                                                                                                                                                                                                                                                                                                                              <w:divBdr>
                                                                                                                                                                                                                                                                                                                                                                                                                                                                                                                                                                                                                                                                                                                                                                                                                <w:top w:val="none" w:sz="0" w:space="0" w:color="auto"/>
                                                                                                                                                                                                                                                                                                                                                                                                                                                                                                                                                                                                                                                                                                                                                                                                                <w:left w:val="none" w:sz="0" w:space="0" w:color="auto"/>
                                                                                                                                                                                                                                                                                                                                                                                                                                                                                                                                                                                                                                                                                                                                                                                                                <w:bottom w:val="none" w:sz="0" w:space="0" w:color="auto"/>
                                                                                                                                                                                                                                                                                                                                                                                                                                                                                                                                                                                                                                                                                                                                                                                                                <w:right w:val="none" w:sz="0" w:space="0" w:color="auto"/>
                                                                                                                                                                                                                                                                                                                                                                                                                                                                                                                                                                                                                                                                                                                                                                                                              </w:divBdr>
                                                                                                                                                                                                                                                                                                                                                                                                                                                                                                                                                                                                                                                                                                                                                                                                              <w:divsChild>
                                                                                                                                                                                                                                                                                                                                                                                                                                                                                                                                                                                                                                                                                                                                                                                                                <w:div w:id="1339960735">
                                                                                                                                                                                                                                                                                                                                                                                                                                                                                                                                                                                                                                                                                                                                                                                                                  <w:marLeft w:val="0"/>
                                                                                                                                                                                                                                                                                                                                                                                                                                                                                                                                                                                                                                                                                                                                                                                                                  <w:marRight w:val="0"/>
                                                                                                                                                                                                                                                                                                                                                                                                                                                                                                                                                                                                                                                                                                                                                                                                                  <w:marTop w:val="0"/>
                                                                                                                                                                                                                                                                                                                                                                                                                                                                                                                                                                                                                                                                                                                                                                                                                  <w:marBottom w:val="0"/>
                                                                                                                                                                                                                                                                                                                                                                                                                                                                                                                                                                                                                                                                                                                                                                                                                  <w:divBdr>
                                                                                                                                                                                                                                                                                                                                                                                                                                                                                                                                                                                                                                                                                                                                                                                                                    <w:top w:val="none" w:sz="0" w:space="0" w:color="auto"/>
                                                                                                                                                                                                                                                                                                                                                                                                                                                                                                                                                                                                                                                                                                                                                                                                                    <w:left w:val="none" w:sz="0" w:space="0" w:color="auto"/>
                                                                                                                                                                                                                                                                                                                                                                                                                                                                                                                                                                                                                                                                                                                                                                                                                    <w:bottom w:val="none" w:sz="0" w:space="0" w:color="auto"/>
                                                                                                                                                                                                                                                                                                                                                                                                                                                                                                                                                                                                                                                                                                                                                                                                                    <w:right w:val="none" w:sz="0" w:space="0" w:color="auto"/>
                                                                                                                                                                                                                                                                                                                                                                                                                                                                                                                                                                                                                                                                                                                                                                                                                  </w:divBdr>
                                                                                                                                                                                                                                                                                                                                                                                                                                                                                                                                                                                                                                                                                                                                                                                                                  <w:divsChild>
                                                                                                                                                                                                                                                                                                                                                                                                                                                                                                                                                                                                                                                                                                                                                                                                                    <w:div w:id="1721133036">
                                                                                                                                                                                                                                                                                                                                                                                                                                                                                                                                                                                                                                                                                                                                                                                                                      <w:marLeft w:val="0"/>
                                                                                                                                                                                                                                                                                                                                                                                                                                                                                                                                                                                                                                                                                                                                                                                                                      <w:marRight w:val="0"/>
                                                                                                                                                                                                                                                                                                                                                                                                                                                                                                                                                                                                                                                                                                                                                                                                                      <w:marTop w:val="0"/>
                                                                                                                                                                                                                                                                                                                                                                                                                                                                                                                                                                                                                                                                                                                                                                                                                      <w:marBottom w:val="0"/>
                                                                                                                                                                                                                                                                                                                                                                                                                                                                                                                                                                                                                                                                                                                                                                                                                      <w:divBdr>
                                                                                                                                                                                                                                                                                                                                                                                                                                                                                                                                                                                                                                                                                                                                                                                                                        <w:top w:val="none" w:sz="0" w:space="0" w:color="auto"/>
                                                                                                                                                                                                                                                                                                                                                                                                                                                                                                                                                                                                                                                                                                                                                                                                                        <w:left w:val="none" w:sz="0" w:space="0" w:color="auto"/>
                                                                                                                                                                                                                                                                                                                                                                                                                                                                                                                                                                                                                                                                                                                                                                                                                        <w:bottom w:val="none" w:sz="0" w:space="0" w:color="auto"/>
                                                                                                                                                                                                                                                                                                                                                                                                                                                                                                                                                                                                                                                                                                                                                                                                                        <w:right w:val="none" w:sz="0" w:space="0" w:color="auto"/>
                                                                                                                                                                                                                                                                                                                                                                                                                                                                                                                                                                                                                                                                                                                                                                                                                      </w:divBdr>
                                                                                                                                                                                                                                                                                                                                                                                                                                                                                                                                                                                                                                                                                                                                                                                                                      <w:divsChild>
                                                                                                                                                                                                                                                                                                                                                                                                                                                                                                                                                                                                                                                                                                                                                                                                                        <w:div w:id="1231696170">
                                                                                                                                                                                                                                                                                                                                                                                                                                                                                                                                                                                                                                                                                                                                                                                                                          <w:marLeft w:val="0"/>
                                                                                                                                                                                                                                                                                                                                                                                                                                                                                                                                                                                                                                                                                                                                                                                                                          <w:marRight w:val="0"/>
                                                                                                                                                                                                                                                                                                                                                                                                                                                                                                                                                                                                                                                                                                                                                                                                                          <w:marTop w:val="0"/>
                                                                                                                                                                                                                                                                                                                                                                                                                                                                                                                                                                                                                                                                                                                                                                                                                          <w:marBottom w:val="0"/>
                                                                                                                                                                                                                                                                                                                                                                                                                                                                                                                                                                                                                                                                                                                                                                                                                          <w:divBdr>
                                                                                                                                                                                                                                                                                                                                                                                                                                                                                                                                                                                                                                                                                                                                                                                                                            <w:top w:val="none" w:sz="0" w:space="0" w:color="auto"/>
                                                                                                                                                                                                                                                                                                                                                                                                                                                                                                                                                                                                                                                                                                                                                                                                                            <w:left w:val="none" w:sz="0" w:space="0" w:color="auto"/>
                                                                                                                                                                                                                                                                                                                                                                                                                                                                                                                                                                                                                                                                                                                                                                                                                            <w:bottom w:val="none" w:sz="0" w:space="0" w:color="auto"/>
                                                                                                                                                                                                                                                                                                                                                                                                                                                                                                                                                                                                                                                                                                                                                                                                                            <w:right w:val="none" w:sz="0" w:space="0" w:color="auto"/>
                                                                                                                                                                                                                                                                                                                                                                                                                                                                                                                                                                                                                                                                                                                                                                                                                          </w:divBdr>
                                                                                                                                                                                                                                                                                                                                                                                                                                                                                                                                                                                                                                                                                                                                                                                                                          <w:divsChild>
                                                                                                                                                                                                                                                                                                                                                                                                                                                                                                                                                                                                                                                                                                                                                                                                                            <w:div w:id="752580123">
                                                                                                                                                                                                                                                                                                                                                                                                                                                                                                                                                                                                                                                                                                                                                                                                                              <w:marLeft w:val="0"/>
                                                                                                                                                                                                                                                                                                                                                                                                                                                                                                                                                                                                                                                                                                                                                                                                                              <w:marRight w:val="0"/>
                                                                                                                                                                                                                                                                                                                                                                                                                                                                                                                                                                                                                                                                                                                                                                                                                              <w:marTop w:val="0"/>
                                                                                                                                                                                                                                                                                                                                                                                                                                                                                                                                                                                                                                                                                                                                                                                                                              <w:marBottom w:val="0"/>
                                                                                                                                                                                                                                                                                                                                                                                                                                                                                                                                                                                                                                                                                                                                                                                                                              <w:divBdr>
                                                                                                                                                                                                                                                                                                                                                                                                                                                                                                                                                                                                                                                                                                                                                                                                                                <w:top w:val="none" w:sz="0" w:space="0" w:color="auto"/>
                                                                                                                                                                                                                                                                                                                                                                                                                                                                                                                                                                                                                                                                                                                                                                                                                                <w:left w:val="none" w:sz="0" w:space="0" w:color="auto"/>
                                                                                                                                                                                                                                                                                                                                                                                                                                                                                                                                                                                                                                                                                                                                                                                                                                <w:bottom w:val="none" w:sz="0" w:space="0" w:color="auto"/>
                                                                                                                                                                                                                                                                                                                                                                                                                                                                                                                                                                                                                                                                                                                                                                                                                                <w:right w:val="none" w:sz="0" w:space="0" w:color="auto"/>
                                                                                                                                                                                                                                                                                                                                                                                                                                                                                                                                                                                                                                                                                                                                                                                                                              </w:divBdr>
                                                                                                                                                                                                                                                                                                                                                                                                                                                                                                                                                                                                                                                                                                                                                                                                                              <w:divsChild>
                                                                                                                                                                                                                                                                                                                                                                                                                                                                                                                                                                                                                                                                                                                                                                                                                                <w:div w:id="1834830121">
                                                                                                                                                                                                                                                                                                                                                                                                                                                                                                                                                                                                                                                                                                                                                                                                                                  <w:marLeft w:val="0"/>
                                                                                                                                                                                                                                                                                                                                                                                                                                                                                                                                                                                                                                                                                                                                                                                                                                  <w:marRight w:val="0"/>
                                                                                                                                                                                                                                                                                                                                                                                                                                                                                                                                                                                                                                                                                                                                                                                                                                  <w:marTop w:val="0"/>
                                                                                                                                                                                                                                                                                                                                                                                                                                                                                                                                                                                                                                                                                                                                                                                                                                  <w:marBottom w:val="0"/>
                                                                                                                                                                                                                                                                                                                                                                                                                                                                                                                                                                                                                                                                                                                                                                                                                                  <w:divBdr>
                                                                                                                                                                                                                                                                                                                                                                                                                                                                                                                                                                                                                                                                                                                                                                                                                                    <w:top w:val="none" w:sz="0" w:space="0" w:color="auto"/>
                                                                                                                                                                                                                                                                                                                                                                                                                                                                                                                                                                                                                                                                                                                                                                                                                                    <w:left w:val="none" w:sz="0" w:space="0" w:color="auto"/>
                                                                                                                                                                                                                                                                                                                                                                                                                                                                                                                                                                                                                                                                                                                                                                                                                                    <w:bottom w:val="none" w:sz="0" w:space="0" w:color="auto"/>
                                                                                                                                                                                                                                                                                                                                                                                                                                                                                                                                                                                                                                                                                                                                                                                                                                    <w:right w:val="none" w:sz="0" w:space="0" w:color="auto"/>
                                                                                                                                                                                                                                                                                                                                                                                                                                                                                                                                                                                                                                                                                                                                                                                                                                  </w:divBdr>
                                                                                                                                                                                                                                                                                                                                                                                                                                                                                                                                                                                                                                                                                                                                                                                                                                  <w:divsChild>
                                                                                                                                                                                                                                                                                                                                                                                                                                                                                                                                                                                                                                                                                                                                                                                                                                    <w:div w:id="258292276">
                                                                                                                                                                                                                                                                                                                                                                                                                                                                                                                                                                                                                                                                                                                                                                                                                                      <w:marLeft w:val="0"/>
                                                                                                                                                                                                                                                                                                                                                                                                                                                                                                                                                                                                                                                                                                                                                                                                                                      <w:marRight w:val="0"/>
                                                                                                                                                                                                                                                                                                                                                                                                                                                                                                                                                                                                                                                                                                                                                                                                                                      <w:marTop w:val="0"/>
                                                                                                                                                                                                                                                                                                                                                                                                                                                                                                                                                                                                                                                                                                                                                                                                                                      <w:marBottom w:val="0"/>
                                                                                                                                                                                                                                                                                                                                                                                                                                                                                                                                                                                                                                                                                                                                                                                                                                      <w:divBdr>
                                                                                                                                                                                                                                                                                                                                                                                                                                                                                                                                                                                                                                                                                                                                                                                                                                        <w:top w:val="none" w:sz="0" w:space="0" w:color="auto"/>
                                                                                                                                                                                                                                                                                                                                                                                                                                                                                                                                                                                                                                                                                                                                                                                                                                        <w:left w:val="none" w:sz="0" w:space="0" w:color="auto"/>
                                                                                                                                                                                                                                                                                                                                                                                                                                                                                                                                                                                                                                                                                                                                                                                                                                        <w:bottom w:val="none" w:sz="0" w:space="0" w:color="auto"/>
                                                                                                                                                                                                                                                                                                                                                                                                                                                                                                                                                                                                                                                                                                                                                                                                                                        <w:right w:val="none" w:sz="0" w:space="0" w:color="auto"/>
                                                                                                                                                                                                                                                                                                                                                                                                                                                                                                                                                                                                                                                                                                                                                                                                                                      </w:divBdr>
                                                                                                                                                                                                                                                                                                                                                                                                                                                                                                                                                                                                                                                                                                                                                                                                                                      <w:divsChild>
                                                                                                                                                                                                                                                                                                                                                                                                                                                                                                                                                                                                                                                                                                                                                                                                                                        <w:div w:id="32966093">
                                                                                                                                                                                                                                                                                                                                                                                                                                                                                                                                                                                                                                                                                                                                                                                                                                          <w:marLeft w:val="0"/>
                                                                                                                                                                                                                                                                                                                                                                                                                                                                                                                                                                                                                                                                                                                                                                                                                                          <w:marRight w:val="0"/>
                                                                                                                                                                                                                                                                                                                                                                                                                                                                                                                                                                                                                                                                                                                                                                                                                                          <w:marTop w:val="0"/>
                                                                                                                                                                                                                                                                                                                                                                                                                                                                                                                                                                                                                                                                                                                                                                                                                                          <w:marBottom w:val="0"/>
                                                                                                                                                                                                                                                                                                                                                                                                                                                                                                                                                                                                                                                                                                                                                                                                                                          <w:divBdr>
                                                                                                                                                                                                                                                                                                                                                                                                                                                                                                                                                                                                                                                                                                                                                                                                                                            <w:top w:val="none" w:sz="0" w:space="0" w:color="auto"/>
                                                                                                                                                                                                                                                                                                                                                                                                                                                                                                                                                                                                                                                                                                                                                                                                                                            <w:left w:val="none" w:sz="0" w:space="0" w:color="auto"/>
                                                                                                                                                                                                                                                                                                                                                                                                                                                                                                                                                                                                                                                                                                                                                                                                                                            <w:bottom w:val="none" w:sz="0" w:space="0" w:color="auto"/>
                                                                                                                                                                                                                                                                                                                                                                                                                                                                                                                                                                                                                                                                                                                                                                                                                                            <w:right w:val="none" w:sz="0" w:space="0" w:color="auto"/>
                                                                                                                                                                                                                                                                                                                                                                                                                                                                                                                                                                                                                                                                                                                                                                                                                                          </w:divBdr>
                                                                                                                                                                                                                                                                                                                                                                                                                                                                                                                                                                                                                                                                                                                                                                                                                                          <w:divsChild>
                                                                                                                                                                                                                                                                                                                                                                                                                                                                                                                                                                                                                                                                                                                                                                                                                                            <w:div w:id="77335914">
                                                                                                                                                                                                                                                                                                                                                                                                                                                                                                                                                                                                                                                                                                                                                                                                                                              <w:marLeft w:val="0"/>
                                                                                                                                                                                                                                                                                                                                                                                                                                                                                                                                                                                                                                                                                                                                                                                                                                              <w:marRight w:val="0"/>
                                                                                                                                                                                                                                                                                                                                                                                                                                                                                                                                                                                                                                                                                                                                                                                                                                              <w:marTop w:val="0"/>
                                                                                                                                                                                                                                                                                                                                                                                                                                                                                                                                                                                                                                                                                                                                                                                                                                              <w:marBottom w:val="0"/>
                                                                                                                                                                                                                                                                                                                                                                                                                                                                                                                                                                                                                                                                                                                                                                                                                                              <w:divBdr>
                                                                                                                                                                                                                                                                                                                                                                                                                                                                                                                                                                                                                                                                                                                                                                                                                                                <w:top w:val="none" w:sz="0" w:space="0" w:color="auto"/>
                                                                                                                                                                                                                                                                                                                                                                                                                                                                                                                                                                                                                                                                                                                                                                                                                                                <w:left w:val="none" w:sz="0" w:space="0" w:color="auto"/>
                                                                                                                                                                                                                                                                                                                                                                                                                                                                                                                                                                                                                                                                                                                                                                                                                                                <w:bottom w:val="none" w:sz="0" w:space="0" w:color="auto"/>
                                                                                                                                                                                                                                                                                                                                                                                                                                                                                                                                                                                                                                                                                                                                                                                                                                                <w:right w:val="none" w:sz="0" w:space="0" w:color="auto"/>
                                                                                                                                                                                                                                                                                                                                                                                                                                                                                                                                                                                                                                                                                                                                                                                                                                              </w:divBdr>
                                                                                                                                                                                                                                                                                                                                                                                                                                                                                                                                                                                                                                                                                                                                                                                                                                              <w:divsChild>
                                                                                                                                                                                                                                                                                                                                                                                                                                                                                                                                                                                                                                                                                                                                                                                                                                                <w:div w:id="1941142612">
                                                                                                                                                                                                                                                                                                                                                                                                                                                                                                                                                                                                                                                                                                                                                                                                                                                  <w:marLeft w:val="0"/>
                                                                                                                                                                                                                                                                                                                                                                                                                                                                                                                                                                                                                                                                                                                                                                                                                                                  <w:marRight w:val="0"/>
                                                                                                                                                                                                                                                                                                                                                                                                                                                                                                                                                                                                                                                                                                                                                                                                                                                  <w:marTop w:val="0"/>
                                                                                                                                                                                                                                                                                                                                                                                                                                                                                                                                                                                                                                                                                                                                                                                                                                                  <w:marBottom w:val="0"/>
                                                                                                                                                                                                                                                                                                                                                                                                                                                                                                                                                                                                                                                                                                                                                                                                                                                  <w:divBdr>
                                                                                                                                                                                                                                                                                                                                                                                                                                                                                                                                                                                                                                                                                                                                                                                                                                                    <w:top w:val="none" w:sz="0" w:space="0" w:color="auto"/>
                                                                                                                                                                                                                                                                                                                                                                                                                                                                                                                                                                                                                                                                                                                                                                                                                                                    <w:left w:val="none" w:sz="0" w:space="0" w:color="auto"/>
                                                                                                                                                                                                                                                                                                                                                                                                                                                                                                                                                                                                                                                                                                                                                                                                                                                    <w:bottom w:val="none" w:sz="0" w:space="0" w:color="auto"/>
                                                                                                                                                                                                                                                                                                                                                                                                                                                                                                                                                                                                                                                                                                                                                                                                                                                    <w:right w:val="none" w:sz="0" w:space="0" w:color="auto"/>
                                                                                                                                                                                                                                                                                                                                                                                                                                                                                                                                                                                                                                                                                                                                                                                                                                                  </w:divBdr>
                                                                                                                                                                                                                                                                                                                                                                                                                                                                                                                                                                                                                                                                                                                                                                                                                                                  <w:divsChild>
                                                                                                                                                                                                                                                                                                                                                                                                                                                                                                                                                                                                                                                                                                                                                                                                                                                    <w:div w:id="1670326135">
                                                                                                                                                                                                                                                                                                                                                                                                                                                                                                                                                                                                                                                                                                                                                                                                                                                      <w:marLeft w:val="0"/>
                                                                                                                                                                                                                                                                                                                                                                                                                                                                                                                                                                                                                                                                                                                                                                                                                                                      <w:marRight w:val="0"/>
                                                                                                                                                                                                                                                                                                                                                                                                                                                                                                                                                                                                                                                                                                                                                                                                                                                      <w:marTop w:val="0"/>
                                                                                                                                                                                                                                                                                                                                                                                                                                                                                                                                                                                                                                                                                                                                                                                                                                                      <w:marBottom w:val="0"/>
                                                                                                                                                                                                                                                                                                                                                                                                                                                                                                                                                                                                                                                                                                                                                                                                                                                      <w:divBdr>
                                                                                                                                                                                                                                                                                                                                                                                                                                                                                                                                                                                                                                                                                                                                                                                                                                                        <w:top w:val="none" w:sz="0" w:space="0" w:color="auto"/>
                                                                                                                                                                                                                                                                                                                                                                                                                                                                                                                                                                                                                                                                                                                                                                                                                                                        <w:left w:val="none" w:sz="0" w:space="0" w:color="auto"/>
                                                                                                                                                                                                                                                                                                                                                                                                                                                                                                                                                                                                                                                                                                                                                                                                                                                        <w:bottom w:val="none" w:sz="0" w:space="0" w:color="auto"/>
                                                                                                                                                                                                                                                                                                                                                                                                                                                                                                                                                                                                                                                                                                                                                                                                                                                        <w:right w:val="none" w:sz="0" w:space="0" w:color="auto"/>
                                                                                                                                                                                                                                                                                                                                                                                                                                                                                                                                                                                                                                                                                                                                                                                                                                                      </w:divBdr>
                                                                                                                                                                                                                                                                                                                                                                                                                                                                                                                                                                                                                                                                                                                                                                                                                                                      <w:divsChild>
                                                                                                                                                                                                                                                                                                                                                                                                                                                                                                                                                                                                                                                                                                                                                                                                                                                        <w:div w:id="1913154910">
                                                                                                                                                                                                                                                                                                                                                                                                                                                                                                                                                                                                                                                                                                                                                                                                                                                          <w:marLeft w:val="0"/>
                                                                                                                                                                                                                                                                                                                                                                                                                                                                                                                                                                                                                                                                                                                                                                                                                                                          <w:marRight w:val="0"/>
                                                                                                                                                                                                                                                                                                                                                                                                                                                                                                                                                                                                                                                                                                                                                                                                                                                          <w:marTop w:val="0"/>
                                                                                                                                                                                                                                                                                                                                                                                                                                                                                                                                                                                                                                                                                                                                                                                                                                                          <w:marBottom w:val="0"/>
                                                                                                                                                                                                                                                                                                                                                                                                                                                                                                                                                                                                                                                                                                                                                                                                                                                          <w:divBdr>
                                                                                                                                                                                                                                                                                                                                                                                                                                                                                                                                                                                                                                                                                                                                                                                                                                                            <w:top w:val="none" w:sz="0" w:space="0" w:color="auto"/>
                                                                                                                                                                                                                                                                                                                                                                                                                                                                                                                                                                                                                                                                                                                                                                                                                                                            <w:left w:val="none" w:sz="0" w:space="0" w:color="auto"/>
                                                                                                                                                                                                                                                                                                                                                                                                                                                                                                                                                                                                                                                                                                                                                                                                                                                            <w:bottom w:val="none" w:sz="0" w:space="0" w:color="auto"/>
                                                                                                                                                                                                                                                                                                                                                                                                                                                                                                                                                                                                                                                                                                                                                                                                                                                            <w:right w:val="none" w:sz="0" w:space="0" w:color="auto"/>
                                                                                                                                                                                                                                                                                                                                                                                                                                                                                                                                                                                                                                                                                                                                                                                                                                                          </w:divBdr>
                                                                                                                                                                                                                                                                                                                                                                                                                                                                                                                                                                                                                                                                                                                                                                                                                                                          <w:divsChild>
                                                                                                                                                                                                                                                                                                                                                                                                                                                                                                                                                                                                                                                                                                                                                                                                                                                            <w:div w:id="1144659310">
                                                                                                                                                                                                                                                                                                                                                                                                                                                                                                                                                                                                                                                                                                                                                                                                                                                              <w:marLeft w:val="0"/>
                                                                                                                                                                                                                                                                                                                                                                                                                                                                                                                                                                                                                                                                                                                                                                                                                                                              <w:marRight w:val="0"/>
                                                                                                                                                                                                                                                                                                                                                                                                                                                                                                                                                                                                                                                                                                                                                                                                                                                              <w:marTop w:val="0"/>
                                                                                                                                                                                                                                                                                                                                                                                                                                                                                                                                                                                                                                                                                                                                                                                                                                                              <w:marBottom w:val="0"/>
                                                                                                                                                                                                                                                                                                                                                                                                                                                                                                                                                                                                                                                                                                                                                                                                                                                              <w:divBdr>
                                                                                                                                                                                                                                                                                                                                                                                                                                                                                                                                                                                                                                                                                                                                                                                                                                                                <w:top w:val="none" w:sz="0" w:space="0" w:color="auto"/>
                                                                                                                                                                                                                                                                                                                                                                                                                                                                                                                                                                                                                                                                                                                                                                                                                                                                <w:left w:val="none" w:sz="0" w:space="0" w:color="auto"/>
                                                                                                                                                                                                                                                                                                                                                                                                                                                                                                                                                                                                                                                                                                                                                                                                                                                                <w:bottom w:val="none" w:sz="0" w:space="0" w:color="auto"/>
                                                                                                                                                                                                                                                                                                                                                                                                                                                                                                                                                                                                                                                                                                                                                                                                                                                                <w:right w:val="none" w:sz="0" w:space="0" w:color="auto"/>
                                                                                                                                                                                                                                                                                                                                                                                                                                                                                                                                                                                                                                                                                                                                                                                                                                                              </w:divBdr>
                                                                                                                                                                                                                                                                                                                                                                                                                                                                                                                                                                                                                                                                                                                                                                                                                                                              <w:divsChild>
                                                                                                                                                                                                                                                                                                                                                                                                                                                                                                                                                                                                                                                                                                                                                                                                                                                                <w:div w:id="353045104">
                                                                                                                                                                                                                                                                                                                                                                                                                                                                                                                                                                                                                                                                                                                                                                                                                                                                  <w:marLeft w:val="0"/>
                                                                                                                                                                                                                                                                                                                                                                                                                                                                                                                                                                                                                                                                                                                                                                                                                                                                  <w:marRight w:val="0"/>
                                                                                                                                                                                                                                                                                                                                                                                                                                                                                                                                                                                                                                                                                                                                                                                                                                                                  <w:marTop w:val="0"/>
                                                                                                                                                                                                                                                                                                                                                                                                                                                                                                                                                                                                                                                                                                                                                                                                                                                                  <w:marBottom w:val="0"/>
                                                                                                                                                                                                                                                                                                                                                                                                                                                                                                                                                                                                                                                                                                                                                                                                                                                                  <w:divBdr>
                                                                                                                                                                                                                                                                                                                                                                                                                                                                                                                                                                                                                                                                                                                                                                                                                                                                    <w:top w:val="none" w:sz="0" w:space="0" w:color="auto"/>
                                                                                                                                                                                                                                                                                                                                                                                                                                                                                                                                                                                                                                                                                                                                                                                                                                                                    <w:left w:val="none" w:sz="0" w:space="0" w:color="auto"/>
                                                                                                                                                                                                                                                                                                                                                                                                                                                                                                                                                                                                                                                                                                                                                                                                                                                                    <w:bottom w:val="none" w:sz="0" w:space="0" w:color="auto"/>
                                                                                                                                                                                                                                                                                                                                                                                                                                                                                                                                                                                                                                                                                                                                                                                                                                                                    <w:right w:val="none" w:sz="0" w:space="0" w:color="auto"/>
                                                                                                                                                                                                                                                                                                                                                                                                                                                                                                                                                                                                                                                                                                                                                                                                                                                                  </w:divBdr>
                                                                                                                                                                                                                                                                                                                                                                                                                                                                                                                                                                                                                                                                                                                                                                                                                                                                  <w:divsChild>
                                                                                                                                                                                                                                                                                                                                                                                                                                                                                                                                                                                                                                                                                                                                                                                                                                                                    <w:div w:id="1957831271">
                                                                                                                                                                                                                                                                                                                                                                                                                                                                                                                                                                                                                                                                                                                                                                                                                                                                      <w:marLeft w:val="0"/>
                                                                                                                                                                                                                                                                                                                                                                                                                                                                                                                                                                                                                                                                                                                                                                                                                                                                      <w:marRight w:val="0"/>
                                                                                                                                                                                                                                                                                                                                                                                                                                                                                                                                                                                                                                                                                                                                                                                                                                                                      <w:marTop w:val="0"/>
                                                                                                                                                                                                                                                                                                                                                                                                                                                                                                                                                                                                                                                                                                                                                                                                                                                                      <w:marBottom w:val="0"/>
                                                                                                                                                                                                                                                                                                                                                                                                                                                                                                                                                                                                                                                                                                                                                                                                                                                                      <w:divBdr>
                                                                                                                                                                                                                                                                                                                                                                                                                                                                                                                                                                                                                                                                                                                                                                                                                                                                        <w:top w:val="none" w:sz="0" w:space="0" w:color="auto"/>
                                                                                                                                                                                                                                                                                                                                                                                                                                                                                                                                                                                                                                                                                                                                                                                                                                                                        <w:left w:val="none" w:sz="0" w:space="0" w:color="auto"/>
                                                                                                                                                                                                                                                                                                                                                                                                                                                                                                                                                                                                                                                                                                                                                                                                                                                                        <w:bottom w:val="none" w:sz="0" w:space="0" w:color="auto"/>
                                                                                                                                                                                                                                                                                                                                                                                                                                                                                                                                                                                                                                                                                                                                                                                                                                                                        <w:right w:val="none" w:sz="0" w:space="0" w:color="auto"/>
                                                                                                                                                                                                                                                                                                                                                                                                                                                                                                                                                                                                                                                                                                                                                                                                                                                                      </w:divBdr>
                                                                                                                                                                                                                                                                                                                                                                                                                                                                                                                                                                                                                                                                                                                                                                                                                                                                      <w:divsChild>
                                                                                                                                                                                                                                                                                                                                                                                                                                                                                                                                                                                                                                                                                                                                                                                                                                                                        <w:div w:id="1091705861">
                                                                                                                                                                                                                                                                                                                                                                                                                                                                                                                                                                                                                                                                                                                                                                                                                                                                          <w:marLeft w:val="0"/>
                                                                                                                                                                                                                                                                                                                                                                                                                                                                                                                                                                                                                                                                                                                                                                                                                                                                          <w:marRight w:val="0"/>
                                                                                                                                                                                                                                                                                                                                                                                                                                                                                                                                                                                                                                                                                                                                                                                                                                                                          <w:marTop w:val="0"/>
                                                                                                                                                                                                                                                                                                                                                                                                                                                                                                                                                                                                                                                                                                                                                                                                                                                                          <w:marBottom w:val="0"/>
                                                                                                                                                                                                                                                                                                                                                                                                                                                                                                                                                                                                                                                                                                                                                                                                                                                                          <w:divBdr>
                                                                                                                                                                                                                                                                                                                                                                                                                                                                                                                                                                                                                                                                                                                                                                                                                                                                            <w:top w:val="none" w:sz="0" w:space="0" w:color="auto"/>
                                                                                                                                                                                                                                                                                                                                                                                                                                                                                                                                                                                                                                                                                                                                                                                                                                                                            <w:left w:val="none" w:sz="0" w:space="0" w:color="auto"/>
                                                                                                                                                                                                                                                                                                                                                                                                                                                                                                                                                                                                                                                                                                                                                                                                                                                                            <w:bottom w:val="none" w:sz="0" w:space="0" w:color="auto"/>
                                                                                                                                                                                                                                                                                                                                                                                                                                                                                                                                                                                                                                                                                                                                                                                                                                                                            <w:right w:val="none" w:sz="0" w:space="0" w:color="auto"/>
                                                                                                                                                                                                                                                                                                                                                                                                                                                                                                                                                                                                                                                                                                                                                                                                                                                                          </w:divBdr>
                                                                                                                                                                                                                                                                                                                                                                                                                                                                                                                                                                                                                                                                                                                                                                                                                                                                          <w:divsChild>
                                                                                                                                                                                                                                                                                                                                                                                                                                                                                                                                                                                                                                                                                                                                                                                                                                                                            <w:div w:id="200827610">
                                                                                                                                                                                                                                                                                                                                                                                                                                                                                                                                                                                                                                                                                                                                                                                                                                                                              <w:marLeft w:val="0"/>
                                                                                                                                                                                                                                                                                                                                                                                                                                                                                                                                                                                                                                                                                                                                                                                                                                                                              <w:marRight w:val="0"/>
                                                                                                                                                                                                                                                                                                                                                                                                                                                                                                                                                                                                                                                                                                                                                                                                                                                                              <w:marTop w:val="0"/>
                                                                                                                                                                                                                                                                                                                                                                                                                                                                                                                                                                                                                                                                                                                                                                                                                                                                              <w:marBottom w:val="0"/>
                                                                                                                                                                                                                                                                                                                                                                                                                                                                                                                                                                                                                                                                                                                                                                                                                                                                              <w:divBdr>
                                                                                                                                                                                                                                                                                                                                                                                                                                                                                                                                                                                                                                                                                                                                                                                                                                                                                <w:top w:val="none" w:sz="0" w:space="0" w:color="auto"/>
                                                                                                                                                                                                                                                                                                                                                                                                                                                                                                                                                                                                                                                                                                                                                                                                                                                                                <w:left w:val="none" w:sz="0" w:space="0" w:color="auto"/>
                                                                                                                                                                                                                                                                                                                                                                                                                                                                                                                                                                                                                                                                                                                                                                                                                                                                                <w:bottom w:val="none" w:sz="0" w:space="0" w:color="auto"/>
                                                                                                                                                                                                                                                                                                                                                                                                                                                                                                                                                                                                                                                                                                                                                                                                                                                                                <w:right w:val="none" w:sz="0" w:space="0" w:color="auto"/>
                                                                                                                                                                                                                                                                                                                                                                                                                                                                                                                                                                                                                                                                                                                                                                                                                                                                              </w:divBdr>
                                                                                                                                                                                                                                                                                                                                                                                                                                                                                                                                                                                                                                                                                                                                                                                                                                                                              <w:divsChild>
                                                                                                                                                                                                                                                                                                                                                                                                                                                                                                                                                                                                                                                                                                                                                                                                                                                                                <w:div w:id="1616716693">
                                                                                                                                                                                                                                                                                                                                                                                                                                                                                                                                                                                                                                                                                                                                                                                                                                                                                  <w:marLeft w:val="0"/>
                                                                                                                                                                                                                                                                                                                                                                                                                                                                                                                                                                                                                                                                                                                                                                                                                                                                                  <w:marRight w:val="0"/>
                                                                                                                                                                                                                                                                                                                                                                                                                                                                                                                                                                                                                                                                                                                                                                                                                                                                                  <w:marTop w:val="0"/>
                                                                                                                                                                                                                                                                                                                                                                                                                                                                                                                                                                                                                                                                                                                                                                                                                                                                                  <w:marBottom w:val="0"/>
                                                                                                                                                                                                                                                                                                                                                                                                                                                                                                                                                                                                                                                                                                                                                                                                                                                                                  <w:divBdr>
                                                                                                                                                                                                                                                                                                                                                                                                                                                                                                                                                                                                                                                                                                                                                                                                                                                                                    <w:top w:val="none" w:sz="0" w:space="0" w:color="auto"/>
                                                                                                                                                                                                                                                                                                                                                                                                                                                                                                                                                                                                                                                                                                                                                                                                                                                                                    <w:left w:val="none" w:sz="0" w:space="0" w:color="auto"/>
                                                                                                                                                                                                                                                                                                                                                                                                                                                                                                                                                                                                                                                                                                                                                                                                                                                                                    <w:bottom w:val="none" w:sz="0" w:space="0" w:color="auto"/>
                                                                                                                                                                                                                                                                                                                                                                                                                                                                                                                                                                                                                                                                                                                                                                                                                                                                                    <w:right w:val="none" w:sz="0" w:space="0" w:color="auto"/>
                                                                                                                                                                                                                                                                                                                                                                                                                                                                                                                                                                                                                                                                                                                                                                                                                                                                                  </w:divBdr>
                                                                                                                                                                                                                                                                                                                                                                                                                                                                                                                                                                                                                                                                                                                                                                                                                                                                                  <w:divsChild>
                                                                                                                                                                                                                                                                                                                                                                                                                                                                                                                                                                                                                                                                                                                                                                                                                                                                                    <w:div w:id="603925359">
                                                                                                                                                                                                                                                                                                                                                                                                                                                                                                                                                                                                                                                                                                                                                                                                                                                                                      <w:marLeft w:val="0"/>
                                                                                                                                                                                                                                                                                                                                                                                                                                                                                                                                                                                                                                                                                                                                                                                                                                                                                      <w:marRight w:val="0"/>
                                                                                                                                                                                                                                                                                                                                                                                                                                                                                                                                                                                                                                                                                                                                                                                                                                                                                      <w:marTop w:val="0"/>
                                                                                                                                                                                                                                                                                                                                                                                                                                                                                                                                                                                                                                                                                                                                                                                                                                                                                      <w:marBottom w:val="0"/>
                                                                                                                                                                                                                                                                                                                                                                                                                                                                                                                                                                                                                                                                                                                                                                                                                                                                                      <w:divBdr>
                                                                                                                                                                                                                                                                                                                                                                                                                                                                                                                                                                                                                                                                                                                                                                                                                                                                                        <w:top w:val="none" w:sz="0" w:space="0" w:color="auto"/>
                                                                                                                                                                                                                                                                                                                                                                                                                                                                                                                                                                                                                                                                                                                                                                                                                                                                                        <w:left w:val="none" w:sz="0" w:space="0" w:color="auto"/>
                                                                                                                                                                                                                                                                                                                                                                                                                                                                                                                                                                                                                                                                                                                                                                                                                                                                                        <w:bottom w:val="none" w:sz="0" w:space="0" w:color="auto"/>
                                                                                                                                                                                                                                                                                                                                                                                                                                                                                                                                                                                                                                                                                                                                                                                                                                                                                        <w:right w:val="none" w:sz="0" w:space="0" w:color="auto"/>
                                                                                                                                                                                                                                                                                                                                                                                                                                                                                                                                                                                                                                                                                                                                                                                                                                                                                      </w:divBdr>
                                                                                                                                                                                                                                                                                                                                                                                                                                                                                                                                                                                                                                                                                                                                                                                                                                                                                      <w:divsChild>
                                                                                                                                                                                                                                                                                                                                                                                                                                                                                                                                                                                                                                                                                                                                                                                                                                                                                        <w:div w:id="1117019958">
                                                                                                                                                                                                                                                                                                                                                                                                                                                                                                                                                                                                                                                                                                                                                                                                                                                                                          <w:marLeft w:val="0"/>
                                                                                                                                                                                                                                                                                                                                                                                                                                                                                                                                                                                                                                                                                                                                                                                                                                                                                          <w:marRight w:val="0"/>
                                                                                                                                                                                                                                                                                                                                                                                                                                                                                                                                                                                                                                                                                                                                                                                                                                                                                          <w:marTop w:val="0"/>
                                                                                                                                                                                                                                                                                                                                                                                                                                                                                                                                                                                                                                                                                                                                                                                                                                                                                          <w:marBottom w:val="0"/>
                                                                                                                                                                                                                                                                                                                                                                                                                                                                                                                                                                                                                                                                                                                                                                                                                                                                                          <w:divBdr>
                                                                                                                                                                                                                                                                                                                                                                                                                                                                                                                                                                                                                                                                                                                                                                                                                                                                                            <w:top w:val="none" w:sz="0" w:space="0" w:color="auto"/>
                                                                                                                                                                                                                                                                                                                                                                                                                                                                                                                                                                                                                                                                                                                                                                                                                                                                                            <w:left w:val="none" w:sz="0" w:space="0" w:color="auto"/>
                                                                                                                                                                                                                                                                                                                                                                                                                                                                                                                                                                                                                                                                                                                                                                                                                                                                                            <w:bottom w:val="none" w:sz="0" w:space="0" w:color="auto"/>
                                                                                                                                                                                                                                                                                                                                                                                                                                                                                                                                                                                                                                                                                                                                                                                                                                                                                            <w:right w:val="none" w:sz="0" w:space="0" w:color="auto"/>
                                                                                                                                                                                                                                                                                                                                                                                                                                                                                                                                                                                                                                                                                                                                                                                                                                                                                          </w:divBdr>
                                                                                                                                                                                                                                                                                                                                                                                                                                                                                                                                                                                                                                                                                                                                                                                                                                                                                          <w:divsChild>
                                                                                                                                                                                                                                                                                                                                                                                                                                                                                                                                                                                                                                                                                                                                                                                                                                                                                            <w:div w:id="121727378">
                                                                                                                                                                                                                                                                                                                                                                                                                                                                                                                                                                                                                                                                                                                                                                                                                                                                                              <w:marLeft w:val="0"/>
                                                                                                                                                                                                                                                                                                                                                                                                                                                                                                                                                                                                                                                                                                                                                                                                                                                                                              <w:marRight w:val="0"/>
                                                                                                                                                                                                                                                                                                                                                                                                                                                                                                                                                                                                                                                                                                                                                                                                                                                                                              <w:marTop w:val="0"/>
                                                                                                                                                                                                                                                                                                                                                                                                                                                                                                                                                                                                                                                                                                                                                                                                                                                                                              <w:marBottom w:val="0"/>
                                                                                                                                                                                                                                                                                                                                                                                                                                                                                                                                                                                                                                                                                                                                                                                                                                                                                              <w:divBdr>
                                                                                                                                                                                                                                                                                                                                                                                                                                                                                                                                                                                                                                                                                                                                                                                                                                                                                                <w:top w:val="none" w:sz="0" w:space="0" w:color="auto"/>
                                                                                                                                                                                                                                                                                                                                                                                                                                                                                                                                                                                                                                                                                                                                                                                                                                                                                                <w:left w:val="none" w:sz="0" w:space="0" w:color="auto"/>
                                                                                                                                                                                                                                                                                                                                                                                                                                                                                                                                                                                                                                                                                                                                                                                                                                                                                                <w:bottom w:val="none" w:sz="0" w:space="0" w:color="auto"/>
                                                                                                                                                                                                                                                                                                                                                                                                                                                                                                                                                                                                                                                                                                                                                                                                                                                                                                <w:right w:val="none" w:sz="0" w:space="0" w:color="auto"/>
                                                                                                                                                                                                                                                                                                                                                                                                                                                                                                                                                                                                                                                                                                                                                                                                                                                                                              </w:divBdr>
                                                                                                                                                                                                                                                                                                                                                                                                                                                                                                                                                                                                                                                                                                                                                                                                                                                                                              <w:divsChild>
                                                                                                                                                                                                                                                                                                                                                                                                                                                                                                                                                                                                                                                                                                                                                                                                                                                                                                <w:div w:id="1562935290">
                                                                                                                                                                                                                                                                                                                                                                                                                                                                                                                                                                                                                                                                                                                                                                                                                                                                                                  <w:marLeft w:val="0"/>
                                                                                                                                                                                                                                                                                                                                                                                                                                                                                                                                                                                                                                                                                                                                                                                                                                                                                                  <w:marRight w:val="0"/>
                                                                                                                                                                                                                                                                                                                                                                                                                                                                                                                                                                                                                                                                                                                                                                                                                                                                                                  <w:marTop w:val="0"/>
                                                                                                                                                                                                                                                                                                                                                                                                                                                                                                                                                                                                                                                                                                                                                                                                                                                                                                  <w:marBottom w:val="0"/>
                                                                                                                                                                                                                                                                                                                                                                                                                                                                                                                                                                                                                                                                                                                                                                                                                                                                                                  <w:divBdr>
                                                                                                                                                                                                                                                                                                                                                                                                                                                                                                                                                                                                                                                                                                                                                                                                                                                                                                    <w:top w:val="none" w:sz="0" w:space="0" w:color="auto"/>
                                                                                                                                                                                                                                                                                                                                                                                                                                                                                                                                                                                                                                                                                                                                                                                                                                                                                                    <w:left w:val="none" w:sz="0" w:space="0" w:color="auto"/>
                                                                                                                                                                                                                                                                                                                                                                                                                                                                                                                                                                                                                                                                                                                                                                                                                                                                                                    <w:bottom w:val="none" w:sz="0" w:space="0" w:color="auto"/>
                                                                                                                                                                                                                                                                                                                                                                                                                                                                                                                                                                                                                                                                                                                                                                                                                                                                                                    <w:right w:val="none" w:sz="0" w:space="0" w:color="auto"/>
                                                                                                                                                                                                                                                                                                                                                                                                                                                                                                                                                                                                                                                                                                                                                                                                                                                                                                  </w:divBdr>
                                                                                                                                                                                                                                                                                                                                                                                                                                                                                                                                                                                                                                                                                                                                                                                                                                                                                                  <w:divsChild>
                                                                                                                                                                                                                                                                                                                                                                                                                                                                                                                                                                                                                                                                                                                                                                                                                                                                                                    <w:div w:id="143280066">
                                                                                                                                                                                                                                                                                                                                                                                                                                                                                                                                                                                                                                                                                                                                                                                                                                                                                                      <w:marLeft w:val="0"/>
                                                                                                                                                                                                                                                                                                                                                                                                                                                                                                                                                                                                                                                                                                                                                                                                                                                                                                      <w:marRight w:val="0"/>
                                                                                                                                                                                                                                                                                                                                                                                                                                                                                                                                                                                                                                                                                                                                                                                                                                                                                                      <w:marTop w:val="0"/>
                                                                                                                                                                                                                                                                                                                                                                                                                                                                                                                                                                                                                                                                                                                                                                                                                                                                                                      <w:marBottom w:val="0"/>
                                                                                                                                                                                                                                                                                                                                                                                                                                                                                                                                                                                                                                                                                                                                                                                                                                                                                                      <w:divBdr>
                                                                                                                                                                                                                                                                                                                                                                                                                                                                                                                                                                                                                                                                                                                                                                                                                                                                                                        <w:top w:val="none" w:sz="0" w:space="0" w:color="auto"/>
                                                                                                                                                                                                                                                                                                                                                                                                                                                                                                                                                                                                                                                                                                                                                                                                                                                                                                        <w:left w:val="none" w:sz="0" w:space="0" w:color="auto"/>
                                                                                                                                                                                                                                                                                                                                                                                                                                                                                                                                                                                                                                                                                                                                                                                                                                                                                                        <w:bottom w:val="none" w:sz="0" w:space="0" w:color="auto"/>
                                                                                                                                                                                                                                                                                                                                                                                                                                                                                                                                                                                                                                                                                                                                                                                                                                                                                                        <w:right w:val="none" w:sz="0" w:space="0" w:color="auto"/>
                                                                                                                                                                                                                                                                                                                                                                                                                                                                                                                                                                                                                                                                                                                                                                                                                                                                                                      </w:divBdr>
                                                                                                                                                                                                                                                                                                                                                                                                                                                                                                                                                                                                                                                                                                                                                                                                                                                                                                      <w:divsChild>
                                                                                                                                                                                                                                                                                                                                                                                                                                                                                                                                                                                                                                                                                                                                                                                                                                                                                                        <w:div w:id="121769535">
                                                                                                                                                                                                                                                                                                                                                                                                                                                                                                                                                                                                                                                                                                                                                                                                                                                                                                          <w:marLeft w:val="0"/>
                                                                                                                                                                                                                                                                                                                                                                                                                                                                                                                                                                                                                                                                                                                                                                                                                                                                                                          <w:marRight w:val="0"/>
                                                                                                                                                                                                                                                                                                                                                                                                                                                                                                                                                                                                                                                                                                                                                                                                                                                                                                          <w:marTop w:val="0"/>
                                                                                                                                                                                                                                                                                                                                                                                                                                                                                                                                                                                                                                                                                                                                                                                                                                                                                                          <w:marBottom w:val="0"/>
                                                                                                                                                                                                                                                                                                                                                                                                                                                                                                                                                                                                                                                                                                                                                                                                                                                                                                          <w:divBdr>
                                                                                                                                                                                                                                                                                                                                                                                                                                                                                                                                                                                                                                                                                                                                                                                                                                                                                                            <w:top w:val="none" w:sz="0" w:space="0" w:color="auto"/>
                                                                                                                                                                                                                                                                                                                                                                                                                                                                                                                                                                                                                                                                                                                                                                                                                                                                                                            <w:left w:val="none" w:sz="0" w:space="0" w:color="auto"/>
                                                                                                                                                                                                                                                                                                                                                                                                                                                                                                                                                                                                                                                                                                                                                                                                                                                                                                            <w:bottom w:val="none" w:sz="0" w:space="0" w:color="auto"/>
                                                                                                                                                                                                                                                                                                                                                                                                                                                                                                                                                                                                                                                                                                                                                                                                                                                                                                            <w:right w:val="none" w:sz="0" w:space="0" w:color="auto"/>
                                                                                                                                                                                                                                                                                                                                                                                                                                                                                                                                                                                                                                                                                                                                                                                                                                                                                                          </w:divBdr>
                                                                                                                                                                                                                                                                                                                                                                                                                                                                                                                                                                                                                                                                                                                                                                                                                                                                                                          <w:divsChild>
                                                                                                                                                                                                                                                                                                                                                                                                                                                                                                                                                                                                                                                                                                                                                                                                                                                                                                            <w:div w:id="586228704">
                                                                                                                                                                                                                                                                                                                                                                                                                                                                                                                                                                                                                                                                                                                                                                                                                                                                                                              <w:marLeft w:val="0"/>
                                                                                                                                                                                                                                                                                                                                                                                                                                                                                                                                                                                                                                                                                                                                                                                                                                                                                                              <w:marRight w:val="0"/>
                                                                                                                                                                                                                                                                                                                                                                                                                                                                                                                                                                                                                                                                                                                                                                                                                                                                                                              <w:marTop w:val="0"/>
                                                                                                                                                                                                                                                                                                                                                                                                                                                                                                                                                                                                                                                                                                                                                                                                                                                                                                              <w:marBottom w:val="0"/>
                                                                                                                                                                                                                                                                                                                                                                                                                                                                                                                                                                                                                                                                                                                                                                                                                                                                                                              <w:divBdr>
                                                                                                                                                                                                                                                                                                                                                                                                                                                                                                                                                                                                                                                                                                                                                                                                                                                                                                                <w:top w:val="none" w:sz="0" w:space="0" w:color="auto"/>
                                                                                                                                                                                                                                                                                                                                                                                                                                                                                                                                                                                                                                                                                                                                                                                                                                                                                                                <w:left w:val="none" w:sz="0" w:space="0" w:color="auto"/>
                                                                                                                                                                                                                                                                                                                                                                                                                                                                                                                                                                                                                                                                                                                                                                                                                                                                                                                <w:bottom w:val="none" w:sz="0" w:space="0" w:color="auto"/>
                                                                                                                                                                                                                                                                                                                                                                                                                                                                                                                                                                                                                                                                                                                                                                                                                                                                                                                <w:right w:val="none" w:sz="0" w:space="0" w:color="auto"/>
                                                                                                                                                                                                                                                                                                                                                                                                                                                                                                                                                                                                                                                                                                                                                                                                                                                                                                              </w:divBdr>
                                                                                                                                                                                                                                                                                                                                                                                                                                                                                                                                                                                                                                                                                                                                                                                                                                                                                                              <w:divsChild>
                                                                                                                                                                                                                                                                                                                                                                                                                                                                                                                                                                                                                                                                                                                                                                                                                                                                                                                <w:div w:id="67268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mailto:lilach.hadany@gmail.com" TargetMode="Externa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CBBB79-E287-4983-8E3B-DC837C5D2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38</Pages>
  <Words>55949</Words>
  <Characters>279747</Characters>
  <Application>Microsoft Office Word</Application>
  <DocSecurity>0</DocSecurity>
  <Lines>2331</Lines>
  <Paragraphs>670</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335026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8</cp:revision>
  <cp:lastPrinted>2014-04-06T12:49:00Z</cp:lastPrinted>
  <dcterms:created xsi:type="dcterms:W3CDTF">2014-07-16T14:32:00Z</dcterms:created>
  <dcterms:modified xsi:type="dcterms:W3CDTF">2014-07-16T14:56:00Z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http://www.zotero.org/styles/proceedings-of-the-royal-society-b</vt:lpwstr>
  </property>
  <property fmtid="{D5CDD505-2E9C-101B-9397-08002B2CF9AE}" pid="20" name="Mendeley Recent Style Name 7_1">
    <vt:lpwstr>Proceedings of the Royal Society B</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