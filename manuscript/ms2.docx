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bookmarkStart w:id="0" w:name="_GoBack"/>
      <w:bookmarkEnd w:id="0"/>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r w:rsidRPr="0038310A">
        <w:rPr>
          <w:sz w:val="28"/>
          <w:szCs w:val="22"/>
        </w:rPr>
        <w:t>Yoav Ram and Lilach Hadany</w:t>
      </w:r>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E26B85">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F200B0">
        <w:fldChar w:fldCharType="begin" w:fldLock="1"/>
      </w:r>
      <w:r w:rsidR="00065402">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F200B0">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F200B0">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F200B0" w:rsidRPr="00FB3C6B">
        <w:fldChar w:fldCharType="begin" w:fldLock="1"/>
      </w:r>
      <w:r w:rsidR="00065402">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F200B0" w:rsidRPr="00FB3C6B">
        <w:fldChar w:fldCharType="separate"/>
      </w:r>
      <w:r w:rsidR="001343A9" w:rsidRPr="00FB3C6B">
        <w:rPr>
          <w:noProof/>
        </w:rPr>
        <w:t>(Funchain et al. 2000)</w:t>
      </w:r>
      <w:r w:rsidR="00F200B0"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F200B0" w:rsidRPr="00FB3C6B">
        <w:fldChar w:fldCharType="begin" w:fldLock="1"/>
      </w:r>
      <w:r w:rsidR="00065402">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F200B0" w:rsidRPr="00FB3C6B">
        <w:fldChar w:fldCharType="separate"/>
      </w:r>
      <w:r w:rsidR="001343A9" w:rsidRPr="00FB3C6B">
        <w:rPr>
          <w:noProof/>
        </w:rPr>
        <w:t xml:space="preserve">(Montanari et al. </w:t>
      </w:r>
      <w:r w:rsidR="001343A9" w:rsidRPr="00FB3C6B">
        <w:rPr>
          <w:noProof/>
        </w:rPr>
        <w:lastRenderedPageBreak/>
        <w:t>2007)</w:t>
      </w:r>
      <w:r w:rsidR="00F200B0"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F200B0" w:rsidRPr="00FB3C6B">
        <w:fldChar w:fldCharType="begin" w:fldLock="1"/>
      </w:r>
      <w:r w:rsidR="00065402">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F200B0" w:rsidRPr="00FB3C6B">
        <w:fldChar w:fldCharType="separate"/>
      </w:r>
      <w:r w:rsidR="0022140B" w:rsidRPr="00FB3C6B">
        <w:rPr>
          <w:noProof/>
        </w:rPr>
        <w:t>(Kimura 1967; Liberman and Feldman 1986)</w:t>
      </w:r>
      <w:r w:rsidR="00F200B0"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F200B0">
        <w:fldChar w:fldCharType="begin" w:fldLock="1"/>
      </w:r>
      <w:r w:rsidR="00065402">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F200B0">
        <w:fldChar w:fldCharType="separate"/>
      </w:r>
      <w:r w:rsidR="005B12CD" w:rsidRPr="005B12CD">
        <w:rPr>
          <w:noProof/>
        </w:rPr>
        <w:t>(Giraud et al. 2001b)</w:t>
      </w:r>
      <w:r w:rsidR="00F200B0">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F200B0" w:rsidRPr="00FB3C6B">
        <w:fldChar w:fldCharType="begin" w:fldLock="1"/>
      </w:r>
      <w:r w:rsidR="00065402">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F200B0" w:rsidRPr="00FB3C6B">
        <w:fldChar w:fldCharType="separate"/>
      </w:r>
      <w:r w:rsidR="00E1760D" w:rsidRPr="00FB3C6B">
        <w:rPr>
          <w:noProof/>
        </w:rPr>
        <w:t>(Sniegowski et al. 1997; Wielgoss et al. 2012)</w:t>
      </w:r>
      <w:r w:rsidR="00F200B0" w:rsidRPr="00FB3C6B">
        <w:fldChar w:fldCharType="end"/>
      </w:r>
      <w:r w:rsidR="00E1760D">
        <w:t>,</w:t>
      </w:r>
      <w:r w:rsidR="003E2958">
        <w:t xml:space="preserve"> mathematical analysis, and</w:t>
      </w:r>
      <w:r w:rsidR="00E1760D">
        <w:t xml:space="preserve"> simulations </w:t>
      </w:r>
      <w:r w:rsidR="00F200B0">
        <w:fldChar w:fldCharType="begin" w:fldLock="1"/>
      </w:r>
      <w:r w:rsidR="00065402">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F200B0">
        <w:fldChar w:fldCharType="separate"/>
      </w:r>
      <w:r w:rsidR="003E2958" w:rsidRPr="003E2958">
        <w:rPr>
          <w:noProof/>
        </w:rPr>
        <w:t>(Taddei et al. 1997; Kessler and Levine 1998; Tenaillon et al. 1999)</w:t>
      </w:r>
      <w:r w:rsidR="00F200B0">
        <w:fldChar w:fldCharType="end"/>
      </w:r>
      <w:r w:rsidR="00E1760D">
        <w:t>.</w:t>
      </w:r>
      <w:r w:rsidR="003E2958">
        <w:t xml:space="preserve"> </w:t>
      </w:r>
    </w:p>
    <w:p w:rsidR="00625517" w:rsidRPr="00F4470C" w:rsidRDefault="00E26B85" w:rsidP="00E26B85">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F200B0">
        <w:fldChar w:fldCharType="begin" w:fldLock="1"/>
      </w:r>
      <w:r w:rsidR="00065402">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F200B0">
        <w:fldChar w:fldCharType="separate"/>
      </w:r>
      <w:r w:rsidRPr="00663378">
        <w:rPr>
          <w:noProof/>
        </w:rPr>
        <w:t>(1970)</w:t>
      </w:r>
      <w:r w:rsidR="00F200B0">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A70BE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F200B0">
        <w:fldChar w:fldCharType="begin" w:fldLock="1"/>
      </w:r>
      <w:r w:rsidR="00065402">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F200B0">
        <w:fldChar w:fldCharType="separate"/>
      </w:r>
      <w:r w:rsidR="00AE4609" w:rsidRPr="00AE4609">
        <w:rPr>
          <w:noProof/>
        </w:rPr>
        <w:t>(Galhardo et al. 2007)</w:t>
      </w:r>
      <w:r w:rsidR="00F200B0">
        <w:fldChar w:fldCharType="end"/>
      </w:r>
      <w:r w:rsidR="001B2273">
        <w:t xml:space="preserve">. SIM </w:t>
      </w:r>
      <w:r w:rsidR="00A70BE8">
        <w:t>has been</w:t>
      </w:r>
      <w:r w:rsidR="00AE4609">
        <w:t xml:space="preserve"> observed </w:t>
      </w:r>
      <w:r w:rsidR="001B2273">
        <w:t xml:space="preserve">in lab strains </w:t>
      </w:r>
      <w:r w:rsidR="00F200B0">
        <w:rPr>
          <w:i/>
          <w:iCs/>
        </w:rPr>
        <w:fldChar w:fldCharType="begin" w:fldLock="1"/>
      </w:r>
      <w:r w:rsidR="00065402">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F200B0">
        <w:rPr>
          <w:i/>
          <w:iCs/>
        </w:rPr>
        <w:fldChar w:fldCharType="separate"/>
      </w:r>
      <w:r w:rsidR="00C53C8F" w:rsidRPr="00C53C8F">
        <w:rPr>
          <w:iCs/>
          <w:noProof/>
        </w:rPr>
        <w:t>(Foster 2007; Rosenberg et al. 2012)</w:t>
      </w:r>
      <w:r w:rsidR="00F200B0">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F200B0" w:rsidRPr="00FB3C6B">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F200B0"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F200B0"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F200B0" w:rsidRPr="00FB3C6B">
        <w:fldChar w:fldCharType="begin" w:fldLock="1"/>
      </w:r>
      <w:r w:rsidR="00065402">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F200B0" w:rsidRPr="00FB3C6B">
        <w:fldChar w:fldCharType="separate"/>
      </w:r>
      <w:r w:rsidR="00AE4609" w:rsidRPr="00FB3C6B">
        <w:rPr>
          <w:noProof/>
        </w:rPr>
        <w:t>(Kivisaar 2010)</w:t>
      </w:r>
      <w:r w:rsidR="00F200B0" w:rsidRPr="00FB3C6B">
        <w:fldChar w:fldCharType="end"/>
      </w:r>
      <w:r w:rsidR="00C53C8F" w:rsidRPr="00FB3C6B">
        <w:t xml:space="preserve">, </w:t>
      </w:r>
      <w:r w:rsidR="00C53C8F" w:rsidRPr="00FB3C6B">
        <w:rPr>
          <w:i/>
          <w:iCs/>
        </w:rPr>
        <w:t xml:space="preserve">Helicobacter pylori </w:t>
      </w:r>
      <w:r w:rsidR="00F200B0" w:rsidRPr="00FB3C6B">
        <w:rPr>
          <w:i/>
          <w:iCs/>
        </w:rPr>
        <w:fldChar w:fldCharType="begin" w:fldLock="1"/>
      </w:r>
      <w:r w:rsidR="00065402">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F200B0" w:rsidRPr="00FB3C6B">
        <w:rPr>
          <w:i/>
          <w:iCs/>
        </w:rPr>
        <w:fldChar w:fldCharType="separate"/>
      </w:r>
      <w:r w:rsidR="00C53C8F" w:rsidRPr="00FB3C6B">
        <w:rPr>
          <w:iCs/>
          <w:noProof/>
        </w:rPr>
        <w:t>(Kang et al. 2006)</w:t>
      </w:r>
      <w:r w:rsidR="00F200B0" w:rsidRPr="00FB3C6B">
        <w:rPr>
          <w:i/>
          <w:iCs/>
        </w:rPr>
        <w:fldChar w:fldCharType="end"/>
      </w:r>
      <w:r w:rsidR="00C53C8F" w:rsidRPr="00FB3C6B">
        <w:t>,</w:t>
      </w:r>
      <w:r w:rsidR="00E26B85">
        <w:t xml:space="preserve"> </w:t>
      </w:r>
      <w:r w:rsidR="00E26B85">
        <w:rPr>
          <w:i/>
          <w:iCs/>
        </w:rPr>
        <w:t xml:space="preserve">Vibrio cholera </w:t>
      </w:r>
      <w:r w:rsidR="00F200B0">
        <w:rPr>
          <w:i/>
          <w:iCs/>
        </w:rPr>
        <w:fldChar w:fldCharType="begin" w:fldLock="1"/>
      </w:r>
      <w:r w:rsidR="00065402">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F200B0">
        <w:rPr>
          <w:i/>
          <w:iCs/>
        </w:rPr>
        <w:fldChar w:fldCharType="separate"/>
      </w:r>
      <w:r w:rsidR="00E26B85" w:rsidRPr="00E26B85">
        <w:rPr>
          <w:iCs/>
          <w:noProof/>
        </w:rPr>
        <w:t>(Baharoglu and Mazel 2011)</w:t>
      </w:r>
      <w:r w:rsidR="00F200B0">
        <w:rPr>
          <w:i/>
          <w:iCs/>
        </w:rPr>
        <w:fldChar w:fldCharType="end"/>
      </w:r>
      <w:r w:rsidR="00C53C8F" w:rsidRPr="00FB3C6B">
        <w:t xml:space="preserve"> and </w:t>
      </w:r>
      <w:r w:rsidR="00C53C8F" w:rsidRPr="00FB3C6B">
        <w:rPr>
          <w:i/>
          <w:iCs/>
        </w:rPr>
        <w:t>Streptococcus pneumonia</w:t>
      </w:r>
      <w:r w:rsidR="00C53C8F" w:rsidRPr="00FB3C6B">
        <w:t xml:space="preserve"> </w:t>
      </w:r>
      <w:r w:rsidR="00F200B0" w:rsidRPr="00FB3C6B">
        <w:fldChar w:fldCharType="begin" w:fldLock="1"/>
      </w:r>
      <w:r w:rsidR="00065402">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F200B0" w:rsidRPr="00FB3C6B">
        <w:fldChar w:fldCharType="separate"/>
      </w:r>
      <w:r w:rsidR="00C53C8F" w:rsidRPr="00FB3C6B">
        <w:rPr>
          <w:noProof/>
        </w:rPr>
        <w:t>(Henderson-Begg et al. 2006)</w:t>
      </w:r>
      <w:r w:rsidR="00F200B0"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F200B0" w:rsidRPr="00FB3C6B">
        <w:fldChar w:fldCharType="begin" w:fldLock="1"/>
      </w:r>
      <w:r w:rsidR="00065402">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F200B0" w:rsidRPr="00FB3C6B">
        <w:fldChar w:fldCharType="separate"/>
      </w:r>
      <w:r w:rsidR="00C53C8F" w:rsidRPr="00FB3C6B">
        <w:rPr>
          <w:noProof/>
        </w:rPr>
        <w:t>(Heidenreich 2007; Rodriguez et al. 2012)</w:t>
      </w:r>
      <w:r w:rsidR="00F200B0" w:rsidRPr="00FB3C6B">
        <w:fldChar w:fldCharType="end"/>
      </w:r>
      <w:r w:rsidR="00C53C8F" w:rsidRPr="00FB3C6B">
        <w:t xml:space="preserve">, algae </w:t>
      </w:r>
      <w:r w:rsidR="00F200B0" w:rsidRPr="00FB3C6B">
        <w:fldChar w:fldCharType="begin" w:fldLock="1"/>
      </w:r>
      <w:r w:rsidR="00065402">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F200B0" w:rsidRPr="00FB3C6B">
        <w:fldChar w:fldCharType="separate"/>
      </w:r>
      <w:r w:rsidR="00C53C8F" w:rsidRPr="00FB3C6B">
        <w:rPr>
          <w:noProof/>
        </w:rPr>
        <w:t>(Goho and Bell 2000)</w:t>
      </w:r>
      <w:r w:rsidR="00F200B0" w:rsidRPr="00FB3C6B">
        <w:fldChar w:fldCharType="end"/>
      </w:r>
      <w:r w:rsidR="00C53C8F" w:rsidRPr="00FB3C6B">
        <w:t xml:space="preserve">, </w:t>
      </w:r>
      <w:r w:rsidR="005B12CD">
        <w:t>nematodes</w:t>
      </w:r>
      <w:r w:rsidR="00C53C8F" w:rsidRPr="00FB3C6B">
        <w:t xml:space="preserve"> </w:t>
      </w:r>
      <w:r w:rsidR="00F200B0" w:rsidRPr="00FB3C6B">
        <w:fldChar w:fldCharType="begin" w:fldLock="1"/>
      </w:r>
      <w:r w:rsidR="00065402">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F200B0" w:rsidRPr="00FB3C6B">
        <w:fldChar w:fldCharType="separate"/>
      </w:r>
      <w:r w:rsidR="00C53C8F" w:rsidRPr="00FB3C6B">
        <w:rPr>
          <w:noProof/>
        </w:rPr>
        <w:t>(Matsuba et al. 2012)</w:t>
      </w:r>
      <w:r w:rsidR="00F200B0" w:rsidRPr="00FB3C6B">
        <w:fldChar w:fldCharType="end"/>
      </w:r>
      <w:r w:rsidR="00C53C8F" w:rsidRPr="00FB3C6B">
        <w:t xml:space="preserve">, flies </w:t>
      </w:r>
      <w:r w:rsidR="00F200B0" w:rsidRPr="00FB3C6B">
        <w:fldChar w:fldCharType="begin" w:fldLock="1"/>
      </w:r>
      <w:r w:rsidR="00065402">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F200B0" w:rsidRPr="00FB3C6B">
        <w:fldChar w:fldCharType="separate"/>
      </w:r>
      <w:r w:rsidR="00C53C8F" w:rsidRPr="00FB3C6B">
        <w:rPr>
          <w:noProof/>
        </w:rPr>
        <w:t>(Sharp and Agrawal 2012)</w:t>
      </w:r>
      <w:r w:rsidR="00F200B0" w:rsidRPr="00FB3C6B">
        <w:fldChar w:fldCharType="end"/>
      </w:r>
      <w:r w:rsidR="00C53C8F" w:rsidRPr="00FB3C6B">
        <w:t xml:space="preserve">, and human cancer cells </w:t>
      </w:r>
      <w:r w:rsidR="00F200B0" w:rsidRPr="00FB3C6B">
        <w:fldChar w:fldCharType="begin" w:fldLock="1"/>
      </w:r>
      <w:r w:rsidR="00065402">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F200B0" w:rsidRPr="00FB3C6B">
        <w:fldChar w:fldCharType="separate"/>
      </w:r>
      <w:r w:rsidR="000F6261" w:rsidRPr="00FB3C6B">
        <w:rPr>
          <w:noProof/>
        </w:rPr>
        <w:t>(Bristow and Hill 2008)</w:t>
      </w:r>
      <w:r w:rsidR="00F200B0"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F200B0">
        <w:fldChar w:fldCharType="begin" w:fldLock="1"/>
      </w:r>
      <w:r w:rsidR="00065402">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F200B0">
        <w:fldChar w:fldCharType="separate"/>
      </w:r>
      <w:r w:rsidR="00663378" w:rsidRPr="00663378">
        <w:rPr>
          <w:noProof/>
        </w:rPr>
        <w:t>(Ponder et al. 2005)</w:t>
      </w:r>
      <w:r w:rsidR="00F200B0">
        <w:fldChar w:fldCharType="end"/>
      </w:r>
      <w:r>
        <w:t xml:space="preserve"> and by inhibiting the mismatch repair system </w:t>
      </w:r>
      <w:r w:rsidR="00F200B0">
        <w:fldChar w:fldCharType="begin" w:fldLock="1"/>
      </w:r>
      <w:r w:rsidR="00065402">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F200B0">
        <w:fldChar w:fldCharType="separate"/>
      </w:r>
      <w:r w:rsidR="00663378" w:rsidRPr="00663378">
        <w:rPr>
          <w:noProof/>
        </w:rPr>
        <w:t>(Debora et al. 2010)</w:t>
      </w:r>
      <w:r w:rsidR="00F200B0">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F200B0">
        <w:fldChar w:fldCharType="begin" w:fldLock="1"/>
      </w:r>
      <w:r w:rsidR="00065402">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F200B0">
        <w:fldChar w:fldCharType="separate"/>
      </w:r>
      <w:r w:rsidR="00663378" w:rsidRPr="00663378">
        <w:rPr>
          <w:noProof/>
        </w:rPr>
        <w:t>(Al Mamun et al. 2012)</w:t>
      </w:r>
      <w:r w:rsidR="00F200B0">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F200B0" w:rsidRPr="00FB3C6B">
        <w:fldChar w:fldCharType="begin" w:fldLock="1"/>
      </w:r>
      <w:r w:rsidR="00065402">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F200B0" w:rsidRPr="00FB3C6B">
        <w:fldChar w:fldCharType="separate"/>
      </w:r>
      <w:r w:rsidRPr="00FB3C6B">
        <w:rPr>
          <w:noProof/>
        </w:rPr>
        <w:t>(Tenaillon et al. 2004; Cirz and Romesberg 2007; Rosenberg et al. 2012)</w:t>
      </w:r>
      <w:r w:rsidR="00F200B0"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F200B0" w:rsidRPr="00FB3C6B">
        <w:fldChar w:fldCharType="begin" w:fldLock="1"/>
      </w:r>
      <w:r w:rsidR="00065402">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F200B0" w:rsidRPr="00FB3C6B">
        <w:fldChar w:fldCharType="separate"/>
      </w:r>
      <w:r w:rsidR="00A20010" w:rsidRPr="00FB3C6B">
        <w:rPr>
          <w:noProof/>
        </w:rPr>
        <w:t>(Agrawal 2002)</w:t>
      </w:r>
      <w:r w:rsidR="00F200B0" w:rsidRPr="00FB3C6B">
        <w:fldChar w:fldCharType="end"/>
      </w:r>
      <w:r w:rsidR="009770F6" w:rsidRPr="00FB3C6B">
        <w:t xml:space="preserve"> and </w:t>
      </w:r>
      <w:r w:rsidR="00A20010" w:rsidRPr="00FB3C6B">
        <w:t xml:space="preserve">stochastic </w:t>
      </w:r>
      <w:r w:rsidR="00F200B0" w:rsidRPr="00FB3C6B">
        <w:fldChar w:fldCharType="begin" w:fldLock="1"/>
      </w:r>
      <w:r w:rsidR="00065402">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F200B0" w:rsidRPr="00FB3C6B">
        <w:fldChar w:fldCharType="separate"/>
      </w:r>
      <w:r w:rsidR="00A20010" w:rsidRPr="00FB3C6B">
        <w:rPr>
          <w:noProof/>
        </w:rPr>
        <w:t>(Shaw and Baer 2011)</w:t>
      </w:r>
      <w:r w:rsidR="00F200B0"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F200B0" w:rsidRPr="003F04B0">
        <w:fldChar w:fldCharType="begin" w:fldLock="1"/>
      </w:r>
      <w:r w:rsidR="00065402">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sidRPr="003F04B0">
        <w:fldChar w:fldCharType="separate"/>
      </w:r>
      <w:r w:rsidR="00663378" w:rsidRPr="003F04B0">
        <w:rPr>
          <w:noProof/>
        </w:rPr>
        <w:t>(Ram and Hadany 2012)</w:t>
      </w:r>
      <w:r w:rsidR="00F200B0" w:rsidRPr="003F04B0">
        <w:fldChar w:fldCharType="end"/>
      </w:r>
      <w:r w:rsidR="00932C9B" w:rsidRPr="003F04B0">
        <w:t>.</w:t>
      </w:r>
    </w:p>
    <w:p w:rsidR="00625517" w:rsidRDefault="00600689" w:rsidP="00A70BE8">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00F200B0" w:rsidRPr="003F04B0">
        <w:fldChar w:fldCharType="begin" w:fldLock="1"/>
      </w:r>
      <w:r w:rsidR="00065402">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00F200B0" w:rsidRPr="003F04B0">
        <w:fldChar w:fldCharType="separate"/>
      </w:r>
      <w:r w:rsidRPr="003F04B0">
        <w:rPr>
          <w:noProof/>
        </w:rPr>
        <w:t>(Wright 1931, 1988)</w:t>
      </w:r>
      <w:r w:rsidR="00F200B0"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5316EE">
      <w:pPr>
        <w:pStyle w:val="Heading1"/>
        <w:rPr>
          <w:lang w:bidi="hi-IN"/>
        </w:rPr>
      </w:pPr>
      <w:r w:rsidRPr="0038310A">
        <w:rPr>
          <w:szCs w:val="24"/>
        </w:rPr>
        <w:softHyphen/>
      </w:r>
      <w:bookmarkStart w:id="1" w:name="_Ref361735010"/>
      <w:r>
        <w:rPr>
          <w:lang w:bidi="hi-IN"/>
        </w:rPr>
        <w:t>Model</w:t>
      </w:r>
      <w:bookmarkEnd w:id="1"/>
    </w:p>
    <w:p w:rsidR="005316EE" w:rsidRPr="007169AD" w:rsidRDefault="005316EE" w:rsidP="0035669E">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5669E">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00477C9F">
        <w:fldChar w:fldCharType="begin"/>
      </w:r>
      <w:r w:rsidR="00477C9F">
        <w:instrText xml:space="preserve"> REF _Ref354316371 \h  \* MERGEFORMAT </w:instrText>
      </w:r>
      <w:r w:rsidR="00477C9F">
        <w:fldChar w:fldCharType="separate"/>
      </w:r>
      <w:r w:rsidRPr="00BA2B02">
        <w:t>Figure 1</w:t>
      </w:r>
      <w:r w:rsidR="00477C9F">
        <w:fldChar w:fldCharType="end"/>
      </w:r>
      <w:r w:rsidRPr="00BA2B02">
        <w:rPr>
          <w:lang w:bidi="hi-IN"/>
        </w:rPr>
        <w:t>)</w:t>
      </w:r>
      <w:r w:rsidRPr="007169AD">
        <w:rPr>
          <w:lang w:bidi="hi-IN"/>
        </w:rPr>
        <w:t xml:space="preserve">. </w:t>
      </w:r>
    </w:p>
    <w:p w:rsidR="005316EE" w:rsidRPr="00BA2B02" w:rsidRDefault="005316EE" w:rsidP="0035669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5669E">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2" w:name="_Ref374443384"/>
            <w:bookmarkStart w:id="3" w:name="_Ref374460264"/>
            <w:r w:rsidRPr="00BA2B02">
              <w:t>(</w:t>
            </w:r>
            <w:r w:rsidR="00F200B0">
              <w:fldChar w:fldCharType="begin"/>
            </w:r>
            <w:r w:rsidR="00DA55AA">
              <w:instrText xml:space="preserve"> SEQ Equation </w:instrText>
            </w:r>
            <w:r w:rsidR="00F200B0">
              <w:fldChar w:fldCharType="separate"/>
            </w:r>
            <w:r w:rsidRPr="00BA2B02">
              <w:rPr>
                <w:noProof/>
              </w:rPr>
              <w:t>1</w:t>
            </w:r>
            <w:r w:rsidR="00F200B0">
              <w:rPr>
                <w:noProof/>
              </w:rPr>
              <w:fldChar w:fldCharType="end"/>
            </w:r>
            <w:bookmarkEnd w:id="2"/>
            <w:r w:rsidRPr="00BA2B02">
              <w:t>)</w:t>
            </w:r>
            <w:bookmarkEnd w:id="3"/>
          </w:p>
        </w:tc>
      </w:tr>
    </w:tbl>
    <w:p w:rsidR="005316EE" w:rsidRDefault="005316EE" w:rsidP="0035669E">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5669E">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35669E">
      <w:pPr>
        <w:spacing w:line="480" w:lineRule="auto"/>
      </w:pPr>
      <w:r>
        <w:t>We analyzed this model with two methods. The first is analytic (</w:t>
      </w:r>
      <w:r w:rsidR="00477C9F">
        <w:fldChar w:fldCharType="begin"/>
      </w:r>
      <w:r w:rsidR="00477C9F">
        <w:instrText xml:space="preserve"> R</w:instrText>
      </w:r>
      <w:r w:rsidR="00477C9F">
        <w:instrText xml:space="preserve">EF _Ref354316371 \h  \* MERGEFORMAT </w:instrText>
      </w:r>
      <w:r w:rsidR="00477C9F">
        <w:fldChar w:fldCharType="separate"/>
      </w:r>
      <w:r w:rsidRPr="00815DEF">
        <w:t>Figure 1</w:t>
      </w:r>
      <w:r w:rsidR="00477C9F">
        <w:fldChar w:fldCharType="end"/>
      </w:r>
      <w:r>
        <w:t>A),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F200B0">
        <w:fldChar w:fldCharType="begin" w:fldLock="1"/>
      </w:r>
      <w:r w:rsidR="00065402">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F200B0">
        <w:fldChar w:fldCharType="separate"/>
      </w:r>
      <w:r w:rsidRPr="00CD660F">
        <w:rPr>
          <w:noProof/>
        </w:rPr>
        <w:t>(Haigh 1978)</w:t>
      </w:r>
      <w:r w:rsidR="00F200B0">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F200B0">
        <w:fldChar w:fldCharType="begin" w:fldLock="1"/>
      </w:r>
      <w:r w:rsidR="00065402">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F200B0">
        <w:fldChar w:fldCharType="separate"/>
      </w:r>
      <w:r w:rsidR="00D20FB0" w:rsidRPr="00D20FB0">
        <w:rPr>
          <w:noProof/>
        </w:rPr>
        <w:t>(Gessler 1995)</w:t>
      </w:r>
      <w:r w:rsidR="00F200B0">
        <w:fldChar w:fldCharType="end"/>
      </w:r>
      <w:r>
        <w:t>.</w:t>
      </w:r>
    </w:p>
    <w:p w:rsidR="005316EE" w:rsidRDefault="005316EE" w:rsidP="0035669E">
      <w:pPr>
        <w:spacing w:line="480" w:lineRule="auto"/>
      </w:pPr>
      <w:r>
        <w:t>The second method is a stochastic Wright-Fisher simulation with selection, mutation and genetic drift (</w:t>
      </w:r>
      <w:r w:rsidR="00477C9F">
        <w:fldChar w:fldCharType="begin"/>
      </w:r>
      <w:r w:rsidR="00477C9F">
        <w:instrText xml:space="preserve"> REF _Ref354316371 \h  \* MERGEFORMAT </w:instrText>
      </w:r>
      <w:r w:rsidR="00477C9F">
        <w:fldChar w:fldCharType="separate"/>
      </w:r>
      <w:r w:rsidRPr="00815DEF">
        <w:t>Figure 1</w:t>
      </w:r>
      <w:r w:rsidR="00477C9F">
        <w:fldChar w:fldCharType="end"/>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w:t>
      </w:r>
      <w:r w:rsidR="0035669E">
        <w:t>e</w:t>
      </w:r>
      <w:r w:rsidRPr="00BA2B02">
        <w:t>s</w:t>
      </w:r>
      <w:r w:rsidR="0035669E">
        <w:t>e</w:t>
      </w:r>
      <w:r w:rsidRPr="00BA2B02">
        <w:t xml:space="preserve"> </w:t>
      </w:r>
      <w:r w:rsidR="0035669E">
        <w:t xml:space="preserve">stochastic simulations </w:t>
      </w:r>
      <w:r w:rsidRPr="00BA2B02">
        <w:t>to study competitions between the different mutational strategies.</w:t>
      </w:r>
    </w:p>
    <w:p w:rsidR="005316EE" w:rsidRDefault="005316EE" w:rsidP="005316EE">
      <w:pPr>
        <w:pStyle w:val="Heading2"/>
      </w:pPr>
      <w:r>
        <w:t>Wright-Fisher simulations</w:t>
      </w:r>
    </w:p>
    <w:p w:rsidR="005316EE" w:rsidRPr="00020A87" w:rsidRDefault="005316EE" w:rsidP="005C7620">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00F200B0" w:rsidRPr="00020A87">
        <w:fldChar w:fldCharType="begin" w:fldLock="1"/>
      </w:r>
      <w:r w:rsidR="000654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F200B0" w:rsidRPr="00020A87">
        <w:fldChar w:fldCharType="separate"/>
      </w:r>
      <w:r w:rsidRPr="00020A87">
        <w:rPr>
          <w:noProof/>
        </w:rPr>
        <w:t>(Gordo and Dionisio 2005)</w:t>
      </w:r>
      <w:r w:rsidR="00F200B0"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477C9F">
        <w:fldChar w:fldCharType="begin"/>
      </w:r>
      <w:r w:rsidR="00477C9F">
        <w:instrText xml:space="preserve"> REF _Ref354316371 \h  \* MERGEFORMAT </w:instrText>
      </w:r>
      <w:r w:rsidR="00477C9F">
        <w:fldChar w:fldCharType="separate"/>
      </w:r>
      <w:r w:rsidRPr="00020A87">
        <w:t>Figure 1</w:t>
      </w:r>
      <w:r w:rsidR="00477C9F">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477C9F" w:rsidP="005316EE">
      <w:pPr>
        <w:spacing w:line="480" w:lineRule="auto"/>
      </w:pPr>
      <w:r>
        <w:fldChar w:fldCharType="begin"/>
      </w:r>
      <w:r>
        <w:instrText xml:space="preserve"> REF _Ref358791100 \h  \* MERGEFORMAT </w:instrText>
      </w:r>
      <w:r>
        <w:fldChar w:fldCharType="separate"/>
      </w:r>
      <w:r w:rsidR="005316EE" w:rsidRPr="00BA2B0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r>
        <w:rPr>
          <w:i/>
          <w:iCs/>
        </w:rPr>
        <w:t xml:space="preserve">aB </w:t>
      </w:r>
      <w:r w:rsidRPr="00D65806">
        <w:t>(</w:t>
      </w:r>
      <w:r w:rsidR="00477C9F">
        <w:fldChar w:fldCharType="begin"/>
      </w:r>
      <w:r w:rsidR="00477C9F">
        <w:instrText xml:space="preserve"> REF _Ref354316371 \h  \* MERGEFORMAT </w:instrText>
      </w:r>
      <w:r w:rsidR="00477C9F">
        <w:fldChar w:fldCharType="separate"/>
      </w:r>
      <w:r w:rsidRPr="00815DEF">
        <w:t>Figure 1</w:t>
      </w:r>
      <w:r w:rsidR="00477C9F">
        <w:fldChar w:fldCharType="end"/>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C7620">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477C9F">
        <w:fldChar w:fldCharType="begin"/>
      </w:r>
      <w:r w:rsidR="00477C9F">
        <w:instrText xml:space="preserve"> REF _Ref358791</w:instrText>
      </w:r>
      <w:r w:rsidR="00477C9F">
        <w:instrText xml:space="preserve">100 \h  \* MERGEFORMAT </w:instrText>
      </w:r>
      <w:r w:rsidR="00477C9F">
        <w:fldChar w:fldCharType="separate"/>
      </w:r>
      <w:r>
        <w:t>Table 1</w:t>
      </w:r>
      <w:r w:rsidR="00477C9F">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4" w:name="_Ref378231031"/>
            <w:bookmarkStart w:id="5" w:name="_Ref354134924"/>
            <w:r w:rsidRPr="00BA2B02">
              <w:t>(</w:t>
            </w:r>
            <w:r w:rsidR="00F200B0">
              <w:fldChar w:fldCharType="begin"/>
            </w:r>
            <w:r w:rsidR="00DA55AA">
              <w:instrText xml:space="preserve"> SEQ Equation </w:instrText>
            </w:r>
            <w:r w:rsidR="00F200B0">
              <w:fldChar w:fldCharType="separate"/>
            </w:r>
            <w:r w:rsidRPr="00BA2B02">
              <w:rPr>
                <w:noProof/>
              </w:rPr>
              <w:t>2</w:t>
            </w:r>
            <w:r w:rsidR="00F200B0">
              <w:rPr>
                <w:noProof/>
              </w:rPr>
              <w:fldChar w:fldCharType="end"/>
            </w:r>
            <w:bookmarkEnd w:id="4"/>
            <w:r w:rsidRPr="00BA2B02">
              <w:t>)</w:t>
            </w:r>
            <w:bookmarkEnd w:id="5"/>
          </w:p>
        </w:tc>
      </w:tr>
    </w:tbl>
    <w:p w:rsidR="005316EE" w:rsidRDefault="005316EE" w:rsidP="00C37953">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477C9F"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6" w:name="_Ref354134926"/>
            <w:r>
              <w:t>(</w:t>
            </w:r>
            <w:r w:rsidR="00F200B0">
              <w:fldChar w:fldCharType="begin"/>
            </w:r>
            <w:r w:rsidRPr="00EC7EBC">
              <w:instrText xml:space="preserve"> SEQ Equation </w:instrText>
            </w:r>
            <w:r w:rsidR="00F200B0">
              <w:fldChar w:fldCharType="separate"/>
            </w:r>
            <w:r>
              <w:rPr>
                <w:noProof/>
              </w:rPr>
              <w:t>3</w:t>
            </w:r>
            <w:r w:rsidR="00F200B0">
              <w:rPr>
                <w:noProof/>
              </w:rPr>
              <w:fldChar w:fldCharType="end"/>
            </w:r>
            <w:r>
              <w:t>)</w:t>
            </w:r>
            <w:bookmarkEnd w:id="6"/>
          </w:p>
        </w:tc>
      </w:tr>
    </w:tbl>
    <w:p w:rsidR="005316EE" w:rsidRDefault="005316EE" w:rsidP="005C7620">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5C7620">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5316EE">
      <w:pPr>
        <w:pStyle w:val="Heading2"/>
        <w:spacing w:line="480" w:lineRule="auto"/>
      </w:pPr>
      <w:bookmarkStart w:id="7" w:name="_Ref354319797"/>
      <w:r>
        <w:t xml:space="preserve">Fixation probability </w:t>
      </w:r>
      <w:bookmarkEnd w:id="7"/>
      <w:r>
        <w:t>of the double mutant</w:t>
      </w:r>
    </w:p>
    <w:p w:rsidR="005316EE" w:rsidRPr="005447DA" w:rsidRDefault="005316EE" w:rsidP="009354C5">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F200B0">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F200B0">
        <w:fldChar w:fldCharType="separate"/>
      </w:r>
      <w:r w:rsidRPr="00663378">
        <w:rPr>
          <w:noProof/>
        </w:rPr>
        <w:t>(1981)</w:t>
      </w:r>
      <w:r w:rsidR="00F200B0">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8" w:name="_Ref378231034"/>
            <w:r>
              <w:t>(</w:t>
            </w:r>
            <w:r w:rsidR="00F200B0">
              <w:fldChar w:fldCharType="begin"/>
            </w:r>
            <w:r w:rsidRPr="00EC7EBC">
              <w:instrText xml:space="preserve"> SEQ Equation </w:instrText>
            </w:r>
            <w:r w:rsidR="00F200B0">
              <w:fldChar w:fldCharType="separate"/>
            </w:r>
            <w:r>
              <w:rPr>
                <w:noProof/>
              </w:rPr>
              <w:t>4</w:t>
            </w:r>
            <w:r w:rsidR="00F200B0">
              <w:rPr>
                <w:noProof/>
              </w:rPr>
              <w:fldChar w:fldCharType="end"/>
            </w:r>
            <w:bookmarkEnd w:id="8"/>
            <w:r>
              <w:t>)</w:t>
            </w:r>
          </w:p>
        </w:tc>
      </w:tr>
    </w:tbl>
    <w:p w:rsidR="005316EE" w:rsidRDefault="005316EE" w:rsidP="005316EE">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sidR="00F200B0">
        <w:rPr>
          <w:lang w:bidi="hi-IN"/>
        </w:rPr>
        <w:fldChar w:fldCharType="begin" w:fldLock="1"/>
      </w:r>
      <w:r w:rsidR="00065402">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sidR="00F200B0">
        <w:rPr>
          <w:lang w:bidi="hi-IN"/>
        </w:rPr>
        <w:fldChar w:fldCharType="separate"/>
      </w:r>
      <w:r w:rsidR="009354C5" w:rsidRPr="009354C5">
        <w:rPr>
          <w:noProof/>
          <w:lang w:bidi="hi-IN"/>
        </w:rPr>
        <w:t>(Fisher 1930 p. 76; Patwa and Wahl 2008)</w:t>
      </w:r>
      <w:r w:rsidR="00F200B0">
        <w:rPr>
          <w:lang w:bidi="hi-IN"/>
        </w:rPr>
        <w:fldChar w:fldCharType="end"/>
      </w:r>
      <w:r>
        <w:rPr>
          <w:lang w:bidi="hi-IN"/>
        </w:rPr>
        <w:t>.</w:t>
      </w:r>
    </w:p>
    <w:p w:rsidR="005316EE" w:rsidRDefault="005316EE" w:rsidP="00A90051">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5316EE">
      <w:pPr>
        <w:pStyle w:val="Heading2"/>
        <w:spacing w:line="480" w:lineRule="auto"/>
      </w:pPr>
      <w:r>
        <w:t>Adaptation rate</w:t>
      </w:r>
      <w:bookmarkEnd w:id="9"/>
    </w:p>
    <w:p w:rsidR="005316EE" w:rsidRPr="00D516F5" w:rsidRDefault="005316EE" w:rsidP="005316EE">
      <w:pPr>
        <w:spacing w:line="480" w:lineRule="auto"/>
      </w:pPr>
      <w:r>
        <w:t xml:space="preserve">From the probability </w:t>
      </w:r>
      <w:r>
        <w:rPr>
          <w:i/>
          <w:iCs/>
        </w:rPr>
        <w:t>q</w:t>
      </w:r>
      <w:r>
        <w:t xml:space="preserve"> t</w:t>
      </w:r>
      <w:r w:rsidRPr="00BA2B02">
        <w:t xml:space="preserve">hat a random offspring is a double mutant, we can derive the probability that one or more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r w:rsidRPr="00BA2B02">
        <w:rPr>
          <w:i/>
          <w:iCs/>
        </w:rPr>
        <w:t>Nq</w:t>
      </w:r>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815A6A" w:rsidP="00815A6A">
      <w:pPr>
        <w:spacing w:line="480" w:lineRule="auto"/>
        <w:rPr>
          <w:lang w:bidi="hi-IN"/>
        </w:rPr>
      </w:pPr>
      <w:ins w:id="10" w:author="lhadany" w:date="2014-03-27T04:49:00Z">
        <w:r>
          <w:rPr>
            <w:highlight w:val="yellow"/>
          </w:rPr>
          <w:t>W</w:t>
        </w:r>
        <w:r w:rsidRPr="00487229">
          <w:rPr>
            <w:highlight w:val="yellow"/>
          </w:rPr>
          <w:t xml:space="preserve">hen fixation is much faster than appearance of </w:t>
        </w:r>
        <w:r>
          <w:rPr>
            <w:highlight w:val="yellow"/>
          </w:rPr>
          <w:t xml:space="preserve">the double mutant </w:t>
        </w:r>
        <w:r w:rsidRPr="00487229">
          <w:rPr>
            <w:i/>
            <w:iCs/>
            <w:highlight w:val="yellow"/>
          </w:rPr>
          <w:t>AB</w:t>
        </w:r>
      </w:ins>
      <w:ins w:id="11" w:author="lhadany" w:date="2014-03-27T04:53:00Z">
        <w:r>
          <w:t>,</w:t>
        </w:r>
      </w:ins>
      <w:ins w:id="12" w:author="lhadany" w:date="2014-03-27T04:49:00Z">
        <w:r w:rsidRPr="00CB2F61">
          <w:t xml:space="preserve"> </w:t>
        </w:r>
      </w:ins>
      <w:del w:id="13" w:author="lhadany" w:date="2014-03-27T04:53:00Z">
        <w:r w:rsidR="005316EE" w:rsidRPr="00CB2F61" w:rsidDel="00815A6A">
          <w:delText xml:space="preserve">The </w:delText>
        </w:r>
      </w:del>
      <w:ins w:id="14" w:author="lhadany" w:date="2014-03-27T04:53:00Z">
        <w:r>
          <w:t>t</w:t>
        </w:r>
        <w:r w:rsidRPr="00CB2F61">
          <w:t xml:space="preserve">he </w:t>
        </w:r>
      </w:ins>
      <w:r w:rsidR="005316EE" w:rsidRPr="00CB2F61">
        <w:t xml:space="preserve">time for adaptation </w:t>
      </w:r>
      <w:r w:rsidR="005316EE" w:rsidRPr="00CB2F61">
        <w:rPr>
          <w:i/>
          <w:iCs/>
        </w:rPr>
        <w:t>T</w:t>
      </w:r>
      <w:r w:rsidR="005316EE" w:rsidRPr="00CB2F61">
        <w:t xml:space="preserve"> can be approximated by the waiting time for a double mutant </w:t>
      </w:r>
      <w:r w:rsidR="005316EE">
        <w:t>that</w:t>
      </w:r>
      <w:r w:rsidR="005316EE" w:rsidRPr="00CB2F61">
        <w:t xml:space="preserve"> go</w:t>
      </w:r>
      <w:r w:rsidR="005316EE">
        <w:t>es</w:t>
      </w:r>
      <w:r w:rsidR="005316EE" w:rsidRPr="00CB2F61">
        <w:t xml:space="preserve"> to fixation. </w:t>
      </w:r>
      <w:del w:id="15" w:author="lhadany" w:date="2014-03-27T04:50:00Z">
        <w:r w:rsidR="005316EE" w:rsidRPr="00487229" w:rsidDel="00815A6A">
          <w:rPr>
            <w:highlight w:val="yellow"/>
          </w:rPr>
          <w:delText xml:space="preserve">This is true when fixation is much faster than </w:delText>
        </w:r>
        <w:r w:rsidR="0084602B" w:rsidRPr="00487229" w:rsidDel="00815A6A">
          <w:rPr>
            <w:highlight w:val="yellow"/>
          </w:rPr>
          <w:delText xml:space="preserve">appearance of </w:delText>
        </w:r>
        <w:r w:rsidR="0084602B" w:rsidRPr="00487229" w:rsidDel="00815A6A">
          <w:rPr>
            <w:i/>
            <w:iCs/>
            <w:highlight w:val="yellow"/>
          </w:rPr>
          <w:delText>AB</w:delText>
        </w:r>
        <w:r w:rsidR="00585914" w:rsidRPr="00487229" w:rsidDel="00815A6A">
          <w:rPr>
            <w:highlight w:val="yellow"/>
          </w:rPr>
          <w:delText xml:space="preserve"> </w:delText>
        </w:r>
        <w:commentRangeStart w:id="16"/>
        <w:r w:rsidR="00585914" w:rsidRPr="00487229" w:rsidDel="00815A6A">
          <w:rPr>
            <w:highlight w:val="yellow"/>
          </w:rPr>
          <w:delText xml:space="preserve">(for </w:delText>
        </w:r>
        <w:r w:rsidR="00585914" w:rsidRPr="00487229" w:rsidDel="00815A6A">
          <w:rPr>
            <w:i/>
            <w:iCs/>
            <w:highlight w:val="yellow"/>
          </w:rPr>
          <w:delText>s</w:delText>
        </w:r>
        <w:r w:rsidR="00585914" w:rsidRPr="00487229" w:rsidDel="00815A6A">
          <w:rPr>
            <w:highlight w:val="yellow"/>
          </w:rPr>
          <w:delText xml:space="preserve">=0.05, </w:delText>
        </w:r>
        <w:r w:rsidR="00585914" w:rsidRPr="00487229" w:rsidDel="00815A6A">
          <w:rPr>
            <w:i/>
            <w:iCs/>
            <w:highlight w:val="yellow"/>
          </w:rPr>
          <w:delText>H</w:delText>
        </w:r>
        <w:r w:rsidR="00585914" w:rsidRPr="00487229" w:rsidDel="00815A6A">
          <w:rPr>
            <w:highlight w:val="yellow"/>
          </w:rPr>
          <w:delText xml:space="preserve">=2, and </w:delText>
        </w:r>
        <w:r w:rsidR="00585914" w:rsidRPr="00487229" w:rsidDel="00815A6A">
          <w:rPr>
            <w:i/>
            <w:iCs/>
            <w:highlight w:val="yellow"/>
          </w:rPr>
          <w:delText>N</w:delText>
        </w:r>
        <w:r w:rsidR="00585914" w:rsidRPr="00487229" w:rsidDel="00815A6A">
          <w:rPr>
            <w:highlight w:val="yellow"/>
          </w:rPr>
          <w:delText>=10</w:delText>
        </w:r>
        <w:r w:rsidR="00585914" w:rsidRPr="00487229" w:rsidDel="00815A6A">
          <w:rPr>
            <w:highlight w:val="yellow"/>
            <w:vertAlign w:val="superscript"/>
          </w:rPr>
          <w:delText>6</w:delText>
        </w:r>
        <w:r w:rsidR="00585914" w:rsidRPr="00487229" w:rsidDel="00815A6A">
          <w:rPr>
            <w:highlight w:val="yellow"/>
          </w:rPr>
          <w:delText xml:space="preserve"> the fixation time is ~158 generations </w:delText>
        </w:r>
        <w:r w:rsidR="00F200B0" w:rsidRPr="00487229" w:rsidDel="00815A6A">
          <w:rPr>
            <w:highlight w:val="yellow"/>
          </w:rPr>
          <w:fldChar w:fldCharType="begin" w:fldLock="1"/>
        </w:r>
        <w:r w:rsidR="00065402" w:rsidRPr="00487229" w:rsidDel="00815A6A">
          <w:rPr>
            <w:highlight w:val="yellow"/>
          </w:rPr>
          <w:delInstrText>ADDIN CSL_CITATION { "citationItems" : [ { "id" : "ITEM-1", "itemData" : { "ISSN" : "0016-6731", "PMID" : "17248440", "author" : [ { "dropping-particle" : "", "family" : "Kimura", "given" : "Motoo", "non-dropping-particle" : "", "parse-names" : false, "suffix" : "" }, { "dropping-particle" : "", "family" : "Ohta", "given" : "T", "non-dropping-particle" : "", "parse-names" : false, "suffix" : "" } ], "container-title" : "Genetics", "id" : "ITEM-1", "issue" : "3", "issued" : { "date-parts" : [ [ "1969", "3" ] ] }, "page" : "763-71", "title" : "The Average Number of Generations until Fixation of a Mutant Gene in a Finite Population.", "type" : "article-journal", "volume" : "61" }, "uris" : [ "http://www.mendeley.com/documents/?uuid=26bdef45-1ec0-43aa-a7fe-892a7ff0486a" ] } ], "mendeley" : { "previouslyFormattedCitation" : "(Kimura and Ohta 1969)" }, "properties" : { "noteIndex" : 0 }, "schema" : "https://github.com/citation-style-language/schema/raw/master/csl-citation.json" }</w:delInstrText>
        </w:r>
        <w:r w:rsidR="00F200B0" w:rsidRPr="00487229" w:rsidDel="00815A6A">
          <w:rPr>
            <w:highlight w:val="yellow"/>
          </w:rPr>
          <w:fldChar w:fldCharType="separate"/>
        </w:r>
        <w:r w:rsidR="00585914" w:rsidRPr="00487229" w:rsidDel="00815A6A">
          <w:rPr>
            <w:noProof/>
            <w:highlight w:val="yellow"/>
          </w:rPr>
          <w:delText>(Kimura and Ohta 1969)</w:delText>
        </w:r>
        <w:r w:rsidR="00F200B0" w:rsidRPr="00487229" w:rsidDel="00815A6A">
          <w:rPr>
            <w:highlight w:val="yellow"/>
          </w:rPr>
          <w:fldChar w:fldCharType="end"/>
        </w:r>
      </w:del>
      <w:commentRangeEnd w:id="16"/>
      <w:r>
        <w:rPr>
          <w:rStyle w:val="CommentReference"/>
        </w:rPr>
        <w:commentReference w:id="16"/>
      </w:r>
      <w:del w:id="17" w:author="lhadany" w:date="2014-03-27T04:50:00Z">
        <w:r w:rsidR="00585914" w:rsidRPr="00487229" w:rsidDel="00815A6A">
          <w:rPr>
            <w:highlight w:val="yellow"/>
          </w:rPr>
          <w:delText>)</w:delText>
        </w:r>
        <w:r w:rsidR="005316EE" w:rsidRPr="00CB2F61" w:rsidDel="00815A6A">
          <w:delText xml:space="preserve">. </w:delText>
        </w:r>
      </w:del>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18" w:name="_Ref378231036"/>
            <w:r>
              <w:t>(</w:t>
            </w:r>
            <w:r w:rsidR="00F200B0">
              <w:fldChar w:fldCharType="begin"/>
            </w:r>
            <w:r w:rsidRPr="00EC7EBC">
              <w:instrText xml:space="preserve"> SEQ Equation </w:instrText>
            </w:r>
            <w:r w:rsidR="00F200B0">
              <w:fldChar w:fldCharType="separate"/>
            </w:r>
            <w:r>
              <w:rPr>
                <w:noProof/>
              </w:rPr>
              <w:t>5</w:t>
            </w:r>
            <w:r w:rsidR="00F200B0">
              <w:rPr>
                <w:noProof/>
              </w:rPr>
              <w:fldChar w:fldCharType="end"/>
            </w:r>
            <w:bookmarkEnd w:id="18"/>
            <w:r>
              <w:t>)</w:t>
            </w:r>
          </w:p>
        </w:tc>
      </w:tr>
    </w:tbl>
    <w:p w:rsidR="005316EE" w:rsidRDefault="005316EE" w:rsidP="0084602B">
      <w:r>
        <w:t xml:space="preserve">Plugging eqs. </w:t>
      </w:r>
      <w:r w:rsidR="00F200B0">
        <w:fldChar w:fldCharType="begin"/>
      </w:r>
      <w:r>
        <w:instrText xml:space="preserve"> REF _Ref378231031 \h </w:instrText>
      </w:r>
      <w:r w:rsidR="00F200B0">
        <w:fldChar w:fldCharType="separate"/>
      </w:r>
      <w:r w:rsidRPr="00BA2B02">
        <w:rPr>
          <w:noProof/>
        </w:rPr>
        <w:t>2</w:t>
      </w:r>
      <w:r w:rsidR="00F200B0">
        <w:fldChar w:fldCharType="end"/>
      </w:r>
      <w:r>
        <w:t>-</w:t>
      </w:r>
      <w:r w:rsidR="00F200B0">
        <w:fldChar w:fldCharType="begin"/>
      </w:r>
      <w:r>
        <w:instrText xml:space="preserve"> REF _Ref378231034 \h </w:instrText>
      </w:r>
      <w:r w:rsidR="00F200B0">
        <w:fldChar w:fldCharType="separate"/>
      </w:r>
      <w:r>
        <w:rPr>
          <w:noProof/>
        </w:rPr>
        <w:t>4</w:t>
      </w:r>
      <w:r w:rsidR="00F200B0">
        <w:fldChar w:fldCharType="end"/>
      </w:r>
      <w:r>
        <w:t xml:space="preserve"> </w:t>
      </w:r>
      <w:r w:rsidR="00F200B0">
        <w:fldChar w:fldCharType="begin"/>
      </w:r>
      <w:r>
        <w:instrText xml:space="preserve"> REF _Ref378231036 \h </w:instrText>
      </w:r>
      <w:r w:rsidR="00F200B0">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477C9F"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rsidR="00F200B0">
              <w:fldChar w:fldCharType="begin"/>
            </w:r>
            <w:r w:rsidRPr="00C23983">
              <w:instrText xml:space="preserve"> SEQ Equation </w:instrText>
            </w:r>
            <w:r w:rsidR="00F200B0">
              <w:fldChar w:fldCharType="separate"/>
            </w:r>
            <w:r>
              <w:rPr>
                <w:noProof/>
              </w:rPr>
              <w:t>6</w:t>
            </w:r>
            <w:r w:rsidR="00F200B0">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477C9F"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r w:rsidR="00F200B0">
              <w:fldChar w:fldCharType="begin"/>
            </w:r>
            <w:r w:rsidR="00DA55AA">
              <w:instrText xml:space="preserve"> SEQ Equation </w:instrText>
            </w:r>
            <w:r w:rsidR="00F200B0">
              <w:fldChar w:fldCharType="separate"/>
            </w:r>
            <w:r>
              <w:rPr>
                <w:noProof/>
              </w:rPr>
              <w:t>7</w:t>
            </w:r>
            <w:r w:rsidR="00F200B0">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477C9F"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rsidR="00F200B0">
              <w:fldChar w:fldCharType="begin"/>
            </w:r>
            <w:r w:rsidRPr="00C23983">
              <w:instrText xml:space="preserve"> SEQ Equation </w:instrText>
            </w:r>
            <w:r w:rsidR="00F200B0">
              <w:fldChar w:fldCharType="separate"/>
            </w:r>
            <w:r>
              <w:rPr>
                <w:noProof/>
              </w:rPr>
              <w:t>8</w:t>
            </w:r>
            <w:r w:rsidR="00F200B0">
              <w:rPr>
                <w:noProof/>
              </w:rPr>
              <w:fldChar w:fldCharType="end"/>
            </w:r>
            <w:r>
              <w:t>)</w:t>
            </w:r>
          </w:p>
        </w:tc>
      </w:tr>
    </w:tbl>
    <w:p w:rsidR="005316EE" w:rsidRDefault="005316EE" w:rsidP="00585914">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477C9F">
        <w:fldChar w:fldCharType="begin"/>
      </w:r>
      <w:r w:rsidR="00477C9F">
        <w:instrText xml:space="preserve"> REF _Ref358791100 \h  \* MERGEFORMAT </w:instrText>
      </w:r>
      <w:r w:rsidR="00477C9F">
        <w:fldChar w:fldCharType="separate"/>
      </w:r>
      <w:r>
        <w:t>Table 1</w:t>
      </w:r>
      <w:r w:rsidR="00477C9F">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F200B0">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F200B0">
        <w:rPr>
          <w:lang w:bidi="hi-IN"/>
        </w:rPr>
        <w:fldChar w:fldCharType="separate"/>
      </w:r>
      <w:r w:rsidR="00585914" w:rsidRPr="00585914">
        <w:rPr>
          <w:noProof/>
          <w:lang w:bidi="hi-IN"/>
        </w:rPr>
        <w:t>(2005)</w:t>
      </w:r>
      <w:r w:rsidR="00F200B0">
        <w:rPr>
          <w:lang w:bidi="hi-IN"/>
        </w:rPr>
        <w:fldChar w:fldCharType="end"/>
      </w:r>
      <w:r>
        <w:rPr>
          <w:lang w:bidi="hi-IN"/>
        </w:rPr>
        <w:t xml:space="preserve"> for a result similar to eq. 6.</w:t>
      </w:r>
    </w:p>
    <w:p w:rsidR="0084602B" w:rsidRDefault="00323C45" w:rsidP="00323C45">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585914">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5316EE" w:rsidP="00BF0B48">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rsidR="00477C9F">
        <w:fldChar w:fldCharType="begin"/>
      </w:r>
      <w:r w:rsidR="00477C9F">
        <w:instrText xml:space="preserve"> REF _Ref358791100 \h  \* MERGEFORMAT </w:instrText>
      </w:r>
      <w:r w:rsidR="00477C9F">
        <w:fldChar w:fldCharType="separate"/>
      </w:r>
      <w:r>
        <w:t>Table 1</w:t>
      </w:r>
      <w:r w:rsidR="00477C9F">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Pr>
          <w:i/>
          <w:iCs/>
          <w:lang w:bidi="hi-IN"/>
        </w:rPr>
        <w:t xml:space="preserve">AB/1 </w:t>
      </w:r>
      <w:r>
        <w:t xml:space="preserve">instead of </w:t>
      </w:r>
      <w:r>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F200B0">
        <w:fldChar w:fldCharType="begin" w:fldLock="1"/>
      </w:r>
      <w:r w:rsidR="00065402">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and Haigh 1974; Hartfield and Otto 2011)" }, "properties" : { "noteIndex" : 0 }, "schema" : "https://github.com/citation-style-language/schema/raw/master/csl-citation.json" }</w:instrText>
      </w:r>
      <w:r w:rsidR="00F200B0">
        <w:fldChar w:fldCharType="separate"/>
      </w:r>
      <w:r w:rsidR="00BF0B48" w:rsidRPr="00BF0B48">
        <w:rPr>
          <w:noProof/>
        </w:rPr>
        <w:t>(Maynard Smith and Haigh 1974; Hartfield and Otto 2011)</w:t>
      </w:r>
      <w:r w:rsidR="00F200B0">
        <w:fldChar w:fldCharType="end"/>
      </w:r>
      <w:r w:rsidR="00335216">
        <w:t>. However, these sweeps result</w:t>
      </w:r>
      <w:r>
        <w:t xml:space="preserve"> in a lower fixation probability for the double mutant</w:t>
      </w:r>
      <w:r w:rsidR="00335216">
        <w:t xml:space="preserve"> (</w:t>
      </w:r>
      <w:r w:rsidR="00335216">
        <w:rPr>
          <w:lang w:bidi="hi-IN"/>
        </w:rPr>
        <w:t>Figure S2)</w:t>
      </w:r>
      <w:r>
        <w:rPr>
          <w:lang w:bidi="hi-IN"/>
        </w:rPr>
        <w:t>.</w:t>
      </w:r>
    </w:p>
    <w:p w:rsidR="005316EE" w:rsidRDefault="005316EE" w:rsidP="00BF0B48">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477C9F">
        <w:fldChar w:fldCharType="begin"/>
      </w:r>
      <w:r w:rsidR="00477C9F">
        <w:instrText xml:space="preserve"> REF _Ref383675982 \h  \* MERGEFORMAT </w:instrText>
      </w:r>
      <w:r w:rsidR="00477C9F">
        <w:fldChar w:fldCharType="separate"/>
      </w:r>
      <w:r w:rsidR="00BF0B48" w:rsidRPr="00BF0B48">
        <w:rPr>
          <w:lang w:bidi="hi-IN"/>
        </w:rPr>
        <w:t>Figure 3</w:t>
      </w:r>
      <w:r w:rsidR="00477C9F">
        <w:fldChar w:fldCharType="end"/>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r w:rsidR="00E74930" w:rsidRPr="00E74930">
        <w:rPr>
          <w:rFonts w:eastAsiaTheme="minorEastAsia" w:cs="Times New Roman"/>
          <w:i/>
          <w:iCs/>
          <w:lang w:bidi="hi-IN"/>
        </w:rPr>
        <w:t>τ</w:t>
      </w:r>
      <w:r w:rsidR="00E74930" w:rsidRPr="00E74930">
        <w:rPr>
          <w:rFonts w:eastAsiaTheme="minorEastAsia"/>
          <w:i/>
          <w:iCs/>
          <w:lang w:bidi="hi-IN"/>
        </w:rPr>
        <w:t>U/s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477C9F">
        <w:fldChar w:fldCharType="begin"/>
      </w:r>
      <w:r w:rsidR="00477C9F">
        <w:instrText xml:space="preserve"> REF _Ref383675982 \h  \* MERGEFORMAT </w:instrText>
      </w:r>
      <w:r w:rsidR="00477C9F">
        <w:fldChar w:fldCharType="separate"/>
      </w:r>
      <w:r w:rsidR="00BA3BDB" w:rsidRPr="00BA3BDB">
        <w:rPr>
          <w:rFonts w:eastAsiaTheme="minorEastAsia"/>
          <w:lang w:bidi="hi-IN"/>
        </w:rPr>
        <w:t>Figure 3</w:t>
      </w:r>
      <w:r w:rsidR="00477C9F">
        <w:fldChar w:fldCharType="end"/>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477C9F">
        <w:fldChar w:fldCharType="begin"/>
      </w:r>
      <w:r w:rsidR="00477C9F">
        <w:instrText xml:space="preserve"> REF _Ref383675982 \h  \* MERGEFORMAT </w:instrText>
      </w:r>
      <w:r w:rsidR="00477C9F">
        <w:fldChar w:fldCharType="separate"/>
      </w:r>
      <w:r w:rsidR="00BA3BDB" w:rsidRPr="00BA3BDB">
        <w:rPr>
          <w:rFonts w:eastAsiaTheme="minorEastAsia"/>
          <w:lang w:bidi="hi-IN"/>
        </w:rPr>
        <w:t>Figure 3</w:t>
      </w:r>
      <w:r w:rsidR="00477C9F">
        <w:fldChar w:fldCharType="end"/>
      </w:r>
      <w:r>
        <w:rPr>
          <w:rFonts w:eastAsiaTheme="minorEastAsia"/>
          <w:lang w:bidi="hi-IN"/>
        </w:rPr>
        <w:t>B)</w:t>
      </w:r>
      <w:r w:rsidR="00BF0B48">
        <w:rPr>
          <w:rFonts w:eastAsiaTheme="minorEastAsia"/>
          <w:lang w:bidi="hi-IN"/>
        </w:rPr>
        <w:t xml:space="preserve"> and eventually a lower fixation probability and adaptaion rate (</w:t>
      </w:r>
      <w:r w:rsidR="00477C9F">
        <w:fldChar w:fldCharType="begin"/>
      </w:r>
      <w:r w:rsidR="00477C9F">
        <w:instrText xml:space="preserve"> REF _Ref383675982 \h  \* MERGEFORMAT </w:instrText>
      </w:r>
      <w:r w:rsidR="00477C9F">
        <w:fldChar w:fldCharType="separate"/>
      </w:r>
      <w:r w:rsidR="00BF0B48" w:rsidRPr="00BA3BDB">
        <w:rPr>
          <w:rFonts w:eastAsiaTheme="minorEastAsia"/>
          <w:lang w:bidi="hi-IN"/>
        </w:rPr>
        <w:t>Figure 3</w:t>
      </w:r>
      <w:r w:rsidR="00477C9F">
        <w:fldChar w:fldCharType="end"/>
      </w:r>
      <w:r w:rsidR="00BF0B48">
        <w:rPr>
          <w:rFonts w:eastAsiaTheme="minorEastAsia"/>
          <w:lang w:bidi="hi-IN"/>
        </w:rPr>
        <w:t xml:space="preserve">A) </w:t>
      </w:r>
      <w:r>
        <w:rPr>
          <w:rFonts w:eastAsiaTheme="minorEastAsia"/>
          <w:lang w:bidi="hi-IN"/>
        </w:rPr>
        <w:t xml:space="preserve">. </w:t>
      </w:r>
    </w:p>
    <w:p w:rsidR="005316EE" w:rsidRPr="006418C7" w:rsidRDefault="005316EE" w:rsidP="00BA3BDB">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477C9F">
        <w:fldChar w:fldCharType="begin"/>
      </w:r>
      <w:r w:rsidR="00477C9F">
        <w:instrText xml:space="preserve"> REF _Ref383675982 \h  \* MERGEFORMAT </w:instrText>
      </w:r>
      <w:r w:rsidR="00477C9F">
        <w:fldChar w:fldCharType="separate"/>
      </w:r>
      <w:r w:rsidR="00BA3BDB" w:rsidRPr="00BA3BDB">
        <w:rPr>
          <w:rFonts w:eastAsiaTheme="minorEastAsia"/>
          <w:lang w:bidi="hi-IN"/>
        </w:rPr>
        <w:t>Figure 3</w:t>
      </w:r>
      <w:r w:rsidR="00477C9F">
        <w:fldChar w:fldCharType="end"/>
      </w:r>
      <w:r w:rsidR="00D45CB2">
        <w:rPr>
          <w:lang w:bidi="hi-IN"/>
        </w:rPr>
        <w:t>A</w:t>
      </w:r>
      <w:r>
        <w:rPr>
          <w:lang w:bidi="hi-IN"/>
        </w:rPr>
        <w:t>).</w:t>
      </w:r>
    </w:p>
    <w:p w:rsidR="005316EE" w:rsidRDefault="005316EE" w:rsidP="005316EE">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BF0B48">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00F200B0" w:rsidRPr="00020A87">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sidRPr="00020A87">
        <w:rPr>
          <w:lang w:bidi="hi-IN"/>
        </w:rPr>
        <w:fldChar w:fldCharType="separate"/>
      </w:r>
      <w:r w:rsidRPr="00020A87">
        <w:rPr>
          <w:noProof/>
          <w:lang w:bidi="hi-IN"/>
        </w:rPr>
        <w:t>(Ram and Hadany 2012)</w:t>
      </w:r>
      <w:r w:rsidR="00F200B0"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4E017A">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F200B0">
        <w:rPr>
          <w:lang w:bidi="hi-IN"/>
        </w:rPr>
        <w:fldChar w:fldCharType="begin" w:fldLock="1"/>
      </w:r>
      <w:r w:rsidR="00065402">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F200B0">
        <w:rPr>
          <w:lang w:bidi="hi-IN"/>
        </w:rPr>
        <w:fldChar w:fldCharType="separate"/>
      </w:r>
      <w:r w:rsidR="005316EE" w:rsidRPr="005950EE">
        <w:rPr>
          <w:noProof/>
          <w:lang w:bidi="hi-IN"/>
        </w:rPr>
        <w:t>(Lynch et al. 1993)</w:t>
      </w:r>
      <w:r w:rsidR="00F200B0">
        <w:rPr>
          <w:lang w:bidi="hi-IN"/>
        </w:rPr>
        <w:fldChar w:fldCharType="end"/>
      </w:r>
      <w:r w:rsidR="005316EE">
        <w:rPr>
          <w:lang w:bidi="hi-IN"/>
        </w:rPr>
        <w:t xml:space="preserve">. </w:t>
      </w:r>
    </w:p>
    <w:p w:rsidR="005316EE" w:rsidRDefault="005316EE" w:rsidP="00BA3BDB">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F200B0"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sidRPr="00BA2B02">
        <w:rPr>
          <w:lang w:bidi="hi-IN"/>
        </w:rPr>
        <w:fldChar w:fldCharType="separate"/>
      </w:r>
      <w:r w:rsidRPr="00BA2B02">
        <w:rPr>
          <w:noProof/>
          <w:lang w:bidi="hi-IN"/>
        </w:rPr>
        <w:t>(Ram and Hadany 2012)</w:t>
      </w:r>
      <w:r w:rsidR="00F200B0"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477C9F">
        <w:fldChar w:fldCharType="begin"/>
      </w:r>
      <w:r w:rsidR="00477C9F">
        <w:instrText xml:space="preserve"> REF _Ref383682047 \h  \* MERGEFORMAT </w:instrText>
      </w:r>
      <w:r w:rsidR="00477C9F">
        <w:fldChar w:fldCharType="separate"/>
      </w:r>
      <w:r w:rsidR="004E017A" w:rsidRPr="004E017A">
        <w:rPr>
          <w:lang w:bidi="hi-IN"/>
        </w:rPr>
        <w:t>Figure 2</w:t>
      </w:r>
      <w:r w:rsidR="00477C9F">
        <w:fldChar w:fldCharType="end"/>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4E017A">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4E017A">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477C9F">
        <w:fldChar w:fldCharType="begin"/>
      </w:r>
      <w:r w:rsidR="00477C9F">
        <w:instrText xml:space="preserve"> REF _Ref360184105 \h  \* MERGEFORMAT </w:instrText>
      </w:r>
      <w:r w:rsidR="00477C9F">
        <w:fldChar w:fldCharType="separate"/>
      </w:r>
      <w:r w:rsidRPr="00BA2B02">
        <w:t>Figure 4</w:t>
      </w:r>
      <w:r w:rsidR="00477C9F">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5316EE">
      <w:pPr>
        <w:pStyle w:val="Heading2"/>
        <w:spacing w:line="480" w:lineRule="auto"/>
      </w:pPr>
      <w:r w:rsidRPr="00BA2B02">
        <w:t>Environmental stress</w:t>
      </w:r>
    </w:p>
    <w:p w:rsidR="005316EE" w:rsidRPr="00BA2B02" w:rsidRDefault="005316EE" w:rsidP="004E017A">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4E017A">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4E017A">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477C9F"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r w:rsidR="00F200B0">
              <w:fldChar w:fldCharType="begin"/>
            </w:r>
            <w:r w:rsidR="00DA55AA">
              <w:instrText xml:space="preserve"> SEQ Equation </w:instrText>
            </w:r>
            <w:r w:rsidR="00F200B0">
              <w:fldChar w:fldCharType="separate"/>
            </w:r>
            <w:r w:rsidRPr="00BA2B02">
              <w:rPr>
                <w:noProof/>
              </w:rPr>
              <w:t>9</w:t>
            </w:r>
            <w:r w:rsidR="00F200B0">
              <w:rPr>
                <w:noProof/>
              </w:rPr>
              <w:fldChar w:fldCharType="end"/>
            </w:r>
            <w:r w:rsidRPr="00BA2B02">
              <w:t>)</w:t>
            </w:r>
          </w:p>
        </w:tc>
      </w:tr>
    </w:tbl>
    <w:p w:rsidR="005316EE" w:rsidRPr="00BA2B02" w:rsidRDefault="005316EE" w:rsidP="004E017A">
      <w:pPr>
        <w:spacing w:line="480" w:lineRule="auto"/>
        <w:rPr>
          <w:vertAlign w:val="subscript"/>
        </w:rPr>
      </w:pPr>
      <w:r w:rsidRPr="00BA2B02">
        <w:t xml:space="preserve">This scenario has an important biological relevance, as SIM has been implicated in the evolution of drug resistance in bacteria and yeast </w:t>
      </w:r>
      <w:r w:rsidR="00F200B0" w:rsidRPr="00BA2B02">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F200B0" w:rsidRPr="00BA2B02">
        <w:fldChar w:fldCharType="separate"/>
      </w:r>
      <w:r w:rsidRPr="00BA2B02">
        <w:rPr>
          <w:noProof/>
        </w:rPr>
        <w:t>(Cirz and Romesberg 2007; Obolski and Hadany 2012; Shor et al. 2013)</w:t>
      </w:r>
      <w:r w:rsidR="00F200B0"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p>
    <w:p w:rsidR="005316EE" w:rsidRPr="00042973" w:rsidRDefault="005316EE" w:rsidP="005316EE">
      <w:pPr>
        <w:spacing w:line="480" w:lineRule="auto"/>
        <w:rPr>
          <w:lang w:bidi="hi-IN"/>
        </w:rPr>
      </w:pPr>
      <w:r w:rsidRPr="00BA2B02">
        <w:t xml:space="preserve">The adaptation rate with SIM in this scenario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477C9F"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9" w:name="_Ref360621538"/>
            <w:r>
              <w:t>(</w:t>
            </w:r>
            <w:r w:rsidR="00F200B0">
              <w:fldChar w:fldCharType="begin"/>
            </w:r>
            <w:r w:rsidRPr="0095303A">
              <w:instrText xml:space="preserve"> SEQ Equation </w:instrText>
            </w:r>
            <w:r w:rsidR="00F200B0">
              <w:fldChar w:fldCharType="separate"/>
            </w:r>
            <w:r>
              <w:rPr>
                <w:noProof/>
              </w:rPr>
              <w:t>10</w:t>
            </w:r>
            <w:r w:rsidR="00F200B0">
              <w:rPr>
                <w:noProof/>
              </w:rPr>
              <w:fldChar w:fldCharType="end"/>
            </w:r>
            <w:r>
              <w:t>)</w:t>
            </w:r>
            <w:bookmarkEnd w:id="19"/>
          </w:p>
        </w:tc>
      </w:tr>
    </w:tbl>
    <w:p w:rsidR="004E017A" w:rsidRDefault="004E017A" w:rsidP="00A7180F">
      <w:pPr>
        <w:spacing w:line="480" w:lineRule="auto"/>
      </w:pPr>
      <w:del w:id="20" w:author="lhadany" w:date="2014-03-27T05:02:00Z">
        <w:r w:rsidDel="00A7180F">
          <w:delText>Therefore</w:delText>
        </w:r>
      </w:del>
      <w:ins w:id="21" w:author="lhadany" w:date="2014-03-27T05:02:00Z">
        <w:r w:rsidR="00A7180F">
          <w:t>That is</w:t>
        </w:r>
      </w:ins>
      <w:r w:rsidR="005316EE">
        <w:t xml:space="preserve">, adaptation with </w:t>
      </w:r>
      <w:r w:rsidR="005316EE">
        <w:rPr>
          <w:lang w:bidi="hi-IN"/>
        </w:rPr>
        <w:t>SIM</w:t>
      </w:r>
      <w:r w:rsidR="005316EE">
        <w:rPr>
          <w:vertAlign w:val="subscript"/>
          <w:lang w:bidi="hi-IN"/>
        </w:rPr>
        <w:t>e</w:t>
      </w:r>
      <w:r w:rsidR="005316EE">
        <w:t xml:space="preserve"> is faster than with CM. This approximation was verified with simulations (dashed line in Fig. 2A). </w:t>
      </w:r>
    </w:p>
    <w:p w:rsidR="005316EE" w:rsidRPr="008F3447" w:rsidRDefault="005316EE" w:rsidP="000056D7">
      <w:pPr>
        <w:spacing w:line="480" w:lineRule="auto"/>
      </w:pPr>
      <w:r>
        <w:t xml:space="preserve">Adaptation is faster with </w:t>
      </w:r>
      <w:r w:rsidRPr="00197574">
        <w:t>SIM</w:t>
      </w:r>
      <w:r w:rsidRPr="00197574">
        <w:rPr>
          <w:vertAlign w:val="subscript"/>
        </w:rPr>
        <w:t>e</w:t>
      </w:r>
      <w:r>
        <w:t xml:space="preserve"> </w:t>
      </w:r>
      <w:ins w:id="22" w:author="lhadany" w:date="2014-03-27T04:55:00Z">
        <w:r w:rsidR="00815A6A">
          <w:t>than with CM</w:t>
        </w:r>
        <w:r w:rsidR="00815A6A" w:rsidRPr="00197574">
          <w:t xml:space="preserve"> </w:t>
        </w:r>
      </w:ins>
      <w:r w:rsidRPr="00197574">
        <w:t>because</w:t>
      </w:r>
      <w:r w:rsidR="004E017A">
        <w:t>:</w:t>
      </w:r>
      <w:r>
        <w:t xml:space="preserve"> (i) </w:t>
      </w:r>
      <w:ins w:id="23" w:author="lhadany" w:date="2014-03-27T05:09:00Z">
        <w:r w:rsidR="000B57BD">
          <w:t xml:space="preserve">the appearance of double mutants is about the same for </w:t>
        </w:r>
        <w:r w:rsidR="000B57BD" w:rsidRPr="00197574">
          <w:t>SIM</w:t>
        </w:r>
        <w:r w:rsidR="000B57BD" w:rsidRPr="00197574">
          <w:rPr>
            <w:vertAlign w:val="subscript"/>
          </w:rPr>
          <w:t>e</w:t>
        </w:r>
        <w:r w:rsidR="000B57BD">
          <w:t xml:space="preserve"> and CM</w:t>
        </w:r>
      </w:ins>
      <w:ins w:id="24" w:author="lhadany" w:date="2014-03-27T05:17:00Z">
        <w:r w:rsidR="000B57BD">
          <w:t xml:space="preserve"> </w:t>
        </w:r>
      </w:ins>
      <w:commentRangeStart w:id="25"/>
      <w:ins w:id="26" w:author="lhadany" w:date="2014-03-27T05:18:00Z">
        <w:r w:rsidR="000B57BD">
          <w:t>//</w:t>
        </w:r>
      </w:ins>
      <w:ins w:id="27" w:author="lhadany" w:date="2014-03-27T05:19:00Z">
        <w:r w:rsidR="000B57BD">
          <w:t xml:space="preserve">. </w:t>
        </w:r>
      </w:ins>
      <w:ins w:id="28" w:author="lhadany" w:date="2014-03-27T05:17:00Z">
        <w:r w:rsidR="000B57BD">
          <w:t xml:space="preserve">This might seem surprising, as there is </w:t>
        </w:r>
      </w:ins>
      <w:ins w:id="29" w:author="lhadany" w:date="2014-03-27T05:18:00Z">
        <w:r w:rsidR="000B57BD">
          <w:rPr>
            <w:highlight w:val="yellow"/>
          </w:rPr>
          <w:t>an</w:t>
        </w:r>
        <w:r w:rsidR="000B57BD" w:rsidRPr="00487229">
          <w:rPr>
            <w:highlight w:val="yellow"/>
          </w:rPr>
          <w:t xml:space="preserve"> initial difference in standing variation between CM and SIM</w:t>
        </w:r>
        <w:r w:rsidR="000B57BD" w:rsidRPr="00487229">
          <w:rPr>
            <w:highlight w:val="yellow"/>
            <w:vertAlign w:val="subscript"/>
          </w:rPr>
          <w:t>e</w:t>
        </w:r>
        <w:r w:rsidR="000B57BD">
          <w:t>. However//</w:t>
        </w:r>
      </w:ins>
      <w:commentRangeEnd w:id="25"/>
      <w:ins w:id="30" w:author="lhadany" w:date="2014-03-27T05:19:00Z">
        <w:r w:rsidR="000B57BD">
          <w:rPr>
            <w:rStyle w:val="CommentReference"/>
          </w:rPr>
          <w:commentReference w:id="25"/>
        </w:r>
        <w:r w:rsidR="000B57BD">
          <w:t>,</w:t>
        </w:r>
      </w:ins>
      <w:ins w:id="31" w:author="lhadany" w:date="2014-03-27T05:12:00Z">
        <w:r w:rsidR="000B57BD">
          <w:t xml:space="preserve"> </w:t>
        </w:r>
      </w:ins>
      <w:ins w:id="32" w:author="lhadany" w:date="2014-03-27T05:13:00Z">
        <w:r w:rsidR="000B57BD">
          <w:t>because</w:t>
        </w:r>
      </w:ins>
      <w:ins w:id="33" w:author="lhadany" w:date="2014-03-27T05:09:00Z">
        <w:r w:rsidR="000B57BD" w:rsidRPr="00487229">
          <w:rPr>
            <w:highlight w:val="yellow"/>
          </w:rPr>
          <w:t xml:space="preserve"> </w:t>
        </w:r>
      </w:ins>
      <w:r w:rsidRPr="00487229">
        <w:rPr>
          <w:highlight w:val="yellow"/>
        </w:rPr>
        <w:t xml:space="preserve">the </w:t>
      </w:r>
      <w:ins w:id="34" w:author="lhadany" w:date="2014-03-27T05:13:00Z">
        <w:r w:rsidR="000B57BD" w:rsidRPr="00197574">
          <w:t>SIM</w:t>
        </w:r>
        <w:r w:rsidR="000B57BD" w:rsidRPr="00197574">
          <w:rPr>
            <w:vertAlign w:val="subscript"/>
          </w:rPr>
          <w:t>e</w:t>
        </w:r>
        <w:r w:rsidR="000B57BD" w:rsidRPr="00487229">
          <w:rPr>
            <w:highlight w:val="yellow"/>
          </w:rPr>
          <w:t xml:space="preserve"> </w:t>
        </w:r>
      </w:ins>
      <w:r w:rsidRPr="00487229">
        <w:rPr>
          <w:highlight w:val="yellow"/>
        </w:rPr>
        <w:t xml:space="preserve">population quickly evolves towards a </w:t>
      </w:r>
      <w:ins w:id="35" w:author="lhadany" w:date="2014-03-27T05:14:00Z">
        <w:r w:rsidR="000B57BD">
          <w:rPr>
            <w:highlight w:val="yellow"/>
          </w:rPr>
          <w:t xml:space="preserve">new </w:t>
        </w:r>
      </w:ins>
      <w:r w:rsidRPr="00487229">
        <w:rPr>
          <w:highlight w:val="yellow"/>
        </w:rPr>
        <w:t xml:space="preserve">MSB </w:t>
      </w:r>
      <w:ins w:id="36" w:author="lhadany" w:date="2014-03-27T05:14:00Z">
        <w:r w:rsidR="000B57BD">
          <w:rPr>
            <w:highlight w:val="yellow"/>
          </w:rPr>
          <w:t>with</w:t>
        </w:r>
        <w:r w:rsidR="000B57BD">
          <w:t xml:space="preserve"> mutation rate</w:t>
        </w:r>
        <m:oMath>
          <m:r>
            <w:rPr>
              <w:rFonts w:ascii="Cambria Math" w:hAnsi="Cambria Math"/>
            </w:rPr>
            <m:t xml:space="preserve"> τU</m:t>
          </m:r>
        </m:oMath>
      </w:ins>
      <w:ins w:id="37" w:author="lhadany" w:date="2014-03-27T05:24:00Z">
        <w:r w:rsidR="0062328A">
          <w:rPr>
            <w:highlight w:val="yellow"/>
          </w:rPr>
          <w:t xml:space="preserve"> after the environmental change</w:t>
        </w:r>
      </w:ins>
      <w:ins w:id="38" w:author="lhadany" w:date="2014-03-27T05:31:00Z">
        <w:r w:rsidR="000056D7">
          <w:rPr>
            <w:highlight w:val="yellow"/>
          </w:rPr>
          <w:t xml:space="preserve"> - </w:t>
        </w:r>
      </w:ins>
      <w:ins w:id="39" w:author="lhadany" w:date="2014-03-27T05:16:00Z">
        <w:r w:rsidR="000B57BD">
          <w:rPr>
            <w:highlight w:val="yellow"/>
          </w:rPr>
          <w:t xml:space="preserve">usually before </w:t>
        </w:r>
      </w:ins>
      <w:ins w:id="40" w:author="lhadany" w:date="2014-03-27T05:17:00Z">
        <w:r w:rsidR="000B57BD">
          <w:rPr>
            <w:highlight w:val="yellow"/>
          </w:rPr>
          <w:t>a</w:t>
        </w:r>
      </w:ins>
      <w:ins w:id="41" w:author="lhadany" w:date="2014-03-27T05:16:00Z">
        <w:r w:rsidR="000B57BD">
          <w:rPr>
            <w:highlight w:val="yellow"/>
          </w:rPr>
          <w:t xml:space="preserve"> double mutant has appeared</w:t>
        </w:r>
      </w:ins>
      <w:ins w:id="42" w:author="lhadany" w:date="2014-03-27T05:31:00Z">
        <w:r w:rsidR="000056D7">
          <w:rPr>
            <w:highlight w:val="yellow"/>
          </w:rPr>
          <w:t xml:space="preserve"> -</w:t>
        </w:r>
      </w:ins>
      <w:ins w:id="43" w:author="lhadany" w:date="2014-03-27T05:16:00Z">
        <w:r w:rsidR="000B57BD">
          <w:rPr>
            <w:highlight w:val="yellow"/>
          </w:rPr>
          <w:t xml:space="preserve"> </w:t>
        </w:r>
      </w:ins>
      <w:del w:id="44" w:author="lhadany" w:date="2014-03-27T05:28:00Z">
        <w:r w:rsidRPr="00487229" w:rsidDel="0062328A">
          <w:rPr>
            <w:highlight w:val="yellow"/>
          </w:rPr>
          <w:delText>and therefore the</w:delText>
        </w:r>
      </w:del>
      <w:ins w:id="45" w:author="lhadany" w:date="2014-03-27T05:28:00Z">
        <w:r w:rsidR="0062328A">
          <w:rPr>
            <w:highlight w:val="yellow"/>
          </w:rPr>
          <w:t>this</w:t>
        </w:r>
      </w:ins>
      <w:r w:rsidRPr="00487229">
        <w:rPr>
          <w:highlight w:val="yellow"/>
        </w:rPr>
        <w:t xml:space="preserve"> initial difference in standing variation </w:t>
      </w:r>
      <w:del w:id="46" w:author="lhadany" w:date="2014-03-27T05:29:00Z">
        <w:r w:rsidRPr="00487229" w:rsidDel="0062328A">
          <w:rPr>
            <w:highlight w:val="yellow"/>
          </w:rPr>
          <w:delText>between CM and SIM</w:delText>
        </w:r>
        <w:r w:rsidRPr="00487229" w:rsidDel="0062328A">
          <w:rPr>
            <w:highlight w:val="yellow"/>
            <w:vertAlign w:val="subscript"/>
          </w:rPr>
          <w:delText>e</w:delText>
        </w:r>
        <w:r w:rsidRPr="00487229" w:rsidDel="0062328A">
          <w:rPr>
            <w:highlight w:val="yellow"/>
          </w:rPr>
          <w:delText xml:space="preserve"> </w:delText>
        </w:r>
      </w:del>
      <w:r w:rsidRPr="00487229">
        <w:rPr>
          <w:highlight w:val="yellow"/>
        </w:rPr>
        <w:t>is not significant</w:t>
      </w:r>
      <w:r w:rsidR="00030A51" w:rsidRPr="00487229">
        <w:rPr>
          <w:highlight w:val="yellow"/>
        </w:rPr>
        <w:t xml:space="preserve"> (with s=0.05 and </w:t>
      </w:r>
      <w:r w:rsidR="00030A51" w:rsidRPr="00487229">
        <w:rPr>
          <w:i/>
          <w:iCs/>
          <w:highlight w:val="yellow"/>
        </w:rPr>
        <w:t>U</w:t>
      </w:r>
      <w:r w:rsidR="00030A51" w:rsidRPr="00487229">
        <w:rPr>
          <w:highlight w:val="yellow"/>
        </w:rPr>
        <w:t xml:space="preserve">=0.0004, </w:t>
      </w:r>
      <w:ins w:id="47" w:author="lhadany" w:date="2014-03-27T04:54:00Z">
        <w:r w:rsidR="00815A6A">
          <w:rPr>
            <w:highlight w:val="yellow"/>
          </w:rPr>
          <w:t xml:space="preserve">for example, </w:t>
        </w:r>
      </w:ins>
      <w:r w:rsidR="00030A51" w:rsidRPr="00487229">
        <w:rPr>
          <w:highlight w:val="yellow"/>
        </w:rPr>
        <w:t>the average number of deleterious mutations is 0.99</w:t>
      </w:r>
      <w:r w:rsidR="00030A51" w:rsidRPr="00487229">
        <w:rPr>
          <w:rFonts w:ascii="Times New Roman" w:hAnsi="Times New Roman" w:cs="Times New Roman"/>
          <w:highlight w:val="yellow"/>
        </w:rPr>
        <w:t>∙</w:t>
      </w:r>
      <w:r w:rsidR="00030A51" w:rsidRPr="00487229">
        <w:rPr>
          <w:i/>
          <w:iCs/>
          <w:highlight w:val="yellow"/>
        </w:rPr>
        <w:t>U/s</w:t>
      </w:r>
      <w:r w:rsidR="00030A51" w:rsidRPr="00487229">
        <w:rPr>
          <w:highlight w:val="yellow"/>
        </w:rPr>
        <w:t xml:space="preserve"> after 90 generations </w:t>
      </w:r>
      <w:r w:rsidR="00F200B0" w:rsidRPr="00487229">
        <w:rPr>
          <w:highlight w:val="yellow"/>
        </w:rPr>
        <w:fldChar w:fldCharType="begin" w:fldLock="1"/>
      </w:r>
      <w:r w:rsidR="00065402" w:rsidRPr="00487229">
        <w:rPr>
          <w:highlight w:val="yellow"/>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F200B0" w:rsidRPr="00487229">
        <w:rPr>
          <w:highlight w:val="yellow"/>
        </w:rPr>
        <w:fldChar w:fldCharType="separate"/>
      </w:r>
      <w:r w:rsidR="00030A51" w:rsidRPr="00487229">
        <w:rPr>
          <w:noProof/>
          <w:highlight w:val="yellow"/>
        </w:rPr>
        <w:t>(Gordo and Dionisio 2005)</w:t>
      </w:r>
      <w:r w:rsidR="00F200B0" w:rsidRPr="00487229">
        <w:rPr>
          <w:highlight w:val="yellow"/>
        </w:rPr>
        <w:fldChar w:fldCharType="end"/>
      </w:r>
      <w:r w:rsidR="006F7EFE" w:rsidRPr="00487229">
        <w:rPr>
          <w:highlight w:val="yellow"/>
        </w:rPr>
        <w:t>, whereas the adaptation time is well over 1,000 generations</w:t>
      </w:r>
      <w:del w:id="48" w:author="lhadany" w:date="2014-03-27T05:16:00Z">
        <w:r w:rsidR="006F7EFE" w:rsidRPr="00487229" w:rsidDel="000B57BD">
          <w:rPr>
            <w:highlight w:val="yellow"/>
          </w:rPr>
          <w:delText xml:space="preserve"> </w:delText>
        </w:r>
      </w:del>
      <w:r w:rsidR="00030A51" w:rsidRPr="00487229">
        <w:rPr>
          <w:highlight w:val="yellow"/>
        </w:rPr>
        <w:t>)</w:t>
      </w:r>
      <w:r w:rsidR="00B1563A" w:rsidRPr="00487229">
        <w:rPr>
          <w:highlight w:val="yellow"/>
        </w:rPr>
        <w:t>;</w:t>
      </w:r>
      <w:r>
        <w:t xml:space="preserve"> </w:t>
      </w:r>
      <w:del w:id="49" w:author="lhadany" w:date="2014-03-27T05:10:00Z">
        <w:r w:rsidDel="000B57BD">
          <w:delText>(ii) the appearance of double mutants is the same as with CM;</w:delText>
        </w:r>
        <w:r w:rsidR="00B1563A" w:rsidDel="000B57BD">
          <w:delText xml:space="preserve"> </w:delText>
        </w:r>
      </w:del>
      <w:r w:rsidR="00B1563A">
        <w:t>and</w:t>
      </w:r>
      <w:r>
        <w:t xml:space="preserve"> (ii</w:t>
      </w:r>
      <w:del w:id="50" w:author="lhadany" w:date="2014-03-27T05:10:00Z">
        <w:r w:rsidDel="000B57BD">
          <w:delText>i</w:delText>
        </w:r>
      </w:del>
      <w:r>
        <w:t>) the fixation probability of double mutants is higher with SIM</w:t>
      </w:r>
      <w:r>
        <w:rPr>
          <w:vertAlign w:val="subscript"/>
        </w:rPr>
        <w:t>e</w:t>
      </w:r>
      <w:r>
        <w:t xml:space="preserve"> than with CM, </w:t>
      </w:r>
      <w:r w:rsidRPr="008F3447">
        <w:t>because the mutation rate of double mutants is lower than that of the rest of the population</w:t>
      </w:r>
      <w:r w:rsidR="00952769">
        <w:t>.</w:t>
      </w:r>
      <w:r w:rsidR="00A90051">
        <w:t xml:space="preserve"> </w:t>
      </w:r>
      <w:r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477C9F"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51" w:name="_Ref361310097"/>
            <w:r w:rsidRPr="008F3447">
              <w:t>(</w:t>
            </w:r>
            <w:r w:rsidR="00F200B0">
              <w:fldChar w:fldCharType="begin"/>
            </w:r>
            <w:r w:rsidR="00DA55AA">
              <w:instrText xml:space="preserve"> SEQ Equation </w:instrText>
            </w:r>
            <w:r w:rsidR="00F200B0">
              <w:fldChar w:fldCharType="separate"/>
            </w:r>
            <w:r w:rsidRPr="008F3447">
              <w:rPr>
                <w:noProof/>
              </w:rPr>
              <w:t>11</w:t>
            </w:r>
            <w:r w:rsidR="00F200B0">
              <w:rPr>
                <w:noProof/>
              </w:rPr>
              <w:fldChar w:fldCharType="end"/>
            </w:r>
            <w:r w:rsidRPr="008F3447">
              <w:t>)</w:t>
            </w:r>
            <w:bookmarkEnd w:id="51"/>
          </w:p>
        </w:tc>
      </w:tr>
    </w:tbl>
    <w:p w:rsidR="005316EE" w:rsidRPr="008F3447" w:rsidRDefault="005316EE" w:rsidP="0002675E">
      <w:pPr>
        <w:spacing w:line="480" w:lineRule="auto"/>
        <w:rPr>
          <w:rFonts w:eastAsiaTheme="minorEastAsia"/>
          <w:lang w:bidi="hi-IN"/>
        </w:rPr>
      </w:pPr>
      <w:r w:rsidRPr="00487229">
        <w:rPr>
          <w:highlight w:val="yellow"/>
        </w:rPr>
        <w:t>This additive advantage</w:t>
      </w:r>
      <w:r w:rsidRPr="00487229">
        <w:rPr>
          <w:rFonts w:eastAsiaTheme="minorEastAsia"/>
          <w:highlight w:val="yellow"/>
          <w:lang w:bidi="hi-IN"/>
        </w:rPr>
        <w:t xml:space="preserve"> increases linearly with </w:t>
      </w:r>
      <w:r w:rsidRPr="00487229">
        <w:rPr>
          <w:i/>
          <w:iCs/>
          <w:highlight w:val="yellow"/>
        </w:rPr>
        <w:t>τ</w:t>
      </w:r>
      <w:r w:rsidRPr="00487229">
        <w:rPr>
          <w:rFonts w:eastAsiaTheme="minorEastAsia"/>
          <w:highlight w:val="yellow"/>
          <w:lang w:bidi="hi-IN"/>
        </w:rPr>
        <w:t xml:space="preserve"> with a slope of </w:t>
      </w:r>
      <m:oMath>
        <m:r>
          <w:rPr>
            <w:rFonts w:ascii="Cambria Math" w:eastAsiaTheme="minorEastAsia" w:hAnsi="Cambria Math"/>
            <w:highlight w:val="yellow"/>
            <w:lang w:bidi="hi-IN"/>
          </w:rPr>
          <m:t>U/sH</m:t>
        </m:r>
      </m:oMath>
      <w:r w:rsidR="0002675E" w:rsidRPr="00487229">
        <w:rPr>
          <w:rFonts w:eastAsiaTheme="minorEastAsia"/>
          <w:highlight w:val="yellow"/>
          <w:lang w:bidi="hi-IN"/>
        </w:rPr>
        <w:t xml:space="preserve"> and can be significant</w:t>
      </w:r>
      <w:commentRangeStart w:id="52"/>
      <w:r w:rsidR="0002675E" w:rsidRPr="00487229">
        <w:rPr>
          <w:rFonts w:eastAsiaTheme="minorEastAsia"/>
          <w:highlight w:val="yellow"/>
          <w:lang w:bidi="hi-IN"/>
        </w:rPr>
        <w:t xml:space="preserve">: for </w:t>
      </w:r>
      <w:r w:rsidR="0002675E" w:rsidRPr="00487229">
        <w:rPr>
          <w:rFonts w:eastAsiaTheme="minorEastAsia"/>
          <w:i/>
          <w:iCs/>
          <w:highlight w:val="yellow"/>
          <w:lang w:bidi="hi-IN"/>
        </w:rPr>
        <w:t>s</w:t>
      </w:r>
      <w:r w:rsidR="0002675E" w:rsidRPr="00487229">
        <w:rPr>
          <w:rFonts w:eastAsiaTheme="minorEastAsia"/>
          <w:highlight w:val="yellow"/>
          <w:lang w:bidi="hi-IN"/>
        </w:rPr>
        <w:t xml:space="preserve">=0.05, </w:t>
      </w:r>
      <w:r w:rsidR="0002675E" w:rsidRPr="00487229">
        <w:rPr>
          <w:rFonts w:eastAsiaTheme="minorEastAsia"/>
          <w:i/>
          <w:iCs/>
          <w:highlight w:val="yellow"/>
          <w:lang w:bidi="hi-IN"/>
        </w:rPr>
        <w:t>H</w:t>
      </w:r>
      <w:r w:rsidR="0002675E" w:rsidRPr="00487229">
        <w:rPr>
          <w:rFonts w:eastAsiaTheme="minorEastAsia"/>
          <w:highlight w:val="yellow"/>
          <w:lang w:bidi="hi-IN"/>
        </w:rPr>
        <w:t xml:space="preserve">=2 and </w:t>
      </w:r>
      <w:r w:rsidR="0002675E" w:rsidRPr="00487229">
        <w:rPr>
          <w:rFonts w:eastAsiaTheme="minorEastAsia"/>
          <w:i/>
          <w:iCs/>
          <w:highlight w:val="yellow"/>
          <w:lang w:bidi="hi-IN"/>
        </w:rPr>
        <w:t>U</w:t>
      </w:r>
      <w:r w:rsidR="0002675E" w:rsidRPr="00487229">
        <w:rPr>
          <w:rFonts w:eastAsiaTheme="minorEastAsia"/>
          <w:highlight w:val="yellow"/>
          <w:lang w:bidi="hi-IN"/>
        </w:rPr>
        <w:t>=0.0004, increasing the mutation rate of stressed individuals 10-fold increases the fixation probability by 3.6%</w:t>
      </w:r>
      <w:commentRangeEnd w:id="52"/>
      <w:r w:rsidR="000056D7">
        <w:rPr>
          <w:rStyle w:val="CommentReference"/>
        </w:rPr>
        <w:commentReference w:id="52"/>
      </w:r>
      <w:r w:rsidRPr="00487229">
        <w:rPr>
          <w:rFonts w:eastAsiaTheme="minorEastAsia"/>
          <w:highlight w:val="yellow"/>
          <w:lang w:bidi="hi-IN"/>
        </w:rPr>
        <w:t>.</w:t>
      </w:r>
      <w:r w:rsidRPr="008F3447">
        <w:rPr>
          <w:rFonts w:eastAsiaTheme="minorEastAsia"/>
          <w:lang w:bidi="hi-IN"/>
        </w:rPr>
        <w:t xml:space="preserve">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53" w:name="_Ref374377810"/>
      <w:r w:rsidRPr="008F3447">
        <w:t>Possible relationships between stress and mutation</w:t>
      </w:r>
      <w:bookmarkEnd w:id="53"/>
      <w:r w:rsidRPr="008F3447">
        <w:t xml:space="preserve"> </w:t>
      </w:r>
    </w:p>
    <w:p w:rsidR="005316EE" w:rsidRPr="00FD35E1" w:rsidRDefault="005316EE" w:rsidP="0002675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1 for SIM</w:t>
      </w:r>
      <w:r w:rsidRPr="008F3447">
        <w:rPr>
          <w:vertAlign w:val="subscript"/>
          <w:lang w:bidi="hi-IN"/>
        </w:rPr>
        <w:t>e</w:t>
      </w:r>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F200B0">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F200B0">
        <w:rPr>
          <w:lang w:bidi="hi-IN"/>
        </w:rPr>
        <w:fldChar w:fldCharType="separate"/>
      </w:r>
      <w:r w:rsidRPr="00FD35E1">
        <w:rPr>
          <w:noProof/>
          <w:lang w:bidi="hi-IN"/>
        </w:rPr>
        <w:t>(2002)</w:t>
      </w:r>
      <w:r w:rsidR="00F200B0">
        <w:rPr>
          <w:lang w:bidi="hi-IN"/>
        </w:rPr>
        <w:fldChar w:fldCharType="end"/>
      </w:r>
      <w:r>
        <w:rPr>
          <w:lang w:bidi="hi-IN"/>
        </w:rPr>
        <w:t xml:space="preserve"> </w:t>
      </w:r>
      <w:r w:rsidR="0002675E">
        <w:rPr>
          <w:lang w:bidi="hi-IN"/>
        </w:rPr>
        <w:t xml:space="preserve">has </w:t>
      </w:r>
      <w:r>
        <w:rPr>
          <w:lang w:bidi="hi-IN"/>
        </w:rPr>
        <w:t xml:space="preserve">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Pr>
          <w:lang w:bidi="hi-IN"/>
        </w:rPr>
        <w:t>,</w:t>
      </w:r>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sidR="0002675E">
        <w:rPr>
          <w:lang w:bidi="hi-IN"/>
        </w:rPr>
        <w:t xml:space="preserve"> as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rsidR="00F200B0">
              <w:fldChar w:fldCharType="begin"/>
            </w:r>
            <w:r w:rsidRPr="0095303A">
              <w:instrText xml:space="preserve"> SEQ Equation </w:instrText>
            </w:r>
            <w:r w:rsidR="00F200B0">
              <w:fldChar w:fldCharType="separate"/>
            </w:r>
            <w:r>
              <w:rPr>
                <w:noProof/>
              </w:rPr>
              <w:t>12</w:t>
            </w:r>
            <w:r w:rsidR="00F200B0">
              <w:rPr>
                <w:noProof/>
              </w:rPr>
              <w:fldChar w:fldCharType="end"/>
            </w:r>
            <w:r>
              <w:t>)</w:t>
            </w:r>
          </w:p>
        </w:tc>
      </w:tr>
    </w:tbl>
    <w:p w:rsidR="005316EE" w:rsidRPr="002825FD" w:rsidRDefault="005316EE" w:rsidP="00487229">
      <w:pPr>
        <w:spacing w:line="480" w:lineRule="auto"/>
      </w:pPr>
      <w:r w:rsidRPr="00487229">
        <w:rPr>
          <w:highlight w:val="yellow"/>
          <w:lang w:bidi="hi-IN"/>
        </w:rPr>
        <w:t xml:space="preserve">When </w:t>
      </w:r>
      <w:r w:rsidRPr="00487229">
        <w:rPr>
          <w:i/>
          <w:iCs/>
          <w:highlight w:val="yellow"/>
          <w:lang w:bidi="hi-IN"/>
        </w:rPr>
        <w:t>k</w:t>
      </w:r>
      <w:r w:rsidRPr="00487229">
        <w:rPr>
          <w:highlight w:val="yellow"/>
          <w:lang w:bidi="hi-IN"/>
        </w:rPr>
        <w:t xml:space="preserve"> approaches 0 this expression approaches </w:t>
      </w:r>
      <w:r w:rsidR="0002675E" w:rsidRPr="00487229">
        <w:rPr>
          <w:i/>
          <w:iCs/>
          <w:highlight w:val="yellow"/>
          <w:lang w:bidi="hi-IN"/>
        </w:rPr>
        <w:t>U</w:t>
      </w:r>
      <w:r w:rsidR="0002675E" w:rsidRPr="00487229">
        <w:rPr>
          <w:highlight w:val="yellow"/>
          <w:lang w:bidi="hi-IN"/>
        </w:rPr>
        <w:t xml:space="preserve">, </w:t>
      </w:r>
      <w:commentRangeStart w:id="54"/>
      <w:r w:rsidR="0002675E" w:rsidRPr="00487229">
        <w:rPr>
          <w:highlight w:val="yellow"/>
          <w:lang w:bidi="hi-IN"/>
        </w:rPr>
        <w:t xml:space="preserve">which defines </w:t>
      </w:r>
      <w:commentRangeEnd w:id="54"/>
      <w:r w:rsidR="000056D7">
        <w:rPr>
          <w:rStyle w:val="CommentReference"/>
        </w:rPr>
        <w:commentReference w:id="54"/>
      </w:r>
      <w:r w:rsidR="0002675E" w:rsidRPr="00487229">
        <w:rPr>
          <w:highlight w:val="yellow"/>
          <w:lang w:bidi="hi-IN"/>
        </w:rPr>
        <w:t>the NM strategy</w:t>
      </w:r>
      <w:r w:rsidRPr="00487229">
        <w:rPr>
          <w:highlight w:val="yellow"/>
          <w:lang w:bidi="hi-IN"/>
        </w:rPr>
        <w:t xml:space="preserve">. When </w:t>
      </w:r>
      <w:r w:rsidRPr="00487229">
        <w:rPr>
          <w:i/>
          <w:iCs/>
          <w:highlight w:val="yellow"/>
          <w:lang w:bidi="hi-IN"/>
        </w:rPr>
        <w:t xml:space="preserve">k </w:t>
      </w:r>
      <w:r w:rsidRPr="00487229">
        <w:rPr>
          <w:highlight w:val="yellow"/>
        </w:rPr>
        <w:t xml:space="preserve">approaches infinity this expression approaches eq. </w:t>
      </w:r>
      <w:r w:rsidR="00477C9F">
        <w:fldChar w:fldCharType="begin"/>
      </w:r>
      <w:r w:rsidR="00477C9F">
        <w:instrText xml:space="preserve"> REF _Ref374460264 \h  \* MERGEFORMAT </w:instrText>
      </w:r>
      <w:r w:rsidR="00477C9F">
        <w:fldChar w:fldCharType="separate"/>
      </w:r>
      <w:r w:rsidRPr="00487229">
        <w:t>1</w:t>
      </w:r>
      <w:r w:rsidR="00477C9F">
        <w:fldChar w:fldCharType="end"/>
      </w:r>
      <w:r w:rsidR="0002675E" w:rsidRPr="00487229">
        <w:rPr>
          <w:highlight w:val="yellow"/>
        </w:rPr>
        <w:t xml:space="preserve">, </w:t>
      </w:r>
      <w:commentRangeStart w:id="55"/>
      <w:r w:rsidR="0002675E" w:rsidRPr="00487229">
        <w:rPr>
          <w:highlight w:val="yellow"/>
        </w:rPr>
        <w:t xml:space="preserve">which defines </w:t>
      </w:r>
      <w:commentRangeEnd w:id="55"/>
      <w:r w:rsidR="000056D7">
        <w:rPr>
          <w:rStyle w:val="CommentReference"/>
        </w:rPr>
        <w:commentReference w:id="55"/>
      </w:r>
      <w:r w:rsidR="0002675E" w:rsidRPr="00487229">
        <w:rPr>
          <w:highlight w:val="yellow"/>
        </w:rPr>
        <w:t>the SIM threshold strategy</w:t>
      </w:r>
      <w:r w:rsidRPr="00487229">
        <w:rPr>
          <w:highlight w:val="yellow"/>
        </w:rPr>
        <w:t>. See</w:t>
      </w:r>
      <w:r>
        <w:t xml:space="preserve"> Figure S3 for </w:t>
      </w:r>
      <w:r w:rsidR="00487229">
        <w:t xml:space="preserve">a plot </w:t>
      </w:r>
      <w:r>
        <w:t>of these continuous relationships</w:t>
      </w:r>
      <w:r w:rsidR="0002675E">
        <w:t xml:space="preserve"> for various values of </w:t>
      </w:r>
      <w:r w:rsidR="0002675E">
        <w:rPr>
          <w:i/>
          <w:iCs/>
        </w:rPr>
        <w:t>k</w:t>
      </w:r>
      <w:r>
        <w:t>.</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56" w:name="_Ref375754011"/>
            <w:r>
              <w:t>(</w:t>
            </w:r>
            <w:r w:rsidR="00F200B0">
              <w:fldChar w:fldCharType="begin"/>
            </w:r>
            <w:r w:rsidRPr="0095303A">
              <w:instrText xml:space="preserve"> SEQ Equation </w:instrText>
            </w:r>
            <w:r w:rsidR="00F200B0">
              <w:fldChar w:fldCharType="separate"/>
            </w:r>
            <w:r>
              <w:rPr>
                <w:noProof/>
              </w:rPr>
              <w:t>13</w:t>
            </w:r>
            <w:r w:rsidR="00F200B0">
              <w:rPr>
                <w:noProof/>
              </w:rPr>
              <w:fldChar w:fldCharType="end"/>
            </w:r>
            <w:r>
              <w:t>)</w:t>
            </w:r>
            <w:bookmarkEnd w:id="56"/>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sidR="004F715E">
        <w:rPr>
          <w:lang w:bidi="hi-IN"/>
        </w:rPr>
        <w:t>demonstrate</w:t>
      </w:r>
      <w:r>
        <w:rPr>
          <w:lang w:bidi="hi-IN"/>
        </w:rPr>
        <w:t xml:space="preserve"> this approximation. The continuous strategies can be approximated by threshold strategies because the main factor determining the adaptation rate is the mutation rate increase o</w:t>
      </w:r>
      <w:r w:rsidRPr="00BA2B02">
        <w:rPr>
          <w:lang w:bidi="hi-IN"/>
        </w:rPr>
        <w:t>f</w:t>
      </w:r>
      <w:r w:rsidR="004F715E">
        <w:rPr>
          <w:lang w:bidi="hi-IN"/>
        </w:rPr>
        <w:t xml:space="preserve"> the wildtype and the single mutants</w:t>
      </w:r>
      <w:r w:rsidRPr="00BA2B02">
        <w:rPr>
          <w:lang w:bidi="hi-IN"/>
        </w:rPr>
        <w:t xml:space="preserve"> </w:t>
      </w:r>
      <w:r w:rsidR="004F715E">
        <w:rPr>
          <w:lang w:bidi="hi-IN"/>
        </w:rPr>
        <w:t>(</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Ab</w:t>
      </w:r>
      <w:r w:rsidR="004F715E">
        <w:rPr>
          <w:lang w:bidi="hi-IN"/>
        </w:rPr>
        <w:t>)</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4F715E">
      <w:pPr>
        <w:spacing w:line="480" w:lineRule="auto"/>
      </w:pPr>
      <w:r w:rsidRPr="00020A87">
        <w:rPr>
          <w:lang w:bidi="hi-IN"/>
        </w:rPr>
        <w:t>We also simulated direct competitions between the different mutational strategies (NM, CM, and SIM). In these competitions</w:t>
      </w:r>
      <w:r w:rsidR="004F715E">
        <w:rPr>
          <w:lang w:bidi="hi-IN"/>
        </w:rPr>
        <w:t xml:space="preserve">, </w:t>
      </w:r>
      <w:r w:rsidRPr="00020A87">
        <w:rPr>
          <w:lang w:bidi="hi-IN"/>
        </w:rPr>
        <w:t>half of the population alters its mutational strategy to an invading strategy</w:t>
      </w:r>
      <w:r w:rsidR="004F715E">
        <w:rPr>
          <w:lang w:bidi="hi-IN"/>
        </w:rPr>
        <w:t xml:space="preserve"> at the time of the environmental change</w:t>
      </w:r>
      <w:r w:rsidRPr="00020A87">
        <w:rPr>
          <w:lang w:bidi="hi-IN"/>
        </w:rPr>
        <w:t xml:space="preserve">. </w:t>
      </w:r>
      <w:r w:rsidR="004F715E">
        <w:rPr>
          <w:lang w:bidi="hi-IN"/>
        </w:rPr>
        <w:t>Each simulation</w:t>
      </w:r>
      <w:r w:rsidRPr="00020A87">
        <w:rPr>
          <w:lang w:bidi="hi-IN"/>
        </w:rPr>
        <w:t xml:space="preserve"> provides a sample of the frequency of the invading strategy</w:t>
      </w:r>
      <w:r w:rsidR="004F715E">
        <w:rPr>
          <w:lang w:bidi="hi-IN"/>
        </w:rPr>
        <w:t xml:space="preserve"> </w:t>
      </w:r>
      <w:r w:rsidR="004F715E" w:rsidRPr="00020A87">
        <w:rPr>
          <w:lang w:bidi="hi-IN"/>
        </w:rPr>
        <w:t xml:space="preserve">after the </w:t>
      </w:r>
      <w:r w:rsidR="004F715E">
        <w:rPr>
          <w:lang w:bidi="hi-IN"/>
        </w:rPr>
        <w:t xml:space="preserve">appearance and subsequent </w:t>
      </w:r>
      <w:r w:rsidR="004F715E" w:rsidRPr="00020A87">
        <w:rPr>
          <w:lang w:bidi="hi-IN"/>
        </w:rPr>
        <w:t xml:space="preserve">fixation or extinction of the double mutant </w:t>
      </w:r>
      <w:r w:rsidR="004F715E" w:rsidRPr="00020A87">
        <w:rPr>
          <w:i/>
          <w:iCs/>
          <w:lang w:bidi="hi-IN"/>
        </w:rPr>
        <w:t>AB</w:t>
      </w:r>
      <w:r w:rsidR="004F715E">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sidR="004F715E">
        <w:rPr>
          <w:lang w:bidi="hi-IN"/>
        </w:rPr>
        <w:t xml:space="preserve">natural </w:t>
      </w:r>
      <w:r w:rsidRPr="00BA2B02">
        <w:rPr>
          <w:lang w:bidi="hi-IN"/>
        </w:rPr>
        <w:t xml:space="preserve">selection over the initial strategy. </w:t>
      </w:r>
      <w:r w:rsidR="004F715E">
        <w:rPr>
          <w:lang w:bidi="hi-IN"/>
        </w:rPr>
        <w:t>S</w:t>
      </w:r>
      <w:r w:rsidRPr="00BA2B02">
        <w:rPr>
          <w:lang w:bidi="hi-IN"/>
        </w:rPr>
        <w:t xml:space="preserve">tatistical significance </w:t>
      </w:r>
      <w:r w:rsidR="004F715E">
        <w:rPr>
          <w:lang w:bidi="hi-IN"/>
        </w:rPr>
        <w:t xml:space="preserve">was calculated </w:t>
      </w:r>
      <w:r w:rsidRPr="00BA2B02">
        <w:rPr>
          <w:lang w:bidi="hi-IN"/>
        </w:rPr>
        <w:t>using a 1-sample 2-tailed t-test.</w:t>
      </w:r>
    </w:p>
    <w:p w:rsidR="005316EE" w:rsidRDefault="00477C9F" w:rsidP="004F715E">
      <w:pPr>
        <w:spacing w:line="480" w:lineRule="auto"/>
        <w:rPr>
          <w:lang w:bidi="hi-IN"/>
        </w:rPr>
      </w:pPr>
      <w:r>
        <w:fldChar w:fldCharType="begin"/>
      </w:r>
      <w:r>
        <w:instrText xml:space="preserve"> REF _Ref374366687 \h  \* MERGEFORMAT </w:instrText>
      </w:r>
      <w:r>
        <w:fldChar w:fldCharType="separate"/>
      </w:r>
      <w:r w:rsidR="005316EE" w:rsidRPr="008F3447">
        <w:rPr>
          <w:lang w:bidi="hi-IN"/>
        </w:rPr>
        <w:t>Figure 5</w:t>
      </w:r>
      <w:r>
        <w:fldChar w:fldCharType="end"/>
      </w:r>
      <w:r w:rsidR="005316EE" w:rsidRPr="008F3447">
        <w:rPr>
          <w:lang w:bidi="hi-IN"/>
        </w:rPr>
        <w:t xml:space="preserve"> summarizes the competitions. CM clearly loses to both SIM and NM (first and</w:t>
      </w:r>
      <w:r w:rsidR="005316EE">
        <w:rPr>
          <w:lang w:bidi="hi-IN"/>
        </w:rPr>
        <w:t xml:space="preserve"> second panels from the right). SIM is significantly advantageous over NM when the mutation rate increase is large enough (</w:t>
      </w:r>
      <w:r w:rsidR="005316EE" w:rsidRPr="00B1563A">
        <w:rPr>
          <w:rFonts w:cs="Times New Roman"/>
          <w:i/>
          <w:iCs/>
          <w:lang w:bidi="hi-IN"/>
        </w:rPr>
        <w:t>τ</w:t>
      </w:r>
      <w:r w:rsidR="005316EE">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r w:rsidR="004F715E">
        <w:rPr>
          <w:lang w:bidi="hi-IN"/>
        </w:rPr>
        <w:t xml:space="preserve"> This is consistent with previous results in smooth fitness landscapes </w:t>
      </w:r>
      <w:r w:rsidR="00F200B0">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Pr>
          <w:lang w:bidi="hi-IN"/>
        </w:rPr>
        <w:fldChar w:fldCharType="separate"/>
      </w:r>
      <w:r w:rsidR="004F715E" w:rsidRPr="004F715E">
        <w:rPr>
          <w:noProof/>
          <w:lang w:bidi="hi-IN"/>
        </w:rPr>
        <w:t>(Ram and Hadany 2012)</w:t>
      </w:r>
      <w:r w:rsidR="00F200B0">
        <w:rPr>
          <w:lang w:bidi="hi-IN"/>
        </w:rPr>
        <w:fldChar w:fldCharType="end"/>
      </w:r>
      <w:r w:rsidR="004F715E">
        <w:rPr>
          <w:lang w:bidi="hi-IN"/>
        </w:rPr>
        <w:t>.</w:t>
      </w:r>
    </w:p>
    <w:p w:rsidR="00004B35" w:rsidRDefault="00004B35" w:rsidP="00E9784D">
      <w:pPr>
        <w:pStyle w:val="Heading1"/>
        <w:spacing w:line="480" w:lineRule="auto"/>
        <w:rPr>
          <w:lang w:bidi="hi-IN"/>
        </w:rPr>
      </w:pPr>
      <w:r>
        <w:rPr>
          <w:lang w:bidi="hi-IN"/>
        </w:rPr>
        <w:t>Discussion</w:t>
      </w:r>
    </w:p>
    <w:p w:rsidR="00004B35" w:rsidRDefault="00004B35" w:rsidP="007358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F200B0">
        <w:rPr>
          <w:lang w:bidi="hi-IN"/>
        </w:rPr>
        <w:fldChar w:fldCharType="begin" w:fldLock="1"/>
      </w:r>
      <w:r w:rsidR="00065402">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F200B0">
        <w:rPr>
          <w:lang w:bidi="hi-IN"/>
        </w:rPr>
        <w:fldChar w:fldCharType="separate"/>
      </w:r>
      <w:r w:rsidR="00663378" w:rsidRPr="00663378">
        <w:rPr>
          <w:noProof/>
          <w:lang w:bidi="hi-IN"/>
        </w:rPr>
        <w:t>(Leigh 1970)</w:t>
      </w:r>
      <w:r w:rsidR="00F200B0">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7358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F200B0" w:rsidRPr="00BA2B02">
        <w:rPr>
          <w:lang w:bidi="hi-IN"/>
        </w:rPr>
        <w:fldChar w:fldCharType="begin" w:fldLock="1"/>
      </w:r>
      <w:r w:rsidR="0006540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F200B0" w:rsidRPr="00BA2B02">
        <w:rPr>
          <w:lang w:bidi="hi-IN"/>
        </w:rPr>
        <w:fldChar w:fldCharType="separate"/>
      </w:r>
      <w:r w:rsidR="00663378" w:rsidRPr="00BA2B02">
        <w:rPr>
          <w:noProof/>
          <w:lang w:bidi="hi-IN"/>
        </w:rPr>
        <w:t>(Torres-Barceló et al. 2013)</w:t>
      </w:r>
      <w:r w:rsidR="00F200B0" w:rsidRPr="00BA2B02">
        <w:rPr>
          <w:lang w:bidi="hi-IN"/>
        </w:rPr>
        <w:fldChar w:fldCharType="end"/>
      </w:r>
      <w:r w:rsidR="00CE78D0" w:rsidRPr="00BA2B02">
        <w:rPr>
          <w:lang w:bidi="hi-IN"/>
        </w:rPr>
        <w:t>.</w:t>
      </w:r>
    </w:p>
    <w:p w:rsidR="00D84632" w:rsidRPr="00BA2B02" w:rsidRDefault="00A67023" w:rsidP="007358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F200B0" w:rsidRPr="00BA2B02">
        <w:rPr>
          <w:lang w:bidi="hi-IN"/>
        </w:rPr>
        <w:fldChar w:fldCharType="begin" w:fldLock="1"/>
      </w:r>
      <w:r w:rsidR="0006540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F200B0" w:rsidRPr="00BA2B02">
        <w:rPr>
          <w:lang w:bidi="hi-IN"/>
        </w:rPr>
        <w:fldChar w:fldCharType="separate"/>
      </w:r>
      <w:r w:rsidRPr="00BA2B02">
        <w:rPr>
          <w:noProof/>
          <w:lang w:bidi="hi-IN"/>
        </w:rPr>
        <w:t>(Dawson 1998)</w:t>
      </w:r>
      <w:r w:rsidR="00F200B0"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F200B0" w:rsidRPr="00BA2B02">
        <w:rPr>
          <w:lang w:bidi="hi-IN"/>
        </w:rPr>
        <w:fldChar w:fldCharType="begin" w:fldLock="1"/>
      </w:r>
      <w:r w:rsidR="00065402">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F200B0" w:rsidRPr="00BA2B02">
        <w:rPr>
          <w:lang w:bidi="hi-IN"/>
        </w:rPr>
        <w:fldChar w:fldCharType="separate"/>
      </w:r>
      <w:r w:rsidR="005B12CD" w:rsidRPr="005B12CD">
        <w:rPr>
          <w:noProof/>
          <w:lang w:bidi="hi-IN"/>
        </w:rPr>
        <w:t>(Giraud et al. 2001a; Loh et al. 2010; Gentile et al. 2011; Shee et al. 2011)</w:t>
      </w:r>
      <w:r w:rsidR="00F200B0"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F200B0" w:rsidRPr="00BA2B02">
        <w:rPr>
          <w:lang w:bidi="hi-IN"/>
        </w:rPr>
        <w:fldChar w:fldCharType="begin" w:fldLock="1"/>
      </w:r>
      <w:r w:rsidR="00065402">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F200B0" w:rsidRPr="00BA2B02">
        <w:rPr>
          <w:lang w:bidi="hi-IN"/>
        </w:rPr>
        <w:fldChar w:fldCharType="separate"/>
      </w:r>
      <w:r w:rsidR="00ED111F" w:rsidRPr="00BA2B02">
        <w:rPr>
          <w:noProof/>
          <w:lang w:bidi="hi-IN"/>
        </w:rPr>
        <w:t>(Foster 2007; Al Mamun et al. 2012)</w:t>
      </w:r>
      <w:r w:rsidR="00F200B0"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7358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F200B0" w:rsidRPr="00BA2B02">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F200B0" w:rsidRPr="00BA2B02">
        <w:rPr>
          <w:lang w:bidi="hi-IN"/>
        </w:rPr>
        <w:fldChar w:fldCharType="separate"/>
      </w:r>
      <w:r w:rsidR="00134FEB" w:rsidRPr="00BA2B02">
        <w:rPr>
          <w:noProof/>
          <w:lang w:bidi="hi-IN"/>
        </w:rPr>
        <w:t>(Agrawal 2002)</w:t>
      </w:r>
      <w:r w:rsidR="00F200B0" w:rsidRPr="00BA2B02">
        <w:rPr>
          <w:lang w:bidi="hi-IN"/>
        </w:rPr>
        <w:fldChar w:fldCharType="end"/>
      </w:r>
      <w:r w:rsidR="00134FEB" w:rsidRPr="00BA2B02">
        <w:rPr>
          <w:lang w:bidi="hi-IN"/>
        </w:rPr>
        <w:t xml:space="preserve">, direct competitions </w:t>
      </w:r>
      <w:r w:rsidR="00F200B0" w:rsidRPr="00BA2B02">
        <w:rPr>
          <w:lang w:bidi="hi-IN"/>
        </w:rPr>
        <w:fldChar w:fldCharType="begin" w:fldLock="1"/>
      </w:r>
      <w:r w:rsidR="00065402">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F200B0" w:rsidRPr="00BA2B02">
        <w:rPr>
          <w:lang w:bidi="hi-IN"/>
        </w:rPr>
        <w:fldChar w:fldCharType="separate"/>
      </w:r>
      <w:r w:rsidR="00134FEB" w:rsidRPr="00BA2B02">
        <w:rPr>
          <w:noProof/>
          <w:lang w:bidi="hi-IN"/>
        </w:rPr>
        <w:t>(Tenaillon et al. 2000)</w:t>
      </w:r>
      <w:r w:rsidR="00F200B0" w:rsidRPr="00BA2B02">
        <w:rPr>
          <w:lang w:bidi="hi-IN"/>
        </w:rPr>
        <w:fldChar w:fldCharType="end"/>
      </w:r>
      <w:r w:rsidR="00134FEB" w:rsidRPr="00BA2B02">
        <w:rPr>
          <w:lang w:bidi="hi-IN"/>
        </w:rPr>
        <w:t>, and adaptation rate (due to the Fisher-Muller effect).</w:t>
      </w:r>
    </w:p>
    <w:p w:rsidR="0007409B" w:rsidRPr="00BA2B02" w:rsidRDefault="00514DED" w:rsidP="00DE1F0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F200B0"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200B0" w:rsidRPr="00BA2B02">
        <w:rPr>
          <w:lang w:bidi="hi-IN"/>
        </w:rPr>
        <w:fldChar w:fldCharType="separate"/>
      </w:r>
      <w:r w:rsidR="00663378" w:rsidRPr="00BA2B02">
        <w:rPr>
          <w:noProof/>
          <w:lang w:bidi="hi-IN"/>
        </w:rPr>
        <w:t>(Ram and Hadany 2012)</w:t>
      </w:r>
      <w:r w:rsidR="00F200B0"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477C9F">
        <w:fldChar w:fldCharType="begin"/>
      </w:r>
      <w:r w:rsidR="00477C9F">
        <w:instrText xml:space="preserve"> REF _Ref374366687 \h  \* MERGEFORMAT </w:instrText>
      </w:r>
      <w:r w:rsidR="00477C9F">
        <w:fldChar w:fldCharType="separate"/>
      </w:r>
      <w:r w:rsidR="00815DEF" w:rsidRPr="00BA2B02">
        <w:rPr>
          <w:lang w:bidi="hi-IN"/>
        </w:rPr>
        <w:t>Figure 5</w:t>
      </w:r>
      <w:r w:rsidR="00477C9F">
        <w:fldChar w:fldCharType="end"/>
      </w:r>
      <w:r w:rsidR="008B7326" w:rsidRPr="00BA2B02">
        <w:rPr>
          <w:lang w:bidi="hi-IN"/>
        </w:rPr>
        <w:t>)</w:t>
      </w:r>
      <w:r w:rsidR="00D76319" w:rsidRPr="00BA2B02">
        <w:rPr>
          <w:lang w:bidi="hi-IN"/>
        </w:rPr>
        <w:t>.</w:t>
      </w:r>
    </w:p>
    <w:p w:rsidR="00DF6C0E" w:rsidRDefault="00B37F95" w:rsidP="00DE1F0E">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F200B0">
        <w:rPr>
          <w:lang w:bidi="hi-IN"/>
        </w:rPr>
        <w:fldChar w:fldCharType="begin" w:fldLock="1"/>
      </w:r>
      <w:r w:rsidR="00065402">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F200B0">
        <w:rPr>
          <w:lang w:bidi="hi-IN"/>
        </w:rPr>
        <w:fldChar w:fldCharType="separate"/>
      </w:r>
      <w:r w:rsidR="006D2C68" w:rsidRPr="006D2C68">
        <w:rPr>
          <w:noProof/>
          <w:lang w:bidi="hi-IN"/>
        </w:rPr>
        <w:t>(Wright 1931, 1988)</w:t>
      </w:r>
      <w:r w:rsidR="00F200B0">
        <w:rPr>
          <w:lang w:bidi="hi-IN"/>
        </w:rPr>
        <w:fldChar w:fldCharType="end"/>
      </w:r>
      <w:r w:rsidRPr="00B37F95">
        <w:rPr>
          <w:lang w:bidi="hi-IN"/>
        </w:rPr>
        <w:t xml:space="preserve">. His solution is valid </w:t>
      </w:r>
      <w:r w:rsidR="00F200B0">
        <w:rPr>
          <w:lang w:bidi="hi-IN"/>
        </w:rPr>
        <w:fldChar w:fldCharType="begin" w:fldLock="1"/>
      </w:r>
      <w:r w:rsidR="00065402">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F200B0">
        <w:rPr>
          <w:lang w:bidi="hi-IN"/>
        </w:rPr>
        <w:fldChar w:fldCharType="separate"/>
      </w:r>
      <w:r w:rsidR="00663378" w:rsidRPr="00663378">
        <w:rPr>
          <w:noProof/>
          <w:lang w:bidi="hi-IN"/>
        </w:rPr>
        <w:t>(Crow et al. 1990; Wade and Goodnight 1991; Peck et al. 2000)</w:t>
      </w:r>
      <w:r w:rsidR="00F200B0">
        <w:rPr>
          <w:lang w:bidi="hi-IN"/>
        </w:rPr>
        <w:fldChar w:fldCharType="end"/>
      </w:r>
      <w:r>
        <w:rPr>
          <w:lang w:bidi="hi-IN"/>
        </w:rPr>
        <w:t xml:space="preserve"> </w:t>
      </w:r>
      <w:r w:rsidRPr="00B37F95">
        <w:rPr>
          <w:lang w:bidi="hi-IN"/>
        </w:rPr>
        <w:t>but possibly limited to specific parameter ranges</w:t>
      </w:r>
      <w:r>
        <w:rPr>
          <w:lang w:bidi="hi-IN"/>
        </w:rPr>
        <w:t xml:space="preserve"> </w:t>
      </w:r>
      <w:r w:rsidR="00F200B0" w:rsidRPr="00FB3C6B">
        <w:rPr>
          <w:lang w:bidi="hi-IN"/>
        </w:rPr>
        <w:fldChar w:fldCharType="begin" w:fldLock="1"/>
      </w:r>
      <w:r w:rsidR="00065402">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F200B0" w:rsidRPr="00FB3C6B">
        <w:rPr>
          <w:lang w:bidi="hi-IN"/>
        </w:rPr>
        <w:fldChar w:fldCharType="separate"/>
      </w:r>
      <w:r w:rsidR="00663378" w:rsidRPr="00FB3C6B">
        <w:rPr>
          <w:noProof/>
          <w:lang w:bidi="hi-IN"/>
        </w:rPr>
        <w:t>(Moore and Tonsor 1994; Gavrilets 1996; Coyne et al. 2000; Whitlock and Phillips 2000)</w:t>
      </w:r>
      <w:r w:rsidR="00F200B0"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F200B0" w:rsidRPr="00FB3C6B">
        <w:rPr>
          <w:lang w:bidi="hi-IN"/>
        </w:rPr>
        <w:fldChar w:fldCharType="begin" w:fldLock="1"/>
      </w:r>
      <w:r w:rsidR="00065402">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(Whitlock 1995)</w:t>
      </w:r>
      <w:r w:rsidR="00F200B0" w:rsidRPr="00FB3C6B">
        <w:rPr>
          <w:lang w:bidi="hi-IN"/>
        </w:rPr>
        <w:fldChar w:fldCharType="end"/>
      </w:r>
      <w:r w:rsidR="008A7A0A" w:rsidRPr="00FB3C6B">
        <w:rPr>
          <w:lang w:bidi="hi-IN"/>
        </w:rPr>
        <w:t xml:space="preserve">; environmental fluctuations </w:t>
      </w:r>
      <w:r w:rsidR="00F200B0" w:rsidRPr="00FB3C6B">
        <w:rPr>
          <w:lang w:bidi="hi-IN"/>
        </w:rPr>
        <w:fldChar w:fldCharType="begin" w:fldLock="1"/>
      </w:r>
      <w:r w:rsidR="00065402">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(Whitlock 1997)</w:t>
      </w:r>
      <w:r w:rsidR="00F200B0" w:rsidRPr="00FB3C6B">
        <w:rPr>
          <w:lang w:bidi="hi-IN"/>
        </w:rPr>
        <w:fldChar w:fldCharType="end"/>
      </w:r>
      <w:r w:rsidR="008A7A0A" w:rsidRPr="00FB3C6B">
        <w:rPr>
          <w:lang w:bidi="hi-IN"/>
        </w:rPr>
        <w:t xml:space="preserve">; environmental heterogeneity </w:t>
      </w:r>
      <w:r w:rsidR="00F200B0" w:rsidRPr="00FB3C6B">
        <w:rPr>
          <w:lang w:bidi="hi-IN"/>
        </w:rPr>
        <w:fldChar w:fldCharType="begin" w:fldLock="1"/>
      </w:r>
      <w:r w:rsidR="00065402">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(Hadany 2003)</w:t>
      </w:r>
      <w:r w:rsidR="00F200B0" w:rsidRPr="00FB3C6B">
        <w:rPr>
          <w:lang w:bidi="hi-IN"/>
        </w:rPr>
        <w:fldChar w:fldCharType="end"/>
      </w:r>
      <w:r w:rsidR="008A7A0A" w:rsidRPr="00FB3C6B">
        <w:rPr>
          <w:lang w:bidi="hi-IN"/>
        </w:rPr>
        <w:t xml:space="preserve">; fitness-associated recombination </w:t>
      </w:r>
      <w:r w:rsidR="00F200B0" w:rsidRPr="00FB3C6B">
        <w:rPr>
          <w:lang w:bidi="hi-IN"/>
        </w:rPr>
        <w:fldChar w:fldCharType="begin" w:fldLock="1"/>
      </w:r>
      <w:r w:rsidR="00065402">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(Hadany and Beker 2003)</w:t>
      </w:r>
      <w:r w:rsidR="00F200B0" w:rsidRPr="00FB3C6B">
        <w:rPr>
          <w:lang w:bidi="hi-IN"/>
        </w:rPr>
        <w:fldChar w:fldCharType="end"/>
      </w:r>
      <w:r w:rsidR="008A7A0A" w:rsidRPr="00FB3C6B">
        <w:rPr>
          <w:lang w:bidi="hi-IN"/>
        </w:rPr>
        <w:t xml:space="preserve">; and intermediate recombination rates </w:t>
      </w:r>
      <w:r w:rsidR="00F200B0" w:rsidRPr="00FB3C6B">
        <w:rPr>
          <w:lang w:bidi="hi-IN"/>
        </w:rPr>
        <w:fldChar w:fldCharType="begin" w:fldLock="1"/>
      </w:r>
      <w:r w:rsidR="00065402">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F200B0" w:rsidRPr="00FB3C6B">
        <w:rPr>
          <w:lang w:bidi="hi-IN"/>
        </w:rPr>
        <w:fldChar w:fldCharType="separate"/>
      </w:r>
      <w:r w:rsidR="008A7A0A" w:rsidRPr="00FB3C6B">
        <w:rPr>
          <w:noProof/>
          <w:lang w:bidi="hi-IN"/>
        </w:rPr>
        <w:t>(Weissman et al. 2010)</w:t>
      </w:r>
      <w:r w:rsidR="00F200B0"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F200B0" w:rsidRPr="00FB3C6B">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F200B0" w:rsidRPr="00FB3C6B">
        <w:rPr>
          <w:lang w:bidi="hi-IN"/>
        </w:rPr>
        <w:fldChar w:fldCharType="separate"/>
      </w:r>
      <w:r w:rsidR="00914F9D" w:rsidRPr="00FB3C6B">
        <w:rPr>
          <w:noProof/>
          <w:lang w:bidi="hi-IN"/>
        </w:rPr>
        <w:t>(2005)</w:t>
      </w:r>
      <w:r w:rsidR="00F200B0"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DE1F0E">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F200B0" w:rsidRPr="00FB3C6B">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F200B0" w:rsidRPr="00FB3C6B">
        <w:fldChar w:fldCharType="separate"/>
      </w:r>
      <w:r w:rsidR="00663378" w:rsidRPr="00FB3C6B">
        <w:rPr>
          <w:noProof/>
        </w:rPr>
        <w:t>(Cirz and Romesberg 2007)</w:t>
      </w:r>
      <w:r w:rsidR="00F200B0"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F200B0" w:rsidRPr="00FB3C6B">
        <w:fldChar w:fldCharType="begin" w:fldLock="1"/>
      </w:r>
      <w:r w:rsidR="00065402">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F200B0" w:rsidRPr="00FB3C6B">
        <w:fldChar w:fldCharType="separate"/>
      </w:r>
      <w:r w:rsidR="002D2649" w:rsidRPr="00FB3C6B">
        <w:rPr>
          <w:noProof/>
        </w:rPr>
        <w:t>(Schrag et al. 1997)</w:t>
      </w:r>
      <w:r w:rsidR="00F200B0"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DE1F0E">
      <w:pPr>
        <w:spacing w:line="480" w:lineRule="auto"/>
        <w:rPr>
          <w:lang w:bidi="hi-IN"/>
        </w:rPr>
      </w:pPr>
      <w:r>
        <w:rPr>
          <w:lang w:bidi="hi-IN"/>
        </w:rPr>
        <w:t xml:space="preserve">Stress-induced mutagenesis has been implicated as a driver of adaptive evolution for several decades </w:t>
      </w:r>
      <w:r w:rsidR="00F200B0">
        <w:rPr>
          <w:lang w:bidi="hi-IN"/>
        </w:rPr>
        <w:fldChar w:fldCharType="begin" w:fldLock="1"/>
      </w:r>
      <w:r w:rsidR="00065402">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F200B0">
        <w:rPr>
          <w:lang w:bidi="hi-IN"/>
        </w:rPr>
        <w:fldChar w:fldCharType="separate"/>
      </w:r>
      <w:r w:rsidR="00434AEF" w:rsidRPr="00434AEF">
        <w:rPr>
          <w:noProof/>
          <w:lang w:bidi="hi-IN"/>
        </w:rPr>
        <w:t>(Cairns et al. 1988; Tenaillon et al. 2004; Rosenberg et al. 2012)</w:t>
      </w:r>
      <w:r w:rsidR="00F200B0">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065402" w:rsidRPr="00065402" w:rsidRDefault="00F200B0">
      <w:pPr>
        <w:pStyle w:val="NormalWeb"/>
        <w:divId w:val="637235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65402" w:rsidRPr="00065402">
        <w:rPr>
          <w:rFonts w:ascii="Palatino Linotype" w:hAnsi="Palatino Linotype"/>
          <w:noProof/>
          <w:sz w:val="22"/>
        </w:rPr>
        <w:t>Agrawal, A. F. 2002. Genetic loads under fitness-dependent mutation rates. J. Evol. Biol. 15:1004–1010.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Baharoglu, Z., and D. Mazel. 2011. </w:t>
      </w:r>
      <w:r w:rsidRPr="00065402">
        <w:rPr>
          <w:rFonts w:ascii="Palatino Linotype" w:hAnsi="Palatino Linotype"/>
          <w:i/>
          <w:iCs/>
          <w:noProof/>
          <w:sz w:val="22"/>
        </w:rPr>
        <w:t>Vibrio cholerae</w:t>
      </w:r>
      <w:r w:rsidRPr="00065402">
        <w:rPr>
          <w:rFonts w:ascii="Palatino Linotype" w:hAnsi="Palatino Linotype"/>
          <w:noProof/>
          <w:sz w:val="22"/>
        </w:rPr>
        <w:t xml:space="preserve"> triggers SOS and mutagenesis in response to a wide range of antibiotics: a route towards multiresistance. Antimicrob. Agents Chemother. 55:2438–41.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Berg, O. G. 1996. Selection intensity for codon bias and the effective population size of </w:t>
      </w:r>
      <w:r w:rsidRPr="00065402">
        <w:rPr>
          <w:rFonts w:ascii="Palatino Linotype" w:hAnsi="Palatino Linotype"/>
          <w:i/>
          <w:iCs/>
          <w:noProof/>
          <w:sz w:val="22"/>
        </w:rPr>
        <w:t>Escherichia coli</w:t>
      </w:r>
      <w:r w:rsidRPr="00065402">
        <w:rPr>
          <w:rFonts w:ascii="Palatino Linotype" w:hAnsi="Palatino Linotype"/>
          <w:noProof/>
          <w:sz w:val="22"/>
        </w:rPr>
        <w:t>. Genetics 142:1379–82.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Bjedov, I., O. Tenaillon, B. Gérard, V. Souza, E. Denamur, M. Radman, F. Taddei, and I. Matic. 2003. Stress-induced mutagenesis in bacteria. Science 300:1404–9.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Bristow, R. G., and R. P. Hill. 2008. Hypoxia and metabolism: Hypoxia, DNA repair and genetic instability. Nat. Rev. Cancer 8:180–92.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Cairns, J., J. Overbaugh, and S. Miller. 1988. The origin of mutants. Nature 335:142–5.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Cirz, R. T., and F. E. Romesberg. 2007. Controlling mutation: intervening in evolution as a therapeutic strategy. Crit. Rev. Biochem. Mol. Biol. 42:341–54.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Coyne, J. A., N. H. Barton, and M. Turelli. 2000. Is Wright’s shifting balance process important in evolution? Evolution 54:306–317.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Crow, J. F., W. R. Engels, and C. Denniston. 1990. Phase Three of Wright’s Shifting-Balance Theory. Evolution 44:233.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Dawson, K. J. 1998. Evolutionarily stable mutation rates. J. Theor. Biol. 194:143–57.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 Visser, J. A. G. M. 2002. The fate of microbial mutators. Microbiology 148:1247–52.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Debora, B. N., L. E. Vidales, R. Ramírez, M. Ramírez, E. A. Robleto, R. E. Yasbin, and M. Pedraza-Reyes. 2010. Mismatch Repair Modulation of MutY Activity Drives </w:t>
      </w:r>
      <w:r w:rsidRPr="00065402">
        <w:rPr>
          <w:rFonts w:ascii="Palatino Linotype" w:hAnsi="Palatino Linotype"/>
          <w:i/>
          <w:iCs/>
          <w:noProof/>
          <w:sz w:val="22"/>
        </w:rPr>
        <w:t>Bacillus subtilis</w:t>
      </w:r>
      <w:r w:rsidRPr="00065402">
        <w:rPr>
          <w:rFonts w:ascii="Palatino Linotype" w:hAnsi="Palatino Linotype"/>
          <w:noProof/>
          <w:sz w:val="22"/>
        </w:rPr>
        <w:t xml:space="preserve"> Stationary-Phase Mutagenesis. J. Bacteriol. 193:236–45.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Denamur, E., and I. Matic. 2006. Evolution of mutation rates in bacteria. Mol. Microbiol. 60:820–7.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Drake, J. W., B. Charlesworth, D. Charlesworth, and J. F. Crow. 1998. Rates of spontaneous mutation. Genetics 148:1667–86.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Fisher, R. A. 1930. The Genetical Theory of Natural Selection. Clarendon Press, Oxford.</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Foster, P. L. 2007. Stress-induced mutagenesis in bacteria. Crit. Rev. Biochem. Mol. Biol. 42:373–97.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Funchain, P., A. Yeung, J. L. Stewart, R. Lin, M. M. Slupska, and J. H. Miller. 2000. The consequences of growth of a mutator strain of </w:t>
      </w:r>
      <w:r w:rsidRPr="00065402">
        <w:rPr>
          <w:rFonts w:ascii="Palatino Linotype" w:hAnsi="Palatino Linotype"/>
          <w:i/>
          <w:iCs/>
          <w:noProof/>
          <w:sz w:val="22"/>
        </w:rPr>
        <w:t>Escherichia coli</w:t>
      </w:r>
      <w:r w:rsidRPr="00065402">
        <w:rPr>
          <w:rFonts w:ascii="Palatino Linotype" w:hAnsi="Palatino Linotype"/>
          <w:noProof/>
          <w:sz w:val="22"/>
        </w:rPr>
        <w:t xml:space="preserve"> as measured by loss of function among multiple gene targets and loss of fitness. Genetics 154:959–70.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Galhardo, R. S., P. J. Hastings, and S. M. Rosenberg. 2007. Mutation as a stress response and the regulation of evolvability. Crit. Rev. Biochem. Mol. Biol. 42:399–435.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Gavrilets, S. 1996. On phase three of the shifting-balance theory. Evolution 50:1034–1041.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Gentile, C. F., S.-C. Yu, S. A. Serrano, P. J. Gerrish, and P. D. Sniegowski. 2011. Competition between high- and higher-mutating strains of </w:t>
      </w:r>
      <w:r w:rsidRPr="00065402">
        <w:rPr>
          <w:rFonts w:ascii="Palatino Linotype" w:hAnsi="Palatino Linotype"/>
          <w:i/>
          <w:iCs/>
          <w:noProof/>
          <w:sz w:val="22"/>
        </w:rPr>
        <w:t>Escherichia coli</w:t>
      </w:r>
      <w:r w:rsidRPr="00065402">
        <w:rPr>
          <w:rFonts w:ascii="Palatino Linotype" w:hAnsi="Palatino Linotype"/>
          <w:noProof/>
          <w:sz w:val="22"/>
        </w:rPr>
        <w:t>. Biol. Lett. 7:422–4.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Gessler, D. D. G. 1995. The constraints of finite size in asexual populations and the rate of the ratchet. Genet. Res. 66:241.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M. Radman, I. Matic, and F. Taddei. 2001b. The rise and fall of mutator bacteria. Curr. Opin. Microbiol. 4:582–585.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Goho, S., and G. Bell. 2000. Mild environmental stress elicits mutations affecting fitness in Chlamydomonas. Proc. R. Soc. B Biol. Sci. 267:123–9.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and F. Dionisio. 2005. Nonequilibrium model for estimating parameters of deleterious mutations. Phys. Rev. E 71:18–21.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L. Perfeito, and A. Sousa. 2011. Fitness effects of mutations in bacteria. J. Mol. Microbiol. Biotechnol. 21:20–35.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2003. Adaptive peak shifts in a heterogenous environment. Theor. Popul. Biol. 63:41–51.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and T. Beker. 2003. Fitness-associated recombination on rugged adaptive landscapes. J. Evol. Biol. 16:862–870.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Haigh, J. 1978. The accumulation of deleterious genes in a population - Muller’s Ratchet. Theor. Popul. Biol. 14:251–267.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Hall, L. M. C., and S. K. Henderson-Begg. 2006. Hypermutable bacteria isolated from humans--a critical analysis. Microbiology 152:2505–14.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Hartfield, M., and S. P. Otto. 2011. Recombination and hitchhiking of deleterious alleles. Evolution 65:2421–34.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Heidenreich, E. 2007. Adaptive mutation in </w:t>
      </w:r>
      <w:r w:rsidRPr="00065402">
        <w:rPr>
          <w:rFonts w:ascii="Palatino Linotype" w:hAnsi="Palatino Linotype"/>
          <w:i/>
          <w:iCs/>
          <w:noProof/>
          <w:sz w:val="22"/>
        </w:rPr>
        <w:t>Saccharomyces cerevisiae</w:t>
      </w:r>
      <w:r w:rsidRPr="00065402">
        <w:rPr>
          <w:rFonts w:ascii="Palatino Linotype" w:hAnsi="Palatino Linotype"/>
          <w:noProof/>
          <w:sz w:val="22"/>
        </w:rPr>
        <w:t>. Crit. Rev. Biochem. Mol. Biol. 42:285–311.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Henderson-Begg, S. K., D. M. Livermore, and L. M. C. Hall. 2006. Effect of subinhibitory concentrations of antibiotics on mutation frequency in </w:t>
      </w:r>
      <w:r w:rsidRPr="00065402">
        <w:rPr>
          <w:rFonts w:ascii="Palatino Linotype" w:hAnsi="Palatino Linotype"/>
          <w:i/>
          <w:iCs/>
          <w:noProof/>
          <w:sz w:val="22"/>
        </w:rPr>
        <w:t>Streptococcus pneumoniae</w:t>
      </w:r>
      <w:r w:rsidRPr="00065402">
        <w:rPr>
          <w:rFonts w:ascii="Palatino Linotype" w:hAnsi="Palatino Linotype"/>
          <w:noProof/>
          <w:sz w:val="22"/>
        </w:rPr>
        <w:t>. J. Antimicrob. Chemother. 57:849–54.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Johnson, T., and N. H. N. H. Barton. 2002. The effect of deleterious alleles on adaptation in asexual populations. Genetics 162:395–411.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Kang, J. M., N. M. Iovine, and M. J. Blaser. 2006. A paradigm for direct stress-induced mutation in prokaryotes. FASEB J. 20:2476–85.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Katz, S., and R. Hershberg. 2013. Elevated mutagenesis does not explain the increased frequency of antibiotic resistant mutants in starved aging colonies. PLoS Genet. 9:e1003968.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Kessler, D., and H. Levine. 1998. Mutator Dynamics on a Smooth Evolutionary Landscape. Phys. Rev. Lett. 80:2012–2015.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Kibota, T. T., and M. Lynch. 1996. Estimate of the genomic mutation rate deleterious to overall fitness in </w:t>
      </w:r>
      <w:r w:rsidRPr="00065402">
        <w:rPr>
          <w:rFonts w:ascii="Palatino Linotype" w:hAnsi="Palatino Linotype"/>
          <w:i/>
          <w:iCs/>
          <w:noProof/>
          <w:sz w:val="22"/>
        </w:rPr>
        <w:t>E. coli</w:t>
      </w:r>
      <w:r w:rsidRPr="00065402">
        <w:rPr>
          <w:rFonts w:ascii="Palatino Linotype" w:hAnsi="Palatino Linotype"/>
          <w:noProof/>
          <w:sz w:val="22"/>
        </w:rPr>
        <w:t>. Nature 381:694–6.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1967. On the evolutionary adjustment of spontaneous mutation rates. Genet. Res. 9:23–34.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and T. Ohta. 1969. The Average Number of Generations until Fixation of a Mutant Gene in a Finite Population. Genetics 61:763–71.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Kivisaar, M. 2010. Mechanisms of stationary-phase mutagenesis in bacteria: mutational processes in pseudomonads. FEMS Microbiol. Lett. 312:1–14.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Leigh, E. G. J. 1970. Natural Selection and Mutability. Am. Nat. 104:301–305.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Liberman, U., and M. W. Feldman. 1986. Modifiers of mutation rate: a general reduction principle. Theor. Popul. Biol. 30:125–42.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Loh, E., J. J. Salk, and L. A. Loeb. 2010. Optimization of DNA polymerase mutation rates during bacterial evolution. Proc. Natl. Acad. Sci. 107:1154–9.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Lynch, M., R. Bürger, D. Butcher, and W. Gabriel. 1993. The mutational meltdown in asexual populations. J. Hered. 84:339–44.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Matsuba, C., D. G. Ostrow, M. P. Salomon, A. Tolani, and C. F. Baer. 2012. Temperature, stress and spontaneous mutation in </w:t>
      </w:r>
      <w:r w:rsidRPr="00065402">
        <w:rPr>
          <w:rFonts w:ascii="Palatino Linotype" w:hAnsi="Palatino Linotype"/>
          <w:i/>
          <w:iCs/>
          <w:noProof/>
          <w:sz w:val="22"/>
        </w:rPr>
        <w:t>Caenorhabditis briggsae</w:t>
      </w:r>
      <w:r w:rsidRPr="00065402">
        <w:rPr>
          <w:rFonts w:ascii="Palatino Linotype" w:hAnsi="Palatino Linotype"/>
          <w:noProof/>
          <w:sz w:val="22"/>
        </w:rPr>
        <w:t xml:space="preserve"> and </w:t>
      </w:r>
      <w:r w:rsidRPr="00065402">
        <w:rPr>
          <w:rFonts w:ascii="Palatino Linotype" w:hAnsi="Palatino Linotype"/>
          <w:i/>
          <w:iCs/>
          <w:noProof/>
          <w:sz w:val="22"/>
        </w:rPr>
        <w:t>Caenorhabditis elegans</w:t>
      </w:r>
      <w:r w:rsidRPr="00065402">
        <w:rPr>
          <w:rFonts w:ascii="Palatino Linotype" w:hAnsi="Palatino Linotype"/>
          <w:noProof/>
          <w:sz w:val="22"/>
        </w:rPr>
        <w:t>. Biol. Lett. 8–12.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Maynard Smith, J., and J. Haigh. 1974. The hitch-hiking effect of a favourable gene. Genet. Res. 23:23–35.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Montanari, S., A. Oliver, P. Salerno, A. Mena, G. Bertoni, B. Tümmler, L. Cariani, M. Conese, G. Döring, and A. Bragonzi. 2007. Biological cost of hypermutation in </w:t>
      </w:r>
      <w:r w:rsidRPr="00065402">
        <w:rPr>
          <w:rFonts w:ascii="Palatino Linotype" w:hAnsi="Palatino Linotype"/>
          <w:i/>
          <w:iCs/>
          <w:noProof/>
          <w:sz w:val="22"/>
        </w:rPr>
        <w:t>Pseudomonas aeruginosa</w:t>
      </w:r>
      <w:r w:rsidRPr="00065402">
        <w:rPr>
          <w:rFonts w:ascii="Palatino Linotype" w:hAnsi="Palatino Linotype"/>
          <w:noProof/>
          <w:sz w:val="22"/>
        </w:rPr>
        <w:t xml:space="preserve"> strains from patients with cystic fibrosis. Microbiology 153:1445–54.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Moore, F. B.-G., and S. J. Tonsor. 1994. A Simulation of Wright’s Shifting-Balance Process: Migration and the Three Phases. Evolution 48:69.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Obolski, U., and L. Hadany. 2012. Implications of stress-induced genetic variation for minimizing multidrug resistance in bacteria. BMC Med. 10:1–30.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Patwa, Z., and L. M. Wahl. 2008. The fixation probability of beneficial mutations. J. R. Soc. Interface 5:1279–89.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Peck, S. L., S. P. Ellner, and F. Gould. 2000. Varying migration and deme size and the feasibility of the shifting balance. Evolution 54:324–7.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Ponder, R. G., N. C. Fonville, and S. M. Rosenberg. 2005. A switch from high-fidelity to error-prone DNA double-strand break repair underlies stress-induced mutation. Mol. Cell 19:791–804.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Pupo, G. M., and B. J. Richardson. 1995. Biochemical genetics of a natural population of </w:t>
      </w:r>
      <w:r w:rsidRPr="00065402">
        <w:rPr>
          <w:rFonts w:ascii="Palatino Linotype" w:hAnsi="Palatino Linotype"/>
          <w:i/>
          <w:iCs/>
          <w:noProof/>
          <w:sz w:val="22"/>
        </w:rPr>
        <w:t>Escherichia coli</w:t>
      </w:r>
      <w:r w:rsidRPr="00065402">
        <w:rPr>
          <w:rFonts w:ascii="Palatino Linotype" w:hAnsi="Palatino Linotype"/>
          <w:noProof/>
          <w:sz w:val="22"/>
        </w:rPr>
        <w:t>: seasonal changes in alleles and haplotypes. Microbiology 141:1037–44.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Ram, Y., and L. Hadany. 2012. The evolution of stress-induced hypermutation in asexual populations. Evolution 66:2315–28.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Rodriguez, G. P., N. V Romanova, G. Bao, N. C. Rouf, Y. W. Kow, and G. F. Crouse. 2012. Mismatch repair-dependent mutagenesis in nondividing cells. Proc. Natl. Acad. Sci. 109:6153–8.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Rosenberg, S. M., C. Shee, R. L. Frisch, and P. J. Hastings. 2012. Stress-induced mutation via DNA breaks in </w:t>
      </w:r>
      <w:r w:rsidRPr="00065402">
        <w:rPr>
          <w:rFonts w:ascii="Palatino Linotype" w:hAnsi="Palatino Linotype"/>
          <w:i/>
          <w:iCs/>
          <w:noProof/>
          <w:sz w:val="22"/>
        </w:rPr>
        <w:t>Escherichia coli</w:t>
      </w:r>
      <w:r w:rsidRPr="00065402">
        <w:rPr>
          <w:rFonts w:ascii="Palatino Linotype" w:hAnsi="Palatino Linotype"/>
          <w:noProof/>
          <w:sz w:val="22"/>
        </w:rPr>
        <w:t>: A molecular mechanism with implications for evolution and medicine. BioEssays 1–8.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Schrag, S. J., V. Perrot, and B. R. Levin. 1997. Adaptation to the fitness costs of antibiotic resistance in </w:t>
      </w:r>
      <w:r w:rsidRPr="00065402">
        <w:rPr>
          <w:rFonts w:ascii="Palatino Linotype" w:hAnsi="Palatino Linotype"/>
          <w:i/>
          <w:iCs/>
          <w:noProof/>
          <w:sz w:val="22"/>
        </w:rPr>
        <w:t>Escherichia coli</w:t>
      </w:r>
      <w:r w:rsidRPr="00065402">
        <w:rPr>
          <w:rFonts w:ascii="Palatino Linotype" w:hAnsi="Palatino Linotype"/>
          <w:noProof/>
          <w:sz w:val="22"/>
        </w:rPr>
        <w:t>. Proc. Biol. Sci. 264:1287–91.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Sharp, N. P., and A. F. Agrawal. 2012. Evidence for elevated mutation rates in low-quality genotypes. Proc. Natl. Acad. Sci. 109:6142–6.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Shaw, F. H., and C. F. Baer. 2011. Fitness-dependent mutation rates in finite populations. J. Evol. Biol. 24:1677–84.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Shee, C., J. L. Gibson, M. C. Darrow, C. Gonzalez, and S. M. Rosenberg. 2011. Impact of a stress-inducible switch to mutagenic repair of DNA breaks on mutation in </w:t>
      </w:r>
      <w:r w:rsidRPr="00065402">
        <w:rPr>
          <w:rFonts w:ascii="Palatino Linotype" w:hAnsi="Palatino Linotype"/>
          <w:i/>
          <w:iCs/>
          <w:noProof/>
          <w:sz w:val="22"/>
        </w:rPr>
        <w:t>Escherichia coli</w:t>
      </w:r>
      <w:r w:rsidRPr="00065402">
        <w:rPr>
          <w:rFonts w:ascii="Palatino Linotype" w:hAnsi="Palatino Linotype"/>
          <w:noProof/>
          <w:sz w:val="22"/>
        </w:rPr>
        <w:t>. Proc. Natl. Acad. Sci. 108:13659–13664.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Shor, E., C. a. Fox, and J. R. Broach. 2013. The yeast environmental stress response regulates mutagenesis induced by proteotoxic stress. PLoS Genet. 9:e1003680.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T. Johnson, and A. Shaver. 2000. The evolution of mutation rates: separating causes from consequences. BioEssays 22:1057–66.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and R. E. Lenski. 1997. Evolution of high mutation rates in experimental populations of E. coli. Nature 387:703–5.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Taddei, F., M. Radman, J. Maynard Smith, B. Toupance, P.-H. Gouyon, and B. Godelle. 1997. Role of mutator alleles in adaptive evolution. Nature 387:700–2.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E. Denamur, and I. Matic. 2004. Evolutionary significance of stress-induced mutagenesis in bacteria. Trends Microbiol. 12:264–70.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H. Le Nagard, B. Godelle, and F. Taddei. 2000. Mutators and sex in bacteria: conflict between adaptive strategies. Proc. Natl. Acad. Sci. 97:10465–70.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Wade, M. J., and C. J. Goodnight. 1991. Wright’s shifting balance theory: an experimental study. Science 253:1015–8.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Weinreich, D. M., and L. Chao. 2005. Rapid evolutionary escape by large populations from local fitness peaks is likely in nature. Evolution 59:1175–82.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Weissman, D. B., M. W. Feldman, and D. S. Fisher. 2010. The rate of fitness-valley crossing in sexual populations. Genetics 186:1389–410.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1997. Founder effects and peak shifts without genetic drift: adaptive peak shifts occur easily when environments fluctuate slightly. Evolution 51:1044.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1995. Variance-induced peak shifts. Evolution 49:252.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and P. C. Phillips. 2000. The exquisite corpse: a shifting view of the shifting balance. Trends Ecol. Evol. 15:347–348.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065402">
        <w:rPr>
          <w:rFonts w:ascii="Palatino Linotype" w:hAnsi="Palatino Linotype"/>
          <w:i/>
          <w:iCs/>
          <w:noProof/>
          <w:sz w:val="22"/>
        </w:rPr>
        <w:t>Escherichia coli</w:t>
      </w:r>
      <w:r w:rsidRPr="00065402">
        <w:rPr>
          <w:rFonts w:ascii="Palatino Linotype" w:hAnsi="Palatino Linotype"/>
          <w:noProof/>
          <w:sz w:val="22"/>
        </w:rPr>
        <w:t>. G3 1:183–186.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Wright, S. 1931. Evolution in Mendelian Populations. Genetics 16:97–159.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Wright, S. 1988. Surfaces of selective value revisited. Am. Nat. 131:115–123. </w:t>
      </w:r>
    </w:p>
    <w:p w:rsidR="002E3785" w:rsidRDefault="00F200B0" w:rsidP="00065402">
      <w:pPr>
        <w:pStyle w:val="NormalWeb"/>
        <w:divId w:val="1104420726"/>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57" w:name="_Ref360530640"/>
      <w:bookmarkStart w:id="58" w:name="_Ref363980873"/>
      <w:r>
        <w:t xml:space="preserve">Appendix </w:t>
      </w:r>
      <w:bookmarkEnd w:id="57"/>
      <w:r w:rsidR="000F7D03">
        <w:t>1</w:t>
      </w:r>
      <w:bookmarkEnd w:id="58"/>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477C9F"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r w:rsidR="002E3785" w:rsidRPr="00173C79">
        <w:t>assumption</w:t>
      </w:r>
      <w:r w:rsidR="002E3785">
        <w:t xml:space="preserve"> </w:t>
      </w:r>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p>
    <w:p w:rsidR="0002786D" w:rsidRPr="005579CA" w:rsidRDefault="00477C9F"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that </w:t>
      </w:r>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477C9F"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477C9F"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r w:rsidRPr="00466C39">
        <w:rPr>
          <w:rFonts w:eastAsiaTheme="minorEastAsia"/>
        </w:rPr>
        <w:t>b</w:t>
      </w:r>
      <w:r w:rsidR="00373E6D" w:rsidRPr="00466C39">
        <w:rPr>
          <w:rFonts w:eastAsiaTheme="minorEastAsia"/>
        </w:rPr>
        <w:t xml:space="preserve">ecause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59" w:name="_Ref360530760"/>
      <w:bookmarkStart w:id="60" w:name="_Ref363980888"/>
      <w:r>
        <w:t>Appendix</w:t>
      </w:r>
      <w:bookmarkEnd w:id="59"/>
      <w:r w:rsidR="000F7D03">
        <w:t xml:space="preserve"> 2</w:t>
      </w:r>
      <w:bookmarkEnd w:id="60"/>
    </w:p>
    <w:p w:rsidR="00946A45" w:rsidRDefault="005447DA" w:rsidP="00E9784D">
      <w:pPr>
        <w:spacing w:line="480" w:lineRule="auto"/>
        <w:rPr>
          <w:lang w:bidi="hi-IN"/>
        </w:rPr>
      </w:pPr>
      <w:r>
        <w:t xml:space="preserve">Following Eshel </w:t>
      </w:r>
      <w:r w:rsidR="00F200B0">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F200B0">
        <w:fldChar w:fldCharType="separate"/>
      </w:r>
      <w:r w:rsidR="00663378" w:rsidRPr="00663378">
        <w:rPr>
          <w:noProof/>
        </w:rPr>
        <w:t>(1981)</w:t>
      </w:r>
      <w:r w:rsidR="00F200B0">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065402">
      <w:pPr>
        <w:spacing w:line="480" w:lineRule="auto"/>
      </w:pPr>
      <w:r>
        <w:t xml:space="preserve">Here, we only </w:t>
      </w:r>
      <w:r w:rsidR="00CB2260">
        <w:t>consider progeny without</w:t>
      </w:r>
      <w:r w:rsidR="00D0129E">
        <w:t xml:space="preserve"> new</w:t>
      </w:r>
      <w:r w:rsidR="00CB2260">
        <w:t xml:space="preserve"> </w:t>
      </w:r>
      <w:r>
        <w:t>deleterious mutations</w:t>
      </w:r>
      <w:r w:rsidR="00873443">
        <w:t>;</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487229">
        <w:rPr>
          <w:highlight w:val="yellow"/>
        </w:rPr>
        <w:t xml:space="preserve">This factor cannot be ignored because there is variation in mutation rates </w:t>
      </w:r>
      <w:r w:rsidR="00D0129E" w:rsidRPr="00487229">
        <w:rPr>
          <w:highlight w:val="yellow"/>
        </w:rPr>
        <w:t>within</w:t>
      </w:r>
      <w:r w:rsidRPr="00487229">
        <w:rPr>
          <w:highlight w:val="yellow"/>
        </w:rPr>
        <w:t xml:space="preserve"> the population</w:t>
      </w:r>
      <w:r w:rsidR="00873443" w:rsidRPr="00487229">
        <w:rPr>
          <w:highlight w:val="yellow"/>
        </w:rPr>
        <w:t xml:space="preserve"> (</w:t>
      </w:r>
      <w:r w:rsidR="00065402" w:rsidRPr="00487229">
        <w:rPr>
          <w:highlight w:val="yellow"/>
        </w:rPr>
        <w:t xml:space="preserve">see "minor technical point" by Johnson and Barton </w:t>
      </w:r>
      <w:r w:rsidR="00F200B0" w:rsidRPr="00487229">
        <w:rPr>
          <w:highlight w:val="yellow"/>
        </w:rPr>
        <w:fldChar w:fldCharType="begin" w:fldLock="1"/>
      </w:r>
      <w:r w:rsidR="00065402" w:rsidRPr="00487229">
        <w:rPr>
          <w:highlight w:val="yellow"/>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"From Duplicate 1 ( The effect of deleterious alleles on adaptation in asexual populations. - Johnson, Toby; Barton, Nicholas H. )\n\n        From Duplicate 1 (                           The effect of deleterious alleles on adaptation in asexual populations.                         - Johnson, Toby; Barton, Nicholas H. )\n                \n        From Duplicate 2 (                           The Effect of Deleterious Alleles on Adaptation in Asexual Populations                         - Johnson, Toby; Barton, Nick H. )\n                \n        \n        \n        \n        \n      \n\n",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F200B0" w:rsidRPr="00487229">
        <w:rPr>
          <w:highlight w:val="yellow"/>
        </w:rPr>
        <w:fldChar w:fldCharType="separate"/>
      </w:r>
      <w:r w:rsidR="00065402" w:rsidRPr="00487229">
        <w:rPr>
          <w:noProof/>
          <w:highlight w:val="yellow"/>
        </w:rPr>
        <w:t>(Johnson and Barton 2002)</w:t>
      </w:r>
      <w:r w:rsidR="00F200B0" w:rsidRPr="00487229">
        <w:rPr>
          <w:highlight w:val="yellow"/>
        </w:rPr>
        <w:fldChar w:fldCharType="end"/>
      </w:r>
      <w:r w:rsidR="00873443" w:rsidRPr="00487229">
        <w:rPr>
          <w:highlight w:val="yellow"/>
        </w:rPr>
        <w:t>)</w:t>
      </w:r>
      <w:r w:rsidRPr="00487229">
        <w:rPr>
          <w:highlight w:val="yellow"/>
        </w:rPr>
        <w:t>.</w:t>
      </w:r>
      <w:r w:rsidR="00CB2260">
        <w:t xml:space="preserve"> </w:t>
      </w:r>
      <w:r>
        <w:t>At this stage, double mutants are still very ra</w:t>
      </w:r>
      <w:r w:rsidR="00946A45">
        <w:t>r</w:t>
      </w:r>
      <w:r>
        <w:t xml:space="preserve">e, so we can use the population mean fitness at the MSB. </w:t>
      </w:r>
      <w:r w:rsidR="00D35D48">
        <w:t>T</w:t>
      </w:r>
      <w:r w:rsidR="004C5F1B">
        <w:t xml:space="preserve">he </w:t>
      </w:r>
      <w:r w:rsidR="00065402">
        <w:t xml:space="preserve">population </w:t>
      </w:r>
      <w:r w:rsidR="004C5F1B">
        <w:t xml:space="preserve">mean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065402">
      <w:pPr>
        <w:spacing w:line="480" w:lineRule="auto"/>
      </w:pPr>
      <w:r>
        <w:t xml:space="preserve">Assuming </w:t>
      </w:r>
      <w:r w:rsidRPr="00544FA2">
        <w:rPr>
          <w:i/>
          <w:iCs/>
        </w:rPr>
        <w:t>sH</w:t>
      </w:r>
      <w:r>
        <w:t xml:space="preserve"> </w:t>
      </w:r>
      <w:r w:rsidRPr="00544FA2">
        <w:t>is</w:t>
      </w:r>
      <w:bookmarkStart w:id="61"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62" w:name="_Ref363980903"/>
      <w:r>
        <w:t xml:space="preserve">Appendix </w:t>
      </w:r>
      <w:bookmarkEnd w:id="61"/>
      <w:r w:rsidR="000F7D03">
        <w:t>3</w:t>
      </w:r>
      <w:bookmarkEnd w:id="62"/>
    </w:p>
    <w:p w:rsidR="00335E62" w:rsidRPr="00335E62" w:rsidRDefault="005447DA" w:rsidP="00065402">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F200B0">
        <w:rPr>
          <w:lang w:bidi="hi-IN"/>
        </w:rPr>
        <w:fldChar w:fldCharType="begin" w:fldLock="1"/>
      </w:r>
      <w:r w:rsidR="00065402">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F200B0">
        <w:rPr>
          <w:lang w:bidi="hi-IN"/>
        </w:rPr>
        <w:fldChar w:fldCharType="separate"/>
      </w:r>
      <w:r w:rsidR="00065402" w:rsidRPr="00663378">
        <w:rPr>
          <w:noProof/>
          <w:lang w:bidi="hi-IN"/>
        </w:rPr>
        <w:t>(Gordo and Dionisio 2005)</w:t>
      </w:r>
      <w:r w:rsidR="00F200B0">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the relative fitness of SIM</w:t>
      </w:r>
      <w:r w:rsidR="00CB2260">
        <w:rPr>
          <w:vertAlign w:val="subscript"/>
          <w:lang w:bidi="hi-IN"/>
        </w:rPr>
        <w:t>e</w:t>
      </w:r>
      <w:r w:rsidR="00335E62">
        <w:rPr>
          <w:lang w:bidi="hi-IN"/>
        </w:rPr>
        <w:t xml:space="preserve"> </w:t>
      </w:r>
      <w:r w:rsidR="00065402">
        <w:rPr>
          <w:lang w:bidi="hi-IN"/>
        </w:rPr>
        <w:t>is</w:t>
      </w:r>
    </w:p>
    <w:p w:rsidR="005447DA" w:rsidRDefault="00477C9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477C9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477C9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65402">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477C9F"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065402">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065402">
        <w:rPr>
          <w:rFonts w:eastAsiaTheme="minorEastAsia"/>
          <w:lang w:bidi="hi-IN"/>
        </w:rPr>
        <w:t xml:space="preserve"> can be written as</w:t>
      </w:r>
    </w:p>
    <w:p w:rsidR="003B3D00" w:rsidRPr="00DE1C4B" w:rsidRDefault="00477C9F"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w:t>
      </w:r>
      <w:r w:rsidR="0025521D">
        <w:t xml:space="preserve"> legend</w:t>
      </w:r>
      <w:r>
        <w:t>s</w:t>
      </w:r>
    </w:p>
    <w:p w:rsidR="0027326A" w:rsidRDefault="0027326A" w:rsidP="0027326A">
      <w:pPr>
        <w:pStyle w:val="FigureLegend"/>
        <w:spacing w:line="480" w:lineRule="auto"/>
        <w:rPr>
          <w:b/>
          <w:bCs/>
          <w:sz w:val="20"/>
          <w:szCs w:val="20"/>
        </w:rPr>
      </w:pPr>
      <w:bookmarkStart w:id="63" w:name="_Ref354316371"/>
      <w:r>
        <w:rPr>
          <w:b/>
          <w:bCs/>
          <w:noProof/>
          <w:sz w:val="20"/>
          <w:szCs w:val="20"/>
        </w:rPr>
        <w:drawing>
          <wp:inline distT="0" distB="0" distL="0" distR="0">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1C19FF">
      <w:pPr>
        <w:pStyle w:val="FigureLegend"/>
        <w:spacing w:line="480" w:lineRule="auto"/>
        <w:jc w:val="left"/>
        <w:rPr>
          <w:sz w:val="20"/>
          <w:szCs w:val="20"/>
          <w:lang w:bidi="hi-IN"/>
        </w:rPr>
      </w:pPr>
      <w:r w:rsidRPr="00733307">
        <w:rPr>
          <w:b/>
          <w:bCs/>
          <w:sz w:val="20"/>
          <w:szCs w:val="20"/>
        </w:rPr>
        <w:t xml:space="preserve">Figure </w:t>
      </w:r>
      <w:r w:rsidR="00F200B0" w:rsidRPr="00733307">
        <w:rPr>
          <w:b/>
          <w:bCs/>
          <w:sz w:val="20"/>
          <w:szCs w:val="20"/>
        </w:rPr>
        <w:fldChar w:fldCharType="begin"/>
      </w:r>
      <w:r w:rsidRPr="00733307">
        <w:rPr>
          <w:b/>
          <w:bCs/>
          <w:sz w:val="20"/>
          <w:szCs w:val="20"/>
        </w:rPr>
        <w:instrText xml:space="preserve"> SEQ Figure \* ARABIC </w:instrText>
      </w:r>
      <w:r w:rsidR="00F200B0" w:rsidRPr="00733307">
        <w:rPr>
          <w:b/>
          <w:bCs/>
          <w:sz w:val="20"/>
          <w:szCs w:val="20"/>
        </w:rPr>
        <w:fldChar w:fldCharType="separate"/>
      </w:r>
      <w:r w:rsidR="00BA3BDB">
        <w:rPr>
          <w:b/>
          <w:bCs/>
          <w:noProof/>
          <w:sz w:val="20"/>
          <w:szCs w:val="20"/>
        </w:rPr>
        <w:t>1</w:t>
      </w:r>
      <w:r w:rsidR="00F200B0" w:rsidRPr="00733307">
        <w:rPr>
          <w:b/>
          <w:bCs/>
          <w:sz w:val="20"/>
          <w:szCs w:val="20"/>
        </w:rPr>
        <w:fldChar w:fldCharType="end"/>
      </w:r>
      <w:bookmarkEnd w:id="63"/>
      <w:r w:rsidRPr="00733307">
        <w:rPr>
          <w:b/>
          <w:bCs/>
          <w:sz w:val="20"/>
          <w:szCs w:val="20"/>
        </w:rPr>
        <w:t xml:space="preserve"> – Adaptation o</w:t>
      </w:r>
      <w:r w:rsidR="00E849D7" w:rsidRPr="00733307">
        <w:rPr>
          <w:b/>
          <w:bCs/>
          <w:sz w:val="20"/>
          <w:szCs w:val="20"/>
        </w:rPr>
        <w:t>n</w:t>
      </w:r>
      <w:r w:rsidRPr="00733307">
        <w:rPr>
          <w:b/>
          <w:bCs/>
          <w:sz w:val="20"/>
          <w:szCs w:val="20"/>
        </w:rPr>
        <w:t xml:space="preserve"> a </w:t>
      </w:r>
      <w:r w:rsidR="001C19FF">
        <w:rPr>
          <w:b/>
          <w:bCs/>
          <w:sz w:val="20"/>
          <w:szCs w:val="20"/>
        </w:rPr>
        <w:t>rugged</w:t>
      </w:r>
      <w:r w:rsidRPr="00733307">
        <w:rPr>
          <w:b/>
          <w:bCs/>
          <w:sz w:val="20"/>
          <w:szCs w:val="20"/>
        </w:rPr>
        <w:t xml:space="preserve">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r w:rsidRPr="00733307">
        <w:rPr>
          <w:i/>
          <w:iCs/>
          <w:sz w:val="20"/>
          <w:szCs w:val="20"/>
        </w:rPr>
        <w:t>a</w:t>
      </w:r>
      <w:r w:rsidRPr="00733307">
        <w:rPr>
          <w:sz w:val="20"/>
          <w:szCs w:val="20"/>
        </w:rPr>
        <w:t xml:space="preserve"> or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w:t>
      </w:r>
      <w:r w:rsidR="001C19FF">
        <w:rPr>
          <w:sz w:val="20"/>
          <w:szCs w:val="20"/>
        </w:rPr>
        <w:t>following</w:t>
      </w:r>
      <w:r w:rsidRPr="00733307">
        <w:rPr>
          <w:sz w:val="20"/>
          <w:szCs w:val="20"/>
        </w:rPr>
        <w:t xml:space="preserve">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ellipses (fitness &lt;1). Fit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squares, (fitness </w:t>
      </w:r>
      <w:r w:rsidR="00466C39" w:rsidRPr="00733307">
        <w:rPr>
          <w:rFonts w:ascii="Times New Roman" w:hAnsi="Times New Roman" w:cs="Times New Roman"/>
          <w:sz w:val="20"/>
          <w:szCs w:val="20"/>
        </w:rPr>
        <w:t>≥</w:t>
      </w:r>
      <w:r w:rsidR="00466C39" w:rsidRPr="00733307">
        <w:rPr>
          <w:sz w:val="20"/>
          <w:szCs w:val="20"/>
        </w:rPr>
        <w:t xml:space="preserve">1) do not hypermutate.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three). Multiple mutations can occur simultaneously but are not shown for simplicity of the illustration.</w:t>
      </w:r>
    </w:p>
    <w:p w:rsidR="00733307" w:rsidRDefault="00733307">
      <w:pPr>
        <w:spacing w:after="200" w:line="276" w:lineRule="auto"/>
        <w:rPr>
          <w:sz w:val="20"/>
          <w:szCs w:val="20"/>
        </w:rPr>
      </w:pPr>
      <w:bookmarkStart w:id="64"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drawing>
          <wp:inline distT="0" distB="0" distL="0" distR="0">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35628B">
      <w:pPr>
        <w:pStyle w:val="FigureLegend"/>
        <w:spacing w:line="480" w:lineRule="auto"/>
        <w:jc w:val="left"/>
        <w:rPr>
          <w:sz w:val="20"/>
          <w:szCs w:val="20"/>
        </w:rPr>
      </w:pPr>
      <w:bookmarkStart w:id="65" w:name="_Ref383682047"/>
      <w:r w:rsidRPr="00733307">
        <w:rPr>
          <w:b/>
          <w:bCs/>
          <w:sz w:val="20"/>
          <w:szCs w:val="20"/>
        </w:rPr>
        <w:t xml:space="preserve">Figure </w:t>
      </w:r>
      <w:r w:rsidR="00F200B0" w:rsidRPr="00733307">
        <w:rPr>
          <w:b/>
          <w:bCs/>
          <w:sz w:val="20"/>
          <w:szCs w:val="20"/>
        </w:rPr>
        <w:fldChar w:fldCharType="begin"/>
      </w:r>
      <w:r w:rsidRPr="00733307">
        <w:rPr>
          <w:b/>
          <w:bCs/>
          <w:sz w:val="20"/>
          <w:szCs w:val="20"/>
        </w:rPr>
        <w:instrText xml:space="preserve"> SEQ Figure \* ARABIC </w:instrText>
      </w:r>
      <w:r w:rsidR="00F200B0" w:rsidRPr="00733307">
        <w:rPr>
          <w:b/>
          <w:bCs/>
          <w:sz w:val="20"/>
          <w:szCs w:val="20"/>
        </w:rPr>
        <w:fldChar w:fldCharType="separate"/>
      </w:r>
      <w:r w:rsidR="00BA3BDB">
        <w:rPr>
          <w:b/>
          <w:bCs/>
          <w:noProof/>
          <w:sz w:val="20"/>
          <w:szCs w:val="20"/>
        </w:rPr>
        <w:t>2</w:t>
      </w:r>
      <w:r w:rsidR="00F200B0" w:rsidRPr="00733307">
        <w:rPr>
          <w:b/>
          <w:bCs/>
          <w:sz w:val="20"/>
          <w:szCs w:val="20"/>
        </w:rPr>
        <w:fldChar w:fldCharType="end"/>
      </w:r>
      <w:bookmarkEnd w:id="64"/>
      <w:bookmarkEnd w:id="65"/>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00DA5E7F">
        <w:rPr>
          <w:sz w:val="20"/>
          <w:szCs w:val="20"/>
        </w:rPr>
        <w:t>A b</w:t>
      </w:r>
      <w:r w:rsidR="00DA5E7F" w:rsidRPr="00733307">
        <w:rPr>
          <w:sz w:val="20"/>
          <w:szCs w:val="20"/>
        </w:rPr>
        <w:t>lack</w:t>
      </w:r>
      <w:r w:rsidR="00DA5E7F">
        <w:rPr>
          <w:sz w:val="20"/>
          <w:szCs w:val="20"/>
        </w:rPr>
        <w:t xml:space="preserve"> </w:t>
      </w:r>
      <w:r w:rsidR="00DA5E7F" w:rsidRPr="00733307">
        <w:rPr>
          <w:sz w:val="20"/>
          <w:szCs w:val="20"/>
        </w:rPr>
        <w:t xml:space="preserve"> circle</w:t>
      </w:r>
      <w:r w:rsidR="00DA5E7F">
        <w:rPr>
          <w:sz w:val="20"/>
          <w:szCs w:val="20"/>
        </w:rPr>
        <w:t xml:space="preserve"> is n</w:t>
      </w:r>
      <w:r w:rsidR="001C19FF">
        <w:rPr>
          <w:sz w:val="20"/>
          <w:szCs w:val="20"/>
        </w:rPr>
        <w:t>ormal mutagenesis (</w:t>
      </w:r>
      <w:r w:rsidRPr="00733307">
        <w:rPr>
          <w:sz w:val="20"/>
          <w:szCs w:val="20"/>
        </w:rPr>
        <w:t>NM</w:t>
      </w:r>
      <w:r w:rsidR="001C19FF">
        <w:rPr>
          <w:i/>
          <w:iCs/>
          <w:sz w:val="20"/>
          <w:szCs w:val="20"/>
        </w:rPr>
        <w:t xml:space="preserve">; </w:t>
      </w:r>
      <w:r w:rsidRPr="00733307">
        <w:rPr>
          <w:i/>
          <w:iCs/>
          <w:sz w:val="20"/>
          <w:szCs w:val="20"/>
        </w:rPr>
        <w:t>τ</w:t>
      </w:r>
      <w:r w:rsidRPr="00733307">
        <w:rPr>
          <w:sz w:val="20"/>
          <w:szCs w:val="20"/>
        </w:rPr>
        <w:t>=1</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 xml:space="preserve">line with </w:t>
      </w:r>
      <w:r w:rsidR="00DA5E7F" w:rsidRPr="00733307">
        <w:rPr>
          <w:sz w:val="20"/>
          <w:szCs w:val="20"/>
        </w:rPr>
        <w:t>circles</w:t>
      </w:r>
      <w:r w:rsidR="00DA5E7F">
        <w:rPr>
          <w:sz w:val="20"/>
          <w:szCs w:val="20"/>
        </w:rPr>
        <w:t xml:space="preserve"> is </w:t>
      </w:r>
      <w:r w:rsidR="001C19FF">
        <w:rPr>
          <w:sz w:val="20"/>
          <w:szCs w:val="20"/>
        </w:rPr>
        <w:t>constitutive mutagenesis (</w:t>
      </w:r>
      <w:r w:rsidRPr="00733307">
        <w:rPr>
          <w:sz w:val="20"/>
          <w:szCs w:val="20"/>
        </w:rPr>
        <w:t>CM</w:t>
      </w:r>
      <w:r w:rsidR="001C19FF">
        <w:rPr>
          <w:sz w:val="20"/>
          <w:szCs w:val="20"/>
        </w:rPr>
        <w:t>)</w:t>
      </w:r>
      <w:r w:rsidRPr="00733307">
        <w:rPr>
          <w:sz w:val="20"/>
          <w:szCs w:val="20"/>
        </w:rPr>
        <w:t xml:space="preserve">; </w:t>
      </w:r>
      <w:r w:rsidR="00DA5E7F" w:rsidRPr="00733307">
        <w:rPr>
          <w:sz w:val="20"/>
          <w:szCs w:val="20"/>
        </w:rPr>
        <w:t xml:space="preserve">solid </w:t>
      </w:r>
      <w:r w:rsidR="00DA5E7F">
        <w:rPr>
          <w:sz w:val="20"/>
          <w:szCs w:val="20"/>
        </w:rPr>
        <w:t>line</w:t>
      </w:r>
      <w:r w:rsidR="00DA5E7F" w:rsidRPr="00733307">
        <w:rPr>
          <w:sz w:val="20"/>
          <w:szCs w:val="20"/>
        </w:rPr>
        <w:t xml:space="preserve"> </w:t>
      </w:r>
      <w:r w:rsidR="00DA5E7F">
        <w:rPr>
          <w:sz w:val="20"/>
          <w:szCs w:val="20"/>
        </w:rPr>
        <w:t xml:space="preserve">with </w:t>
      </w:r>
      <w:r w:rsidR="00DA5E7F" w:rsidRPr="00733307">
        <w:rPr>
          <w:sz w:val="20"/>
          <w:szCs w:val="20"/>
        </w:rPr>
        <w:t>squares</w:t>
      </w:r>
      <w:r w:rsidR="00DA5E7F">
        <w:rPr>
          <w:sz w:val="20"/>
          <w:szCs w:val="20"/>
        </w:rPr>
        <w:t xml:space="preserve"> is </w:t>
      </w:r>
      <w:r w:rsidR="001C19FF">
        <w:rPr>
          <w:sz w:val="20"/>
          <w:szCs w:val="20"/>
        </w:rPr>
        <w:t>stress-induced mutagenesis (</w:t>
      </w:r>
      <w:r w:rsidRPr="00733307">
        <w:rPr>
          <w:sz w:val="20"/>
          <w:szCs w:val="20"/>
        </w:rPr>
        <w:t>SIM</w:t>
      </w:r>
      <w:r w:rsidR="001C19FF">
        <w:rPr>
          <w:sz w:val="20"/>
          <w:szCs w:val="20"/>
        </w:rPr>
        <w:t>)</w:t>
      </w:r>
      <w:r w:rsidRPr="00733307">
        <w:rPr>
          <w:sz w:val="20"/>
          <w:szCs w:val="20"/>
        </w:rPr>
        <w:t xml:space="preserve">; </w:t>
      </w:r>
      <w:r w:rsidR="00DA5E7F" w:rsidRPr="00733307">
        <w:rPr>
          <w:sz w:val="20"/>
          <w:szCs w:val="20"/>
        </w:rPr>
        <w:t xml:space="preserve">dashed lines </w:t>
      </w:r>
      <w:r w:rsidR="00DA5E7F">
        <w:rPr>
          <w:sz w:val="20"/>
          <w:szCs w:val="20"/>
        </w:rPr>
        <w:t>with triangles</w:t>
      </w:r>
      <w:r w:rsidR="00DA5E7F" w:rsidRPr="00733307">
        <w:rPr>
          <w:sz w:val="20"/>
          <w:szCs w:val="20"/>
        </w:rPr>
        <w:t xml:space="preserve"> </w:t>
      </w:r>
      <w:r w:rsidR="00DA5E7F">
        <w:rPr>
          <w:sz w:val="20"/>
          <w:szCs w:val="20"/>
        </w:rPr>
        <w:t xml:space="preserve">is </w:t>
      </w:r>
      <w:r w:rsidR="001C19FF" w:rsidRPr="00733307">
        <w:rPr>
          <w:sz w:val="20"/>
          <w:szCs w:val="20"/>
        </w:rPr>
        <w:t xml:space="preserve">stress-induced mutagenesis with environmental stress </w:t>
      </w:r>
      <w:r w:rsidR="001C19FF">
        <w:rPr>
          <w:sz w:val="20"/>
          <w:szCs w:val="20"/>
        </w:rPr>
        <w:t xml:space="preserve">(SIMe; </w:t>
      </w:r>
      <w:r w:rsidR="00671C1A" w:rsidRPr="00733307">
        <w:rPr>
          <w:sz w:val="20"/>
          <w:szCs w:val="20"/>
        </w:rPr>
        <w:t>see section</w:t>
      </w:r>
      <w:r w:rsidR="00A90051">
        <w:rPr>
          <w:sz w:val="20"/>
          <w:szCs w:val="20"/>
        </w:rPr>
        <w:t xml:space="preserve"> 3.5</w:t>
      </w:r>
      <w:r w:rsidR="00CF2478">
        <w:rPr>
          <w:sz w:val="20"/>
          <w:szCs w:val="20"/>
        </w:rPr>
        <w:t>)</w:t>
      </w:r>
      <w:r w:rsidRPr="00733307">
        <w:rPr>
          <w:sz w:val="20"/>
          <w:szCs w:val="20"/>
        </w:rPr>
        <w:t>. Lines are analytic approximations</w:t>
      </w:r>
      <w:r w:rsidR="00EF00B7">
        <w:rPr>
          <w:sz w:val="20"/>
          <w:szCs w:val="20"/>
        </w:rPr>
        <w:t>. M</w:t>
      </w:r>
      <w:r w:rsidRPr="00733307">
        <w:rPr>
          <w:sz w:val="20"/>
          <w:szCs w:val="20"/>
        </w:rPr>
        <w:t>arkers are the means of stochastic simulation results</w:t>
      </w:r>
      <w:r w:rsidR="00EF00B7">
        <w:rPr>
          <w:sz w:val="20"/>
          <w:szCs w:val="20"/>
        </w:rPr>
        <w:t>. E</w:t>
      </w:r>
      <w:r w:rsidRPr="00733307">
        <w:rPr>
          <w:sz w:val="20"/>
          <w:szCs w:val="20"/>
        </w:rPr>
        <w:t>rror bars re</w:t>
      </w:r>
      <w:r w:rsidR="00292861" w:rsidRPr="00733307">
        <w:rPr>
          <w:sz w:val="20"/>
          <w:szCs w:val="20"/>
        </w:rPr>
        <w:t>present 95% confidence interval</w:t>
      </w:r>
      <w:r w:rsidRPr="00733307">
        <w:rPr>
          <w:sz w:val="20"/>
          <w:szCs w:val="20"/>
        </w:rPr>
        <w:t xml:space="preserve"> of the mean (at least 1,000 </w:t>
      </w:r>
      <w:r w:rsidR="00447F77">
        <w:rPr>
          <w:sz w:val="20"/>
          <w:szCs w:val="20"/>
        </w:rPr>
        <w:t>simulations</w:t>
      </w:r>
      <w:r w:rsidRPr="00733307">
        <w:rPr>
          <w:sz w:val="20"/>
          <w:szCs w:val="20"/>
        </w:rPr>
        <w:t xml:space="preserve"> per point</w:t>
      </w:r>
      <w:r w:rsidR="00292861" w:rsidRPr="00733307">
        <w:rPr>
          <w:sz w:val="20"/>
          <w:szCs w:val="20"/>
        </w:rPr>
        <w:t>; computed with bootstrap with 1,000 samples per point</w:t>
      </w:r>
      <w:r w:rsidRPr="00733307">
        <w:rPr>
          <w:sz w:val="20"/>
          <w:szCs w:val="20"/>
        </w:rPr>
        <w:t xml:space="preserve">). Parameters (see </w:t>
      </w:r>
      <w:r w:rsidR="00477C9F">
        <w:fldChar w:fldCharType="begin"/>
      </w:r>
      <w:r w:rsidR="00477C9F">
        <w:instrText xml:space="preserve"> REF _Ref358791100 \h  \* MERGEFORMAT </w:instrText>
      </w:r>
      <w:r w:rsidR="00477C9F">
        <w:fldChar w:fldCharType="separate"/>
      </w:r>
      <w:r w:rsidR="00815DEF" w:rsidRPr="00733307">
        <w:rPr>
          <w:sz w:val="20"/>
          <w:szCs w:val="20"/>
        </w:rPr>
        <w:t>Table 1</w:t>
      </w:r>
      <w:r w:rsidR="00477C9F">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35628B">
        <w:rPr>
          <w:sz w:val="20"/>
          <w:szCs w:val="20"/>
        </w:rPr>
        <w:t xml:space="preserve">Solid line is the analytical approximation of SIM (same as in panel A). </w:t>
      </w:r>
      <w:r w:rsidR="00671C1A" w:rsidRPr="00733307">
        <w:rPr>
          <w:sz w:val="20"/>
          <w:szCs w:val="20"/>
        </w:rPr>
        <w:t>Markers are the</w:t>
      </w:r>
      <w:r w:rsidR="00510E20" w:rsidRPr="00733307">
        <w:rPr>
          <w:sz w:val="20"/>
          <w:szCs w:val="20"/>
        </w:rPr>
        <w:t xml:space="preserve"> results of </w:t>
      </w:r>
      <w:r w:rsidR="0035628B">
        <w:rPr>
          <w:sz w:val="20"/>
          <w:szCs w:val="20"/>
        </w:rPr>
        <w:t xml:space="preserve">simulations of </w:t>
      </w:r>
      <w:r w:rsidR="00510E20" w:rsidRPr="00733307">
        <w:rPr>
          <w:sz w:val="20"/>
          <w:szCs w:val="20"/>
        </w:rPr>
        <w:t xml:space="preserve">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35628B">
        <w:rPr>
          <w:sz w:val="20"/>
          <w:szCs w:val="20"/>
        </w:rPr>
        <w:t>. These continuous relationships are</w:t>
      </w:r>
      <w:r w:rsidR="00815102" w:rsidRPr="00733307">
        <w:rPr>
          <w:sz w:val="20"/>
          <w:szCs w:val="20"/>
        </w:rPr>
        <w:t xml:space="preserve"> defined by </w:t>
      </w:r>
      <w:r w:rsidR="0035628B">
        <w:rPr>
          <w:sz w:val="20"/>
          <w:szCs w:val="20"/>
        </w:rPr>
        <w:t xml:space="preserve">a </w:t>
      </w:r>
      <w:r w:rsidR="00FF6F21" w:rsidRPr="00733307">
        <w:rPr>
          <w:sz w:val="20"/>
          <w:szCs w:val="20"/>
        </w:rPr>
        <w:t>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35628B">
        <w:rPr>
          <w:sz w:val="20"/>
          <w:szCs w:val="20"/>
        </w:rPr>
        <w:t xml:space="preserve">and </w:t>
      </w:r>
      <w:r w:rsidR="0035628B" w:rsidRPr="00733307">
        <w:rPr>
          <w:sz w:val="20"/>
          <w:szCs w:val="20"/>
        </w:rPr>
        <w:t xml:space="preserve">a curvature parameter </w:t>
      </w:r>
      <w:r w:rsidR="0035628B" w:rsidRPr="00733307">
        <w:rPr>
          <w:i/>
          <w:iCs/>
          <w:sz w:val="20"/>
          <w:szCs w:val="20"/>
        </w:rPr>
        <w:t>k</w:t>
      </w:r>
      <w:r w:rsidR="0035628B" w:rsidRPr="0035628B">
        <w:rPr>
          <w:sz w:val="20"/>
          <w:szCs w:val="20"/>
        </w:rPr>
        <w:t>=10</w:t>
      </w:r>
      <w:r w:rsidR="0035628B">
        <w:rPr>
          <w:sz w:val="20"/>
          <w:szCs w:val="20"/>
        </w:rPr>
        <w:t>, 1, and 1/10, top to bottom</w:t>
      </w:r>
      <w:r w:rsidR="0035628B" w:rsidRPr="00733307">
        <w:rPr>
          <w:sz w:val="20"/>
          <w:szCs w:val="20"/>
        </w:rPr>
        <w:t xml:space="preserve"> </w:t>
      </w:r>
      <w:r w:rsidR="00510E20" w:rsidRPr="00733307">
        <w:rPr>
          <w:sz w:val="20"/>
          <w:szCs w:val="20"/>
        </w:rPr>
        <w:t xml:space="preserve">(see section </w:t>
      </w:r>
      <w:r w:rsidR="00477C9F">
        <w:fldChar w:fldCharType="begin"/>
      </w:r>
      <w:r w:rsidR="00477C9F">
        <w:instrText xml:space="preserve"> REF _Ref374377810 \r \h  \* MERGEFORMAT </w:instrText>
      </w:r>
      <w:r w:rsidR="00477C9F">
        <w:fldChar w:fldCharType="separate"/>
      </w:r>
      <w:r w:rsidR="00815DEF" w:rsidRPr="00733307">
        <w:rPr>
          <w:rFonts w:hint="cs"/>
          <w:cs/>
        </w:rPr>
        <w:t>‎</w:t>
      </w:r>
      <w:r w:rsidR="00477C9F">
        <w:fldChar w:fldCharType="end"/>
      </w:r>
      <w:r w:rsidR="00447F77">
        <w:rPr>
          <w:sz w:val="20"/>
          <w:szCs w:val="20"/>
        </w:rPr>
        <w:t>3.6</w:t>
      </w:r>
      <w:r w:rsidR="00FF6F21" w:rsidRPr="00733307">
        <w:rPr>
          <w:sz w:val="20"/>
          <w:szCs w:val="20"/>
        </w:rPr>
        <w:t xml:space="preserve"> and Figure</w:t>
      </w:r>
      <w:r w:rsidR="00510E20" w:rsidRPr="00733307">
        <w:rPr>
          <w:sz w:val="20"/>
          <w:szCs w:val="20"/>
        </w:rPr>
        <w:t xml:space="preserve"> S3</w:t>
      </w:r>
      <w:r w:rsidR="0035628B">
        <w:rPr>
          <w:sz w:val="20"/>
          <w:szCs w:val="20"/>
        </w:rPr>
        <w:t xml:space="preserve"> for more details on continuous SIM</w:t>
      </w:r>
      <w:r w:rsidR="00510E20" w:rsidRPr="00733307">
        <w:rPr>
          <w:sz w:val="20"/>
          <w:szCs w:val="20"/>
        </w:rPr>
        <w:t>)</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approximation </w:t>
      </w:r>
      <w:r w:rsidR="00815102" w:rsidRPr="00733307">
        <w:rPr>
          <w:sz w:val="20"/>
          <w:szCs w:val="20"/>
        </w:rPr>
        <w:t xml:space="preserve">of </w:t>
      </w:r>
      <w:r w:rsidR="0035628B">
        <w:rPr>
          <w:sz w:val="20"/>
          <w:szCs w:val="20"/>
        </w:rPr>
        <w:t xml:space="preserve">a </w:t>
      </w:r>
      <w:r w:rsidR="00C63224" w:rsidRPr="00733307">
        <w:rPr>
          <w:sz w:val="20"/>
          <w:szCs w:val="20"/>
        </w:rPr>
        <w:t xml:space="preserve">continuous </w:t>
      </w:r>
      <w:r w:rsidR="00815102" w:rsidRPr="00733307">
        <w:rPr>
          <w:sz w:val="20"/>
          <w:szCs w:val="20"/>
        </w:rPr>
        <w:t>SIM</w:t>
      </w:r>
      <w:r w:rsidR="00C63224" w:rsidRPr="00733307">
        <w:rPr>
          <w:sz w:val="20"/>
          <w:szCs w:val="20"/>
        </w:rPr>
        <w:t xml:space="preserve"> using a SIM </w:t>
      </w:r>
      <w:r w:rsidR="00447F77">
        <w:rPr>
          <w:sz w:val="20"/>
          <w:szCs w:val="20"/>
        </w:rPr>
        <w:t xml:space="preserve">threshold </w:t>
      </w:r>
      <w:r w:rsidR="00C63224" w:rsidRPr="00733307">
        <w:rPr>
          <w:sz w:val="20"/>
          <w:szCs w:val="20"/>
        </w:rPr>
        <w:t xml:space="preserve">strategy </w:t>
      </w:r>
      <w:r w:rsidR="00FF6F21" w:rsidRPr="00733307">
        <w:rPr>
          <w:sz w:val="20"/>
          <w:szCs w:val="20"/>
        </w:rPr>
        <w:t>(e</w:t>
      </w:r>
      <w:r w:rsidR="00815102" w:rsidRPr="00733307">
        <w:rPr>
          <w:sz w:val="20"/>
          <w:szCs w:val="20"/>
        </w:rPr>
        <w:t>q.</w:t>
      </w:r>
      <w:r w:rsidR="00024E82">
        <w:rPr>
          <w:sz w:val="20"/>
          <w:szCs w:val="20"/>
        </w:rPr>
        <w:t xml:space="preserve"> </w:t>
      </w:r>
      <w:r w:rsidR="00477C9F">
        <w:fldChar w:fldCharType="begin"/>
      </w:r>
      <w:r w:rsidR="00477C9F">
        <w:instrText xml:space="preserve"> REF _Ref375754011 \h  \* MERGEFORMAT </w:instrText>
      </w:r>
      <w:r w:rsidR="00477C9F">
        <w:fldChar w:fldCharType="separate"/>
      </w:r>
      <w:r w:rsidR="00551EC7" w:rsidRPr="00733307">
        <w:rPr>
          <w:noProof/>
          <w:sz w:val="20"/>
          <w:szCs w:val="20"/>
        </w:rPr>
        <w:t>13</w:t>
      </w:r>
      <w:r w:rsidR="00477C9F">
        <w:fldChar w:fldCharType="end"/>
      </w:r>
      <w:r w:rsidR="00FF6F21" w:rsidRPr="00733307">
        <w:rPr>
          <w:sz w:val="20"/>
          <w:szCs w:val="20"/>
        </w:rPr>
        <w:t>)</w:t>
      </w:r>
      <w:r w:rsidR="00815102" w:rsidRPr="00733307">
        <w:rPr>
          <w:sz w:val="20"/>
          <w:szCs w:val="20"/>
        </w:rPr>
        <w:t xml:space="preserve"> 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r w:rsidR="0035628B">
        <w:rPr>
          <w:sz w:val="20"/>
          <w:szCs w:val="20"/>
          <w:lang w:bidi="hi-IN"/>
        </w:rPr>
        <w:t xml:space="preserve"> </w:t>
      </w:r>
      <w:r w:rsidR="0035628B" w:rsidRPr="00487229">
        <w:rPr>
          <w:sz w:val="20"/>
          <w:szCs w:val="20"/>
          <w:highlight w:val="yellow"/>
          <w:lang w:bidi="hi-IN"/>
        </w:rPr>
        <w:t>The fit between the dashed lines and the markers suggests that a threshold strategy captures the adaptive dynamics.</w:t>
      </w:r>
    </w:p>
    <w:p w:rsidR="00BA3BDB" w:rsidRDefault="00BA3BDB">
      <w:pPr>
        <w:spacing w:after="200" w:line="276" w:lineRule="auto"/>
        <w:rPr>
          <w:b/>
          <w:bCs/>
          <w:noProof/>
          <w:sz w:val="20"/>
          <w:szCs w:val="20"/>
        </w:rPr>
      </w:pPr>
      <w:r>
        <w:rPr>
          <w:b/>
          <w:bCs/>
          <w:noProof/>
          <w:sz w:val="20"/>
          <w:szCs w:val="20"/>
        </w:rPr>
        <w:br w:type="page"/>
      </w:r>
    </w:p>
    <w:p w:rsidR="00BA3BDB" w:rsidRDefault="00F9201C" w:rsidP="00F9201C">
      <w:pPr>
        <w:keepNext/>
        <w:spacing w:line="480" w:lineRule="auto"/>
        <w:jc w:val="center"/>
      </w:pPr>
      <w:r>
        <w:rPr>
          <w:b/>
          <w:bCs/>
          <w:noProof/>
          <w:sz w:val="20"/>
          <w:szCs w:val="20"/>
        </w:rPr>
        <w:drawing>
          <wp:inline distT="0" distB="0" distL="0" distR="0">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BA3BDB" w:rsidRPr="00886250" w:rsidRDefault="00BA3BDB" w:rsidP="00EF00B7">
      <w:pPr>
        <w:spacing w:line="480" w:lineRule="auto"/>
        <w:rPr>
          <w:noProof/>
          <w:sz w:val="20"/>
          <w:szCs w:val="20"/>
        </w:rPr>
      </w:pPr>
      <w:bookmarkStart w:id="66" w:name="_Ref383675982"/>
      <w:r w:rsidRPr="00BA3BDB">
        <w:rPr>
          <w:b/>
          <w:bCs/>
          <w:sz w:val="20"/>
          <w:szCs w:val="20"/>
        </w:rPr>
        <w:t xml:space="preserve">Figure </w:t>
      </w:r>
      <w:r w:rsidR="00F200B0" w:rsidRPr="00BA3BDB">
        <w:rPr>
          <w:b/>
          <w:bCs/>
          <w:sz w:val="20"/>
          <w:szCs w:val="20"/>
        </w:rPr>
        <w:fldChar w:fldCharType="begin"/>
      </w:r>
      <w:r w:rsidRPr="00BA3BDB">
        <w:rPr>
          <w:b/>
          <w:bCs/>
          <w:sz w:val="20"/>
          <w:szCs w:val="20"/>
        </w:rPr>
        <w:instrText xml:space="preserve"> SEQ Figure \* ARABIC </w:instrText>
      </w:r>
      <w:r w:rsidR="00F200B0" w:rsidRPr="00BA3BDB">
        <w:rPr>
          <w:b/>
          <w:bCs/>
          <w:sz w:val="20"/>
          <w:szCs w:val="20"/>
        </w:rPr>
        <w:fldChar w:fldCharType="separate"/>
      </w:r>
      <w:r w:rsidRPr="00BA3BDB">
        <w:rPr>
          <w:b/>
          <w:bCs/>
          <w:sz w:val="20"/>
          <w:szCs w:val="20"/>
        </w:rPr>
        <w:t>3</w:t>
      </w:r>
      <w:r w:rsidR="00F200B0" w:rsidRPr="00BA3BDB">
        <w:rPr>
          <w:b/>
          <w:bCs/>
          <w:sz w:val="20"/>
          <w:szCs w:val="20"/>
        </w:rPr>
        <w:fldChar w:fldCharType="end"/>
      </w:r>
      <w:bookmarkEnd w:id="66"/>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sidR="00EF00B7">
        <w:rPr>
          <w:sz w:val="20"/>
          <w:szCs w:val="20"/>
        </w:rPr>
        <w:t>A</w:t>
      </w:r>
      <w:r w:rsidR="00EF00B7" w:rsidRPr="00886250">
        <w:rPr>
          <w:sz w:val="20"/>
          <w:szCs w:val="20"/>
        </w:rPr>
        <w:t xml:space="preserve"> black circle </w:t>
      </w:r>
      <w:r w:rsidR="00EF00B7">
        <w:rPr>
          <w:sz w:val="20"/>
          <w:szCs w:val="20"/>
        </w:rPr>
        <w:t>for n</w:t>
      </w:r>
      <w:r w:rsidR="00EF00B7" w:rsidRPr="00886250">
        <w:rPr>
          <w:sz w:val="20"/>
          <w:szCs w:val="20"/>
        </w:rPr>
        <w:t>ormal</w:t>
      </w:r>
      <w:r w:rsidR="00EF00B7">
        <w:rPr>
          <w:sz w:val="20"/>
          <w:szCs w:val="20"/>
        </w:rPr>
        <w:t xml:space="preserve"> </w:t>
      </w:r>
      <w:r w:rsidR="00EF00B7" w:rsidRPr="00886250">
        <w:rPr>
          <w:sz w:val="20"/>
          <w:szCs w:val="20"/>
        </w:rPr>
        <w:t xml:space="preserve">mutagenesis </w:t>
      </w:r>
      <w:r w:rsidR="00EF00B7">
        <w:rPr>
          <w:sz w:val="20"/>
          <w:szCs w:val="20"/>
        </w:rPr>
        <w:t>(NM</w:t>
      </w:r>
      <w:r w:rsidR="00EF00B7">
        <w:rPr>
          <w:i/>
          <w:iCs/>
          <w:sz w:val="20"/>
          <w:szCs w:val="20"/>
        </w:rPr>
        <w:t xml:space="preserve">; </w:t>
      </w:r>
      <w:r w:rsidRPr="00886250">
        <w:rPr>
          <w:i/>
          <w:iCs/>
          <w:sz w:val="20"/>
          <w:szCs w:val="20"/>
        </w:rPr>
        <w:t>τ</w:t>
      </w:r>
      <w:r w:rsidRPr="00886250">
        <w:rPr>
          <w:sz w:val="20"/>
          <w:szCs w:val="20"/>
        </w:rPr>
        <w:t>=1</w:t>
      </w:r>
      <w:r w:rsidR="00EF00B7">
        <w:rPr>
          <w:sz w:val="20"/>
          <w:szCs w:val="20"/>
        </w:rPr>
        <w:t>)</w:t>
      </w:r>
      <w:r w:rsidRPr="00886250">
        <w:rPr>
          <w:sz w:val="20"/>
          <w:szCs w:val="20"/>
        </w:rPr>
        <w:t xml:space="preserve">; </w:t>
      </w:r>
      <w:r w:rsidR="00EF00B7">
        <w:rPr>
          <w:sz w:val="20"/>
          <w:szCs w:val="20"/>
        </w:rPr>
        <w:t xml:space="preserve">solid </w:t>
      </w:r>
      <w:r w:rsidR="00EF00B7" w:rsidRPr="00886250">
        <w:rPr>
          <w:sz w:val="20"/>
          <w:szCs w:val="20"/>
        </w:rPr>
        <w:t>line</w:t>
      </w:r>
      <w:r w:rsidR="00EF00B7">
        <w:rPr>
          <w:sz w:val="20"/>
          <w:szCs w:val="20"/>
        </w:rPr>
        <w:t xml:space="preserve"> with </w:t>
      </w:r>
      <w:r w:rsidR="00EF00B7" w:rsidRPr="00886250">
        <w:rPr>
          <w:sz w:val="20"/>
          <w:szCs w:val="20"/>
        </w:rPr>
        <w:t xml:space="preserve">circles </w:t>
      </w:r>
      <w:r w:rsidR="00EF00B7">
        <w:rPr>
          <w:sz w:val="20"/>
          <w:szCs w:val="20"/>
        </w:rPr>
        <w:t xml:space="preserve">for </w:t>
      </w:r>
      <w:r w:rsidR="00EF00B7" w:rsidRPr="00886250">
        <w:rPr>
          <w:sz w:val="20"/>
          <w:szCs w:val="20"/>
        </w:rPr>
        <w:t xml:space="preserve">constitutive mutagenesis </w:t>
      </w:r>
      <w:r w:rsidR="00EF00B7">
        <w:rPr>
          <w:sz w:val="20"/>
          <w:szCs w:val="20"/>
        </w:rPr>
        <w:t>(CM)</w:t>
      </w:r>
      <w:r w:rsidRPr="00886250">
        <w:rPr>
          <w:sz w:val="20"/>
          <w:szCs w:val="20"/>
        </w:rPr>
        <w:t xml:space="preserve">; </w:t>
      </w:r>
      <w:r w:rsidR="00EF00B7">
        <w:rPr>
          <w:sz w:val="20"/>
          <w:szCs w:val="20"/>
        </w:rPr>
        <w:t xml:space="preserve">solid </w:t>
      </w:r>
      <w:r w:rsidR="00EF00B7" w:rsidRPr="00886250">
        <w:rPr>
          <w:sz w:val="20"/>
          <w:szCs w:val="20"/>
        </w:rPr>
        <w:t>line</w:t>
      </w:r>
      <w:r w:rsidR="00EF00B7">
        <w:rPr>
          <w:sz w:val="20"/>
          <w:szCs w:val="20"/>
        </w:rPr>
        <w:t xml:space="preserve"> with squares for stress-induced mutagenesis (</w:t>
      </w:r>
      <w:r w:rsidRPr="00886250">
        <w:rPr>
          <w:sz w:val="20"/>
          <w:szCs w:val="20"/>
        </w:rPr>
        <w:t>SIM</w:t>
      </w:r>
      <w:r w:rsidR="00EF00B7">
        <w:rPr>
          <w:sz w:val="20"/>
          <w:szCs w:val="20"/>
        </w:rPr>
        <w:t>)</w:t>
      </w:r>
      <w:r w:rsidRPr="00886250">
        <w:rPr>
          <w:sz w:val="20"/>
          <w:szCs w:val="20"/>
        </w:rPr>
        <w:t>. Lines are analytic approximations</w:t>
      </w:r>
      <w:r w:rsidR="00EF00B7">
        <w:rPr>
          <w:sz w:val="20"/>
          <w:szCs w:val="20"/>
        </w:rPr>
        <w:t>. M</w:t>
      </w:r>
      <w:r w:rsidRPr="00886250">
        <w:rPr>
          <w:sz w:val="20"/>
          <w:szCs w:val="20"/>
        </w:rPr>
        <w:t>arkers are the means of stochastic simulations results</w:t>
      </w:r>
      <w:r w:rsidR="00EF00B7">
        <w:rPr>
          <w:sz w:val="20"/>
          <w:szCs w:val="20"/>
        </w:rPr>
        <w:t>. E</w:t>
      </w:r>
      <w:r w:rsidRPr="00886250">
        <w:rPr>
          <w:sz w:val="20"/>
          <w:szCs w:val="20"/>
        </w:rPr>
        <w:t xml:space="preserve">rror bars represent 95% confidence interval of the mean (at least 1,000 </w:t>
      </w:r>
      <w:r w:rsidR="00EF00B7">
        <w:rPr>
          <w:sz w:val="20"/>
          <w:szCs w:val="20"/>
        </w:rPr>
        <w:t>simulations</w:t>
      </w:r>
      <w:r w:rsidRPr="00886250">
        <w:rPr>
          <w:sz w:val="20"/>
          <w:szCs w:val="20"/>
        </w:rPr>
        <w:t xml:space="preserve"> per point; computed with bootstrap with 1,000 samples per point). Parameters (see </w:t>
      </w:r>
      <w:r w:rsidR="00477C9F">
        <w:fldChar w:fldCharType="begin"/>
      </w:r>
      <w:r w:rsidR="00477C9F">
        <w:instrText xml:space="preserve"> REF _Ref358791100 \h  \* MERGEFORMAT </w:instrText>
      </w:r>
      <w:r w:rsidR="00477C9F">
        <w:fldChar w:fldCharType="separate"/>
      </w:r>
      <w:r w:rsidRPr="00886250">
        <w:rPr>
          <w:sz w:val="20"/>
          <w:szCs w:val="20"/>
        </w:rPr>
        <w:t>Table 1</w:t>
      </w:r>
      <w:r w:rsidR="00477C9F">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sidR="00EF00B7">
        <w:rPr>
          <w:rFonts w:eastAsiaTheme="minorEastAsia"/>
          <w:noProof/>
          <w:sz w:val="20"/>
          <w:szCs w:val="20"/>
        </w:rPr>
        <w:t xml:space="preserve">beneficial </w:t>
      </w:r>
      <w:r w:rsidRPr="00886250">
        <w:rPr>
          <w:rFonts w:eastAsiaTheme="minorEastAsia"/>
          <w:noProof/>
          <w:sz w:val="20"/>
          <w:szCs w:val="20"/>
        </w:rPr>
        <w:t>dou</w:t>
      </w:r>
      <w:r w:rsidR="00EF00B7">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sidR="00EF00B7">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sidR="00EF00B7">
        <w:rPr>
          <w:sz w:val="20"/>
          <w:szCs w:val="20"/>
        </w:rPr>
        <w:t>e</w:t>
      </w:r>
      <w:r w:rsidRPr="00886250">
        <w:rPr>
          <w:sz w:val="20"/>
          <w:szCs w:val="20"/>
        </w:rPr>
        <w:t>ter</w:t>
      </w:r>
      <w:r w:rsidR="00EF00B7">
        <w:rPr>
          <w:sz w:val="20"/>
          <w:szCs w:val="20"/>
        </w:rPr>
        <w:t xml:space="preserve"> value</w:t>
      </w:r>
      <w:r w:rsidRPr="00886250">
        <w:rPr>
          <w:sz w:val="20"/>
          <w:szCs w:val="20"/>
        </w:rPr>
        <w:t>s as in panel A.</w:t>
      </w:r>
      <w:r w:rsidRPr="00886250">
        <w:rPr>
          <w:noProof/>
          <w:sz w:val="20"/>
          <w:szCs w:val="20"/>
        </w:rPr>
        <w:t xml:space="preserve"> </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5521D" w:rsidRPr="00733307" w:rsidRDefault="0027326A" w:rsidP="0027326A">
      <w:pPr>
        <w:spacing w:line="480" w:lineRule="auto"/>
        <w:jc w:val="center"/>
        <w:rPr>
          <w:sz w:val="20"/>
          <w:szCs w:val="20"/>
        </w:rPr>
      </w:pPr>
      <w:r>
        <w:rPr>
          <w:noProof/>
          <w:sz w:val="20"/>
          <w:szCs w:val="20"/>
        </w:rPr>
        <w:drawing>
          <wp:inline distT="0" distB="0" distL="0" distR="0">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F9201C">
      <w:pPr>
        <w:pStyle w:val="FigureLegend"/>
        <w:spacing w:line="480" w:lineRule="auto"/>
        <w:jc w:val="left"/>
        <w:rPr>
          <w:rFonts w:eastAsiaTheme="minorEastAsia"/>
          <w:sz w:val="20"/>
          <w:szCs w:val="20"/>
          <w:lang w:bidi="hi-IN"/>
        </w:rPr>
      </w:pPr>
      <w:bookmarkStart w:id="67" w:name="_Ref360184105"/>
      <w:r w:rsidRPr="00733307">
        <w:rPr>
          <w:b/>
          <w:bCs/>
          <w:sz w:val="20"/>
          <w:szCs w:val="20"/>
        </w:rPr>
        <w:t xml:space="preserve">Figure </w:t>
      </w:r>
      <w:r w:rsidR="00F200B0" w:rsidRPr="00733307">
        <w:rPr>
          <w:b/>
          <w:bCs/>
          <w:sz w:val="20"/>
          <w:szCs w:val="20"/>
        </w:rPr>
        <w:fldChar w:fldCharType="begin"/>
      </w:r>
      <w:r w:rsidRPr="00733307">
        <w:rPr>
          <w:b/>
          <w:bCs/>
          <w:sz w:val="20"/>
          <w:szCs w:val="20"/>
        </w:rPr>
        <w:instrText xml:space="preserve"> SEQ Figure \* ARABIC </w:instrText>
      </w:r>
      <w:r w:rsidR="00F200B0" w:rsidRPr="00733307">
        <w:rPr>
          <w:b/>
          <w:bCs/>
          <w:sz w:val="20"/>
          <w:szCs w:val="20"/>
        </w:rPr>
        <w:fldChar w:fldCharType="separate"/>
      </w:r>
      <w:r w:rsidR="00BA3BDB">
        <w:rPr>
          <w:b/>
          <w:bCs/>
          <w:noProof/>
          <w:sz w:val="20"/>
          <w:szCs w:val="20"/>
        </w:rPr>
        <w:t>4</w:t>
      </w:r>
      <w:r w:rsidR="00F200B0" w:rsidRPr="00733307">
        <w:rPr>
          <w:b/>
          <w:bCs/>
          <w:sz w:val="20"/>
          <w:szCs w:val="20"/>
        </w:rPr>
        <w:fldChar w:fldCharType="end"/>
      </w:r>
      <w:bookmarkEnd w:id="67"/>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w:t>
      </w:r>
      <w:r w:rsidR="00F9201C">
        <w:rPr>
          <w:rFonts w:eastAsiaTheme="minorEastAsia"/>
          <w:i/>
          <w:iCs/>
          <w:noProof/>
          <w:sz w:val="20"/>
          <w:szCs w:val="20"/>
        </w:rPr>
        <w:t>g</w:t>
      </w:r>
      <w:r w:rsidR="008E43B1" w:rsidRPr="00733307">
        <w:rPr>
          <w:rFonts w:eastAsiaTheme="minorEastAsia"/>
          <w:i/>
          <w:iCs/>
          <w:noProof/>
          <w:sz w:val="20"/>
          <w:szCs w:val="20"/>
        </w:rPr>
        <w:t xml:space="preserve">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rate</w:t>
      </w:r>
      <w:r w:rsidR="00F9201C">
        <w:rPr>
          <w:noProof/>
          <w:sz w:val="20"/>
          <w:szCs w:val="20"/>
        </w:rPr>
        <w:t xml:space="preserve"> of complex </w:t>
      </w:r>
      <w:r w:rsidR="00F9201C" w:rsidRPr="00733307">
        <w:rPr>
          <w:noProof/>
          <w:sz w:val="20"/>
          <w:szCs w:val="20"/>
        </w:rPr>
        <w:t>adaptation</w:t>
      </w:r>
      <w:r w:rsidR="00AF57D2" w:rsidRPr="00733307">
        <w:rPr>
          <w:noProof/>
          <w:sz w:val="20"/>
          <w:szCs w:val="20"/>
        </w:rPr>
        <w:t xml:space="preserv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477C9F">
        <w:fldChar w:fldCharType="begin"/>
      </w:r>
      <w:r w:rsidR="00477C9F">
        <w:instrText xml:space="preserve"> REF _Ref374094382 \h  \* MERGEFORMAT </w:instrText>
      </w:r>
      <w:r w:rsidR="00477C9F">
        <w:fldChar w:fldCharType="separate"/>
      </w:r>
      <w:r w:rsidR="00C87AF4" w:rsidRPr="00733307">
        <w:t>6</w:t>
      </w:r>
      <w:r w:rsidR="00477C9F">
        <w:fldChar w:fldCharType="end"/>
      </w:r>
      <w:r w:rsidR="00C87AF4" w:rsidRPr="00733307">
        <w:rPr>
          <w:rFonts w:eastAsiaTheme="minorEastAsia"/>
          <w:noProof/>
          <w:sz w:val="20"/>
          <w:szCs w:val="20"/>
        </w:rPr>
        <w:t>-</w:t>
      </w:r>
      <w:r w:rsidR="00477C9F">
        <w:fldChar w:fldCharType="begin"/>
      </w:r>
      <w:r w:rsidR="00477C9F">
        <w:instrText xml:space="preserve"> REF _Ref374094156 \h  \* MERGEFORMAT </w:instrText>
      </w:r>
      <w:r w:rsidR="00477C9F">
        <w:fldChar w:fldCharType="separate"/>
      </w:r>
      <w:r w:rsidR="00C87AF4" w:rsidRPr="00733307">
        <w:t>8</w:t>
      </w:r>
      <w:r w:rsidR="00477C9F">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 and of stressed individuals</w:t>
      </w:r>
      <w:r w:rsidR="00C87AF4" w:rsidRPr="00733307">
        <w:rPr>
          <w:rFonts w:cs="Times New Roman"/>
          <w:sz w:val="20"/>
          <w:szCs w:val="20"/>
        </w:rPr>
        <w:t xml:space="preserve"> </w:t>
      </w:r>
      <w:r w:rsidR="00F9201C">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477C9F">
        <w:fldChar w:fldCharType="begin"/>
      </w:r>
      <w:r w:rsidR="00477C9F">
        <w:instrText xml:space="preserve"> REF _Ref358791100 \h  \* MERGEFORMAT </w:instrText>
      </w:r>
      <w:r w:rsidR="00477C9F">
        <w:fldChar w:fldCharType="separate"/>
      </w:r>
      <w:r w:rsidR="00815DEF" w:rsidRPr="00733307">
        <w:rPr>
          <w:sz w:val="20"/>
          <w:szCs w:val="20"/>
        </w:rPr>
        <w:t>Table 1</w:t>
      </w:r>
      <w:r w:rsidR="00477C9F">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68" w:name="_Ref374366687"/>
      <w:r>
        <w:rPr>
          <w:rFonts w:eastAsiaTheme="minorHAnsi"/>
          <w:smallCaps w:val="0"/>
          <w:noProof/>
          <w:color w:val="auto"/>
          <w:spacing w:val="0"/>
          <w:sz w:val="20"/>
          <w:szCs w:val="20"/>
          <w:lang w:bidi="he-IL"/>
        </w:rPr>
        <w:drawing>
          <wp:inline distT="0" distB="0" distL="0" distR="0">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F9201C">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F200B0"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F200B0" w:rsidRPr="00733307">
        <w:rPr>
          <w:rFonts w:eastAsiaTheme="minorHAnsi"/>
          <w:smallCaps w:val="0"/>
          <w:color w:val="auto"/>
          <w:spacing w:val="0"/>
          <w:sz w:val="20"/>
          <w:szCs w:val="20"/>
          <w:lang w:bidi="he-IL"/>
        </w:rPr>
        <w:fldChar w:fldCharType="separate"/>
      </w:r>
      <w:r w:rsidR="00BA3BDB">
        <w:rPr>
          <w:rFonts w:eastAsiaTheme="minorHAnsi"/>
          <w:smallCaps w:val="0"/>
          <w:noProof/>
          <w:color w:val="auto"/>
          <w:spacing w:val="0"/>
          <w:sz w:val="20"/>
          <w:szCs w:val="20"/>
          <w:lang w:bidi="he-IL"/>
        </w:rPr>
        <w:t>5</w:t>
      </w:r>
      <w:r w:rsidR="00F200B0" w:rsidRPr="00733307">
        <w:rPr>
          <w:rFonts w:eastAsiaTheme="minorHAnsi"/>
          <w:smallCaps w:val="0"/>
          <w:color w:val="auto"/>
          <w:spacing w:val="0"/>
          <w:sz w:val="20"/>
          <w:szCs w:val="20"/>
          <w:lang w:bidi="he-IL"/>
        </w:rPr>
        <w:fldChar w:fldCharType="end"/>
      </w:r>
      <w:bookmarkEnd w:id="68"/>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F9201C">
        <w:rPr>
          <w:rFonts w:eastAsiaTheme="minorHAnsi"/>
          <w:b w:val="0"/>
          <w:bCs w:val="0"/>
          <w:smallCaps w:val="0"/>
          <w:noProof/>
          <w:color w:val="auto"/>
          <w:spacing w:val="0"/>
          <w:sz w:val="20"/>
          <w:szCs w:val="20"/>
          <w:lang w:bidi="he-IL"/>
        </w:rPr>
        <w:t xml:space="preserve"> S</w:t>
      </w:r>
      <w:r w:rsidR="00651080" w:rsidRPr="00733307">
        <w:rPr>
          <w:rFonts w:eastAsiaTheme="minorHAnsi"/>
          <w:b w:val="0"/>
          <w:bCs w:val="0"/>
          <w:smallCaps w:val="0"/>
          <w:noProof/>
          <w:color w:val="auto"/>
          <w:spacing w:val="0"/>
          <w:sz w:val="20"/>
          <w:szCs w:val="20"/>
          <w:lang w:bidi="he-IL"/>
        </w:rPr>
        <w:t xml:space="preserve">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w:t>
      </w:r>
      <w:r w:rsidR="00F9201C">
        <w:rPr>
          <w:rFonts w:eastAsiaTheme="minorHAnsi"/>
          <w:b w:val="0"/>
          <w:bCs w:val="0"/>
          <w:smallCaps w:val="0"/>
          <w:noProof/>
          <w:color w:val="auto"/>
          <w:spacing w:val="0"/>
          <w:sz w:val="20"/>
          <w:szCs w:val="20"/>
          <w:lang w:bidi="he-IL"/>
        </w:rPr>
        <w:t>simulations</w:t>
      </w:r>
      <w:r w:rsidR="00C87AF4" w:rsidRPr="00733307">
        <w:rPr>
          <w:rFonts w:eastAsiaTheme="minorHAnsi"/>
          <w:b w:val="0"/>
          <w:bCs w:val="0"/>
          <w:smallCaps w:val="0"/>
          <w:noProof/>
          <w:color w:val="auto"/>
          <w:spacing w:val="0"/>
          <w:sz w:val="20"/>
          <w:szCs w:val="20"/>
          <w:lang w:bidi="he-IL"/>
        </w:rPr>
        <w:t xml:space="preserve">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394551" w:rsidRDefault="00394551">
      <w:pPr>
        <w:spacing w:after="200" w:line="276" w:lineRule="auto"/>
        <w:rPr>
          <w:b/>
          <w:bCs/>
          <w:sz w:val="20"/>
          <w:szCs w:val="20"/>
        </w:rPr>
      </w:pPr>
      <w:r>
        <w:rPr>
          <w:b/>
          <w:bCs/>
          <w:sz w:val="20"/>
          <w:szCs w:val="20"/>
        </w:rPr>
        <w:br w:type="page"/>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69" w:name="_Ref358791100"/>
      <w:r>
        <w:t xml:space="preserve">Table </w:t>
      </w:r>
      <w:r w:rsidR="00F200B0">
        <w:fldChar w:fldCharType="begin"/>
      </w:r>
      <w:r w:rsidRPr="00E1623D">
        <w:instrText xml:space="preserve"> SEQ Table \* ARABIC </w:instrText>
      </w:r>
      <w:r w:rsidR="00F200B0">
        <w:fldChar w:fldCharType="separate"/>
      </w:r>
      <w:r w:rsidR="00815DEF">
        <w:rPr>
          <w:noProof/>
        </w:rPr>
        <w:t>1</w:t>
      </w:r>
      <w:r w:rsidR="00F200B0">
        <w:rPr>
          <w:noProof/>
        </w:rPr>
        <w:fldChar w:fldCharType="end"/>
      </w:r>
      <w:bookmarkEnd w:id="6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F200B0"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F200B0"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F200B0"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F200B0"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F200B0"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F200B0"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65402">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lhadany" w:date="2014-03-27T05:27:00Z" w:initials="lh">
    <w:p w:rsidR="00815A6A" w:rsidRDefault="00815A6A">
      <w:pPr>
        <w:pStyle w:val="CommentText"/>
      </w:pPr>
      <w:r>
        <w:rPr>
          <w:rStyle w:val="CommentReference"/>
        </w:rPr>
        <w:annotationRef/>
      </w:r>
      <w:r>
        <w:t>Not suitable here I think, as there are no numbers yet</w:t>
      </w:r>
    </w:p>
  </w:comment>
  <w:comment w:id="25" w:author="lhadany" w:date="2014-03-27T05:27:00Z" w:initials="lh">
    <w:p w:rsidR="000B57BD" w:rsidRDefault="000B57BD">
      <w:pPr>
        <w:pStyle w:val="CommentText"/>
      </w:pPr>
      <w:r>
        <w:rPr>
          <w:rStyle w:val="CommentReference"/>
        </w:rPr>
        <w:annotationRef/>
      </w:r>
      <w:r>
        <w:t>perhaps add? not sure</w:t>
      </w:r>
    </w:p>
  </w:comment>
  <w:comment w:id="52" w:author="lhadany" w:date="2014-03-27T05:32:00Z" w:initials="lh">
    <w:p w:rsidR="000056D7" w:rsidRDefault="000056D7">
      <w:pPr>
        <w:pStyle w:val="CommentText"/>
      </w:pPr>
      <w:r>
        <w:rPr>
          <w:rStyle w:val="CommentReference"/>
        </w:rPr>
        <w:annotationRef/>
      </w:r>
      <w:r>
        <w:t>not sure if needed</w:t>
      </w:r>
    </w:p>
  </w:comment>
  <w:comment w:id="54" w:author="lhadany" w:date="2014-03-27T05:33:00Z" w:initials="lh">
    <w:p w:rsidR="000056D7" w:rsidRDefault="000056D7">
      <w:pPr>
        <w:pStyle w:val="CommentText"/>
      </w:pPr>
      <w:r>
        <w:rPr>
          <w:rStyle w:val="CommentReference"/>
        </w:rPr>
        <w:annotationRef/>
      </w:r>
      <w:r>
        <w:rPr>
          <w:highlight w:val="yellow"/>
          <w:lang w:bidi="hi-IN"/>
        </w:rPr>
        <w:t>corresponding to</w:t>
      </w:r>
    </w:p>
  </w:comment>
  <w:comment w:id="55" w:author="lhadany" w:date="2014-03-27T05:37:00Z" w:initials="lh">
    <w:p w:rsidR="000056D7" w:rsidRDefault="000056D7">
      <w:pPr>
        <w:pStyle w:val="CommentText"/>
      </w:pPr>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7C9F" w:rsidRDefault="00477C9F" w:rsidP="009A122D">
      <w:pPr>
        <w:spacing w:after="0" w:line="240" w:lineRule="auto"/>
      </w:pPr>
      <w:r>
        <w:separator/>
      </w:r>
    </w:p>
  </w:endnote>
  <w:endnote w:type="continuationSeparator" w:id="0">
    <w:p w:rsidR="00477C9F" w:rsidRDefault="00477C9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39E616D-3C83-45D1-9700-6A18AD964213}"/>
    <w:embedBold r:id="rId2" w:fontKey="{565B1A50-FB4B-462C-BBD3-060659B4A4BA}"/>
    <w:embedItalic r:id="rId3" w:fontKey="{D0B5F517-3449-4291-B8B8-C848B2035CF0}"/>
    <w:embedBoldItalic r:id="rId4" w:fontKey="{FE9E7BEB-D9FD-4C11-8CF6-158B46D04018}"/>
  </w:font>
  <w:font w:name="Tahoma">
    <w:panose1 w:val="020B0604030504040204"/>
    <w:charset w:val="00"/>
    <w:family w:val="swiss"/>
    <w:pitch w:val="variable"/>
    <w:sig w:usb0="E1002EFF" w:usb1="C000605B" w:usb2="00000029" w:usb3="00000000" w:csb0="000101FF" w:csb1="00000000"/>
    <w:embedRegular r:id="rId5" w:fontKey="{C661F462-A811-4B5B-BB65-DE4CE57A8463}"/>
  </w:font>
  <w:font w:name="cmr10">
    <w:charset w:val="00"/>
    <w:family w:val="swiss"/>
    <w:pitch w:val="variable"/>
    <w:sig w:usb0="00000003" w:usb1="00000000" w:usb2="00000000" w:usb3="00000000" w:csb0="00000001" w:csb1="00000000"/>
    <w:embedRegular r:id="rId6" w:fontKey="{00ECFD9B-C0EF-420C-97DA-29D135887633}"/>
  </w:font>
  <w:font w:name="Cambria Math">
    <w:panose1 w:val="02040503050406030204"/>
    <w:charset w:val="00"/>
    <w:family w:val="roman"/>
    <w:pitch w:val="variable"/>
    <w:sig w:usb0="E00002FF" w:usb1="420024FF" w:usb2="00000000" w:usb3="00000000" w:csb0="0000019F" w:csb1="00000000"/>
    <w:embedItalic r:id="rId7" w:fontKey="{9B4FD3DB-098C-4288-9E8C-E7451D1AB1A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C42628" w:rsidRDefault="00477C9F">
        <w:pPr>
          <w:pStyle w:val="Footer"/>
          <w:jc w:val="center"/>
        </w:pPr>
        <w:r>
          <w:fldChar w:fldCharType="begin"/>
        </w:r>
        <w:r>
          <w:instrText xml:space="preserve"> PAGE   \* MERGEFORMAT </w:instrText>
        </w:r>
        <w:r>
          <w:fldChar w:fldCharType="separate"/>
        </w:r>
        <w:r w:rsidR="00416F7F">
          <w:rPr>
            <w:noProof/>
          </w:rPr>
          <w:t>1</w:t>
        </w:r>
        <w:r>
          <w:rPr>
            <w:noProof/>
          </w:rPr>
          <w:fldChar w:fldCharType="end"/>
        </w:r>
      </w:p>
    </w:sdtContent>
  </w:sdt>
  <w:p w:rsidR="00C42628" w:rsidRDefault="00C426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7C9F" w:rsidRDefault="00477C9F" w:rsidP="009A122D">
      <w:pPr>
        <w:spacing w:after="0" w:line="240" w:lineRule="auto"/>
      </w:pPr>
      <w:r>
        <w:separator/>
      </w:r>
    </w:p>
  </w:footnote>
  <w:footnote w:type="continuationSeparator" w:id="0">
    <w:p w:rsidR="00477C9F" w:rsidRDefault="00477C9F"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2628" w:rsidRDefault="00C42628"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77C9F"/>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328A"/>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58D2"/>
    <w:rsid w:val="007169AD"/>
    <w:rsid w:val="00720682"/>
    <w:rsid w:val="00721A13"/>
    <w:rsid w:val="00723F0C"/>
    <w:rsid w:val="00726BD4"/>
    <w:rsid w:val="00733307"/>
    <w:rsid w:val="00733446"/>
    <w:rsid w:val="0073580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D2D9C"/>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2628"/>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D62C4"/>
    <w:rsid w:val="00DD7A57"/>
    <w:rsid w:val="00DD7F71"/>
    <w:rsid w:val="00DE1C4B"/>
    <w:rsid w:val="00DE1F0E"/>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9201C"/>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508A7-C880-4F37-8BDD-7FB7F6A53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49699</Words>
  <Characters>248499</Characters>
  <Application>Microsoft Office Word</Application>
  <DocSecurity>0</DocSecurity>
  <Lines>2070</Lines>
  <Paragraphs>595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Abstract</vt:lpstr>
      <vt:lpstr>Introduction</vt:lpstr>
    </vt:vector>
  </TitlesOfParts>
  <Company>Tel Aviv University</Company>
  <LinksUpToDate>false</LinksUpToDate>
  <CharactersWithSpaces>297603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cp:revision>
  <dcterms:created xsi:type="dcterms:W3CDTF">2014-03-30T05:09:00Z</dcterms:created>
  <dcterms:modified xsi:type="dcterms:W3CDTF">2014-03-30T05:09:00Z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