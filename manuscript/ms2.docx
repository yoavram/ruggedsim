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r w:rsidRPr="0038310A">
        <w:rPr>
          <w:sz w:val="28"/>
          <w:szCs w:val="22"/>
        </w:rPr>
        <w:t>Yoav Ram and Lilach Hadany</w:t>
      </w:r>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8D0078">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38310A" w:rsidRDefault="001446C8">
      <w:pPr>
        <w:spacing w:line="480" w:lineRule="auto"/>
        <w:ind w:firstLine="284"/>
        <w:rPr>
          <w:ins w:id="0" w:author="Yoav Ram" w:date="2014-07-15T10:11:00Z"/>
          <w:b/>
          <w:bCs/>
          <w:lang w:bidi="hi-IN"/>
        </w:rPr>
        <w:pPrChange w:id="1" w:author="Yoav Ram" w:date="2014-07-15T10:11:00Z">
          <w:pPr>
            <w:spacing w:line="480" w:lineRule="auto"/>
          </w:pPr>
        </w:pPrChange>
      </w:pPr>
      <w:ins w:id="2" w:author="Yoav Ram" w:date="2014-07-15T10:11:00Z">
        <w:r w:rsidRPr="001446C8">
          <w:rPr>
            <w:b/>
            <w:bCs/>
            <w:lang w:bidi="hi-IN"/>
            <w:rPrChange w:id="3" w:author="Yoav Ram" w:date="2014-07-15T10:11:00Z">
              <w:rPr>
                <w:lang w:bidi="hi-IN"/>
              </w:rPr>
            </w:rPrChange>
          </w:rPr>
          <w:t>Last changed:</w:t>
        </w:r>
      </w:ins>
      <w:del w:id="4" w:author="Yoav Ram" w:date="2014-07-15T10:11:00Z">
        <w:r w:rsidR="0038310A" w:rsidRPr="001446C8" w:rsidDel="001446C8">
          <w:rPr>
            <w:b/>
            <w:bCs/>
            <w:lang w:bidi="hi-IN"/>
            <w:rPrChange w:id="5" w:author="Yoav Ram" w:date="2014-07-15T10:11:00Z">
              <w:rPr>
                <w:lang w:bidi="hi-IN"/>
              </w:rPr>
            </w:rPrChange>
          </w:rPr>
          <w:br w:type="page"/>
        </w:r>
      </w:del>
      <w:ins w:id="6" w:author="Yoav Ram" w:date="2014-07-15T10:11:00Z">
        <w:r>
          <w:rPr>
            <w:b/>
            <w:bCs/>
            <w:lang w:bidi="hi-IN"/>
          </w:rPr>
          <w:t xml:space="preserve"> </w:t>
        </w:r>
      </w:ins>
      <w:ins w:id="7" w:author="Yoav Ram" w:date="2014-07-15T10:12:00Z">
        <w:r w:rsidRPr="001446C8">
          <w:rPr>
            <w:lang w:bidi="hi-IN"/>
            <w:rPrChange w:id="8" w:author="Yoav Ram" w:date="2014-07-15T10:12:00Z">
              <w:rPr>
                <w:b/>
                <w:bCs/>
                <w:lang w:bidi="hi-IN"/>
              </w:rPr>
            </w:rPrChange>
          </w:rPr>
          <w:fldChar w:fldCharType="begin"/>
        </w:r>
        <w:r w:rsidRPr="001446C8">
          <w:rPr>
            <w:lang w:bidi="hi-IN"/>
            <w:rPrChange w:id="9" w:author="Yoav Ram" w:date="2014-07-15T10:12:00Z">
              <w:rPr>
                <w:b/>
                <w:bCs/>
                <w:lang w:bidi="hi-IN"/>
              </w:rPr>
            </w:rPrChange>
          </w:rPr>
          <w:instrText xml:space="preserve"> DATE \@ "MMMM d, yyyy" </w:instrText>
        </w:r>
      </w:ins>
      <w:r w:rsidRPr="001446C8">
        <w:rPr>
          <w:lang w:bidi="hi-IN"/>
          <w:rPrChange w:id="10" w:author="Yoav Ram" w:date="2014-07-15T10:12:00Z">
            <w:rPr>
              <w:b/>
              <w:bCs/>
              <w:lang w:bidi="hi-IN"/>
            </w:rPr>
          </w:rPrChange>
        </w:rPr>
        <w:fldChar w:fldCharType="separate"/>
      </w:r>
      <w:ins w:id="11" w:author="Yoav Ram" w:date="2014-07-15T14:14:00Z">
        <w:r w:rsidR="00584435">
          <w:rPr>
            <w:noProof/>
            <w:lang w:bidi="hi-IN"/>
          </w:rPr>
          <w:t>July 15, 2014</w:t>
        </w:r>
      </w:ins>
      <w:ins w:id="12" w:author="Yoav Ram" w:date="2014-07-15T10:12:00Z">
        <w:r w:rsidRPr="001446C8">
          <w:rPr>
            <w:lang w:bidi="hi-IN"/>
            <w:rPrChange w:id="13" w:author="Yoav Ram" w:date="2014-07-15T10:12:00Z">
              <w:rPr>
                <w:b/>
                <w:bCs/>
                <w:lang w:bidi="hi-IN"/>
              </w:rPr>
            </w:rPrChange>
          </w:rPr>
          <w:fldChar w:fldCharType="end"/>
        </w:r>
      </w:ins>
    </w:p>
    <w:p w:rsidR="001446C8" w:rsidRDefault="001446C8">
      <w:pPr>
        <w:spacing w:after="200" w:line="276" w:lineRule="auto"/>
        <w:rPr>
          <w:ins w:id="14" w:author="Yoav Ram" w:date="2014-07-15T10:11:00Z"/>
          <w:b/>
          <w:bCs/>
          <w:lang w:bidi="hi-IN"/>
        </w:rPr>
      </w:pPr>
      <w:ins w:id="15" w:author="Yoav Ram" w:date="2014-07-15T10:11:00Z">
        <w:r>
          <w:rPr>
            <w:b/>
            <w:bCs/>
            <w:lang w:bidi="hi-IN"/>
          </w:rPr>
          <w:br w:type="page"/>
        </w:r>
      </w:ins>
    </w:p>
    <w:p w:rsidR="001446C8" w:rsidRPr="001446C8" w:rsidDel="001446C8" w:rsidRDefault="001446C8">
      <w:pPr>
        <w:spacing w:line="480" w:lineRule="auto"/>
        <w:ind w:firstLine="284"/>
        <w:rPr>
          <w:del w:id="16" w:author="Yoav Ram" w:date="2014-07-15T10:11:00Z"/>
          <w:b/>
          <w:bCs/>
          <w:lang w:bidi="hi-IN"/>
          <w:rPrChange w:id="17" w:author="Yoav Ram" w:date="2014-07-15T10:11:00Z">
            <w:rPr>
              <w:del w:id="18" w:author="Yoav Ram" w:date="2014-07-15T10:11:00Z"/>
              <w:lang w:bidi="hi-IN"/>
            </w:rPr>
          </w:rPrChange>
        </w:rPr>
        <w:pPrChange w:id="19" w:author="Yoav Ram" w:date="2014-07-15T10:11:00Z">
          <w:pPr>
            <w:spacing w:line="480" w:lineRule="auto"/>
          </w:pPr>
        </w:pPrChange>
      </w:pPr>
    </w:p>
    <w:p w:rsidR="003757EA" w:rsidRDefault="002C7209" w:rsidP="008D0078">
      <w:pPr>
        <w:pStyle w:val="Heading1"/>
        <w:keepLines w:val="0"/>
        <w:numPr>
          <w:ilvl w:val="0"/>
          <w:numId w:val="0"/>
        </w:numPr>
        <w:tabs>
          <w:tab w:val="left" w:pos="482"/>
        </w:tabs>
        <w:spacing w:after="180" w:line="480" w:lineRule="auto"/>
        <w:jc w:val="both"/>
      </w:pPr>
      <w:r>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There is experimental, clinical</w:t>
      </w:r>
      <w:ins w:id="20" w:author="Yoav Ram" w:date="2014-07-15T10:20:00Z">
        <w:r w:rsidR="00F90DBC">
          <w:t>,</w:t>
        </w:r>
      </w:ins>
      <w:r>
        <w:t xml:space="preserve">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616194">
        <w:fldChar w:fldCharType="begin" w:fldLock="1"/>
      </w:r>
      <w:r w:rsidR="002A5AC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616194">
        <w:fldChar w:fldCharType="separate"/>
      </w:r>
      <w:r w:rsidR="00A328A2" w:rsidRPr="00A328A2">
        <w:rPr>
          <w:noProof/>
        </w:rPr>
        <w:t>[1–3]</w:t>
      </w:r>
      <w:r w:rsidR="00616194">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616194" w:rsidRPr="00FB3C6B">
        <w:fldChar w:fldCharType="begin" w:fldLock="1"/>
      </w:r>
      <w:r w:rsidR="002A5ACF">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616194" w:rsidRPr="00FB3C6B">
        <w:fldChar w:fldCharType="separate"/>
      </w:r>
      <w:r w:rsidR="00F90DBC" w:rsidRPr="00F90DBC">
        <w:rPr>
          <w:noProof/>
        </w:rPr>
        <w:t>[4]</w:t>
      </w:r>
      <w:r w:rsidR="00616194"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616194" w:rsidRPr="00FB3C6B">
        <w:fldChar w:fldCharType="begin" w:fldLock="1"/>
      </w:r>
      <w:r w:rsidR="002A5ACF">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616194" w:rsidRPr="00FB3C6B">
        <w:fldChar w:fldCharType="separate"/>
      </w:r>
      <w:r w:rsidR="00F90DBC" w:rsidRPr="00F90DBC">
        <w:rPr>
          <w:noProof/>
        </w:rPr>
        <w:t>[5]</w:t>
      </w:r>
      <w:r w:rsidR="00616194"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616194" w:rsidRPr="00FB3C6B">
        <w:fldChar w:fldCharType="begin" w:fldLock="1"/>
      </w:r>
      <w:r w:rsidR="002A5ACF">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616194" w:rsidRPr="00FB3C6B">
        <w:fldChar w:fldCharType="separate"/>
      </w:r>
      <w:r w:rsidR="00F90DBC" w:rsidRPr="00F90DBC">
        <w:rPr>
          <w:noProof/>
        </w:rPr>
        <w:t>[6,7]</w:t>
      </w:r>
      <w:r w:rsidR="00616194"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616194">
        <w:fldChar w:fldCharType="begin" w:fldLock="1"/>
      </w:r>
      <w:r w:rsidR="002A5ACF">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616194">
        <w:fldChar w:fldCharType="separate"/>
      </w:r>
      <w:r w:rsidR="00F90DBC" w:rsidRPr="00F90DBC">
        <w:rPr>
          <w:noProof/>
        </w:rPr>
        <w:t>[8]</w:t>
      </w:r>
      <w:r w:rsidR="00616194">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616194" w:rsidRPr="00FB3C6B">
        <w:fldChar w:fldCharType="begin" w:fldLock="1"/>
      </w:r>
      <w:r w:rsidR="002A5AC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616194" w:rsidRPr="00FB3C6B">
        <w:fldChar w:fldCharType="separate"/>
      </w:r>
      <w:r w:rsidR="00F90DBC" w:rsidRPr="00F90DBC">
        <w:rPr>
          <w:noProof/>
        </w:rPr>
        <w:t>[9,10]</w:t>
      </w:r>
      <w:r w:rsidR="00616194" w:rsidRPr="00FB3C6B">
        <w:fldChar w:fldCharType="end"/>
      </w:r>
      <w:r w:rsidR="00E1760D">
        <w:t>,</w:t>
      </w:r>
      <w:r w:rsidR="003E2958">
        <w:t xml:space="preserve"> mathematical analysis, and</w:t>
      </w:r>
      <w:r w:rsidR="00E1760D">
        <w:t xml:space="preserve"> simulations </w:t>
      </w:r>
      <w:r w:rsidR="00616194">
        <w:fldChar w:fldCharType="begin" w:fldLock="1"/>
      </w:r>
      <w:r w:rsidR="002A5ACF">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616194">
        <w:fldChar w:fldCharType="separate"/>
      </w:r>
      <w:r w:rsidR="00635E26" w:rsidRPr="00635E26">
        <w:rPr>
          <w:noProof/>
        </w:rPr>
        <w:t>[11–13]</w:t>
      </w:r>
      <w:r w:rsidR="00616194">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616194">
        <w:fldChar w:fldCharType="begin" w:fldLock="1"/>
      </w:r>
      <w:r w:rsidR="002A5AC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616194">
        <w:fldChar w:fldCharType="separate"/>
      </w:r>
      <w:r w:rsidR="00635E26" w:rsidRPr="00635E26">
        <w:rPr>
          <w:noProof/>
        </w:rPr>
        <w:t>[14]</w:t>
      </w:r>
      <w:r w:rsidR="00616194">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616194">
        <w:fldChar w:fldCharType="begin" w:fldLock="1"/>
      </w:r>
      <w:r w:rsidR="002A5AC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616194">
        <w:fldChar w:fldCharType="separate"/>
      </w:r>
      <w:r w:rsidR="00635E26" w:rsidRPr="00635E26">
        <w:rPr>
          <w:noProof/>
        </w:rPr>
        <w:t>[15]</w:t>
      </w:r>
      <w:r w:rsidR="00616194">
        <w:fldChar w:fldCharType="end"/>
      </w:r>
      <w:r w:rsidR="001B2273">
        <w:t xml:space="preserve">. SIM </w:t>
      </w:r>
      <w:r w:rsidR="00A70BE8">
        <w:t>has been</w:t>
      </w:r>
      <w:r w:rsidR="00AE4609">
        <w:t xml:space="preserve"> observed </w:t>
      </w:r>
      <w:r w:rsidR="001B2273">
        <w:t xml:space="preserve">in lab strains </w:t>
      </w:r>
      <w:r w:rsidR="00616194">
        <w:rPr>
          <w:i/>
          <w:iCs/>
        </w:rPr>
        <w:fldChar w:fldCharType="begin" w:fldLock="1"/>
      </w:r>
      <w:r w:rsidR="002A5ACF">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616194">
        <w:rPr>
          <w:i/>
          <w:iCs/>
        </w:rPr>
        <w:fldChar w:fldCharType="separate"/>
      </w:r>
      <w:r w:rsidR="00635E26" w:rsidRPr="00635E26">
        <w:rPr>
          <w:iCs/>
          <w:noProof/>
        </w:rPr>
        <w:t>[16,17]</w:t>
      </w:r>
      <w:r w:rsidR="00616194">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616194" w:rsidRPr="00FB3C6B">
        <w:fldChar w:fldCharType="begin" w:fldLock="1"/>
      </w:r>
      <w:r w:rsidR="002A5AC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"[18, but see 19]", "previouslyFormattedCitation" : "[18,19]" }, "properties" : { "noteIndex" : 0 }, "schema" : "https://github.com/citation-style-language/schema/raw/master/csl-citation.json" }</w:instrText>
      </w:r>
      <w:r w:rsidR="00616194" w:rsidRPr="00FB3C6B">
        <w:fldChar w:fldCharType="separate"/>
      </w:r>
      <w:r w:rsidR="00A328A2" w:rsidRPr="00A328A2">
        <w:rPr>
          <w:noProof/>
        </w:rPr>
        <w:t>[18,</w:t>
      </w:r>
      <w:ins w:id="21" w:author="Yoav Ram" w:date="2014-07-14T17:44:00Z">
        <w:r w:rsidR="009E1389">
          <w:rPr>
            <w:noProof/>
          </w:rPr>
          <w:t xml:space="preserve"> but see </w:t>
        </w:r>
      </w:ins>
      <w:r w:rsidR="00A328A2" w:rsidRPr="00A328A2">
        <w:rPr>
          <w:noProof/>
        </w:rPr>
        <w:t>19]</w:t>
      </w:r>
      <w:r w:rsidR="00616194"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616194" w:rsidRPr="00FB3C6B">
        <w:fldChar w:fldCharType="begin" w:fldLock="1"/>
      </w:r>
      <w:r w:rsidR="002A5ACF">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616194" w:rsidRPr="00FB3C6B">
        <w:fldChar w:fldCharType="separate"/>
      </w:r>
      <w:r w:rsidR="00635E26" w:rsidRPr="00635E26">
        <w:rPr>
          <w:noProof/>
        </w:rPr>
        <w:t>[20]</w:t>
      </w:r>
      <w:r w:rsidR="00616194" w:rsidRPr="00FB3C6B">
        <w:fldChar w:fldCharType="end"/>
      </w:r>
      <w:r w:rsidR="00C53C8F" w:rsidRPr="00FB3C6B">
        <w:t xml:space="preserve">, </w:t>
      </w:r>
      <w:r w:rsidR="00C53C8F" w:rsidRPr="00FB3C6B">
        <w:rPr>
          <w:i/>
          <w:iCs/>
        </w:rPr>
        <w:t xml:space="preserve">Helicobacter pylori </w:t>
      </w:r>
      <w:r w:rsidR="00616194" w:rsidRPr="00FB3C6B">
        <w:rPr>
          <w:i/>
          <w:iCs/>
        </w:rPr>
        <w:fldChar w:fldCharType="begin" w:fldLock="1"/>
      </w:r>
      <w:r w:rsidR="002A5ACF">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616194" w:rsidRPr="00FB3C6B">
        <w:rPr>
          <w:i/>
          <w:iCs/>
        </w:rPr>
        <w:fldChar w:fldCharType="separate"/>
      </w:r>
      <w:r w:rsidR="00635E26" w:rsidRPr="00635E26">
        <w:rPr>
          <w:iCs/>
          <w:noProof/>
        </w:rPr>
        <w:t>[21]</w:t>
      </w:r>
      <w:r w:rsidR="00616194" w:rsidRPr="00FB3C6B">
        <w:rPr>
          <w:i/>
          <w:iCs/>
        </w:rPr>
        <w:fldChar w:fldCharType="end"/>
      </w:r>
      <w:r w:rsidR="00C53C8F" w:rsidRPr="00FB3C6B">
        <w:t>,</w:t>
      </w:r>
      <w:r w:rsidR="00E26B85">
        <w:t xml:space="preserve"> </w:t>
      </w:r>
      <w:r w:rsidR="00E26B85">
        <w:rPr>
          <w:i/>
          <w:iCs/>
        </w:rPr>
        <w:t xml:space="preserve">Vibrio cholera </w:t>
      </w:r>
      <w:r w:rsidR="00616194">
        <w:rPr>
          <w:i/>
          <w:iCs/>
        </w:rPr>
        <w:fldChar w:fldCharType="begin" w:fldLock="1"/>
      </w:r>
      <w:r w:rsidR="002A5ACF">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616194">
        <w:rPr>
          <w:i/>
          <w:iCs/>
        </w:rPr>
        <w:fldChar w:fldCharType="separate"/>
      </w:r>
      <w:r w:rsidR="00635E26" w:rsidRPr="00635E26">
        <w:rPr>
          <w:iCs/>
          <w:noProof/>
        </w:rPr>
        <w:t>[22]</w:t>
      </w:r>
      <w:r w:rsidR="00616194">
        <w:rPr>
          <w:i/>
          <w:iCs/>
        </w:rPr>
        <w:fldChar w:fldCharType="end"/>
      </w:r>
      <w:r w:rsidR="00C53C8F" w:rsidRPr="00FB3C6B">
        <w:t xml:space="preserve"> and </w:t>
      </w:r>
      <w:r w:rsidR="00C53C8F" w:rsidRPr="00FB3C6B">
        <w:rPr>
          <w:i/>
          <w:iCs/>
        </w:rPr>
        <w:t>Streptococcus pneumonia</w:t>
      </w:r>
      <w:r w:rsidR="00C53C8F" w:rsidRPr="00FB3C6B">
        <w:t xml:space="preserve"> </w:t>
      </w:r>
      <w:r w:rsidR="00616194" w:rsidRPr="00FB3C6B">
        <w:fldChar w:fldCharType="begin" w:fldLock="1"/>
      </w:r>
      <w:r w:rsidR="002A5ACF">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616194" w:rsidRPr="00FB3C6B">
        <w:fldChar w:fldCharType="separate"/>
      </w:r>
      <w:r w:rsidR="00635E26" w:rsidRPr="00635E26">
        <w:rPr>
          <w:noProof/>
        </w:rPr>
        <w:t>[23]</w:t>
      </w:r>
      <w:r w:rsidR="00616194"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616194" w:rsidRPr="00FB3C6B">
        <w:fldChar w:fldCharType="begin" w:fldLock="1"/>
      </w:r>
      <w:r w:rsidR="002A5ACF">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616194" w:rsidRPr="00FB3C6B">
        <w:fldChar w:fldCharType="separate"/>
      </w:r>
      <w:r w:rsidR="00635E26" w:rsidRPr="00635E26">
        <w:rPr>
          <w:noProof/>
        </w:rPr>
        <w:t>[24,25]</w:t>
      </w:r>
      <w:r w:rsidR="00616194" w:rsidRPr="00FB3C6B">
        <w:fldChar w:fldCharType="end"/>
      </w:r>
      <w:r w:rsidR="00C53C8F" w:rsidRPr="00FB3C6B">
        <w:t xml:space="preserve">, algae </w:t>
      </w:r>
      <w:r w:rsidR="00616194" w:rsidRPr="00FB3C6B">
        <w:fldChar w:fldCharType="begin" w:fldLock="1"/>
      </w:r>
      <w:r w:rsidR="002A5ACF">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616194" w:rsidRPr="00FB3C6B">
        <w:fldChar w:fldCharType="separate"/>
      </w:r>
      <w:r w:rsidR="00635E26" w:rsidRPr="00635E26">
        <w:rPr>
          <w:noProof/>
        </w:rPr>
        <w:t>[26]</w:t>
      </w:r>
      <w:r w:rsidR="00616194" w:rsidRPr="00FB3C6B">
        <w:fldChar w:fldCharType="end"/>
      </w:r>
      <w:r w:rsidR="00C53C8F" w:rsidRPr="00FB3C6B">
        <w:t xml:space="preserve">, </w:t>
      </w:r>
      <w:r w:rsidR="005B12CD">
        <w:t>nematodes</w:t>
      </w:r>
      <w:r w:rsidR="00C53C8F" w:rsidRPr="00FB3C6B">
        <w:t xml:space="preserve"> </w:t>
      </w:r>
      <w:r w:rsidR="00616194" w:rsidRPr="00FB3C6B">
        <w:fldChar w:fldCharType="begin" w:fldLock="1"/>
      </w:r>
      <w:r w:rsidR="002A5ACF">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616194" w:rsidRPr="00FB3C6B">
        <w:fldChar w:fldCharType="separate"/>
      </w:r>
      <w:r w:rsidR="00635E26" w:rsidRPr="00635E26">
        <w:rPr>
          <w:noProof/>
        </w:rPr>
        <w:t>[27]</w:t>
      </w:r>
      <w:r w:rsidR="00616194" w:rsidRPr="00FB3C6B">
        <w:fldChar w:fldCharType="end"/>
      </w:r>
      <w:r w:rsidR="00C53C8F" w:rsidRPr="00FB3C6B">
        <w:t xml:space="preserve">, flies </w:t>
      </w:r>
      <w:r w:rsidR="00616194" w:rsidRPr="00FB3C6B">
        <w:fldChar w:fldCharType="begin" w:fldLock="1"/>
      </w:r>
      <w:r w:rsidR="002A5ACF">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616194" w:rsidRPr="00FB3C6B">
        <w:fldChar w:fldCharType="separate"/>
      </w:r>
      <w:r w:rsidR="00635E26" w:rsidRPr="00635E26">
        <w:rPr>
          <w:noProof/>
        </w:rPr>
        <w:t>[28]</w:t>
      </w:r>
      <w:r w:rsidR="00616194" w:rsidRPr="00FB3C6B">
        <w:fldChar w:fldCharType="end"/>
      </w:r>
      <w:r w:rsidR="00C53C8F" w:rsidRPr="00FB3C6B">
        <w:t xml:space="preserve">, and human cancer cells </w:t>
      </w:r>
      <w:r w:rsidR="00616194" w:rsidRPr="00FB3C6B">
        <w:fldChar w:fldCharType="begin" w:fldLock="1"/>
      </w:r>
      <w:r w:rsidR="002A5ACF">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616194" w:rsidRPr="00FB3C6B">
        <w:fldChar w:fldCharType="separate"/>
      </w:r>
      <w:r w:rsidR="00635E26" w:rsidRPr="00635E26">
        <w:rPr>
          <w:noProof/>
        </w:rPr>
        <w:t>[29]</w:t>
      </w:r>
      <w:r w:rsidR="00616194"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616194">
        <w:fldChar w:fldCharType="begin" w:fldLock="1"/>
      </w:r>
      <w:r w:rsidR="002A5AC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"From Duplicate 1 ( A switch from high-fidelity to error-prone DNA double-strand break repair underlies stress-induced mutation. - Ponder, Rebecca G.; Fonville, Natalie C; Rosenberg, Susan M. )\n\n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\n\nFrom Duplicate 2 ( A switch from high-fidelity to error-prone DNA double-strand break repair underlies stress-induced mutation. - Ponder, Rebecca G.; Fonville, Natalie C; Rosenberg, Susan M. )\n\n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\n\n", "page" : "791-804", "title" : "A switch from high-fidelity to error-prone DNA double-strand break repair underlies stress-induced mutation.", "type" : "article-journal", "volume" : "19" }, "uris" : [ "http://www.mendeley.com/documents/?uuid=afa929a9-b6d4-4301-8b7d-5273ba10127f" ] } ], "mendeley" : { "previouslyFormattedCitation" : "[30]" }, "properties" : { "noteIndex" : 0 }, "schema" : "https://github.com/citation-style-language/schema/raw/master/csl-citation.json" }</w:instrText>
      </w:r>
      <w:r w:rsidR="00616194">
        <w:fldChar w:fldCharType="separate"/>
      </w:r>
      <w:r w:rsidR="00635E26" w:rsidRPr="00635E26">
        <w:rPr>
          <w:noProof/>
        </w:rPr>
        <w:t>[30]</w:t>
      </w:r>
      <w:r w:rsidR="00616194">
        <w:fldChar w:fldCharType="end"/>
      </w:r>
      <w:r>
        <w:t xml:space="preserve"> and by inhibiting the mismatch repair system </w:t>
      </w:r>
      <w:r w:rsidR="00616194">
        <w:fldChar w:fldCharType="begin" w:fldLock="1"/>
      </w:r>
      <w:r w:rsidR="002A5AC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616194">
        <w:fldChar w:fldCharType="separate"/>
      </w:r>
      <w:r w:rsidR="00635E26" w:rsidRPr="00635E26">
        <w:rPr>
          <w:noProof/>
        </w:rPr>
        <w:t>[31]</w:t>
      </w:r>
      <w:r w:rsidR="00616194">
        <w:fldChar w:fldCharType="end"/>
      </w:r>
      <w:r>
        <w:t>.</w:t>
      </w:r>
      <w:r w:rsidR="00AE0B1E">
        <w:t xml:space="preserve"> </w:t>
      </w:r>
      <w:r w:rsidR="00A70BE8">
        <w:t>T</w:t>
      </w:r>
      <w:r w:rsidR="00AE0B1E">
        <w:t>hese stress responses include the SOS DNA-damage response, the RpoS-controlled general or starvation stress response</w:t>
      </w:r>
      <w:r w:rsidR="00C2015F">
        <w:t>,</w:t>
      </w:r>
      <w:r w:rsidR="00AE0B1E">
        <w:t xml:space="preserve"> and the RpoE membrane protein stress response </w:t>
      </w:r>
      <w:r w:rsidR="00616194">
        <w:fldChar w:fldCharType="begin" w:fldLock="1"/>
      </w:r>
      <w:r w:rsidR="002A5AC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616194">
        <w:fldChar w:fldCharType="separate"/>
      </w:r>
      <w:r w:rsidR="00635E26" w:rsidRPr="00635E26">
        <w:rPr>
          <w:noProof/>
        </w:rPr>
        <w:t>[32]</w:t>
      </w:r>
      <w:r w:rsidR="00616194">
        <w:fldChar w:fldCharType="end"/>
      </w:r>
      <w:r w:rsidR="00C2015F">
        <w:t>.</w:t>
      </w:r>
    </w:p>
    <w:p w:rsidR="001307C7" w:rsidRPr="003F04B0" w:rsidRDefault="00F1205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rPr>
          <w:i/>
          <w:iCs/>
        </w:rPr>
        <w:t>evolvability</w:t>
      </w:r>
      <w:r w:rsidR="001307C7">
        <w:t xml:space="preserve"> </w:t>
      </w:r>
      <w:r w:rsidR="00616194" w:rsidRPr="00FB3C6B">
        <w:fldChar w:fldCharType="begin" w:fldLock="1"/>
      </w:r>
      <w:r w:rsidR="002A5AC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616194" w:rsidRPr="00FB3C6B">
        <w:fldChar w:fldCharType="separate"/>
      </w:r>
      <w:r w:rsidR="00635E26" w:rsidRPr="00635E26">
        <w:rPr>
          <w:noProof/>
        </w:rPr>
        <w:t>[17,33,34]</w:t>
      </w:r>
      <w:r w:rsidR="00616194"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616194" w:rsidRPr="00FB3C6B">
        <w:fldChar w:fldCharType="begin" w:fldLock="1"/>
      </w:r>
      <w:r w:rsidR="002A5AC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FB3C6B">
        <w:fldChar w:fldCharType="separate"/>
      </w:r>
      <w:r w:rsidR="00635E26" w:rsidRPr="00635E26">
        <w:rPr>
          <w:noProof/>
        </w:rPr>
        <w:t>[35]</w:t>
      </w:r>
      <w:r w:rsidR="00616194" w:rsidRPr="00FB3C6B">
        <w:fldChar w:fldCharType="end"/>
      </w:r>
      <w:r w:rsidR="009770F6" w:rsidRPr="00FB3C6B">
        <w:t xml:space="preserve"> and </w:t>
      </w:r>
      <w:r w:rsidR="00A20010" w:rsidRPr="00FB3C6B">
        <w:t xml:space="preserve">stochastic </w:t>
      </w:r>
      <w:r w:rsidR="00616194" w:rsidRPr="00FB3C6B">
        <w:fldChar w:fldCharType="begin" w:fldLock="1"/>
      </w:r>
      <w:r w:rsidR="002A5ACF">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616194" w:rsidRPr="00FB3C6B">
        <w:fldChar w:fldCharType="separate"/>
      </w:r>
      <w:r w:rsidR="00635E26" w:rsidRPr="00635E26">
        <w:rPr>
          <w:noProof/>
        </w:rPr>
        <w:t>[36]</w:t>
      </w:r>
      <w:r w:rsidR="00616194" w:rsidRPr="00FB3C6B">
        <w:fldChar w:fldCharType="end"/>
      </w:r>
      <w:r w:rsidR="00A20010" w:rsidRPr="00FB3C6B">
        <w:t xml:space="preserve"> models. </w:t>
      </w:r>
      <w:r w:rsidR="005B12CD">
        <w:t>These</w:t>
      </w:r>
      <w:r w:rsidR="00A20010" w:rsidRPr="00FB3C6B">
        <w:t xml:space="preserve"> </w:t>
      </w:r>
      <w:del w:id="22" w:author="Yoav Ram" w:date="2014-07-15T10:24:00Z">
        <w:r w:rsidR="00800DD3" w:rsidDel="00F90DBC">
          <w:delText>articles</w:delText>
        </w:r>
        <w:r w:rsidR="00800DD3" w:rsidRPr="00FB3C6B" w:rsidDel="00F90DBC">
          <w:delText xml:space="preserve"> </w:delText>
        </w:r>
      </w:del>
      <w:ins w:id="23" w:author="Yoav Ram" w:date="2014-07-15T10:24:00Z">
        <w:r w:rsidR="00F90DBC">
          <w:t>models</w:t>
        </w:r>
        <w:r w:rsidR="00F90DBC" w:rsidRPr="00FB3C6B">
          <w:t xml:space="preserve"> </w:t>
        </w:r>
      </w:ins>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616194" w:rsidRPr="003F04B0">
        <w:fldChar w:fldCharType="begin" w:fldLock="1"/>
      </w:r>
      <w:r w:rsidR="002A5AC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F04B0">
        <w:fldChar w:fldCharType="separate"/>
      </w:r>
      <w:r w:rsidR="00635E26" w:rsidRPr="00635E26">
        <w:rPr>
          <w:noProof/>
        </w:rPr>
        <w:t>[37]</w:t>
      </w:r>
      <w:r w:rsidR="00616194" w:rsidRPr="003F04B0">
        <w:fldChar w:fldCharType="end"/>
      </w:r>
      <w:r w:rsidR="00932C9B" w:rsidRPr="003F04B0">
        <w:t>.</w:t>
      </w:r>
    </w:p>
    <w:p w:rsidR="00625517" w:rsidRDefault="00600689" w:rsidP="008D0078">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16194" w:rsidRPr="003F04B0">
        <w:fldChar w:fldCharType="begin" w:fldLock="1"/>
      </w:r>
      <w:r w:rsidR="002A5ACF">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616194" w:rsidRPr="003F04B0">
        <w:fldChar w:fldCharType="separate"/>
      </w:r>
      <w:r w:rsidR="00635E26" w:rsidRPr="00635E26">
        <w:rPr>
          <w:noProof/>
        </w:rPr>
        <w:t>[38,39]</w:t>
      </w:r>
      <w:r w:rsidR="00616194"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w:t>
      </w:r>
      <w:r w:rsidR="00FC62DB">
        <w:rPr>
          <w:lang w:bidi="hi-IN"/>
        </w:rPr>
        <w:lastRenderedPageBreak/>
        <w:t xml:space="preserve">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24" w:name="_Ref361735010"/>
      <w:r>
        <w:rPr>
          <w:lang w:bidi="hi-IN"/>
        </w:rPr>
        <w:t>Model</w:t>
      </w:r>
      <w:bookmarkEnd w:id="24"/>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r w:rsidRPr="007169AD">
        <w:rPr>
          <w:i/>
          <w:iCs/>
          <w:lang w:bidi="hi-IN"/>
        </w:rPr>
        <w:t>aB/3</w:t>
      </w:r>
      <w:r w:rsidRPr="007169AD">
        <w:rPr>
          <w:lang w:bidi="hi-IN"/>
        </w:rPr>
        <w:t xml:space="preserve"> is the </w:t>
      </w:r>
      <w:r w:rsidRPr="007169AD">
        <w:rPr>
          <w:i/>
          <w:iCs/>
          <w:lang w:bidi="hi-IN"/>
        </w:rPr>
        <w:t>aB</w:t>
      </w:r>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8D0078">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r w:rsidRPr="007169AD">
        <w:rPr>
          <w:i/>
          <w:iCs/>
          <w:lang w:bidi="hi-IN"/>
        </w:rPr>
        <w:t>aB</w:t>
      </w:r>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r w:rsidRPr="007169AD">
        <w:rPr>
          <w:i/>
          <w:iCs/>
        </w:rPr>
        <w:t>aB</w:t>
      </w:r>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8D0078">
      <w:pPr>
        <w:spacing w:line="480" w:lineRule="auto"/>
        <w:rPr>
          <w:lang w:bidi="hi-IN"/>
        </w:rPr>
      </w:pPr>
    </w:p>
    <w:p w:rsidR="00CD3F78" w:rsidRDefault="00BD46F2" w:rsidP="008D0078">
      <w:pPr>
        <w:pStyle w:val="FigureLegend"/>
        <w:spacing w:line="480" w:lineRule="auto"/>
        <w:rPr>
          <w:b/>
          <w:bCs/>
          <w:sz w:val="20"/>
          <w:szCs w:val="20"/>
        </w:rPr>
      </w:pPr>
      <w:bookmarkStart w:id="25" w:name="_Ref354316371"/>
      <w:del w:id="26" w:author="Yoav Ram" w:date="2014-07-13T14:28:00Z">
        <w:r w:rsidDel="002D7AB0">
          <w:rPr>
            <w:b/>
            <w:bCs/>
            <w:noProof/>
            <w:sz w:val="20"/>
            <w:szCs w:val="20"/>
            <w:rPrChange w:id="27" w:author="Unknown">
              <w:rPr>
                <w:noProof/>
              </w:rPr>
            </w:rPrChange>
          </w:rPr>
          <w:lastRenderedPageBreak/>
          <w:drawing>
            <wp:inline distT="0" distB="0" distL="0" distR="0" wp14:anchorId="18B880ED" wp14:editId="7936BD6A">
              <wp:extent cx="5266690" cy="2179955"/>
              <wp:effectExtent l="0" t="0" r="0" b="0"/>
              <wp:docPr id="1" name="Picture 1"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del>
      <w:ins w:id="28" w:author="Yoav Ram" w:date="2014-07-13T14:28:00Z">
        <w:r w:rsidR="002D7AB0">
          <w:rPr>
            <w:b/>
            <w:bCs/>
            <w:noProof/>
            <w:sz w:val="20"/>
            <w:szCs w:val="20"/>
            <w:rPrChange w:id="29" w:author="Unknown">
              <w:rPr>
                <w:noProof/>
              </w:rPr>
            </w:rPrChange>
          </w:rPr>
          <w:drawing>
            <wp:inline distT="0" distB="0" distL="0" distR="0" wp14:anchorId="440D89FD" wp14:editId="567379C3">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ins>
    </w:p>
    <w:p w:rsidR="00CD3F78" w:rsidRDefault="00CD3F78" w:rsidP="005E3B94">
      <w:pPr>
        <w:pStyle w:val="FigureLegend"/>
        <w:spacing w:line="480" w:lineRule="auto"/>
        <w:jc w:val="left"/>
        <w:rPr>
          <w:sz w:val="20"/>
          <w:szCs w:val="20"/>
        </w:rPr>
      </w:pPr>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1</w:t>
      </w:r>
      <w:r w:rsidR="00616194" w:rsidRPr="00733307">
        <w:rPr>
          <w:b/>
          <w:bCs/>
          <w:sz w:val="20"/>
          <w:szCs w:val="20"/>
        </w:rPr>
        <w:fldChar w:fldCharType="end"/>
      </w:r>
      <w:bookmarkEnd w:id="25"/>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The figure shows the fi</w:t>
      </w:r>
      <w:r w:rsidR="00BD46F2">
        <w:rPr>
          <w:sz w:val="20"/>
          <w:szCs w:val="20"/>
        </w:rPr>
        <w:t xml:space="preserve">tness of the possible genotypes, which are </w:t>
      </w:r>
      <w:r w:rsidR="005E3B94">
        <w:rPr>
          <w:sz w:val="20"/>
          <w:szCs w:val="20"/>
        </w:rPr>
        <w:t>represented</w:t>
      </w:r>
      <w:r w:rsidR="00BD46F2">
        <w:rPr>
          <w:sz w:val="20"/>
          <w:szCs w:val="20"/>
        </w:rPr>
        <w:t xml:space="preserve"> by the allele combination at the specific loci (</w:t>
      </w:r>
      <w:r w:rsidRPr="00733307">
        <w:rPr>
          <w:i/>
          <w:iCs/>
          <w:sz w:val="20"/>
          <w:szCs w:val="20"/>
        </w:rPr>
        <w:t>a</w:t>
      </w:r>
      <w:r>
        <w:rPr>
          <w:i/>
          <w:iCs/>
          <w:sz w:val="20"/>
          <w:szCs w:val="20"/>
        </w:rPr>
        <w:t>b</w:t>
      </w:r>
      <w:r>
        <w:rPr>
          <w:sz w:val="20"/>
          <w:szCs w:val="20"/>
        </w:rPr>
        <w:t>,</w:t>
      </w:r>
      <w:r w:rsidRPr="00733307">
        <w:rPr>
          <w:sz w:val="20"/>
          <w:szCs w:val="20"/>
        </w:rPr>
        <w:t xml:space="preserve"> </w:t>
      </w:r>
      <w:r w:rsidRPr="00733307">
        <w:rPr>
          <w:i/>
          <w:iCs/>
          <w:sz w:val="20"/>
          <w:szCs w:val="20"/>
        </w:rPr>
        <w:t>A</w:t>
      </w:r>
      <w:r>
        <w:rPr>
          <w:i/>
          <w:iCs/>
          <w:sz w:val="20"/>
          <w:szCs w:val="20"/>
        </w:rPr>
        <w:t>b</w:t>
      </w:r>
      <w:r>
        <w:rPr>
          <w:sz w:val="20"/>
          <w:szCs w:val="20"/>
        </w:rPr>
        <w:t xml:space="preserve">, </w:t>
      </w:r>
      <w:r>
        <w:rPr>
          <w:i/>
          <w:iCs/>
          <w:sz w:val="20"/>
          <w:szCs w:val="20"/>
        </w:rPr>
        <w:t>aB</w:t>
      </w:r>
      <w:r>
        <w:rPr>
          <w:sz w:val="20"/>
          <w:szCs w:val="20"/>
        </w:rPr>
        <w:t>,</w:t>
      </w:r>
      <w:r w:rsidRPr="00733307">
        <w:rPr>
          <w:sz w:val="20"/>
          <w:szCs w:val="20"/>
        </w:rPr>
        <w:t xml:space="preserve"> and </w:t>
      </w:r>
      <w:r>
        <w:rPr>
          <w:i/>
          <w:iCs/>
          <w:sz w:val="20"/>
          <w:szCs w:val="20"/>
        </w:rPr>
        <w:t>AB</w:t>
      </w:r>
      <w:r w:rsidR="00BD46F2">
        <w:rPr>
          <w:sz w:val="20"/>
          <w:szCs w:val="20"/>
        </w:rPr>
        <w:t xml:space="preserve">) and </w:t>
      </w:r>
      <w:r w:rsidRPr="00733307">
        <w:rPr>
          <w:sz w:val="20"/>
          <w:szCs w:val="20"/>
        </w:rPr>
        <w:t xml:space="preserve">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The x-axis represents the number of accumulated mutations</w:t>
      </w:r>
      <w:ins w:id="30" w:author="Yoav Ram" w:date="2014-07-13T14:21:00Z">
        <w:r w:rsidR="002D7AB0">
          <w:rPr>
            <w:sz w:val="20"/>
            <w:szCs w:val="20"/>
          </w:rPr>
          <w:t xml:space="preserve"> (genotypes are </w:t>
        </w:r>
      </w:ins>
      <w:ins w:id="31" w:author="Yoav Ram" w:date="2014-07-13T14:20:00Z">
        <w:r w:rsidR="002D7AB0">
          <w:rPr>
            <w:sz w:val="20"/>
            <w:szCs w:val="20"/>
          </w:rPr>
          <w:t>jittered t</w:t>
        </w:r>
      </w:ins>
      <w:ins w:id="32" w:author="Yoav Ram" w:date="2014-07-13T14:21:00Z">
        <w:r w:rsidR="002D7AB0">
          <w:rPr>
            <w:sz w:val="20"/>
            <w:szCs w:val="20"/>
          </w:rPr>
          <w:t>o increase separation)</w:t>
        </w:r>
      </w:ins>
      <w:r>
        <w:rPr>
          <w:sz w:val="20"/>
          <w:szCs w:val="20"/>
        </w:rPr>
        <w:t xml:space="preserve">.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hypermutate</w:t>
      </w:r>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w:t>
      </w:r>
      <w:r>
        <w:rPr>
          <w:lang w:bidi="hi-IN"/>
        </w:rPr>
        <w:lastRenderedPageBreak/>
        <w:t>(the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 xml:space="preserve">due </w:t>
      </w:r>
      <w:del w:id="33" w:author="Yoav Ram" w:date="2014-07-15T10:36:00Z">
        <w:r w:rsidR="00616194" w:rsidRPr="00331E7E" w:rsidDel="00167352">
          <w:delText xml:space="preserve">of </w:delText>
        </w:r>
      </w:del>
      <w:ins w:id="34" w:author="Yoav Ram" w:date="2014-07-15T10:36:00Z">
        <w:r w:rsidR="00167352">
          <w:t>to</w:t>
        </w:r>
        <w:r w:rsidR="00167352" w:rsidRPr="00331E7E">
          <w:t xml:space="preserve"> </w:t>
        </w:r>
      </w:ins>
      <w:r w:rsidR="00616194" w:rsidRPr="00331E7E">
        <w:t xml:space="preserve">their </w:t>
      </w:r>
      <w:del w:id="35" w:author="Yoav Ram" w:date="2014-07-15T10:36:00Z">
        <w:r w:rsidR="00616194" w:rsidRPr="00331E7E" w:rsidDel="00167352">
          <w:delText>minor</w:delText>
        </w:r>
      </w:del>
      <w:ins w:id="36" w:author="Yoav Ram" w:date="2014-07-15T10:36:00Z">
        <w:r w:rsidR="00167352" w:rsidRPr="00331E7E">
          <w:t>insignificant</w:t>
        </w:r>
      </w:ins>
      <w:r w:rsidR="00616194" w:rsidRPr="00331E7E">
        <w:t xml:space="preserve"> </w:t>
      </w:r>
      <w:del w:id="37" w:author="Yoav Ram" w:date="2014-07-15T10:36:00Z">
        <w:r w:rsidR="00616194" w:rsidRPr="00331E7E" w:rsidDel="00167352">
          <w:delText xml:space="preserve">short </w:delText>
        </w:r>
      </w:del>
      <w:ins w:id="38" w:author="Yoav Ram" w:date="2014-07-15T10:36:00Z">
        <w:r w:rsidR="00167352" w:rsidRPr="00331E7E">
          <w:t>short</w:t>
        </w:r>
        <w:r w:rsidR="00167352">
          <w:t>-</w:t>
        </w:r>
      </w:ins>
      <w:r w:rsidR="00616194" w:rsidRPr="00331E7E">
        <w:t>term effects</w:t>
      </w:r>
      <w:r w:rsidR="005316EE" w:rsidRPr="00331E7E">
        <w:t>.</w:t>
      </w:r>
    </w:p>
    <w:p w:rsidR="00200EB9" w:rsidRDefault="005316EE" w:rsidP="007C1036">
      <w:pPr>
        <w:spacing w:line="480" w:lineRule="auto"/>
        <w:rPr>
          <w:ins w:id="39" w:author="Yoav Ram" w:date="2014-07-14T12:03:00Z"/>
          <w:lang w:bidi="hi-IN"/>
        </w:rPr>
        <w:pPrChange w:id="40" w:author="Yoav Ram" w:date="2014-07-15T14:42:00Z">
          <w:pPr>
            <w:spacing w:line="480" w:lineRule="auto"/>
          </w:pPr>
        </w:pPrChange>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del w:id="41" w:author="Yoav Ram" w:date="2014-07-14T12:02:00Z">
        <w:r w:rsidRPr="00020A87" w:rsidDel="00200EB9">
          <w:delText>)</w:delText>
        </w:r>
        <w:r w:rsidRPr="00BA2B02" w:rsidDel="00200EB9">
          <w:rPr>
            <w:lang w:bidi="hi-IN"/>
          </w:rPr>
          <w:delText xml:space="preserve">. </w:delText>
        </w:r>
      </w:del>
      <w:ins w:id="42" w:author="Yoav Ram" w:date="2014-07-14T12:02:00Z">
        <w:r w:rsidR="00200EB9" w:rsidRPr="00020A87">
          <w:t>)</w:t>
        </w:r>
      </w:ins>
      <w:ins w:id="43" w:author="Yoav Ram" w:date="2014-07-15T14:15:00Z">
        <w:r w:rsidR="00584435">
          <w:rPr>
            <w:lang w:bidi="hi-IN"/>
          </w:rPr>
          <w:t xml:space="preserve">. </w:t>
        </w:r>
        <w:r w:rsidR="00584435" w:rsidRPr="00584435">
          <w:rPr>
            <w:highlight w:val="yellow"/>
            <w:lang w:bidi="hi-IN"/>
            <w:rPrChange w:id="44" w:author="Yoav Ram" w:date="2014-07-15T14:23:00Z">
              <w:rPr>
                <w:lang w:bidi="hi-IN"/>
              </w:rPr>
            </w:rPrChange>
          </w:rPr>
          <w:t>E</w:t>
        </w:r>
      </w:ins>
      <w:ins w:id="45" w:author="Yoav Ram" w:date="2014-07-15T14:11:00Z">
        <w:r w:rsidR="00EA0567">
          <w:rPr>
            <w:highlight w:val="yellow"/>
            <w:lang w:bidi="hi-IN"/>
          </w:rPr>
          <w:t>vidence shows that numerous stress responses induce mutagenesis in bacteria</w:t>
        </w:r>
      </w:ins>
      <w:ins w:id="46" w:author="Yoav Ram" w:date="2014-07-15T14:15:00Z">
        <w:r w:rsidR="00584435">
          <w:rPr>
            <w:highlight w:val="yellow"/>
            <w:lang w:bidi="hi-IN"/>
          </w:rPr>
          <w:t xml:space="preserve"> </w:t>
        </w:r>
        <w:r w:rsidR="00584435">
          <w:rPr>
            <w:highlight w:val="yellow"/>
            <w:lang w:bidi="hi-IN"/>
          </w:rPr>
          <w:fldChar w:fldCharType="begin" w:fldLock="1"/>
        </w:r>
      </w:ins>
      <w:r w:rsidR="002A5ACF">
        <w:rPr>
          <w:highlight w:val="yellow"/>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584435">
        <w:rPr>
          <w:highlight w:val="yellow"/>
          <w:lang w:bidi="hi-IN"/>
        </w:rPr>
        <w:fldChar w:fldCharType="separate"/>
      </w:r>
      <w:r w:rsidR="00584435" w:rsidRPr="00584435">
        <w:rPr>
          <w:noProof/>
          <w:highlight w:val="yellow"/>
          <w:lang w:bidi="hi-IN"/>
        </w:rPr>
        <w:t>[16,32]</w:t>
      </w:r>
      <w:ins w:id="47" w:author="Yoav Ram" w:date="2014-07-15T14:15:00Z">
        <w:r w:rsidR="00584435">
          <w:rPr>
            <w:highlight w:val="yellow"/>
            <w:lang w:bidi="hi-IN"/>
          </w:rPr>
          <w:fldChar w:fldCharType="end"/>
        </w:r>
      </w:ins>
      <w:ins w:id="48" w:author="Yoav Ram" w:date="2014-07-15T14:23:00Z">
        <w:r w:rsidR="00584435">
          <w:rPr>
            <w:highlight w:val="yellow"/>
            <w:lang w:bidi="hi-IN"/>
          </w:rPr>
          <w:t>.</w:t>
        </w:r>
      </w:ins>
      <w:ins w:id="49" w:author="Yoav Ram" w:date="2014-07-15T14:15:00Z">
        <w:r w:rsidR="00584435">
          <w:rPr>
            <w:highlight w:val="yellow"/>
            <w:lang w:bidi="hi-IN"/>
          </w:rPr>
          <w:t xml:space="preserve"> </w:t>
        </w:r>
      </w:ins>
      <w:ins w:id="50" w:author="Yoav Ram" w:date="2014-07-15T14:23:00Z">
        <w:r w:rsidR="00584435">
          <w:rPr>
            <w:highlight w:val="yellow"/>
            <w:lang w:bidi="hi-IN"/>
          </w:rPr>
          <w:t>T</w:t>
        </w:r>
      </w:ins>
      <w:ins w:id="51" w:author="Yoav Ram" w:date="2014-07-15T14:15:00Z">
        <w:r w:rsidR="00584435">
          <w:rPr>
            <w:highlight w:val="yellow"/>
            <w:lang w:bidi="hi-IN"/>
          </w:rPr>
          <w:t xml:space="preserve">hese responses can be activated due to </w:t>
        </w:r>
      </w:ins>
      <w:ins w:id="52" w:author="Yoav Ram" w:date="2014-07-15T14:16:00Z">
        <w:r w:rsidR="00584435">
          <w:rPr>
            <w:highlight w:val="yellow"/>
            <w:lang w:bidi="hi-IN"/>
          </w:rPr>
          <w:t xml:space="preserve">deteriorating </w:t>
        </w:r>
      </w:ins>
      <w:ins w:id="53" w:author="Yoav Ram" w:date="2014-07-15T14:15:00Z">
        <w:r w:rsidR="00584435">
          <w:rPr>
            <w:highlight w:val="yellow"/>
            <w:lang w:bidi="hi-IN"/>
          </w:rPr>
          <w:t>environme</w:t>
        </w:r>
      </w:ins>
      <w:ins w:id="54" w:author="Yoav Ram" w:date="2014-07-15T14:16:00Z">
        <w:r w:rsidR="00584435">
          <w:rPr>
            <w:highlight w:val="yellow"/>
            <w:lang w:bidi="hi-IN"/>
          </w:rPr>
          <w:t>ntal conditions (see section 3.5) or due to mutation</w:t>
        </w:r>
      </w:ins>
      <w:ins w:id="55" w:author="Yoav Ram" w:date="2014-07-15T14:24:00Z">
        <w:r w:rsidR="00584435">
          <w:rPr>
            <w:highlight w:val="yellow"/>
            <w:lang w:bidi="hi-IN"/>
          </w:rPr>
          <w:t>s that impair important cell functions</w:t>
        </w:r>
      </w:ins>
      <w:ins w:id="56" w:author="Yoav Ram" w:date="2014-07-15T14:20:00Z">
        <w:r w:rsidR="00584435">
          <w:rPr>
            <w:highlight w:val="yellow"/>
            <w:lang w:bidi="hi-IN"/>
          </w:rPr>
          <w:t>, thereby</w:t>
        </w:r>
      </w:ins>
      <w:ins w:id="57" w:author="Yoav Ram" w:date="2014-07-15T14:30:00Z">
        <w:r w:rsidR="00AB673F">
          <w:rPr>
            <w:highlight w:val="yellow"/>
            <w:lang w:bidi="hi-IN"/>
          </w:rPr>
          <w:t xml:space="preserve"> reducing fitness and </w:t>
        </w:r>
      </w:ins>
      <w:ins w:id="58" w:author="Yoav Ram" w:date="2014-07-15T14:20:00Z">
        <w:r w:rsidR="00584435">
          <w:rPr>
            <w:highlight w:val="yellow"/>
            <w:lang w:bidi="hi-IN"/>
          </w:rPr>
          <w:t>inducing a stress response. For example,</w:t>
        </w:r>
      </w:ins>
      <w:ins w:id="59" w:author="Yoav Ram" w:date="2014-07-15T14:34:00Z">
        <w:r w:rsidR="00F10DC1">
          <w:rPr>
            <w:highlight w:val="yellow"/>
            <w:lang w:bidi="hi-IN"/>
          </w:rPr>
          <w:t xml:space="preserve"> </w:t>
        </w:r>
      </w:ins>
      <w:ins w:id="60" w:author="Yoav Ram" w:date="2014-07-15T14:35:00Z">
        <w:r w:rsidR="0061395B">
          <w:rPr>
            <w:highlight w:val="yellow"/>
            <w:lang w:bidi="hi-IN"/>
          </w:rPr>
          <w:t xml:space="preserve">a frameshift mutation in the </w:t>
        </w:r>
        <w:r w:rsidR="0061395B" w:rsidRPr="0061395B">
          <w:rPr>
            <w:i/>
            <w:iCs/>
            <w:highlight w:val="yellow"/>
            <w:lang w:bidi="hi-IN"/>
            <w:rPrChange w:id="61" w:author="Yoav Ram" w:date="2014-07-15T14:40:00Z">
              <w:rPr>
                <w:highlight w:val="yellow"/>
                <w:lang w:bidi="hi-IN"/>
              </w:rPr>
            </w:rPrChange>
          </w:rPr>
          <w:t>lac</w:t>
        </w:r>
        <w:r w:rsidR="0061395B">
          <w:rPr>
            <w:highlight w:val="yellow"/>
            <w:lang w:bidi="hi-IN"/>
          </w:rPr>
          <w:t xml:space="preserve"> </w:t>
        </w:r>
      </w:ins>
      <w:ins w:id="62" w:author="Yoav Ram" w:date="2014-07-15T14:40:00Z">
        <w:r w:rsidR="0061395B">
          <w:rPr>
            <w:highlight w:val="yellow"/>
            <w:lang w:bidi="hi-IN"/>
          </w:rPr>
          <w:t>gene</w:t>
        </w:r>
      </w:ins>
      <w:ins w:id="63" w:author="Yoav Ram" w:date="2014-07-15T14:35:00Z">
        <w:r w:rsidR="0061395B">
          <w:rPr>
            <w:highlight w:val="yellow"/>
            <w:lang w:bidi="hi-IN"/>
          </w:rPr>
          <w:t xml:space="preserve"> ca</w:t>
        </w:r>
        <w:r w:rsidR="00090D3E">
          <w:rPr>
            <w:highlight w:val="yellow"/>
            <w:lang w:bidi="hi-IN"/>
          </w:rPr>
          <w:t>use</w:t>
        </w:r>
      </w:ins>
      <w:ins w:id="64" w:author="Yoav Ram" w:date="2014-07-15T14:45:00Z">
        <w:r w:rsidR="00090D3E">
          <w:rPr>
            <w:highlight w:val="yellow"/>
            <w:lang w:bidi="hi-IN"/>
          </w:rPr>
          <w:t>s</w:t>
        </w:r>
      </w:ins>
      <w:ins w:id="65" w:author="Yoav Ram" w:date="2014-07-15T14:35:00Z">
        <w:r w:rsidR="0061395B">
          <w:rPr>
            <w:highlight w:val="yellow"/>
            <w:lang w:bidi="hi-IN"/>
          </w:rPr>
          <w:t xml:space="preserve"> cells to starve on lactose, </w:t>
        </w:r>
      </w:ins>
      <w:ins w:id="66" w:author="Yoav Ram" w:date="2014-07-15T14:41:00Z">
        <w:r w:rsidR="007C1036">
          <w:rPr>
            <w:highlight w:val="yellow"/>
            <w:lang w:bidi="hi-IN"/>
          </w:rPr>
          <w:t>thus</w:t>
        </w:r>
      </w:ins>
      <w:ins w:id="67" w:author="Yoav Ram" w:date="2014-07-15T14:35:00Z">
        <w:r w:rsidR="0061395B">
          <w:rPr>
            <w:highlight w:val="yellow"/>
            <w:lang w:bidi="hi-IN"/>
          </w:rPr>
          <w:t xml:space="preserve"> inducing mutagenesis</w:t>
        </w:r>
      </w:ins>
      <w:ins w:id="68" w:author="Yoav Ram" w:date="2014-07-15T14:41:00Z">
        <w:r w:rsidR="007C1036">
          <w:rPr>
            <w:highlight w:val="yellow"/>
            <w:lang w:bidi="hi-IN"/>
          </w:rPr>
          <w:t xml:space="preserve"> via a stress response</w:t>
        </w:r>
      </w:ins>
      <w:ins w:id="69" w:author="Yoav Ram" w:date="2014-07-15T14:42:00Z">
        <w:r w:rsidR="007C1036">
          <w:rPr>
            <w:highlight w:val="yellow"/>
            <w:lang w:bidi="hi-IN"/>
          </w:rPr>
          <w:t xml:space="preserve"> </w:t>
        </w:r>
      </w:ins>
      <w:ins w:id="70" w:author="Yoav Ram" w:date="2014-07-15T14:41:00Z">
        <w:r w:rsidR="0061395B">
          <w:rPr>
            <w:highlight w:val="yellow"/>
            <w:lang w:bidi="hi-IN"/>
          </w:rPr>
          <w:fldChar w:fldCharType="begin" w:fldLock="1"/>
        </w:r>
      </w:ins>
      <w:r w:rsidR="002A5ACF">
        <w:rPr>
          <w:highlight w:val="yellow"/>
          <w:lang w:bidi="hi-IN"/>
        </w:rPr>
        <w:instrText>ADDIN CSL_CITATION { "citationItems" : [ { "id" : "ITEM-1", "itemData" : { "DOI" : "10.1111/j.1365-2958.2010.07213.x", "ISSN" : "1365-2958", "PMID" : "20497332", "abstract" : "Pathways of mutagenesis are induced in microbes under adverse conditions controlled by stress responses. Control of mutagenesis by stress responses may accelerate evolution specifically when cells are maladapted to their environments, i.e. are stressed. Stress-induced mutagenesis in the Escherichia coli Lac assay occurs either by 'point' mutation or gene amplification. Point mutagenesis is associated with DNA double-strand-break (DSB) repair and requires DinB error-prone DNA polymerase and the SOS DNA-damage- and RpoS general-stress responses. We report that the RpoE envelope-protein-stress response is also required. In a screen for mutagenesis-defective mutants, we isolated a transposon insertion in the rpoE P2 promoter. The insertion prevents rpoE induction during stress, but leaves constitutive expression intact, and allows cell viability. rpoE insertion and suppressed null mutants display reduced point mutagenesis and maintenance of amplified DNA. Furthermore, sigma(E) acts independently of stress responses previously implicated: SOS/DinB and RpoS, and of sigma(32), which was postulated to affect mutagenesis. I-SceI-induced DSBs alleviated much of the rpoE phenotype, implying that sigma(E) promoted DSB formation. Thus, a third stress response and stress input regulate DSB-repair-associated stress-induced mutagenesis. This provides the first report of mutagenesis promoted by sigma(E), and implies that extracytoplasmic stressors may affect genome integrity and, potentially, the ability to evolve.", "author" : [ { "dropping-particle" : "", "family" : "Gibson", "given" : "Janet L.", "non-dropping-particle" : "", "parse-names" : false, "suffix" : "" }, { "dropping-particle" : "", "family" : "Lombardo", "given" : "Mary-Jane", "non-dropping-particle" : "", "parse-names" : false, "suffix" : "" }, { "dropping-particle" : "", "family" : "Thornton", "given" : "Philip C.", "non-dropping-particle" : "", "parse-names" : false, "suffix" : "" }, { "dropping-particle" : "", "family" : "Hu", "given" : "Kenneth H.", "non-dropping-particle" : "", "parse-names" : false, "suffix" : "" }, { "dropping-particle" : "", "family" : "Galhardo", "given" : "Rodrigo S.", "non-dropping-particle" : "", "parse-names" : false, "suffix" : "" }, { "dropping-particle" : "", "family" : "Beadle", "given" : "Bernadette", "non-dropping-particle" : "", "parse-names" : false, "suffix" : "" }, { "dropping-particle" : "", "family" : "Habib", "given" : "Anand", "non-dropping-particle" : "", "parse-names" : false, "suffix" : "" }, { "dropping-particle" : "", "family" : "Magner", "given" : "Daniel B.", "non-dropping-particle" : "", "parse-names" : false, "suffix" : "" }, { "dropping-particle" : "", "family" : "Frost", "given" : "Laura S.", "non-dropping-particle" : "", "parse-names" : false, "suffix" : "" }, { "dropping-particle" : "", "family" : "Herman", "given" : "Christophe", "non-dropping-particle" : "", "parse-names" : false, "suffix" : "" }, { "dropping-particle" : "", "family" : "Hastings", "given" : "P. J.", "non-dropping-particle" : "", "parse-names" : false, "suffix" : "" }, { "dropping-particle" : "", "family" : "Rosenberg", "given" : "Susan M.", "non-dropping-particle" : "", "parse-names" : false, "suffix" : "" } ], "container-title" : "Molecular microbiology", "id" : "ITEM-1", "issue" : "2", "issued" : { "date-parts" : [ [ "2010", "7" ] ] }, "page" : "415-30", "title" : "The sigma(E) stress response is required for stress-induced mutation and amplification in Escherichia coli.", "type" : "article-journal", "volume" : "77" }, "uris" : [ "http://www.mendeley.com/documents/?uuid=7ccd4f49-8430-463a-ac4e-7abe4d8132a3" ] } ], "mendeley" : { "previouslyFormattedCitation" : "[40]" }, "properties" : { "noteIndex" : 0 }, "schema" : "https://github.com/citation-style-language/schema/raw/master/csl-citation.json" }</w:instrText>
      </w:r>
      <w:r w:rsidR="0061395B">
        <w:rPr>
          <w:highlight w:val="yellow"/>
          <w:lang w:bidi="hi-IN"/>
        </w:rPr>
        <w:fldChar w:fldCharType="separate"/>
      </w:r>
      <w:r w:rsidR="0061395B" w:rsidRPr="0061395B">
        <w:rPr>
          <w:noProof/>
          <w:highlight w:val="yellow"/>
          <w:lang w:bidi="hi-IN"/>
        </w:rPr>
        <w:t>[40]</w:t>
      </w:r>
      <w:ins w:id="71" w:author="Yoav Ram" w:date="2014-07-15T14:41:00Z">
        <w:r w:rsidR="0061395B">
          <w:rPr>
            <w:highlight w:val="yellow"/>
            <w:lang w:bidi="hi-IN"/>
          </w:rPr>
          <w:fldChar w:fldCharType="end"/>
        </w:r>
      </w:ins>
      <w:ins w:id="72" w:author="Yoav Ram" w:date="2014-07-15T14:23:00Z">
        <w:r w:rsidR="00584435" w:rsidRPr="00584435">
          <w:rPr>
            <w:highlight w:val="yellow"/>
            <w:lang w:bidi="hi-IN"/>
            <w:rPrChange w:id="73" w:author="Yoav Ram" w:date="2014-07-15T14:23:00Z">
              <w:rPr>
                <w:lang w:bidi="hi-IN"/>
              </w:rPr>
            </w:rPrChange>
          </w:rPr>
          <w:t>.</w:t>
        </w:r>
      </w:ins>
    </w:p>
    <w:p w:rsidR="005316EE" w:rsidRPr="00BA2B02" w:rsidRDefault="0035669E">
      <w:pPr>
        <w:spacing w:line="480" w:lineRule="auto"/>
        <w:rPr>
          <w:lang w:bidi="hi-IN"/>
        </w:rPr>
      </w:pPr>
      <w:r>
        <w:rPr>
          <w:lang w:bidi="hi-IN"/>
        </w:rPr>
        <w:t>The</w:t>
      </w:r>
      <w:r w:rsidR="005316EE" w:rsidRPr="00BA2B02">
        <w:rPr>
          <w:lang w:bidi="hi-IN"/>
        </w:rPr>
        <w:t xml:space="preserve"> main analysis assumes that </w:t>
      </w:r>
      <w:r>
        <w:rPr>
          <w:lang w:bidi="hi-IN"/>
        </w:rPr>
        <w:t xml:space="preserve">the effect of </w:t>
      </w:r>
      <w:r w:rsidR="005316EE" w:rsidRPr="00BA2B02">
        <w:rPr>
          <w:lang w:bidi="hi-IN"/>
        </w:rPr>
        <w:t xml:space="preserve">SIM </w:t>
      </w:r>
      <w:r>
        <w:rPr>
          <w:lang w:bidi="hi-IN"/>
        </w:rPr>
        <w:t xml:space="preserve">on </w:t>
      </w:r>
      <w:r w:rsidR="005316EE" w:rsidRPr="00BA2B02">
        <w:rPr>
          <w:lang w:bidi="hi-IN"/>
        </w:rPr>
        <w:t xml:space="preserve">the mutation rate of an individual with fitness </w:t>
      </w:r>
      <w:r w:rsidR="005316EE"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74" w:name="_Ref374443384"/>
            <w:bookmarkStart w:id="75" w:name="_Ref374460264"/>
            <w:r w:rsidRPr="00BA2B02">
              <w:t>(</w:t>
            </w:r>
            <w:r w:rsidR="00616194">
              <w:fldChar w:fldCharType="begin"/>
            </w:r>
            <w:r w:rsidR="00DA55AA">
              <w:instrText xml:space="preserve"> SEQ Equation </w:instrText>
            </w:r>
            <w:r w:rsidR="00616194">
              <w:fldChar w:fldCharType="separate"/>
            </w:r>
            <w:r w:rsidR="00C47BD2">
              <w:rPr>
                <w:noProof/>
              </w:rPr>
              <w:t>1</w:t>
            </w:r>
            <w:r w:rsidR="00616194">
              <w:rPr>
                <w:noProof/>
              </w:rPr>
              <w:fldChar w:fldCharType="end"/>
            </w:r>
            <w:bookmarkEnd w:id="74"/>
            <w:r w:rsidRPr="00BA2B02">
              <w:t>)</w:t>
            </w:r>
            <w:bookmarkEnd w:id="75"/>
          </w:p>
        </w:tc>
      </w:tr>
    </w:tbl>
    <w:p w:rsidR="005316EE" w:rsidRPr="00DF5A14" w:rsidRDefault="005316EE" w:rsidP="00DF5A14">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w:t>
      </w:r>
      <w:r w:rsidRPr="007169AD">
        <w:rPr>
          <w:lang w:bidi="hi-IN"/>
        </w:rPr>
        <w:lastRenderedPageBreak/>
        <w:t xml:space="preserve">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ins w:id="76" w:author="Yoav Ram" w:date="2014-07-14T11:04:00Z">
        <w:r w:rsidR="006E7AB4">
          <w:rPr>
            <w:lang w:bidi="hi-IN"/>
          </w:rPr>
          <w:t xml:space="preserve"> </w:t>
        </w:r>
        <w:r w:rsidR="006E7AB4" w:rsidRPr="001B7896">
          <w:rPr>
            <w:highlight w:val="yellow"/>
            <w:lang w:bidi="hi-IN"/>
            <w:rPrChange w:id="77" w:author="Yoav Ram" w:date="2014-07-14T11:41:00Z">
              <w:rPr>
                <w:lang w:bidi="hi-IN"/>
              </w:rPr>
            </w:rPrChange>
          </w:rPr>
          <w:t>Th</w:t>
        </w:r>
      </w:ins>
      <w:ins w:id="78" w:author="Yoav Ram" w:date="2014-07-14T11:31:00Z">
        <w:r w:rsidR="002A0B22" w:rsidRPr="001B7896">
          <w:rPr>
            <w:highlight w:val="yellow"/>
            <w:lang w:bidi="hi-IN"/>
            <w:rPrChange w:id="79" w:author="Yoav Ram" w:date="2014-07-14T11:41:00Z">
              <w:rPr>
                <w:lang w:bidi="hi-IN"/>
              </w:rPr>
            </w:rPrChange>
          </w:rPr>
          <w:t>e</w:t>
        </w:r>
      </w:ins>
      <w:ins w:id="80" w:author="Yoav Ram" w:date="2014-07-14T11:04:00Z">
        <w:r w:rsidR="006E7AB4" w:rsidRPr="001B7896">
          <w:rPr>
            <w:highlight w:val="yellow"/>
            <w:lang w:bidi="hi-IN"/>
            <w:rPrChange w:id="81" w:author="Yoav Ram" w:date="2014-07-14T11:41:00Z">
              <w:rPr>
                <w:lang w:bidi="hi-IN"/>
              </w:rPr>
            </w:rPrChange>
          </w:rPr>
          <w:t xml:space="preserve"> threshold relationship</w:t>
        </w:r>
      </w:ins>
      <w:ins w:id="82" w:author="Yoav Ram" w:date="2014-07-14T11:31:00Z">
        <w:r w:rsidR="002A0B22" w:rsidRPr="001B7896">
          <w:rPr>
            <w:highlight w:val="yellow"/>
            <w:lang w:bidi="hi-IN"/>
            <w:rPrChange w:id="83" w:author="Yoav Ram" w:date="2014-07-14T11:41:00Z">
              <w:rPr>
                <w:lang w:bidi="hi-IN"/>
              </w:rPr>
            </w:rPrChange>
          </w:rPr>
          <w:t xml:space="preserve"> </w:t>
        </w:r>
      </w:ins>
      <w:ins w:id="84" w:author="Yoav Ram" w:date="2014-07-14T11:04:00Z">
        <w:r w:rsidR="006E7AB4" w:rsidRPr="001B7896">
          <w:rPr>
            <w:highlight w:val="yellow"/>
            <w:lang w:bidi="hi-IN"/>
            <w:rPrChange w:id="85" w:author="Yoav Ram" w:date="2014-07-14T11:41:00Z">
              <w:rPr>
                <w:lang w:bidi="hi-IN"/>
              </w:rPr>
            </w:rPrChange>
          </w:rPr>
          <w:t>between fitness and the mutation rate</w:t>
        </w:r>
      </w:ins>
      <w:ins w:id="86" w:author="Yoav Ram" w:date="2014-07-15T14:10:00Z">
        <w:r w:rsidR="00EA0567">
          <w:rPr>
            <w:highlight w:val="yellow"/>
            <w:lang w:bidi="hi-IN"/>
          </w:rPr>
          <w:t xml:space="preserve"> in</w:t>
        </w:r>
      </w:ins>
      <w:ins w:id="87" w:author="Yoav Ram" w:date="2014-07-14T11:04:00Z">
        <w:r w:rsidR="006E7AB4" w:rsidRPr="001B7896">
          <w:rPr>
            <w:highlight w:val="yellow"/>
            <w:lang w:bidi="hi-IN"/>
            <w:rPrChange w:id="88" w:author="Yoav Ram" w:date="2014-07-14T11:41:00Z">
              <w:rPr>
                <w:lang w:bidi="hi-IN"/>
              </w:rPr>
            </w:rPrChange>
          </w:rPr>
          <w:t xml:space="preserve"> </w:t>
        </w:r>
      </w:ins>
      <w:ins w:id="89" w:author="Yoav Ram" w:date="2014-07-14T11:31:00Z">
        <w:r w:rsidR="002A0B22" w:rsidRPr="001B7896">
          <w:rPr>
            <w:highlight w:val="yellow"/>
            <w:lang w:bidi="hi-IN"/>
            <w:rPrChange w:id="90" w:author="Yoav Ram" w:date="2014-07-14T11:41:00Z">
              <w:rPr>
                <w:lang w:bidi="hi-IN"/>
              </w:rPr>
            </w:rPrChange>
          </w:rPr>
          <w:t xml:space="preserve">eq. </w:t>
        </w:r>
        <w:r w:rsidR="002A0B22" w:rsidRPr="001B7896">
          <w:rPr>
            <w:highlight w:val="yellow"/>
            <w:lang w:bidi="hi-IN"/>
            <w:rPrChange w:id="91" w:author="Yoav Ram" w:date="2014-07-14T11:41:00Z">
              <w:rPr>
                <w:lang w:bidi="hi-IN"/>
              </w:rPr>
            </w:rPrChange>
          </w:rPr>
          <w:fldChar w:fldCharType="begin"/>
        </w:r>
        <w:r w:rsidR="002A0B22" w:rsidRPr="001B7896">
          <w:rPr>
            <w:highlight w:val="yellow"/>
            <w:lang w:bidi="hi-IN"/>
            <w:rPrChange w:id="92" w:author="Yoav Ram" w:date="2014-07-14T11:41:00Z">
              <w:rPr>
                <w:lang w:bidi="hi-IN"/>
              </w:rPr>
            </w:rPrChange>
          </w:rPr>
          <w:instrText xml:space="preserve"> REF _Ref374443384 \h </w:instrText>
        </w:r>
      </w:ins>
      <w:r w:rsidR="001B7896">
        <w:rPr>
          <w:highlight w:val="yellow"/>
          <w:lang w:bidi="hi-IN"/>
        </w:rPr>
        <w:instrText xml:space="preserve"> \* MERGEFORMAT </w:instrText>
      </w:r>
      <w:r w:rsidR="002A0B22" w:rsidRPr="001B7896">
        <w:rPr>
          <w:highlight w:val="yellow"/>
          <w:lang w:bidi="hi-IN"/>
          <w:rPrChange w:id="93" w:author="Yoav Ram" w:date="2014-07-14T11:41:00Z">
            <w:rPr>
              <w:highlight w:val="yellow"/>
              <w:lang w:bidi="hi-IN"/>
            </w:rPr>
          </w:rPrChange>
        </w:rPr>
      </w:r>
      <w:ins w:id="94" w:author="Yoav Ram" w:date="2014-07-14T11:31:00Z">
        <w:r w:rsidR="002A0B22" w:rsidRPr="001B7896">
          <w:rPr>
            <w:highlight w:val="yellow"/>
            <w:lang w:bidi="hi-IN"/>
            <w:rPrChange w:id="95" w:author="Yoav Ram" w:date="2014-07-14T11:41:00Z">
              <w:rPr>
                <w:lang w:bidi="hi-IN"/>
              </w:rPr>
            </w:rPrChange>
          </w:rPr>
          <w:fldChar w:fldCharType="separate"/>
        </w:r>
        <w:r w:rsidR="002A0B22" w:rsidRPr="001B7896">
          <w:rPr>
            <w:noProof/>
            <w:highlight w:val="yellow"/>
            <w:rPrChange w:id="96" w:author="Yoav Ram" w:date="2014-07-14T11:41:00Z">
              <w:rPr>
                <w:noProof/>
              </w:rPr>
            </w:rPrChange>
          </w:rPr>
          <w:t>1</w:t>
        </w:r>
        <w:r w:rsidR="002A0B22" w:rsidRPr="001B7896">
          <w:rPr>
            <w:highlight w:val="yellow"/>
            <w:lang w:bidi="hi-IN"/>
            <w:rPrChange w:id="97" w:author="Yoav Ram" w:date="2014-07-14T11:41:00Z">
              <w:rPr>
                <w:lang w:bidi="hi-IN"/>
              </w:rPr>
            </w:rPrChange>
          </w:rPr>
          <w:fldChar w:fldCharType="end"/>
        </w:r>
      </w:ins>
      <w:ins w:id="98" w:author="Yoav Ram" w:date="2014-07-14T11:32:00Z">
        <w:r w:rsidR="002A0B22" w:rsidRPr="001B7896">
          <w:rPr>
            <w:highlight w:val="yellow"/>
            <w:lang w:bidi="hi-IN"/>
            <w:rPrChange w:id="99" w:author="Yoav Ram" w:date="2014-07-14T11:41:00Z">
              <w:rPr>
                <w:lang w:bidi="hi-IN"/>
              </w:rPr>
            </w:rPrChange>
          </w:rPr>
          <w:t xml:space="preserve"> </w:t>
        </w:r>
      </w:ins>
      <w:ins w:id="100" w:author="Yoav Ram" w:date="2014-07-14T11:04:00Z">
        <w:r w:rsidR="006E7AB4" w:rsidRPr="001B7896">
          <w:rPr>
            <w:highlight w:val="yellow"/>
            <w:lang w:bidi="hi-IN"/>
            <w:rPrChange w:id="101" w:author="Yoav Ram" w:date="2014-07-14T11:41:00Z">
              <w:rPr>
                <w:lang w:bidi="hi-IN"/>
              </w:rPr>
            </w:rPrChange>
          </w:rPr>
          <w:t>is relaxed in Appendix E in which we explore</w:t>
        </w:r>
      </w:ins>
      <w:ins w:id="102" w:author="Yoav Ram" w:date="2014-07-14T11:32:00Z">
        <w:r w:rsidR="002A0B22" w:rsidRPr="001B7896">
          <w:rPr>
            <w:highlight w:val="yellow"/>
            <w:lang w:bidi="hi-IN"/>
            <w:rPrChange w:id="103" w:author="Yoav Ram" w:date="2014-07-14T11:41:00Z">
              <w:rPr>
                <w:lang w:bidi="hi-IN"/>
              </w:rPr>
            </w:rPrChange>
          </w:rPr>
          <w:t xml:space="preserve"> continuous relationships between fitness and the mutation rate.</w:t>
        </w:r>
        <w:r w:rsidR="002A0B22">
          <w:rPr>
            <w:lang w:bidi="hi-IN"/>
          </w:rPr>
          <w:t xml:space="preserve"> </w:t>
        </w:r>
      </w:ins>
    </w:p>
    <w:p w:rsidR="005316EE" w:rsidRDefault="005316EE" w:rsidP="008D0078">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either goes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(i)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616194">
        <w:fldChar w:fldCharType="begin" w:fldLock="1"/>
      </w:r>
      <w:r w:rsidR="002A5AC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"[41]" }, "properties" : { "noteIndex" : 0 }, "schema" : "https://github.com/citation-style-language/schema/raw/master/csl-citation.json" }</w:instrText>
      </w:r>
      <w:r w:rsidR="00616194">
        <w:fldChar w:fldCharType="separate"/>
      </w:r>
      <w:r w:rsidRPr="00CD660F">
        <w:rPr>
          <w:noProof/>
        </w:rPr>
        <w:t>(Haigh 1978)</w:t>
      </w:r>
      <w:r w:rsidR="00616194">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616194">
        <w:fldChar w:fldCharType="begin" w:fldLock="1"/>
      </w:r>
      <w:r w:rsidR="002A5ACF">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"[42]" }, "properties" : { "noteIndex" : 0 }, "schema" : "https://github.com/citation-style-language/schema/raw/master/csl-citation.json" }</w:instrText>
      </w:r>
      <w:r w:rsidR="00616194">
        <w:fldChar w:fldCharType="separate"/>
      </w:r>
      <w:r w:rsidR="0061395B" w:rsidRPr="0061395B">
        <w:rPr>
          <w:noProof/>
        </w:rPr>
        <w:t>[42]</w:t>
      </w:r>
      <w:r w:rsidR="00616194">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 xml:space="preserve">B), in which: (i)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lastRenderedPageBreak/>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aB/x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 xml:space="preserve">AB/x </w:t>
      </w:r>
      <w:r w:rsidR="00191D82">
        <w:t xml:space="preserve"> is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616194" w:rsidRPr="00020A87">
        <w:fldChar w:fldCharType="begin" w:fldLock="1"/>
      </w:r>
      <w:r w:rsidR="002A5AC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"[43]" }, "properties" : { "noteIndex" : 0 }, "schema" : "https://github.com/citation-style-language/schema/raw/master/csl-citation.json" }</w:instrText>
      </w:r>
      <w:r w:rsidR="00616194" w:rsidRPr="00020A87">
        <w:fldChar w:fldCharType="separate"/>
      </w:r>
      <w:r w:rsidR="0061395B" w:rsidRPr="0061395B">
        <w:rPr>
          <w:noProof/>
        </w:rPr>
        <w:t>[43]</w:t>
      </w:r>
      <w:r w:rsidR="00616194" w:rsidRPr="00020A87">
        <w:fldChar w:fldCharType="end"/>
      </w:r>
      <w:r w:rsidRPr="00020A87">
        <w:t>.</w:t>
      </w:r>
    </w:p>
    <w:p w:rsidR="005316EE" w:rsidRPr="00020A87" w:rsidRDefault="005316EE" w:rsidP="008D0078">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631789"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w:t>
      </w:r>
      <w:r>
        <w:lastRenderedPageBreak/>
        <w:t xml:space="preserve">single mutant </w:t>
      </w:r>
      <w:r>
        <w:rPr>
          <w:i/>
          <w:iCs/>
        </w:rPr>
        <w:t>Ab</w:t>
      </w:r>
      <w:r>
        <w:t xml:space="preserve"> or </w:t>
      </w:r>
      <w:r>
        <w:rPr>
          <w:i/>
          <w:iCs/>
        </w:rPr>
        <w:t xml:space="preserve">aB </w:t>
      </w:r>
      <w:r w:rsidRPr="00D65806">
        <w:t>(</w:t>
      </w:r>
      <w:r w:rsidR="006620EE">
        <w:t>Figure 1</w:t>
      </w:r>
      <w:r>
        <w:t>A). Denoting the popu</w:t>
      </w:r>
      <w:r w:rsidRPr="00BA2B02">
        <w:t xml:space="preserve">lation size by </w:t>
      </w:r>
      <w:r w:rsidRPr="00BA2B02">
        <w:rPr>
          <w:i/>
          <w:iCs/>
        </w:rPr>
        <w:t xml:space="preserve">N, </w:t>
      </w:r>
      <w:r w:rsidRPr="00BA2B02">
        <w:t xml:space="preserve">we note that (i)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t xml:space="preserve">Combining the two constraints we get this constraint on the population size </w:t>
      </w:r>
      <w:r w:rsidRPr="00AC2BE1">
        <w:rPr>
          <w:i/>
          <w:iCs/>
        </w:rPr>
        <w:t>N</w:t>
      </w:r>
      <w:r>
        <w:t>:</w:t>
      </w:r>
      <w:r>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r w:rsidRPr="00BA2B02">
        <w:rPr>
          <w:i/>
          <w:iCs/>
        </w:rPr>
        <w:t>aB</w:t>
      </w:r>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and  </w:t>
      </w:r>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and </w:t>
      </w:r>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104" w:name="_Ref378231031"/>
            <w:bookmarkStart w:id="105" w:name="_Ref354134924"/>
            <w:r w:rsidRPr="00BA2B02">
              <w:t>(</w:t>
            </w:r>
            <w:r w:rsidR="00616194">
              <w:fldChar w:fldCharType="begin"/>
            </w:r>
            <w:r w:rsidR="00DA55AA">
              <w:instrText xml:space="preserve"> SEQ Equation </w:instrText>
            </w:r>
            <w:r w:rsidR="00616194">
              <w:fldChar w:fldCharType="separate"/>
            </w:r>
            <w:r w:rsidR="00C47BD2">
              <w:rPr>
                <w:noProof/>
              </w:rPr>
              <w:t>2</w:t>
            </w:r>
            <w:r w:rsidR="00616194">
              <w:rPr>
                <w:noProof/>
              </w:rPr>
              <w:fldChar w:fldCharType="end"/>
            </w:r>
            <w:bookmarkEnd w:id="104"/>
            <w:r w:rsidRPr="00BA2B02">
              <w:t>)</w:t>
            </w:r>
            <w:bookmarkEnd w:id="105"/>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lastRenderedPageBreak/>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F10DC1"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106" w:name="_Ref354134926"/>
            <w:r>
              <w:t>(</w:t>
            </w:r>
            <w:r w:rsidR="00616194">
              <w:fldChar w:fldCharType="begin"/>
            </w:r>
            <w:r w:rsidRPr="00EC7EBC">
              <w:instrText xml:space="preserve"> SEQ Equation </w:instrText>
            </w:r>
            <w:r w:rsidR="00616194">
              <w:fldChar w:fldCharType="separate"/>
            </w:r>
            <w:r w:rsidR="00C47BD2">
              <w:rPr>
                <w:noProof/>
              </w:rPr>
              <w:t>3</w:t>
            </w:r>
            <w:r w:rsidR="00616194">
              <w:rPr>
                <w:noProof/>
              </w:rPr>
              <w:fldChar w:fldCharType="end"/>
            </w:r>
            <w:r>
              <w:t>)</w:t>
            </w:r>
            <w:bookmarkEnd w:id="106"/>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that </w:t>
      </w:r>
      <m:oMath>
        <m:r>
          <w:rPr>
            <w:rFonts w:ascii="Cambria Math" w:hAnsi="Cambria Math"/>
          </w:rPr>
          <m:t>τU&lt;1</m:t>
        </m:r>
      </m:oMath>
      <w:r>
        <w:t xml:space="preserve">. </w:t>
      </w:r>
    </w:p>
    <w:p w:rsidR="005316EE" w:rsidRDefault="005316EE" w:rsidP="008D0078">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107" w:name="_Ref354319797"/>
      <w:r>
        <w:t xml:space="preserve">Fixation probability </w:t>
      </w:r>
      <w:bookmarkEnd w:id="107"/>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a large population size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Eshel </w:t>
      </w:r>
      <w:r w:rsidR="00616194">
        <w:fldChar w:fldCharType="begin" w:fldLock="1"/>
      </w:r>
      <w:r w:rsidR="002A5AC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"[44]" }, "properties" : { "noteIndex" : 0 }, "schema" : "https://github.com/citation-style-language/schema/raw/master/csl-citation.json" }</w:instrText>
      </w:r>
      <w:r w:rsidR="00616194">
        <w:fldChar w:fldCharType="separate"/>
      </w:r>
      <w:r w:rsidR="0061395B" w:rsidRPr="0061395B">
        <w:rPr>
          <w:noProof/>
        </w:rPr>
        <w:t>[44]</w:t>
      </w:r>
      <w:r w:rsidR="00616194">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108" w:name="_Ref378231034"/>
            <w:r>
              <w:t>(</w:t>
            </w:r>
            <w:r w:rsidR="00616194">
              <w:fldChar w:fldCharType="begin"/>
            </w:r>
            <w:r w:rsidRPr="00EC7EBC">
              <w:instrText xml:space="preserve"> SEQ Equation </w:instrText>
            </w:r>
            <w:r w:rsidR="00616194">
              <w:fldChar w:fldCharType="separate"/>
            </w:r>
            <w:r w:rsidR="00C47BD2">
              <w:rPr>
                <w:noProof/>
              </w:rPr>
              <w:t>4</w:t>
            </w:r>
            <w:r w:rsidR="00616194">
              <w:rPr>
                <w:noProof/>
              </w:rPr>
              <w:fldChar w:fldCharType="end"/>
            </w:r>
            <w:bookmarkEnd w:id="108"/>
            <w:r>
              <w:t>)</w:t>
            </w:r>
          </w:p>
        </w:tc>
      </w:tr>
    </w:tbl>
    <w:p w:rsidR="005316EE" w:rsidRDefault="005316EE" w:rsidP="008D0078">
      <w:pPr>
        <w:spacing w:line="480" w:lineRule="auto"/>
        <w:rPr>
          <w:lang w:bidi="hi-IN"/>
        </w:rPr>
      </w:pPr>
      <w:bookmarkStart w:id="109" w:name="_Ref360181968"/>
      <w:r>
        <w:rPr>
          <w:lang w:bidi="hi-IN"/>
        </w:rPr>
        <w:t xml:space="preserve">That is, the fixation probability of the double mutant is roughly twice its adaptive advantage. This is a classic result of population genetics theory </w:t>
      </w:r>
      <w:r w:rsidR="00616194">
        <w:rPr>
          <w:lang w:bidi="hi-IN"/>
        </w:rPr>
        <w:fldChar w:fldCharType="begin" w:fldLock="1"/>
      </w:r>
      <w:r w:rsidR="002A5AC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"[45,46]" }, "properties" : { "noteIndex" : 0 }, "schema" : "https://github.com/citation-style-language/schema/raw/master/csl-citation.json" }</w:instrText>
      </w:r>
      <w:r w:rsidR="00616194">
        <w:rPr>
          <w:lang w:bidi="hi-IN"/>
        </w:rPr>
        <w:fldChar w:fldCharType="separate"/>
      </w:r>
      <w:r w:rsidR="0061395B" w:rsidRPr="0061395B">
        <w:rPr>
          <w:noProof/>
          <w:lang w:bidi="hi-IN"/>
        </w:rPr>
        <w:t>[45,46]</w:t>
      </w:r>
      <w:r w:rsidR="00616194">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lastRenderedPageBreak/>
        <w:t>Adaptation rate</w:t>
      </w:r>
      <w:bookmarkEnd w:id="109"/>
    </w:p>
    <w:p w:rsidR="005316EE" w:rsidRPr="000448EE" w:rsidRDefault="005316EE" w:rsidP="008D0078">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 </w:t>
      </w:r>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r w:rsidR="005316EE" w:rsidRPr="00CB2F61">
        <w:rPr>
          <w:i/>
          <w:iCs/>
        </w:rPr>
        <w:t>Nqρ</w:t>
      </w:r>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110" w:name="_Ref378231036"/>
            <w:r>
              <w:t>(</w:t>
            </w:r>
            <w:r w:rsidR="00616194">
              <w:fldChar w:fldCharType="begin"/>
            </w:r>
            <w:r w:rsidRPr="00EC7EBC">
              <w:instrText xml:space="preserve"> SEQ Equation </w:instrText>
            </w:r>
            <w:r w:rsidR="00616194">
              <w:fldChar w:fldCharType="separate"/>
            </w:r>
            <w:r w:rsidR="00C47BD2">
              <w:rPr>
                <w:noProof/>
              </w:rPr>
              <w:t>5</w:t>
            </w:r>
            <w:r w:rsidR="00616194">
              <w:rPr>
                <w:noProof/>
              </w:rPr>
              <w:fldChar w:fldCharType="end"/>
            </w:r>
            <w:bookmarkEnd w:id="110"/>
            <w:r>
              <w:t>)</w:t>
            </w:r>
          </w:p>
        </w:tc>
      </w:tr>
    </w:tbl>
    <w:p w:rsidR="005316EE" w:rsidRDefault="005316EE" w:rsidP="008D0078">
      <w:pPr>
        <w:spacing w:line="480" w:lineRule="auto"/>
      </w:pPr>
      <w:r>
        <w:t xml:space="preserve">Plugging eqs.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F10DC1"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616194">
              <w:fldChar w:fldCharType="begin"/>
            </w:r>
            <w:r w:rsidRPr="00C23983">
              <w:instrText xml:space="preserve"> SEQ Equation </w:instrText>
            </w:r>
            <w:r w:rsidR="00616194">
              <w:fldChar w:fldCharType="separate"/>
            </w:r>
            <w:r w:rsidR="00C47BD2">
              <w:rPr>
                <w:noProof/>
              </w:rPr>
              <w:t>6</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F10DC1"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616194">
              <w:fldChar w:fldCharType="begin"/>
            </w:r>
            <w:r w:rsidR="00DA55AA">
              <w:instrText xml:space="preserve"> SEQ Equation </w:instrText>
            </w:r>
            <w:r w:rsidR="00616194">
              <w:fldChar w:fldCharType="separate"/>
            </w:r>
            <w:r w:rsidR="00C47BD2">
              <w:rPr>
                <w:noProof/>
              </w:rPr>
              <w:t>7</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F10DC1"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bookmarkStart w:id="111" w:name="_Ref393100711"/>
            <w:r>
              <w:t>(</w:t>
            </w:r>
            <w:r w:rsidR="00616194">
              <w:fldChar w:fldCharType="begin"/>
            </w:r>
            <w:r w:rsidRPr="00C23983">
              <w:instrText xml:space="preserve"> SEQ Equation </w:instrText>
            </w:r>
            <w:r w:rsidR="00616194">
              <w:fldChar w:fldCharType="separate"/>
            </w:r>
            <w:r w:rsidR="00C47BD2">
              <w:rPr>
                <w:noProof/>
              </w:rPr>
              <w:t>8</w:t>
            </w:r>
            <w:r w:rsidR="00616194">
              <w:rPr>
                <w:noProof/>
              </w:rPr>
              <w:fldChar w:fldCharType="end"/>
            </w:r>
            <w:bookmarkEnd w:id="111"/>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w:t>
      </w:r>
      <w:r>
        <w:rPr>
          <w:rFonts w:eastAsiaTheme="minorEastAsia"/>
          <w:lang w:bidi="hi-IN"/>
        </w:rPr>
        <w:lastRenderedPageBreak/>
        <w:t xml:space="preserve">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Pr>
          <w:lang w:bidi="hi-IN"/>
        </w:rPr>
        <w:t xml:space="preserve"> for description of model parameters and</w:t>
      </w:r>
      <w:r w:rsidR="00585914">
        <w:rPr>
          <w:lang w:bidi="hi-IN"/>
        </w:rPr>
        <w:t xml:space="preserve"> an article by Weinreich and Chao</w:t>
      </w:r>
      <w:r>
        <w:rPr>
          <w:lang w:bidi="hi-IN"/>
        </w:rPr>
        <w:t xml:space="preserve"> </w:t>
      </w:r>
      <w:r w:rsidR="00616194">
        <w:rPr>
          <w:lang w:bidi="hi-IN"/>
        </w:rPr>
        <w:fldChar w:fldCharType="begin" w:fldLock="1"/>
      </w:r>
      <w:r w:rsidR="002A5ACF">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"[47]" }, "properties" : { "noteIndex" : 0 }, "schema" : "https://github.com/citation-style-language/schema/raw/master/csl-citation.json" }</w:instrText>
      </w:r>
      <w:r w:rsidR="00616194">
        <w:rPr>
          <w:lang w:bidi="hi-IN"/>
        </w:rPr>
        <w:fldChar w:fldCharType="separate"/>
      </w:r>
      <w:r w:rsidR="0061395B" w:rsidRPr="0061395B">
        <w:rPr>
          <w:noProof/>
          <w:lang w:bidi="hi-IN"/>
        </w:rPr>
        <w:t>[47]</w:t>
      </w:r>
      <w:r w:rsidR="00616194">
        <w:rPr>
          <w:lang w:bidi="hi-IN"/>
        </w:rPr>
        <w:fldChar w:fldCharType="end"/>
      </w:r>
      <w:r>
        <w:rPr>
          <w:lang w:bidi="hi-IN"/>
        </w:rPr>
        <w:t xml:space="preserve"> for a result similar to eq. 6.</w:t>
      </w:r>
    </w:p>
    <w:p w:rsidR="0084602B" w:rsidRDefault="00323C45" w:rsidP="008D0078">
      <w:pPr>
        <w:spacing w:line="480" w:lineRule="auto"/>
      </w:pPr>
      <w:r>
        <w:rPr>
          <w:rFonts w:eastAsiaTheme="minorEastAsia"/>
          <w:lang w:bidi="hi-IN"/>
        </w:rPr>
        <w:t>The main</w:t>
      </w:r>
      <w:r w:rsidR="005316EE">
        <w:rPr>
          <w:rFonts w:eastAsiaTheme="minorEastAsia"/>
          <w:lang w:bidi="hi-IN"/>
        </w:rPr>
        <w:t xml:space="preserve"> conclusions from eqs.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does not hypermutate.</w:t>
      </w:r>
    </w:p>
    <w:p w:rsidR="00323C45" w:rsidRDefault="0084602B" w:rsidP="008D0078">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2A0B22" w:rsidRDefault="00DD0EC1">
      <w:pPr>
        <w:spacing w:line="480" w:lineRule="auto"/>
        <w:rPr>
          <w:ins w:id="112" w:author="Yoav Ram" w:date="2014-07-14T11:37:00Z"/>
          <w:lang w:bidi="hi-IN"/>
        </w:rPr>
        <w:pPrChange w:id="113" w:author="Yoav Ram" w:date="2014-07-14T11:39:00Z">
          <w:pPr>
            <w:spacing w:after="200" w:line="276" w:lineRule="auto"/>
          </w:pPr>
        </w:pPrChange>
      </w:pPr>
      <w:r>
        <w:rPr>
          <w:rFonts w:eastAsiaTheme="minorEastAsia"/>
          <w:lang w:bidi="hi-IN"/>
        </w:rPr>
        <w:t>Figure 2</w:t>
      </w:r>
      <w:ins w:id="114" w:author="Yoav Ram" w:date="2014-07-14T11:33:00Z">
        <w:r w:rsidR="002A0B22">
          <w:rPr>
            <w:rFonts w:eastAsiaTheme="minorEastAsia"/>
            <w:lang w:bidi="hi-IN"/>
          </w:rPr>
          <w:t>A</w:t>
        </w:r>
      </w:ins>
      <w:r w:rsidR="005316EE">
        <w:rPr>
          <w:rFonts w:eastAsiaTheme="minorEastAsia"/>
          <w:lang w:bidi="hi-IN"/>
        </w:rPr>
        <w:t xml:space="preserve"> compares the analytic approximations with simulation</w:t>
      </w:r>
      <w:del w:id="115" w:author="Yoav Ram" w:date="2014-07-13T14:18:00Z">
        <w:r w:rsidR="005316EE" w:rsidDel="002D7AB0">
          <w:rPr>
            <w:rFonts w:eastAsiaTheme="minorEastAsia"/>
            <w:lang w:bidi="hi-IN"/>
          </w:rPr>
          <w:delText>s</w:delText>
        </w:r>
      </w:del>
      <w:r w:rsidR="005316EE">
        <w:rPr>
          <w:rFonts w:eastAsiaTheme="minorEastAsia"/>
          <w:lang w:bidi="hi-IN"/>
        </w:rPr>
        <w:t xml:space="preserve">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616194">
        <w:fldChar w:fldCharType="begin" w:fldLock="1"/>
      </w:r>
      <w:r w:rsidR="002A5ACF">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"[48]" }, "properties" : { "noteIndex" : 0 }, "schema" : "https://github.com/citation-style-language/schema/raw/master/csl-citation.json" }</w:instrText>
      </w:r>
      <w:r w:rsidR="00616194">
        <w:fldChar w:fldCharType="separate"/>
      </w:r>
      <w:r w:rsidR="0061395B" w:rsidRPr="0061395B">
        <w:rPr>
          <w:noProof/>
        </w:rPr>
        <w:t>[48]</w:t>
      </w:r>
      <w:r w:rsidR="00616194">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ins w:id="116" w:author="Yoav Ram" w:date="2014-07-14T11:37:00Z">
        <w:r w:rsidR="002A0B22">
          <w:rPr>
            <w:lang w:bidi="hi-IN"/>
          </w:rPr>
          <w:br w:type="page"/>
        </w:r>
      </w:ins>
    </w:p>
    <w:p w:rsidR="002A0B22" w:rsidRDefault="002A0B22" w:rsidP="002A0B22">
      <w:pPr>
        <w:pStyle w:val="FigureLegend"/>
        <w:spacing w:line="480" w:lineRule="auto"/>
        <w:rPr>
          <w:ins w:id="117" w:author="Yoav Ram" w:date="2014-07-14T11:37:00Z"/>
          <w:b/>
          <w:bCs/>
          <w:sz w:val="20"/>
          <w:szCs w:val="20"/>
        </w:rPr>
      </w:pPr>
      <w:ins w:id="118" w:author="Yoav Ram" w:date="2014-07-14T11:37:00Z">
        <w:r>
          <w:rPr>
            <w:b/>
            <w:bCs/>
            <w:noProof/>
            <w:sz w:val="20"/>
            <w:szCs w:val="20"/>
            <w:rPrChange w:id="119" w:author="Unknown">
              <w:rPr>
                <w:noProof/>
              </w:rPr>
            </w:rPrChange>
          </w:rPr>
          <w:lastRenderedPageBreak/>
          <w:drawing>
            <wp:inline distT="0" distB="0" distL="0" distR="0" wp14:anchorId="2713194A" wp14:editId="22BDF17E">
              <wp:extent cx="276786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7869" cy="3600000"/>
                      </a:xfrm>
                      <a:prstGeom prst="rect">
                        <a:avLst/>
                      </a:prstGeom>
                      <a:noFill/>
                      <a:ln>
                        <a:noFill/>
                      </a:ln>
                    </pic:spPr>
                  </pic:pic>
                </a:graphicData>
              </a:graphic>
            </wp:inline>
          </w:drawing>
        </w:r>
      </w:ins>
    </w:p>
    <w:p w:rsidR="002A0B22" w:rsidRPr="00733307" w:rsidRDefault="002A0B22" w:rsidP="002A0B22">
      <w:pPr>
        <w:pStyle w:val="FigureLegend"/>
        <w:spacing w:line="480" w:lineRule="auto"/>
        <w:jc w:val="left"/>
        <w:rPr>
          <w:ins w:id="120" w:author="Yoav Ram" w:date="2014-07-14T11:37:00Z"/>
          <w:sz w:val="20"/>
          <w:szCs w:val="20"/>
        </w:rPr>
      </w:pPr>
      <w:ins w:id="121" w:author="Yoav Ram" w:date="2014-07-14T11:37:00Z">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sidRPr="00733307">
          <w:rPr>
            <w:b/>
            <w:bCs/>
            <w:noProof/>
            <w:sz w:val="20"/>
            <w:szCs w:val="20"/>
          </w:rPr>
          <w:t>2</w:t>
        </w:r>
        <w:r w:rsidRPr="00733307">
          <w:rPr>
            <w:b/>
            <w:bCs/>
            <w:sz w:val="20"/>
            <w:szCs w:val="20"/>
          </w:rPr>
          <w:fldChar w:fldCharType="end"/>
        </w:r>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sidRPr="00733307">
          <w:rPr>
            <w:b/>
            <w:bCs/>
            <w:sz w:val="20"/>
            <w:szCs w:val="20"/>
          </w:rPr>
          <w:t>(A)</w:t>
        </w:r>
        <w:r w:rsidRPr="00733307">
          <w:rPr>
            <w:sz w:val="20"/>
            <w:szCs w:val="20"/>
          </w:rPr>
          <w:t xml:space="preserv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 xml:space="preserve">(SIMe; </w:t>
        </w:r>
        <w:r w:rsidRPr="00733307">
          <w:rPr>
            <w:sz w:val="20"/>
            <w:szCs w:val="20"/>
          </w:rPr>
          <w:t>see section</w:t>
        </w:r>
        <w:r>
          <w:rPr>
            <w:sz w:val="20"/>
            <w:szCs w:val="20"/>
          </w:rPr>
          <w:t xml:space="preserve"> 3.5)</w:t>
        </w:r>
        <w:r w:rsidRPr="00733307">
          <w:rPr>
            <w:sz w:val="20"/>
            <w:szCs w:val="20"/>
          </w:rPr>
          <w:t xml:space="preserve">. Lines are analytic approximations; markers are the means of stochastic simulation results; error bars represent 95% confidence interval of the mean (at least 1,000 replicates per point; computed with bootstrap with 1,000 samples per point). Parameters (see </w:t>
        </w:r>
        <w:r w:rsidRPr="00733307">
          <w:rPr>
            <w:sz w:val="20"/>
            <w:szCs w:val="20"/>
          </w:rPr>
          <w:fldChar w:fldCharType="begin"/>
        </w:r>
        <w:r w:rsidRPr="00733307">
          <w:rPr>
            <w:sz w:val="20"/>
            <w:szCs w:val="20"/>
          </w:rPr>
          <w:instrText xml:space="preserve"> REF _Ref358791100 \h  \* MERGEFORMAT </w:instrText>
        </w:r>
      </w:ins>
      <w:r w:rsidRPr="00733307">
        <w:rPr>
          <w:sz w:val="20"/>
          <w:szCs w:val="20"/>
        </w:rPr>
      </w:r>
      <w:ins w:id="122" w:author="Yoav Ram" w:date="2014-07-14T11:37:00Z">
        <w:r w:rsidRPr="00733307">
          <w:rPr>
            <w:sz w:val="20"/>
            <w:szCs w:val="20"/>
          </w:rPr>
          <w:fldChar w:fldCharType="separate"/>
        </w:r>
        <w:r w:rsidRPr="00733307">
          <w:rPr>
            <w:sz w:val="20"/>
            <w:szCs w:val="20"/>
          </w:rPr>
          <w:t>Table 1</w:t>
        </w:r>
        <w:r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Pr="00DF5A14">
          <w:rPr>
            <w:b/>
            <w:bCs/>
            <w:sz w:val="20"/>
            <w:szCs w:val="20"/>
            <w:highlight w:val="yellow"/>
            <w:rPrChange w:id="123" w:author="Yoav Ram" w:date="2014-07-14T11:40:00Z">
              <w:rPr>
                <w:b/>
                <w:bCs/>
                <w:sz w:val="20"/>
                <w:szCs w:val="20"/>
              </w:rPr>
            </w:rPrChange>
          </w:rPr>
          <w:t>(B)</w:t>
        </w:r>
        <w:r w:rsidRPr="00DF5A14">
          <w:rPr>
            <w:sz w:val="20"/>
            <w:szCs w:val="20"/>
            <w:highlight w:val="yellow"/>
            <w:rPrChange w:id="124" w:author="Yoav Ram" w:date="2014-07-14T11:40:00Z">
              <w:rPr>
                <w:sz w:val="20"/>
                <w:szCs w:val="20"/>
              </w:rPr>
            </w:rPrChange>
          </w:rPr>
          <w:t xml:space="preserve"> Markers are the results of adaptation with SIM with different continuous relationships between fitness and mutation rate, defined by a curvature parameter </w:t>
        </w:r>
        <w:r w:rsidRPr="00DF5A14">
          <w:rPr>
            <w:i/>
            <w:iCs/>
            <w:sz w:val="20"/>
            <w:szCs w:val="20"/>
            <w:highlight w:val="yellow"/>
            <w:rPrChange w:id="125" w:author="Yoav Ram" w:date="2014-07-14T11:40:00Z">
              <w:rPr>
                <w:i/>
                <w:iCs/>
                <w:sz w:val="20"/>
                <w:szCs w:val="20"/>
              </w:rPr>
            </w:rPrChange>
          </w:rPr>
          <w:t>k</w:t>
        </w:r>
        <w:r w:rsidRPr="00DF5A14">
          <w:rPr>
            <w:sz w:val="20"/>
            <w:szCs w:val="20"/>
            <w:highlight w:val="yellow"/>
            <w:rPrChange w:id="126" w:author="Yoav Ram" w:date="2014-07-14T11:40:00Z">
              <w:rPr>
                <w:sz w:val="20"/>
                <w:szCs w:val="20"/>
              </w:rPr>
            </w:rPrChange>
          </w:rPr>
          <w:t xml:space="preserve"> and mutation rate fold increase </w:t>
        </w:r>
        <w:r w:rsidRPr="00DF5A14">
          <w:rPr>
            <w:rFonts w:ascii="Times New Roman" w:hAnsi="Times New Roman" w:cs="Times New Roman"/>
            <w:i/>
            <w:iCs/>
            <w:sz w:val="20"/>
            <w:szCs w:val="20"/>
            <w:highlight w:val="yellow"/>
            <w:rPrChange w:id="127" w:author="Yoav Ram" w:date="2014-07-14T11:40:00Z">
              <w:rPr>
                <w:rFonts w:ascii="Times New Roman" w:hAnsi="Times New Roman" w:cs="Times New Roman"/>
                <w:i/>
                <w:iCs/>
                <w:sz w:val="20"/>
                <w:szCs w:val="20"/>
              </w:rPr>
            </w:rPrChange>
          </w:rPr>
          <w:t>τ</w:t>
        </w:r>
        <w:r w:rsidRPr="00DF5A14">
          <w:rPr>
            <w:sz w:val="20"/>
            <w:szCs w:val="20"/>
            <w:highlight w:val="yellow"/>
            <w:rPrChange w:id="128" w:author="Yoav Ram" w:date="2014-07-14T11:40:00Z">
              <w:rPr>
                <w:sz w:val="20"/>
                <w:szCs w:val="20"/>
              </w:rPr>
            </w:rPrChange>
          </w:rPr>
          <w:t>=10 (see Online Appendix E and Figure E1)</w:t>
        </w:r>
        <w:r w:rsidRPr="00DF5A14">
          <w:rPr>
            <w:b/>
            <w:bCs/>
            <w:sz w:val="20"/>
            <w:szCs w:val="20"/>
            <w:highlight w:val="yellow"/>
            <w:rPrChange w:id="129" w:author="Yoav Ram" w:date="2014-07-14T11:40:00Z">
              <w:rPr>
                <w:b/>
                <w:bCs/>
                <w:sz w:val="20"/>
                <w:szCs w:val="20"/>
              </w:rPr>
            </w:rPrChange>
          </w:rPr>
          <w:t xml:space="preserve">. </w:t>
        </w:r>
        <w:r w:rsidRPr="00DF5A14">
          <w:rPr>
            <w:sz w:val="20"/>
            <w:szCs w:val="20"/>
            <w:highlight w:val="yellow"/>
            <w:rPrChange w:id="130" w:author="Yoav Ram" w:date="2014-07-14T11:40:00Z">
              <w:rPr>
                <w:sz w:val="20"/>
                <w:szCs w:val="20"/>
              </w:rPr>
            </w:rPrChange>
          </w:rPr>
          <w:t xml:space="preserve">Each dashed line is an analytic approximation of the continuous SIM next to it, using a SIM strategy with a threshold relationship and with </w:t>
        </w:r>
        <w:r w:rsidRPr="00DF5A14">
          <w:rPr>
            <w:rFonts w:cs="Times New Roman"/>
            <w:i/>
            <w:iCs/>
            <w:sz w:val="20"/>
            <w:szCs w:val="20"/>
            <w:highlight w:val="yellow"/>
            <w:rPrChange w:id="131" w:author="Yoav Ram" w:date="2014-07-14T11:40:00Z">
              <w:rPr>
                <w:rFonts w:cs="Times New Roman"/>
                <w:i/>
                <w:iCs/>
                <w:sz w:val="20"/>
                <w:szCs w:val="20"/>
              </w:rPr>
            </w:rPrChange>
          </w:rPr>
          <w:t>τ</w:t>
        </w:r>
        <w:r w:rsidRPr="00DF5A14">
          <w:rPr>
            <w:sz w:val="20"/>
            <w:szCs w:val="20"/>
            <w:highlight w:val="yellow"/>
            <w:rPrChange w:id="132" w:author="Yoav Ram" w:date="2014-07-14T11:40:00Z">
              <w:rPr>
                <w:sz w:val="20"/>
                <w:szCs w:val="20"/>
              </w:rPr>
            </w:rPrChange>
          </w:rPr>
          <w:t>=</w:t>
        </w:r>
        <w:r w:rsidRPr="00DF5A14">
          <w:rPr>
            <w:sz w:val="20"/>
            <w:szCs w:val="20"/>
            <w:highlight w:val="yellow"/>
            <w:lang w:bidi="hi-IN"/>
            <w:rPrChange w:id="133" w:author="Yoav Ram" w:date="2014-07-14T11:40:00Z">
              <w:rPr>
                <w:sz w:val="20"/>
                <w:szCs w:val="20"/>
                <w:lang w:bidi="hi-IN"/>
              </w:rPr>
            </w:rPrChange>
          </w:rPr>
          <w:t>4.61, 1.45, and 1.05, top to bottom.</w:t>
        </w:r>
        <w:r w:rsidRPr="00DF5A14">
          <w:rPr>
            <w:sz w:val="20"/>
            <w:szCs w:val="20"/>
            <w:highlight w:val="yellow"/>
            <w:rPrChange w:id="134" w:author="Yoav Ram" w:date="2014-07-14T11:40:00Z">
              <w:rPr>
                <w:sz w:val="20"/>
                <w:szCs w:val="20"/>
              </w:rPr>
            </w:rPrChange>
          </w:rPr>
          <w:t xml:space="preserve"> Online version in</w:t>
        </w:r>
        <w:r w:rsidRPr="00DF5A14">
          <w:rPr>
            <w:sz w:val="20"/>
            <w:szCs w:val="20"/>
            <w:highlight w:val="yellow"/>
            <w:lang w:val="en-GB"/>
            <w:rPrChange w:id="135" w:author="Yoav Ram" w:date="2014-07-14T11:40:00Z">
              <w:rPr>
                <w:sz w:val="20"/>
                <w:szCs w:val="20"/>
                <w:lang w:val="en-GB"/>
              </w:rPr>
            </w:rPrChange>
          </w:rPr>
          <w:t xml:space="preserve"> colour</w:t>
        </w:r>
        <w:r w:rsidRPr="00DF5A14">
          <w:rPr>
            <w:sz w:val="20"/>
            <w:szCs w:val="20"/>
            <w:highlight w:val="yellow"/>
            <w:rPrChange w:id="136" w:author="Yoav Ram" w:date="2014-07-14T11:40:00Z">
              <w:rPr>
                <w:sz w:val="20"/>
                <w:szCs w:val="20"/>
              </w:rPr>
            </w:rPrChange>
          </w:rPr>
          <w:t>.</w:t>
        </w:r>
      </w:ins>
    </w:p>
    <w:p w:rsidR="00CD3F78" w:rsidDel="002A0B22" w:rsidRDefault="00CD3F78" w:rsidP="002D7AB0">
      <w:pPr>
        <w:spacing w:line="480" w:lineRule="auto"/>
        <w:rPr>
          <w:del w:id="137" w:author="Yoav Ram" w:date="2014-07-14T11:37:00Z"/>
          <w:lang w:bidi="hi-IN"/>
        </w:rPr>
      </w:pPr>
    </w:p>
    <w:p w:rsidR="002A0B22" w:rsidRPr="00457ACF" w:rsidRDefault="002A0B22" w:rsidP="00DF5A14">
      <w:pPr>
        <w:spacing w:line="480" w:lineRule="auto"/>
        <w:rPr>
          <w:ins w:id="138" w:author="Yoav Ram" w:date="2014-07-14T11:35:00Z"/>
          <w:rFonts w:ascii="Palatino Linotype" w:hAnsi="Palatino Linotype"/>
          <w:lang w:bidi="hi-IN"/>
        </w:rPr>
      </w:pPr>
      <w:ins w:id="139" w:author="Yoav Ram" w:date="2014-07-14T11:33:00Z">
        <w:r w:rsidRPr="00DF5A14">
          <w:rPr>
            <w:highlight w:val="yellow"/>
            <w:lang w:bidi="hi-IN"/>
            <w:rPrChange w:id="140" w:author="Yoav Ram" w:date="2014-07-14T11:40:00Z">
              <w:rPr>
                <w:lang w:bidi="hi-IN"/>
              </w:rPr>
            </w:rPrChange>
          </w:rPr>
          <w:t>The adaptation rate of SIM with continuous relationship</w:t>
        </w:r>
      </w:ins>
      <w:ins w:id="141" w:author="Yoav Ram" w:date="2014-07-14T11:37:00Z">
        <w:r w:rsidRPr="00DF5A14">
          <w:rPr>
            <w:highlight w:val="yellow"/>
            <w:lang w:bidi="hi-IN"/>
            <w:rPrChange w:id="142" w:author="Yoav Ram" w:date="2014-07-14T11:40:00Z">
              <w:rPr>
                <w:lang w:bidi="hi-IN"/>
              </w:rPr>
            </w:rPrChange>
          </w:rPr>
          <w:t>s</w:t>
        </w:r>
      </w:ins>
      <w:ins w:id="143" w:author="Yoav Ram" w:date="2014-07-14T11:33:00Z">
        <w:r w:rsidRPr="00DF5A14">
          <w:rPr>
            <w:highlight w:val="yellow"/>
            <w:lang w:bidi="hi-IN"/>
            <w:rPrChange w:id="144" w:author="Yoav Ram" w:date="2014-07-14T11:40:00Z">
              <w:rPr>
                <w:lang w:bidi="hi-IN"/>
              </w:rPr>
            </w:rPrChange>
          </w:rPr>
          <w:t xml:space="preserve"> between fitness and mutation rate (Online Appendix E) </w:t>
        </w:r>
      </w:ins>
      <w:ins w:id="145" w:author="Yoav Ram" w:date="2014-07-14T11:37:00Z">
        <w:r w:rsidRPr="00DF5A14">
          <w:rPr>
            <w:highlight w:val="yellow"/>
            <w:lang w:bidi="hi-IN"/>
            <w:rPrChange w:id="146" w:author="Yoav Ram" w:date="2014-07-14T11:40:00Z">
              <w:rPr>
                <w:lang w:bidi="hi-IN"/>
              </w:rPr>
            </w:rPrChange>
          </w:rPr>
          <w:t xml:space="preserve">is </w:t>
        </w:r>
      </w:ins>
      <w:ins w:id="147" w:author="Yoav Ram" w:date="2014-07-14T11:38:00Z">
        <w:r w:rsidRPr="00DF5A14">
          <w:rPr>
            <w:highlight w:val="yellow"/>
            <w:lang w:bidi="hi-IN"/>
            <w:rPrChange w:id="148" w:author="Yoav Ram" w:date="2014-07-14T11:40:00Z">
              <w:rPr>
                <w:lang w:bidi="hi-IN"/>
              </w:rPr>
            </w:rPrChange>
          </w:rPr>
          <w:t xml:space="preserve">similar to that of </w:t>
        </w:r>
      </w:ins>
      <w:ins w:id="149" w:author="Yoav Ram" w:date="2014-07-14T11:34:00Z">
        <w:r w:rsidRPr="00DF5A14">
          <w:rPr>
            <w:highlight w:val="yellow"/>
            <w:lang w:bidi="hi-IN"/>
            <w:rPrChange w:id="150" w:author="Yoav Ram" w:date="2014-07-14T11:40:00Z">
              <w:rPr>
                <w:lang w:bidi="hi-IN"/>
              </w:rPr>
            </w:rPrChange>
          </w:rPr>
          <w:t>SIM with threshold relationship</w:t>
        </w:r>
      </w:ins>
      <w:ins w:id="151" w:author="Yoav Ram" w:date="2014-07-14T11:38:00Z">
        <w:r w:rsidRPr="00DF5A14">
          <w:rPr>
            <w:highlight w:val="yellow"/>
            <w:lang w:bidi="hi-IN"/>
            <w:rPrChange w:id="152" w:author="Yoav Ram" w:date="2014-07-14T11:40:00Z">
              <w:rPr>
                <w:lang w:bidi="hi-IN"/>
              </w:rPr>
            </w:rPrChange>
          </w:rPr>
          <w:t>s</w:t>
        </w:r>
      </w:ins>
      <w:ins w:id="153" w:author="Yoav Ram" w:date="2014-07-14T11:34:00Z">
        <w:r w:rsidRPr="00DF5A14">
          <w:rPr>
            <w:highlight w:val="yellow"/>
            <w:lang w:bidi="hi-IN"/>
            <w:rPrChange w:id="154" w:author="Yoav Ram" w:date="2014-07-14T11:40:00Z">
              <w:rPr>
                <w:lang w:bidi="hi-IN"/>
              </w:rPr>
            </w:rPrChange>
          </w:rPr>
          <w:t xml:space="preserve"> (Figure 2B). </w:t>
        </w:r>
      </w:ins>
      <w:ins w:id="155" w:author="Yoav Ram" w:date="2014-07-14T11:36:00Z">
        <w:r w:rsidRPr="00DF5A14">
          <w:rPr>
            <w:rFonts w:ascii="Palatino Linotype" w:hAnsi="Palatino Linotype"/>
            <w:highlight w:val="yellow"/>
            <w:lang w:bidi="hi-IN"/>
            <w:rPrChange w:id="156" w:author="Yoav Ram" w:date="2014-07-14T11:40:00Z">
              <w:rPr>
                <w:rFonts w:ascii="Palatino Linotype" w:hAnsi="Palatino Linotype"/>
                <w:lang w:bidi="hi-IN"/>
              </w:rPr>
            </w:rPrChange>
          </w:rPr>
          <w:t xml:space="preserve">This </w:t>
        </w:r>
      </w:ins>
      <w:ins w:id="157" w:author="Yoav Ram" w:date="2014-07-14T11:39:00Z">
        <w:r w:rsidRPr="00DF5A14">
          <w:rPr>
            <w:rFonts w:ascii="Palatino Linotype" w:hAnsi="Palatino Linotype"/>
            <w:highlight w:val="yellow"/>
            <w:lang w:bidi="hi-IN"/>
            <w:rPrChange w:id="158" w:author="Yoav Ram" w:date="2014-07-14T11:40:00Z">
              <w:rPr>
                <w:rFonts w:ascii="Palatino Linotype" w:hAnsi="Palatino Linotype"/>
                <w:lang w:bidi="hi-IN"/>
              </w:rPr>
            </w:rPrChange>
          </w:rPr>
          <w:t xml:space="preserve">is because </w:t>
        </w:r>
      </w:ins>
      <w:ins w:id="159" w:author="Yoav Ram" w:date="2014-07-14T11:35:00Z">
        <w:r w:rsidRPr="00DF5A14">
          <w:rPr>
            <w:rFonts w:ascii="Palatino Linotype" w:hAnsi="Palatino Linotype"/>
            <w:highlight w:val="yellow"/>
            <w:lang w:bidi="hi-IN"/>
            <w:rPrChange w:id="160" w:author="Yoav Ram" w:date="2014-07-14T11:40:00Z">
              <w:rPr>
                <w:rFonts w:ascii="Palatino Linotype" w:hAnsi="Palatino Linotype"/>
                <w:lang w:bidi="hi-IN"/>
              </w:rPr>
            </w:rPrChange>
          </w:rPr>
          <w:t>the main factor determining the adaptation rate is the mutation rate increase of the wildtype and the single mutants (</w:t>
        </w:r>
        <w:r w:rsidRPr="00DF5A14">
          <w:rPr>
            <w:rFonts w:ascii="Palatino Linotype" w:hAnsi="Palatino Linotype"/>
            <w:i/>
            <w:iCs/>
            <w:highlight w:val="yellow"/>
            <w:lang w:bidi="hi-IN"/>
            <w:rPrChange w:id="161" w:author="Yoav Ram" w:date="2014-07-14T11:40:00Z">
              <w:rPr>
                <w:rFonts w:ascii="Palatino Linotype" w:hAnsi="Palatino Linotype"/>
                <w:i/>
                <w:iCs/>
                <w:lang w:bidi="hi-IN"/>
              </w:rPr>
            </w:rPrChange>
          </w:rPr>
          <w:t>ab</w:t>
        </w:r>
        <w:r w:rsidRPr="00DF5A14">
          <w:rPr>
            <w:rFonts w:ascii="Palatino Linotype" w:hAnsi="Palatino Linotype"/>
            <w:highlight w:val="yellow"/>
            <w:lang w:bidi="hi-IN"/>
            <w:rPrChange w:id="162" w:author="Yoav Ram" w:date="2014-07-14T11:40:00Z">
              <w:rPr>
                <w:rFonts w:ascii="Palatino Linotype" w:hAnsi="Palatino Linotype"/>
                <w:lang w:bidi="hi-IN"/>
              </w:rPr>
            </w:rPrChange>
          </w:rPr>
          <w:t xml:space="preserve">, </w:t>
        </w:r>
        <w:r w:rsidRPr="00DF5A14">
          <w:rPr>
            <w:rFonts w:ascii="Palatino Linotype" w:hAnsi="Palatino Linotype"/>
            <w:i/>
            <w:iCs/>
            <w:highlight w:val="yellow"/>
            <w:lang w:bidi="hi-IN"/>
            <w:rPrChange w:id="163" w:author="Yoav Ram" w:date="2014-07-14T11:40:00Z">
              <w:rPr>
                <w:rFonts w:ascii="Palatino Linotype" w:hAnsi="Palatino Linotype"/>
                <w:i/>
                <w:iCs/>
                <w:lang w:bidi="hi-IN"/>
              </w:rPr>
            </w:rPrChange>
          </w:rPr>
          <w:t>aB</w:t>
        </w:r>
        <w:r w:rsidRPr="00DF5A14">
          <w:rPr>
            <w:rFonts w:ascii="Palatino Linotype" w:hAnsi="Palatino Linotype"/>
            <w:highlight w:val="yellow"/>
            <w:lang w:bidi="hi-IN"/>
            <w:rPrChange w:id="164" w:author="Yoav Ram" w:date="2014-07-14T11:40:00Z">
              <w:rPr>
                <w:rFonts w:ascii="Palatino Linotype" w:hAnsi="Palatino Linotype"/>
                <w:lang w:bidi="hi-IN"/>
              </w:rPr>
            </w:rPrChange>
          </w:rPr>
          <w:t xml:space="preserve">, and </w:t>
        </w:r>
        <w:r w:rsidRPr="00DF5A14">
          <w:rPr>
            <w:rFonts w:ascii="Palatino Linotype" w:hAnsi="Palatino Linotype"/>
            <w:i/>
            <w:iCs/>
            <w:highlight w:val="yellow"/>
            <w:lang w:bidi="hi-IN"/>
            <w:rPrChange w:id="165" w:author="Yoav Ram" w:date="2014-07-14T11:40:00Z">
              <w:rPr>
                <w:rFonts w:ascii="Palatino Linotype" w:hAnsi="Palatino Linotype"/>
                <w:i/>
                <w:iCs/>
                <w:lang w:bidi="hi-IN"/>
              </w:rPr>
            </w:rPrChange>
          </w:rPr>
          <w:t>Ab</w:t>
        </w:r>
        <w:r w:rsidRPr="00DF5A14">
          <w:rPr>
            <w:rFonts w:ascii="Palatino Linotype" w:hAnsi="Palatino Linotype"/>
            <w:highlight w:val="yellow"/>
            <w:lang w:bidi="hi-IN"/>
            <w:rPrChange w:id="166" w:author="Yoav Ram" w:date="2014-07-14T11:40:00Z">
              <w:rPr>
                <w:rFonts w:ascii="Palatino Linotype" w:hAnsi="Palatino Linotype"/>
                <w:lang w:bidi="hi-IN"/>
              </w:rPr>
            </w:rPrChange>
          </w:rPr>
          <w:t>)</w:t>
        </w:r>
      </w:ins>
      <w:ins w:id="167" w:author="Yoav Ram" w:date="2014-07-14T11:36:00Z">
        <w:r w:rsidRPr="00DF5A14">
          <w:rPr>
            <w:rFonts w:ascii="Palatino Linotype" w:hAnsi="Palatino Linotype"/>
            <w:highlight w:val="yellow"/>
            <w:lang w:bidi="hi-IN"/>
            <w:rPrChange w:id="168" w:author="Yoav Ram" w:date="2014-07-14T11:40:00Z">
              <w:rPr>
                <w:rFonts w:ascii="Palatino Linotype" w:hAnsi="Palatino Linotype"/>
                <w:lang w:bidi="hi-IN"/>
              </w:rPr>
            </w:rPrChange>
          </w:rPr>
          <w:t xml:space="preserve">, </w:t>
        </w:r>
      </w:ins>
      <w:ins w:id="169" w:author="Yoav Ram" w:date="2014-07-15T14:46:00Z">
        <w:r w:rsidR="008F11A1" w:rsidRPr="00DF5A14">
          <w:rPr>
            <w:rFonts w:ascii="Palatino Linotype" w:hAnsi="Palatino Linotype"/>
            <w:highlight w:val="yellow"/>
            <w:lang w:bidi="hi-IN"/>
            <w:rPrChange w:id="170" w:author="Yoav Ram" w:date="2014-07-14T11:40:00Z">
              <w:rPr>
                <w:rFonts w:ascii="Palatino Linotype" w:hAnsi="Palatino Linotype"/>
                <w:highlight w:val="yellow"/>
                <w:lang w:bidi="hi-IN"/>
              </w:rPr>
            </w:rPrChange>
          </w:rPr>
          <w:t>as</w:t>
        </w:r>
      </w:ins>
      <w:ins w:id="171" w:author="Yoav Ram" w:date="2014-07-14T11:35:00Z">
        <w:r w:rsidRPr="00DF5A14">
          <w:rPr>
            <w:rFonts w:ascii="Palatino Linotype" w:hAnsi="Palatino Linotype"/>
            <w:highlight w:val="yellow"/>
            <w:lang w:bidi="hi-IN"/>
            <w:rPrChange w:id="172" w:author="Yoav Ram" w:date="2014-07-14T11:40:00Z">
              <w:rPr>
                <w:rFonts w:ascii="Palatino Linotype" w:hAnsi="Palatino Linotype"/>
                <w:lang w:bidi="hi-IN"/>
              </w:rPr>
            </w:rPrChange>
          </w:rPr>
          <w:t xml:space="preserve"> individuals with more than a single mutation do not have a significant contribution to adaptation.</w:t>
        </w:r>
      </w:ins>
    </w:p>
    <w:p w:rsidR="00DF5A14" w:rsidRDefault="00DF5A14" w:rsidP="00DF5A14">
      <w:pPr>
        <w:spacing w:after="200" w:line="480" w:lineRule="auto"/>
        <w:rPr>
          <w:rFonts w:eastAsiaTheme="minorEastAsia"/>
          <w:lang w:bidi="hi-IN"/>
        </w:rPr>
      </w:pPr>
      <w:moveToRangeStart w:id="173" w:author="Yoav Ram" w:date="2014-07-14T11:40:00Z" w:name="move393101332"/>
      <w:moveTo w:id="174" w:author="Yoav Ram" w:date="2014-07-14T11:40:00Z">
        <w:r w:rsidRPr="00E74930">
          <w:rPr>
            <w:lang w:bidi="hi-IN"/>
          </w:rPr>
          <w:t xml:space="preserve">What happens when mutation is </w:t>
        </w:r>
        <w:r>
          <w:rPr>
            <w:lang w:bidi="hi-IN"/>
          </w:rPr>
          <w:t>as strong as</w:t>
        </w:r>
        <w:r w:rsidRPr="00E74930">
          <w:rPr>
            <w:lang w:bidi="hi-IN"/>
          </w:rPr>
          <w:t xml:space="preserve"> selection? </w:t>
        </w:r>
        <w:r>
          <w:t>Figure 3</w:t>
        </w:r>
        <w:r w:rsidRPr="00E74930">
          <w:rPr>
            <w:lang w:bidi="hi-IN"/>
          </w:rPr>
          <w:t xml:space="preserve">A shows results for </w:t>
        </w:r>
        <w:r w:rsidRPr="00E74930">
          <w:rPr>
            <w:i/>
            <w:iCs/>
            <w:lang w:bidi="hi-IN"/>
          </w:rPr>
          <w:t>s</w:t>
        </w:r>
        <w:r w:rsidRPr="00E74930">
          <w:rPr>
            <w:lang w:bidi="hi-IN"/>
          </w:rPr>
          <w:t>=10</w:t>
        </w:r>
        <w:r w:rsidRPr="00E74930">
          <w:rPr>
            <w:i/>
            <w:iCs/>
            <w:lang w:bidi="hi-IN"/>
          </w:rPr>
          <w:t>U</w:t>
        </w:r>
        <w:r w:rsidRPr="00E74930">
          <w:rPr>
            <w:rFonts w:eastAsiaTheme="minorEastAsia"/>
            <w:lang w:bidi="hi-IN"/>
          </w:rPr>
          <w:t xml:space="preserve">. </w:t>
        </w:r>
        <w:r>
          <w:rPr>
            <w:rFonts w:eastAsiaTheme="minorEastAsia"/>
            <w:lang w:bidi="hi-IN"/>
          </w:rPr>
          <w:t>When</w:t>
        </w:r>
        <w:r w:rsidRPr="00E74930">
          <w:rPr>
            <w:rFonts w:eastAsiaTheme="minorEastAsia"/>
            <w:lang w:bidi="hi-IN"/>
          </w:rPr>
          <w:t xml:space="preserve"> the average number of deleterious alleles per individual </w:t>
        </w:r>
        <w:r w:rsidRPr="00E74930">
          <w:rPr>
            <w:rFonts w:eastAsiaTheme="minorEastAsia" w:cs="Times New Roman"/>
            <w:i/>
            <w:iCs/>
            <w:lang w:bidi="hi-IN"/>
          </w:rPr>
          <w:t>τ</w:t>
        </w:r>
        <w:r w:rsidRPr="00E74930">
          <w:rPr>
            <w:rFonts w:eastAsiaTheme="minorEastAsia"/>
            <w:i/>
            <w:iCs/>
            <w:lang w:bidi="hi-IN"/>
          </w:rPr>
          <w:t>U/s</w:t>
        </w:r>
        <w:r w:rsidRPr="00E74930">
          <w:rPr>
            <w:rFonts w:eastAsiaTheme="minorEastAsia"/>
            <w:lang w:bidi="hi-IN"/>
          </w:rPr>
          <w:t xml:space="preserve"> </w:t>
        </w:r>
        <w:r>
          <w:rPr>
            <w:rFonts w:eastAsiaTheme="minorEastAsia"/>
            <w:lang w:bidi="hi-IN"/>
          </w:rPr>
          <w:t>is over one</w:t>
        </w:r>
        <w:r w:rsidRPr="00E74930">
          <w:rPr>
            <w:rFonts w:eastAsiaTheme="minorEastAsia"/>
            <w:lang w:bidi="hi-IN"/>
          </w:rPr>
          <w:t xml:space="preserve">, adaptation </w:t>
        </w:r>
        <w:r>
          <w:rPr>
            <w:rFonts w:eastAsiaTheme="minorEastAsia"/>
            <w:lang w:bidi="hi-IN"/>
          </w:rPr>
          <w:t xml:space="preserve">with CM </w:t>
        </w:r>
        <w:r w:rsidRPr="00E74930">
          <w:rPr>
            <w:rFonts w:eastAsiaTheme="minorEastAsia"/>
            <w:lang w:bidi="hi-IN"/>
          </w:rPr>
          <w:t xml:space="preserve">is likely to occur on a deleterious background. </w:t>
        </w:r>
        <w:r>
          <w:rPr>
            <w:rFonts w:eastAsiaTheme="minorEastAsia"/>
            <w:lang w:bidi="hi-IN"/>
          </w:rPr>
          <w:t xml:space="preserve">Because our approximation neglects adaptation on deleterious backgrounds, it underestimates the adaptation rate </w:t>
        </w:r>
        <w:r>
          <w:t>(Figure 3</w:t>
        </w:r>
        <w:r>
          <w:rPr>
            <w:lang w:bidi="hi-IN"/>
          </w:rPr>
          <w:t>A)</w:t>
        </w:r>
        <w:r>
          <w:rPr>
            <w:rFonts w:eastAsiaTheme="minorEastAsia"/>
            <w:lang w:bidi="hi-IN"/>
          </w:rPr>
          <w:t>.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t>Figure 3</w:t>
        </w:r>
        <w:r>
          <w:rPr>
            <w:rFonts w:eastAsiaTheme="minorEastAsia"/>
            <w:lang w:bidi="hi-IN"/>
          </w:rPr>
          <w:t>B) and eventually a lower fixation probability and adaptation rate (</w:t>
        </w:r>
        <w:r>
          <w:t>Figure 3</w:t>
        </w:r>
        <w:r>
          <w:rPr>
            <w:rFonts w:eastAsiaTheme="minorEastAsia"/>
            <w:lang w:bidi="hi-IN"/>
          </w:rPr>
          <w:t xml:space="preserve">A) . </w:t>
        </w:r>
      </w:moveTo>
    </w:p>
    <w:p w:rsidR="00DF5A14" w:rsidRDefault="00DF5A14" w:rsidP="00DF5A14">
      <w:pPr>
        <w:spacing w:line="480" w:lineRule="auto"/>
      </w:pPr>
      <w:moveTo w:id="175" w:author="Yoav Ram" w:date="2014-07-14T11:40:00Z">
        <w:r>
          <w:rPr>
            <w:rFonts w:eastAsiaTheme="minorEastAsia"/>
            <w:lang w:bidi="hi-IN"/>
          </w:rPr>
          <w:t xml:space="preserve">With SIM, the </w:t>
        </w:r>
        <w:r>
          <w:rPr>
            <w:lang w:bidi="hi-IN"/>
          </w:rPr>
          <w:t xml:space="preserve">average number of deleterious alleles per individual </w:t>
        </w:r>
        <w:r w:rsidRPr="00BE1EF9">
          <w:rPr>
            <w:i/>
            <w:iCs/>
            <w:lang w:bidi="hi-IN"/>
          </w:rPr>
          <w:t>U/s</w:t>
        </w:r>
        <w:r>
          <w:rPr>
            <w:lang w:bidi="hi-IN"/>
          </w:rPr>
          <w:t xml:space="preserve"> 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hypermutate. </w:t>
        </w:r>
        <w:r>
          <w:t xml:space="preserve">As in the case of weak mutation, when </w:t>
        </w:r>
        <w:r w:rsidRPr="00BE1EF9">
          <w:rPr>
            <w:rFonts w:cs="Times New Roman"/>
            <w:i/>
            <w:iCs/>
            <w:lang w:bidi="hi-IN"/>
          </w:rPr>
          <w:t>τ</w:t>
        </w:r>
        <w:r>
          <w:rPr>
            <w:rFonts w:eastAsiaTheme="minorEastAsia"/>
            <w:lang w:bidi="hi-IN"/>
          </w:rPr>
          <w:t>&gt;10</w:t>
        </w:r>
        <w:r>
          <w:t xml:space="preserve"> the double mutant can appear on a deleterious background, resulting in hitch-hiking and a lower fixation probability, and causing our approximation to overestimate the adaptation rate (Figure 3</w:t>
        </w:r>
        <w:r>
          <w:rPr>
            <w:lang w:bidi="hi-IN"/>
          </w:rPr>
          <w:t>A).</w:t>
        </w:r>
      </w:moveTo>
    </w:p>
    <w:moveToRangeEnd w:id="173"/>
    <w:p w:rsidR="00CD3F78" w:rsidDel="002A0B22" w:rsidRDefault="00CD3F78" w:rsidP="00DF5A14">
      <w:pPr>
        <w:spacing w:after="200" w:line="480" w:lineRule="auto"/>
        <w:rPr>
          <w:del w:id="176" w:author="Yoav Ram" w:date="2014-07-14T11:37:00Z"/>
          <w:lang w:bidi="hi-IN"/>
        </w:rPr>
      </w:pPr>
      <w:del w:id="177" w:author="Yoav Ram" w:date="2014-07-14T11:37:00Z">
        <w:r w:rsidDel="002A0B22">
          <w:rPr>
            <w:lang w:bidi="hi-IN"/>
          </w:rPr>
          <w:br w:type="page"/>
        </w:r>
      </w:del>
    </w:p>
    <w:p w:rsidR="00CD3F78" w:rsidDel="002A0B22" w:rsidRDefault="00CD3F78" w:rsidP="00DF5A14">
      <w:pPr>
        <w:pStyle w:val="FigureLegend"/>
        <w:spacing w:line="480" w:lineRule="auto"/>
        <w:rPr>
          <w:del w:id="178" w:author="Yoav Ram" w:date="2014-07-14T11:36:00Z"/>
          <w:b/>
          <w:bCs/>
          <w:sz w:val="20"/>
          <w:szCs w:val="20"/>
        </w:rPr>
      </w:pPr>
      <w:del w:id="179" w:author="Yoav Ram" w:date="2014-07-14T11:20:00Z">
        <w:r w:rsidDel="006E7AB4">
          <w:rPr>
            <w:b/>
            <w:bCs/>
            <w:noProof/>
            <w:sz w:val="20"/>
            <w:szCs w:val="20"/>
            <w:rPrChange w:id="180" w:author="Unknown">
              <w:rPr>
                <w:noProof/>
              </w:rPr>
            </w:rPrChange>
          </w:rPr>
          <w:drawing>
            <wp:inline distT="0" distB="0" distL="0" distR="0" wp14:anchorId="6BE63ECB" wp14:editId="7B03F1A5">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del>
    </w:p>
    <w:p w:rsidR="00CD3F78" w:rsidDel="00D157D4" w:rsidRDefault="00CD3F78" w:rsidP="00DF5A14">
      <w:pPr>
        <w:pStyle w:val="FigureLegend"/>
        <w:spacing w:line="480" w:lineRule="auto"/>
        <w:jc w:val="left"/>
        <w:rPr>
          <w:del w:id="181" w:author="Yoav Ram" w:date="2014-07-14T11:28:00Z"/>
          <w:sz w:val="20"/>
          <w:szCs w:val="20"/>
        </w:rPr>
      </w:pPr>
      <w:bookmarkStart w:id="182" w:name="_Ref383682047"/>
      <w:del w:id="183" w:author="Yoav Ram" w:date="2014-07-14T11:28:00Z">
        <w:r w:rsidRPr="00733307" w:rsidDel="00D157D4">
          <w:rPr>
            <w:b/>
            <w:bCs/>
            <w:sz w:val="20"/>
            <w:szCs w:val="20"/>
          </w:rPr>
          <w:delText xml:space="preserve">Figure </w:delText>
        </w:r>
        <w:r w:rsidR="00616194" w:rsidRPr="00733307" w:rsidDel="00D157D4">
          <w:rPr>
            <w:b/>
            <w:bCs/>
            <w:sz w:val="20"/>
            <w:szCs w:val="20"/>
          </w:rPr>
          <w:fldChar w:fldCharType="begin"/>
        </w:r>
        <w:r w:rsidRPr="00D157D4" w:rsidDel="00D157D4">
          <w:rPr>
            <w:b/>
            <w:bCs/>
            <w:sz w:val="20"/>
            <w:szCs w:val="20"/>
          </w:rPr>
          <w:delInstrText xml:space="preserve"> SEQ Figure \* ARABIC </w:delInstrText>
        </w:r>
        <w:r w:rsidR="00616194" w:rsidRPr="00733307" w:rsidDel="00D157D4">
          <w:rPr>
            <w:b/>
            <w:bCs/>
            <w:sz w:val="20"/>
            <w:szCs w:val="20"/>
          </w:rPr>
          <w:fldChar w:fldCharType="separate"/>
        </w:r>
        <w:r w:rsidR="00C47BD2" w:rsidRPr="00DF5A14" w:rsidDel="00D157D4">
          <w:rPr>
            <w:b/>
            <w:bCs/>
            <w:noProof/>
            <w:sz w:val="20"/>
            <w:szCs w:val="20"/>
          </w:rPr>
          <w:delText>2</w:delText>
        </w:r>
        <w:r w:rsidR="00616194" w:rsidRPr="00733307" w:rsidDel="00D157D4">
          <w:rPr>
            <w:b/>
            <w:bCs/>
            <w:sz w:val="20"/>
            <w:szCs w:val="20"/>
          </w:rPr>
          <w:fldChar w:fldCharType="end"/>
        </w:r>
        <w:bookmarkEnd w:id="182"/>
        <w:r w:rsidRPr="00733307" w:rsidDel="00D157D4">
          <w:rPr>
            <w:b/>
            <w:bCs/>
            <w:sz w:val="20"/>
            <w:szCs w:val="20"/>
          </w:rPr>
          <w:delText xml:space="preserve"> – Complex adaptation with different mutational strategies.</w:delText>
        </w:r>
        <w:r w:rsidRPr="00733307" w:rsidDel="00D157D4">
          <w:rPr>
            <w:sz w:val="20"/>
            <w:szCs w:val="20"/>
          </w:rPr>
          <w:delText xml:space="preserve"> The figure shows the adaptation rate </w:delText>
        </w:r>
        <w:r w:rsidRPr="00733307" w:rsidDel="00D157D4">
          <w:rPr>
            <w:i/>
            <w:iCs/>
            <w:sz w:val="20"/>
            <w:szCs w:val="20"/>
          </w:rPr>
          <w:delText>ν</w:delText>
        </w:r>
        <w:r w:rsidRPr="00733307" w:rsidDel="00D157D4">
          <w:rPr>
            <w:sz w:val="20"/>
            <w:szCs w:val="20"/>
          </w:rPr>
          <w:delText xml:space="preserve"> as a function of the mutation rate increase </w:delText>
        </w:r>
        <w:r w:rsidRPr="00733307" w:rsidDel="00D157D4">
          <w:rPr>
            <w:i/>
            <w:iCs/>
            <w:sz w:val="20"/>
            <w:szCs w:val="20"/>
          </w:rPr>
          <w:delText>τ</w:delText>
        </w:r>
        <w:r w:rsidRPr="00733307" w:rsidDel="00D157D4">
          <w:rPr>
            <w:sz w:val="20"/>
            <w:szCs w:val="20"/>
          </w:rPr>
          <w:delText xml:space="preserve"> (both in log scale). </w:delText>
        </w:r>
        <w:r w:rsidDel="00D157D4">
          <w:rPr>
            <w:sz w:val="20"/>
            <w:szCs w:val="20"/>
          </w:rPr>
          <w:delText>A b</w:delText>
        </w:r>
        <w:r w:rsidRPr="00733307" w:rsidDel="00D157D4">
          <w:rPr>
            <w:sz w:val="20"/>
            <w:szCs w:val="20"/>
          </w:rPr>
          <w:delText>lack</w:delText>
        </w:r>
        <w:r w:rsidDel="00D157D4">
          <w:rPr>
            <w:sz w:val="20"/>
            <w:szCs w:val="20"/>
          </w:rPr>
          <w:delText xml:space="preserve"> </w:delText>
        </w:r>
        <w:r w:rsidRPr="00733307" w:rsidDel="00D157D4">
          <w:rPr>
            <w:sz w:val="20"/>
            <w:szCs w:val="20"/>
          </w:rPr>
          <w:delText>circle</w:delText>
        </w:r>
        <w:r w:rsidDel="00D157D4">
          <w:rPr>
            <w:sz w:val="20"/>
            <w:szCs w:val="20"/>
          </w:rPr>
          <w:delText xml:space="preserve"> is normal mutagenesis (</w:delText>
        </w:r>
        <w:r w:rsidRPr="00733307" w:rsidDel="00D157D4">
          <w:rPr>
            <w:sz w:val="20"/>
            <w:szCs w:val="20"/>
          </w:rPr>
          <w:delText>NM</w:delText>
        </w:r>
        <w:r w:rsidDel="00D157D4">
          <w:rPr>
            <w:i/>
            <w:iCs/>
            <w:sz w:val="20"/>
            <w:szCs w:val="20"/>
          </w:rPr>
          <w:delText xml:space="preserve">; </w:delText>
        </w:r>
        <w:r w:rsidRPr="00733307" w:rsidDel="00D157D4">
          <w:rPr>
            <w:i/>
            <w:iCs/>
            <w:sz w:val="20"/>
            <w:szCs w:val="20"/>
          </w:rPr>
          <w:delText>τ</w:delText>
        </w:r>
        <w:r w:rsidRPr="00733307" w:rsidDel="00D157D4">
          <w:rPr>
            <w:sz w:val="20"/>
            <w:szCs w:val="20"/>
          </w:rPr>
          <w:delText>=1</w:delText>
        </w:r>
        <w:r w:rsidDel="00D157D4">
          <w:rPr>
            <w:sz w:val="20"/>
            <w:szCs w:val="20"/>
          </w:rPr>
          <w:delText>)</w:delText>
        </w:r>
        <w:r w:rsidRPr="00733307" w:rsidDel="00D157D4">
          <w:rPr>
            <w:sz w:val="20"/>
            <w:szCs w:val="20"/>
          </w:rPr>
          <w:delText xml:space="preserve">; solid </w:delText>
        </w:r>
        <w:r w:rsidDel="00D157D4">
          <w:rPr>
            <w:sz w:val="20"/>
            <w:szCs w:val="20"/>
          </w:rPr>
          <w:delText xml:space="preserve">line with </w:delText>
        </w:r>
        <w:r w:rsidRPr="00733307" w:rsidDel="00D157D4">
          <w:rPr>
            <w:sz w:val="20"/>
            <w:szCs w:val="20"/>
          </w:rPr>
          <w:delText>circles</w:delText>
        </w:r>
        <w:r w:rsidDel="00D157D4">
          <w:rPr>
            <w:sz w:val="20"/>
            <w:szCs w:val="20"/>
          </w:rPr>
          <w:delText xml:space="preserve"> is constitutive mutagenesis (</w:delText>
        </w:r>
        <w:r w:rsidRPr="00733307" w:rsidDel="00D157D4">
          <w:rPr>
            <w:sz w:val="20"/>
            <w:szCs w:val="20"/>
          </w:rPr>
          <w:delText>CM</w:delText>
        </w:r>
        <w:r w:rsidDel="00D157D4">
          <w:rPr>
            <w:sz w:val="20"/>
            <w:szCs w:val="20"/>
          </w:rPr>
          <w:delText>)</w:delText>
        </w:r>
        <w:r w:rsidRPr="00733307" w:rsidDel="00D157D4">
          <w:rPr>
            <w:sz w:val="20"/>
            <w:szCs w:val="20"/>
          </w:rPr>
          <w:delText xml:space="preserve">; solid </w:delText>
        </w:r>
        <w:r w:rsidDel="00D157D4">
          <w:rPr>
            <w:sz w:val="20"/>
            <w:szCs w:val="20"/>
          </w:rPr>
          <w:delText>line</w:delText>
        </w:r>
        <w:r w:rsidRPr="00733307" w:rsidDel="00D157D4">
          <w:rPr>
            <w:sz w:val="20"/>
            <w:szCs w:val="20"/>
          </w:rPr>
          <w:delText xml:space="preserve"> </w:delText>
        </w:r>
        <w:r w:rsidDel="00D157D4">
          <w:rPr>
            <w:sz w:val="20"/>
            <w:szCs w:val="20"/>
          </w:rPr>
          <w:delText xml:space="preserve">with </w:delText>
        </w:r>
        <w:r w:rsidRPr="00733307" w:rsidDel="00D157D4">
          <w:rPr>
            <w:sz w:val="20"/>
            <w:szCs w:val="20"/>
          </w:rPr>
          <w:delText>squares</w:delText>
        </w:r>
        <w:r w:rsidDel="00D157D4">
          <w:rPr>
            <w:sz w:val="20"/>
            <w:szCs w:val="20"/>
          </w:rPr>
          <w:delText xml:space="preserve"> is stress-induced mutagenesis (</w:delText>
        </w:r>
        <w:r w:rsidRPr="00733307" w:rsidDel="00D157D4">
          <w:rPr>
            <w:sz w:val="20"/>
            <w:szCs w:val="20"/>
          </w:rPr>
          <w:delText>SIM</w:delText>
        </w:r>
        <w:r w:rsidDel="00D157D4">
          <w:rPr>
            <w:sz w:val="20"/>
            <w:szCs w:val="20"/>
          </w:rPr>
          <w:delText>)</w:delText>
        </w:r>
        <w:r w:rsidRPr="00733307" w:rsidDel="00D157D4">
          <w:rPr>
            <w:sz w:val="20"/>
            <w:szCs w:val="20"/>
          </w:rPr>
          <w:delText xml:space="preserve">; dashed lines </w:delText>
        </w:r>
        <w:r w:rsidDel="00D157D4">
          <w:rPr>
            <w:sz w:val="20"/>
            <w:szCs w:val="20"/>
          </w:rPr>
          <w:delText>with triangles</w:delText>
        </w:r>
        <w:r w:rsidRPr="00733307" w:rsidDel="00D157D4">
          <w:rPr>
            <w:sz w:val="20"/>
            <w:szCs w:val="20"/>
          </w:rPr>
          <w:delText xml:space="preserve"> </w:delText>
        </w:r>
        <w:r w:rsidDel="00D157D4">
          <w:rPr>
            <w:sz w:val="20"/>
            <w:szCs w:val="20"/>
          </w:rPr>
          <w:delText xml:space="preserve">is </w:delText>
        </w:r>
        <w:r w:rsidRPr="00733307" w:rsidDel="00D157D4">
          <w:rPr>
            <w:sz w:val="20"/>
            <w:szCs w:val="20"/>
          </w:rPr>
          <w:delText xml:space="preserve">stress-induced mutagenesis with environmental stress </w:delText>
        </w:r>
        <w:r w:rsidDel="00D157D4">
          <w:rPr>
            <w:sz w:val="20"/>
            <w:szCs w:val="20"/>
          </w:rPr>
          <w:delText xml:space="preserve">(SIMe; </w:delText>
        </w:r>
        <w:r w:rsidRPr="00733307" w:rsidDel="00D157D4">
          <w:rPr>
            <w:sz w:val="20"/>
            <w:szCs w:val="20"/>
          </w:rPr>
          <w:delText>see section</w:delText>
        </w:r>
        <w:r w:rsidDel="00D157D4">
          <w:rPr>
            <w:sz w:val="20"/>
            <w:szCs w:val="20"/>
          </w:rPr>
          <w:delText xml:space="preserve"> 3.5)</w:delText>
        </w:r>
        <w:r w:rsidRPr="00733307" w:rsidDel="00D157D4">
          <w:rPr>
            <w:sz w:val="20"/>
            <w:szCs w:val="20"/>
          </w:rPr>
          <w:delText>. Lines are analytic approximations</w:delText>
        </w:r>
        <w:r w:rsidDel="00D157D4">
          <w:rPr>
            <w:sz w:val="20"/>
            <w:szCs w:val="20"/>
          </w:rPr>
          <w:delText>. M</w:delText>
        </w:r>
        <w:r w:rsidRPr="00733307" w:rsidDel="00D157D4">
          <w:rPr>
            <w:sz w:val="20"/>
            <w:szCs w:val="20"/>
          </w:rPr>
          <w:delText>arkers are the means of stochastic simulation results</w:delText>
        </w:r>
        <w:r w:rsidDel="00D157D4">
          <w:rPr>
            <w:sz w:val="20"/>
            <w:szCs w:val="20"/>
          </w:rPr>
          <w:delText>. E</w:delText>
        </w:r>
        <w:r w:rsidRPr="00733307" w:rsidDel="00D157D4">
          <w:rPr>
            <w:sz w:val="20"/>
            <w:szCs w:val="20"/>
          </w:rPr>
          <w:delText xml:space="preserve">rror bars represent 95% confidence interval of the mean (at least 1,000 </w:delText>
        </w:r>
        <w:r w:rsidDel="00D157D4">
          <w:rPr>
            <w:sz w:val="20"/>
            <w:szCs w:val="20"/>
          </w:rPr>
          <w:delText>simulations</w:delText>
        </w:r>
        <w:r w:rsidRPr="00733307" w:rsidDel="00D157D4">
          <w:rPr>
            <w:sz w:val="20"/>
            <w:szCs w:val="20"/>
          </w:rPr>
          <w:delText xml:space="preserve"> per point; computed with bootstrap with 1,000 samples per point). Parameters (see </w:delText>
        </w:r>
        <w:r w:rsidR="00631789" w:rsidDel="00D157D4">
          <w:fldChar w:fldCharType="begin"/>
        </w:r>
        <w:r w:rsidR="00631789" w:rsidDel="00D157D4">
          <w:delInstrText xml:space="preserve"> REF _Ref358791100 \h  \* MERGEFORMAT </w:delInstrText>
        </w:r>
        <w:r w:rsidR="00631789" w:rsidDel="00D157D4">
          <w:fldChar w:fldCharType="separate"/>
        </w:r>
        <w:r w:rsidR="00C47BD2" w:rsidRPr="00C47BD2" w:rsidDel="00D157D4">
          <w:rPr>
            <w:sz w:val="20"/>
            <w:szCs w:val="20"/>
          </w:rPr>
          <w:delText>Table 1</w:delText>
        </w:r>
        <w:r w:rsidR="00631789" w:rsidDel="00D157D4">
          <w:fldChar w:fldCharType="end"/>
        </w:r>
        <w:r w:rsidRPr="00733307" w:rsidDel="00D157D4">
          <w:rPr>
            <w:sz w:val="20"/>
            <w:szCs w:val="20"/>
          </w:rPr>
          <w:delText xml:space="preserve">): </w:delText>
        </w:r>
        <w:r w:rsidRPr="00733307" w:rsidDel="00D157D4">
          <w:rPr>
            <w:i/>
            <w:iCs/>
            <w:sz w:val="20"/>
            <w:szCs w:val="20"/>
          </w:rPr>
          <w:delText>U</w:delText>
        </w:r>
        <w:r w:rsidRPr="00733307" w:rsidDel="00D157D4">
          <w:rPr>
            <w:sz w:val="20"/>
            <w:szCs w:val="20"/>
          </w:rPr>
          <w:delText xml:space="preserve">=0.0004, </w:delText>
        </w:r>
        <w:r w:rsidRPr="00733307" w:rsidDel="00D157D4">
          <w:rPr>
            <w:i/>
            <w:iCs/>
            <w:sz w:val="20"/>
            <w:szCs w:val="20"/>
          </w:rPr>
          <w:delText>s</w:delText>
        </w:r>
        <w:r w:rsidRPr="00733307" w:rsidDel="00D157D4">
          <w:rPr>
            <w:sz w:val="20"/>
            <w:szCs w:val="20"/>
          </w:rPr>
          <w:delText xml:space="preserve">=0.05, </w:delText>
        </w:r>
        <w:r w:rsidRPr="00733307" w:rsidDel="00D157D4">
          <w:rPr>
            <w:rFonts w:ascii="Times New Roman" w:hAnsi="Times New Roman" w:cs="Times New Roman"/>
            <w:i/>
            <w:iCs/>
            <w:sz w:val="20"/>
            <w:szCs w:val="20"/>
          </w:rPr>
          <w:delText>β</w:delText>
        </w:r>
        <w:r w:rsidRPr="00733307" w:rsidDel="00D157D4">
          <w:rPr>
            <w:sz w:val="20"/>
            <w:szCs w:val="20"/>
          </w:rPr>
          <w:delText xml:space="preserve">=0.0002, </w:delText>
        </w:r>
        <w:r w:rsidRPr="00733307" w:rsidDel="00D157D4">
          <w:rPr>
            <w:i/>
            <w:iCs/>
            <w:sz w:val="20"/>
            <w:szCs w:val="20"/>
          </w:rPr>
          <w:delText>H</w:delText>
        </w:r>
        <w:r w:rsidRPr="00733307" w:rsidDel="00D157D4">
          <w:rPr>
            <w:sz w:val="20"/>
            <w:szCs w:val="20"/>
          </w:rPr>
          <w:delText xml:space="preserve">=2, </w:delText>
        </w:r>
        <w:r w:rsidRPr="00733307" w:rsidDel="00D157D4">
          <w:rPr>
            <w:i/>
            <w:iCs/>
            <w:sz w:val="20"/>
            <w:szCs w:val="20"/>
          </w:rPr>
          <w:delText>N</w:delText>
        </w:r>
        <w:r w:rsidRPr="00733307" w:rsidDel="00D157D4">
          <w:rPr>
            <w:sz w:val="20"/>
            <w:szCs w:val="20"/>
          </w:rPr>
          <w:delText>=</w:delText>
        </w:r>
      </w:del>
      <w:del w:id="184" w:author="Yoav Ram" w:date="2014-07-14T11:21:00Z">
        <w:r w:rsidRPr="00733307" w:rsidDel="006E7AB4">
          <w:rPr>
            <w:sz w:val="20"/>
            <w:szCs w:val="20"/>
          </w:rPr>
          <w:delText>10</w:delText>
        </w:r>
        <w:r w:rsidRPr="00733307" w:rsidDel="006E7AB4">
          <w:rPr>
            <w:sz w:val="20"/>
            <w:szCs w:val="20"/>
            <w:vertAlign w:val="superscript"/>
          </w:rPr>
          <w:delText>6</w:delText>
        </w:r>
        <w:r w:rsidR="00825E9D" w:rsidDel="006E7AB4">
          <w:rPr>
            <w:sz w:val="20"/>
            <w:szCs w:val="20"/>
          </w:rPr>
          <w:delText xml:space="preserve"> </w:delText>
        </w:r>
        <w:r w:rsidR="00825E9D" w:rsidRPr="00825E9D" w:rsidDel="006E7AB4">
          <w:rPr>
            <w:sz w:val="20"/>
            <w:szCs w:val="20"/>
          </w:rPr>
          <w:delText>(O</w:delText>
        </w:r>
      </w:del>
      <w:del w:id="185" w:author="Yoav Ram" w:date="2014-07-14T11:28:00Z">
        <w:r w:rsidR="00825E9D" w:rsidRPr="00825E9D" w:rsidDel="00D157D4">
          <w:rPr>
            <w:sz w:val="20"/>
            <w:szCs w:val="20"/>
          </w:rPr>
          <w:delText>nline version in</w:delText>
        </w:r>
        <w:r w:rsidR="00825E9D" w:rsidRPr="006E7AB4" w:rsidDel="00D157D4">
          <w:rPr>
            <w:sz w:val="20"/>
            <w:szCs w:val="20"/>
            <w:lang w:val="en-GB"/>
            <w:rPrChange w:id="186" w:author="Yoav Ram" w:date="2014-07-14T11:21:00Z">
              <w:rPr>
                <w:sz w:val="20"/>
                <w:szCs w:val="20"/>
              </w:rPr>
            </w:rPrChange>
          </w:rPr>
          <w:delText xml:space="preserve"> colour</w:delText>
        </w:r>
      </w:del>
      <w:del w:id="187" w:author="Yoav Ram" w:date="2014-07-14T11:21:00Z">
        <w:r w:rsidR="00825E9D" w:rsidRPr="00825E9D" w:rsidDel="006E7AB4">
          <w:rPr>
            <w:sz w:val="20"/>
            <w:szCs w:val="20"/>
          </w:rPr>
          <w:delText>.)</w:delText>
        </w:r>
      </w:del>
    </w:p>
    <w:p w:rsidR="00CD3F78" w:rsidDel="002A0B22" w:rsidRDefault="00CD3F78" w:rsidP="008D0078">
      <w:pPr>
        <w:spacing w:after="200" w:line="480" w:lineRule="auto"/>
        <w:rPr>
          <w:del w:id="188" w:author="Yoav Ram" w:date="2014-07-14T11:36:00Z"/>
          <w:sz w:val="20"/>
          <w:szCs w:val="20"/>
        </w:rPr>
      </w:pPr>
      <w:del w:id="189" w:author="Yoav Ram" w:date="2014-07-14T11:36:00Z">
        <w:r w:rsidDel="002A0B22">
          <w:rPr>
            <w:sz w:val="20"/>
            <w:szCs w:val="20"/>
          </w:rPr>
          <w:br w:type="page"/>
        </w:r>
      </w:del>
    </w:p>
    <w:p w:rsidR="005316EE" w:rsidDel="00DF5A14" w:rsidRDefault="005316EE">
      <w:pPr>
        <w:spacing w:after="200" w:line="480" w:lineRule="auto"/>
        <w:rPr>
          <w:rFonts w:eastAsiaTheme="minorEastAsia"/>
          <w:lang w:bidi="hi-IN"/>
        </w:rPr>
        <w:pPrChange w:id="190" w:author="Yoav Ram" w:date="2014-07-14T11:36:00Z">
          <w:pPr>
            <w:spacing w:line="480" w:lineRule="auto"/>
          </w:pPr>
        </w:pPrChange>
      </w:pPr>
      <w:moveFromRangeStart w:id="191" w:author="Yoav Ram" w:date="2014-07-14T11:40:00Z" w:name="move393101332"/>
      <w:moveFrom w:id="192" w:author="Yoav Ram" w:date="2014-07-14T11:40:00Z">
        <w:r w:rsidRPr="00E74930" w:rsidDel="00DF5A14">
          <w:rPr>
            <w:lang w:bidi="hi-IN"/>
          </w:rPr>
          <w:t xml:space="preserve">What happens when mutation is </w:t>
        </w:r>
        <w:r w:rsidR="00DD7A57" w:rsidDel="00DF5A14">
          <w:rPr>
            <w:lang w:bidi="hi-IN"/>
          </w:rPr>
          <w:t>as strong as</w:t>
        </w:r>
        <w:r w:rsidRPr="00E74930" w:rsidDel="00DF5A14">
          <w:rPr>
            <w:lang w:bidi="hi-IN"/>
          </w:rPr>
          <w:t xml:space="preserve"> selection? </w:t>
        </w:r>
        <w:r w:rsidR="00396506" w:rsidDel="00DF5A14">
          <w:t>Figure 3</w:t>
        </w:r>
        <w:r w:rsidRPr="00E74930" w:rsidDel="00DF5A14">
          <w:rPr>
            <w:lang w:bidi="hi-IN"/>
          </w:rPr>
          <w:t>A shows results for</w:t>
        </w:r>
        <w:r w:rsidR="00E74930" w:rsidRPr="00E74930" w:rsidDel="00DF5A14">
          <w:rPr>
            <w:lang w:bidi="hi-IN"/>
          </w:rPr>
          <w:t xml:space="preserve"> </w:t>
        </w:r>
        <w:r w:rsidR="00E74930" w:rsidRPr="00E74930" w:rsidDel="00DF5A14">
          <w:rPr>
            <w:i/>
            <w:iCs/>
            <w:lang w:bidi="hi-IN"/>
          </w:rPr>
          <w:t>s</w:t>
        </w:r>
        <w:r w:rsidR="00E74930" w:rsidRPr="00E74930" w:rsidDel="00DF5A14">
          <w:rPr>
            <w:lang w:bidi="hi-IN"/>
          </w:rPr>
          <w:t>=10</w:t>
        </w:r>
        <w:r w:rsidR="00E74930" w:rsidRPr="00E74930" w:rsidDel="00DF5A14">
          <w:rPr>
            <w:i/>
            <w:iCs/>
            <w:lang w:bidi="hi-IN"/>
          </w:rPr>
          <w:t>U</w:t>
        </w:r>
        <w:r w:rsidRPr="00E74930" w:rsidDel="00DF5A14">
          <w:rPr>
            <w:rFonts w:eastAsiaTheme="minorEastAsia"/>
            <w:lang w:bidi="hi-IN"/>
          </w:rPr>
          <w:t xml:space="preserve">. </w:t>
        </w:r>
        <w:r w:rsidR="00DD7A57" w:rsidDel="00DF5A14">
          <w:rPr>
            <w:rFonts w:eastAsiaTheme="minorEastAsia"/>
            <w:lang w:bidi="hi-IN"/>
          </w:rPr>
          <w:t>When</w:t>
        </w:r>
        <w:r w:rsidRPr="00E74930" w:rsidDel="00DF5A14">
          <w:rPr>
            <w:rFonts w:eastAsiaTheme="minorEastAsia"/>
            <w:lang w:bidi="hi-IN"/>
          </w:rPr>
          <w:t xml:space="preserve"> the average number of deleterious alleles per individual </w:t>
        </w:r>
        <w:r w:rsidR="00E74930" w:rsidRPr="00E74930" w:rsidDel="00DF5A14">
          <w:rPr>
            <w:rFonts w:eastAsiaTheme="minorEastAsia" w:cs="Times New Roman"/>
            <w:i/>
            <w:iCs/>
            <w:lang w:bidi="hi-IN"/>
          </w:rPr>
          <w:t>τ</w:t>
        </w:r>
        <w:r w:rsidR="00E74930" w:rsidRPr="00E74930" w:rsidDel="00DF5A14">
          <w:rPr>
            <w:rFonts w:eastAsiaTheme="minorEastAsia"/>
            <w:i/>
            <w:iCs/>
            <w:lang w:bidi="hi-IN"/>
          </w:rPr>
          <w:t>U/s</w:t>
        </w:r>
        <w:r w:rsidR="00E74930" w:rsidRPr="00E74930" w:rsidDel="00DF5A14">
          <w:rPr>
            <w:rFonts w:eastAsiaTheme="minorEastAsia"/>
            <w:lang w:bidi="hi-IN"/>
          </w:rPr>
          <w:t xml:space="preserve"> </w:t>
        </w:r>
        <w:r w:rsidR="00DD7A57" w:rsidDel="00DF5A14">
          <w:rPr>
            <w:rFonts w:eastAsiaTheme="minorEastAsia"/>
            <w:lang w:bidi="hi-IN"/>
          </w:rPr>
          <w:t>is over one</w:t>
        </w:r>
        <w:r w:rsidRPr="00E74930" w:rsidDel="00DF5A14">
          <w:rPr>
            <w:rFonts w:eastAsiaTheme="minorEastAsia"/>
            <w:lang w:bidi="hi-IN"/>
          </w:rPr>
          <w:t xml:space="preserve">, adaptation </w:t>
        </w:r>
        <w:r w:rsidR="00DD7A57" w:rsidDel="00DF5A14">
          <w:rPr>
            <w:rFonts w:eastAsiaTheme="minorEastAsia"/>
            <w:lang w:bidi="hi-IN"/>
          </w:rPr>
          <w:t xml:space="preserve">with CM </w:t>
        </w:r>
        <w:r w:rsidRPr="00E74930" w:rsidDel="00DF5A14">
          <w:rPr>
            <w:rFonts w:eastAsiaTheme="minorEastAsia"/>
            <w:lang w:bidi="hi-IN"/>
          </w:rPr>
          <w:t xml:space="preserve">is likely to occur on a deleterious background. </w:t>
        </w:r>
        <w:r w:rsidR="00BA3BDB" w:rsidDel="00DF5A14">
          <w:rPr>
            <w:rFonts w:eastAsiaTheme="minorEastAsia"/>
            <w:lang w:bidi="hi-IN"/>
          </w:rPr>
          <w:t>Because our approximation neglects adaptation on deleterious backgrounds</w:t>
        </w:r>
        <w:r w:rsidR="00DD7A57" w:rsidDel="00DF5A14">
          <w:rPr>
            <w:rFonts w:eastAsiaTheme="minorEastAsia"/>
            <w:lang w:bidi="hi-IN"/>
          </w:rPr>
          <w:t xml:space="preserve">, </w:t>
        </w:r>
        <w:r w:rsidR="00BA3BDB" w:rsidDel="00DF5A14">
          <w:rPr>
            <w:rFonts w:eastAsiaTheme="minorEastAsia"/>
            <w:lang w:bidi="hi-IN"/>
          </w:rPr>
          <w:t xml:space="preserve">it </w:t>
        </w:r>
        <w:r w:rsidR="00DD7A57" w:rsidDel="00DF5A14">
          <w:rPr>
            <w:rFonts w:eastAsiaTheme="minorEastAsia"/>
            <w:lang w:bidi="hi-IN"/>
          </w:rPr>
          <w:t>underestimates the adaptation rate</w:t>
        </w:r>
        <w:r w:rsidR="00BA3BDB" w:rsidDel="00DF5A14">
          <w:rPr>
            <w:rFonts w:eastAsiaTheme="minorEastAsia"/>
            <w:lang w:bidi="hi-IN"/>
          </w:rPr>
          <w:t xml:space="preserve"> </w:t>
        </w:r>
        <w:r w:rsidR="00BA3BDB" w:rsidDel="00DF5A14">
          <w:t>(</w:t>
        </w:r>
        <w:r w:rsidR="00396506" w:rsidDel="00DF5A14">
          <w:t>Figure 3</w:t>
        </w:r>
        <w:r w:rsidR="00BA3BDB" w:rsidDel="00DF5A14">
          <w:rPr>
            <w:lang w:bidi="hi-IN"/>
          </w:rPr>
          <w:t>A)</w:t>
        </w:r>
        <w:r w:rsidR="00DD7A57" w:rsidDel="00DF5A14">
          <w:rPr>
            <w:rFonts w:eastAsiaTheme="minorEastAsia"/>
            <w:lang w:bidi="hi-IN"/>
          </w:rPr>
          <w:t>.</w:t>
        </w:r>
        <w:r w:rsidDel="00DF5A14">
          <w:rPr>
            <w:rFonts w:eastAsiaTheme="minorEastAsia"/>
            <w:lang w:bidi="hi-IN"/>
          </w:rPr>
          <w:t xml:space="preserve"> Note that although the adaptation rate continues to increase with</w:t>
        </w:r>
        <w:r w:rsidRPr="009A3DF4" w:rsidDel="00DF5A14">
          <w:rPr>
            <w:rFonts w:ascii="Times New Roman" w:eastAsiaTheme="minorEastAsia" w:hAnsi="Times New Roman" w:cs="Times New Roman"/>
            <w:lang w:bidi="hi-IN"/>
          </w:rPr>
          <w:t xml:space="preserve"> </w:t>
        </w:r>
        <w:r w:rsidRPr="00E74930" w:rsidDel="00DF5A14">
          <w:rPr>
            <w:rFonts w:eastAsiaTheme="minorEastAsia" w:cs="Times New Roman"/>
            <w:i/>
            <w:iCs/>
            <w:lang w:bidi="hi-IN"/>
          </w:rPr>
          <w:t>τ</w:t>
        </w:r>
        <w:r w:rsidDel="00DF5A14">
          <w:rPr>
            <w:rFonts w:eastAsiaTheme="minorEastAsia"/>
            <w:lang w:bidi="hi-IN"/>
          </w:rPr>
          <w:t>, the population carries more deleterious alleles after adaptation, resulting in a lower population mean fitness (</w:t>
        </w:r>
        <w:r w:rsidR="00396506" w:rsidDel="00DF5A14">
          <w:t>Figure 3</w:t>
        </w:r>
        <w:r w:rsidDel="00DF5A14">
          <w:rPr>
            <w:rFonts w:eastAsiaTheme="minorEastAsia"/>
            <w:lang w:bidi="hi-IN"/>
          </w:rPr>
          <w:t>B)</w:t>
        </w:r>
        <w:r w:rsidR="00BF0B48" w:rsidDel="00DF5A14">
          <w:rPr>
            <w:rFonts w:eastAsiaTheme="minorEastAsia"/>
            <w:lang w:bidi="hi-IN"/>
          </w:rPr>
          <w:t xml:space="preserve"> and eventually a lower fixation probability and </w:t>
        </w:r>
        <w:r w:rsidR="00396506" w:rsidDel="00DF5A14">
          <w:rPr>
            <w:rFonts w:eastAsiaTheme="minorEastAsia"/>
            <w:lang w:bidi="hi-IN"/>
          </w:rPr>
          <w:t>adaptation</w:t>
        </w:r>
        <w:r w:rsidR="00BF0B48" w:rsidDel="00DF5A14">
          <w:rPr>
            <w:rFonts w:eastAsiaTheme="minorEastAsia"/>
            <w:lang w:bidi="hi-IN"/>
          </w:rPr>
          <w:t xml:space="preserve"> rate (</w:t>
        </w:r>
        <w:r w:rsidR="00396506" w:rsidDel="00DF5A14">
          <w:t>Figure 3</w:t>
        </w:r>
        <w:r w:rsidR="00BF0B48" w:rsidDel="00DF5A14">
          <w:rPr>
            <w:rFonts w:eastAsiaTheme="minorEastAsia"/>
            <w:lang w:bidi="hi-IN"/>
          </w:rPr>
          <w:t xml:space="preserve">A) </w:t>
        </w:r>
        <w:r w:rsidDel="00DF5A14">
          <w:rPr>
            <w:rFonts w:eastAsiaTheme="minorEastAsia"/>
            <w:lang w:bidi="hi-IN"/>
          </w:rPr>
          <w:t xml:space="preserve">. </w:t>
        </w:r>
      </w:moveFrom>
    </w:p>
    <w:p w:rsidR="0080478F" w:rsidDel="00DF5A14" w:rsidRDefault="005316EE" w:rsidP="008D0078">
      <w:pPr>
        <w:spacing w:line="480" w:lineRule="auto"/>
      </w:pPr>
      <w:moveFrom w:id="193" w:author="Yoav Ram" w:date="2014-07-14T11:40:00Z">
        <w:r w:rsidDel="00DF5A14">
          <w:rPr>
            <w:rFonts w:eastAsiaTheme="minorEastAsia"/>
            <w:lang w:bidi="hi-IN"/>
          </w:rPr>
          <w:t xml:space="preserve">With SIM, the </w:t>
        </w:r>
        <w:r w:rsidDel="00DF5A14">
          <w:rPr>
            <w:lang w:bidi="hi-IN"/>
          </w:rPr>
          <w:t xml:space="preserve">average number of deleterious alleles per individual </w:t>
        </w:r>
        <w:r w:rsidR="00BE1EF9" w:rsidRPr="00BE1EF9" w:rsidDel="00DF5A14">
          <w:rPr>
            <w:i/>
            <w:iCs/>
            <w:lang w:bidi="hi-IN"/>
          </w:rPr>
          <w:t>U/s</w:t>
        </w:r>
        <w:r w:rsidR="00BE1EF9" w:rsidDel="00DF5A14">
          <w:rPr>
            <w:lang w:bidi="hi-IN"/>
          </w:rPr>
          <w:t xml:space="preserve"> </w:t>
        </w:r>
        <w:r w:rsidDel="00DF5A14">
          <w:rPr>
            <w:lang w:bidi="hi-IN"/>
          </w:rPr>
          <w:t xml:space="preserve">does not </w:t>
        </w:r>
        <w:r w:rsidRPr="00BE1EF9" w:rsidDel="00DF5A14">
          <w:rPr>
            <w:lang w:bidi="hi-IN"/>
          </w:rPr>
          <w:t xml:space="preserve">increase with </w:t>
        </w:r>
        <w:r w:rsidRPr="00BE1EF9" w:rsidDel="00DF5A14">
          <w:rPr>
            <w:rFonts w:cs="Times New Roman"/>
            <w:i/>
            <w:iCs/>
            <w:lang w:bidi="hi-IN"/>
          </w:rPr>
          <w:t>τ</w:t>
        </w:r>
        <w:r w:rsidRPr="00BE1EF9" w:rsidDel="00DF5A14">
          <w:rPr>
            <w:lang w:bidi="hi-IN"/>
          </w:rPr>
          <w:t>, bec</w:t>
        </w:r>
        <w:r w:rsidDel="00DF5A14">
          <w:rPr>
            <w:lang w:bidi="hi-IN"/>
          </w:rPr>
          <w:t>ause mutation-free individuals (</w:t>
        </w:r>
        <w:r w:rsidDel="00DF5A14">
          <w:rPr>
            <w:i/>
            <w:iCs/>
            <w:lang w:bidi="hi-IN"/>
          </w:rPr>
          <w:t>ab/0</w:t>
        </w:r>
        <w:r w:rsidDel="00DF5A14">
          <w:rPr>
            <w:lang w:bidi="hi-IN"/>
          </w:rPr>
          <w:t xml:space="preserve">) do not hypermutate. </w:t>
        </w:r>
        <w:r w:rsidDel="00DF5A14">
          <w:t xml:space="preserve">As in the case of weak mutation, when </w:t>
        </w:r>
        <w:r w:rsidR="00BE1EF9" w:rsidRPr="00BE1EF9" w:rsidDel="00DF5A14">
          <w:rPr>
            <w:rFonts w:cs="Times New Roman"/>
            <w:i/>
            <w:iCs/>
            <w:lang w:bidi="hi-IN"/>
          </w:rPr>
          <w:t>τ</w:t>
        </w:r>
        <w:r w:rsidDel="00DF5A14">
          <w:rPr>
            <w:rFonts w:eastAsiaTheme="minorEastAsia"/>
            <w:lang w:bidi="hi-IN"/>
          </w:rPr>
          <w:t>&gt;10</w:t>
        </w:r>
        <w:r w:rsidDel="00DF5A14">
          <w:t xml:space="preserve"> the double mutant can app</w:t>
        </w:r>
        <w:r w:rsidR="00BE1EF9" w:rsidDel="00DF5A14">
          <w:t>ear on a deleterious background, resulting in hitch-hiking and</w:t>
        </w:r>
        <w:r w:rsidDel="00DF5A14">
          <w:t xml:space="preserve"> </w:t>
        </w:r>
        <w:r w:rsidR="00BE1EF9" w:rsidDel="00DF5A14">
          <w:t xml:space="preserve">a </w:t>
        </w:r>
        <w:r w:rsidDel="00DF5A14">
          <w:t>lower fixation probability,</w:t>
        </w:r>
        <w:r w:rsidR="00BE1EF9" w:rsidDel="00DF5A14">
          <w:t xml:space="preserve"> and</w:t>
        </w:r>
        <w:r w:rsidDel="00DF5A14">
          <w:t xml:space="preserve"> causing our approximation to overestimate the adaptation rate (</w:t>
        </w:r>
        <w:r w:rsidR="00396506" w:rsidDel="00DF5A14">
          <w:t>Figure 3</w:t>
        </w:r>
        <w:r w:rsidR="00D45CB2" w:rsidDel="00DF5A14">
          <w:rPr>
            <w:lang w:bidi="hi-IN"/>
          </w:rPr>
          <w:t>A</w:t>
        </w:r>
        <w:r w:rsidDel="00DF5A14">
          <w:rPr>
            <w:lang w:bidi="hi-IN"/>
          </w:rPr>
          <w:t>).</w:t>
        </w:r>
      </w:moveFrom>
    </w:p>
    <w:moveFromRangeEnd w:id="191"/>
    <w:p w:rsidR="0080478F" w:rsidRDefault="0080478F" w:rsidP="008D0078">
      <w:pPr>
        <w:spacing w:after="200" w:line="480" w:lineRule="auto"/>
      </w:pPr>
      <w:r>
        <w:br w:type="page"/>
      </w:r>
    </w:p>
    <w:p w:rsidR="0080478F" w:rsidRDefault="00643DA4" w:rsidP="008D0078">
      <w:pPr>
        <w:keepNext/>
        <w:spacing w:line="480" w:lineRule="auto"/>
        <w:jc w:val="center"/>
      </w:pPr>
      <w:del w:id="194" w:author="Yoav Ram" w:date="2014-07-13T15:36:00Z">
        <w:r w:rsidDel="006E3084">
          <w:rPr>
            <w:b/>
            <w:bCs/>
            <w:noProof/>
            <w:sz w:val="20"/>
            <w:szCs w:val="20"/>
            <w:rPrChange w:id="195" w:author="Unknown">
              <w:rPr>
                <w:noProof/>
              </w:rPr>
            </w:rPrChange>
          </w:rPr>
          <w:lastRenderedPageBreak/>
          <w:drawing>
            <wp:inline distT="0" distB="0" distL="0" distR="0" wp14:anchorId="615A498A" wp14:editId="5FC4240C">
              <wp:extent cx="5259705" cy="2011680"/>
              <wp:effectExtent l="0" t="0" r="0" b="7620"/>
              <wp:docPr id="17" name="Picture 1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ruggedsim\manuscript\ram_f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9705" cy="2011680"/>
                      </a:xfrm>
                      <a:prstGeom prst="rect">
                        <a:avLst/>
                      </a:prstGeom>
                      <a:noFill/>
                      <a:ln>
                        <a:noFill/>
                      </a:ln>
                    </pic:spPr>
                  </pic:pic>
                </a:graphicData>
              </a:graphic>
            </wp:inline>
          </w:drawing>
        </w:r>
      </w:del>
      <w:ins w:id="196" w:author="Yoav Ram" w:date="2014-07-13T15:36:00Z">
        <w:r w:rsidR="006E3084">
          <w:rPr>
            <w:noProof/>
          </w:rPr>
          <w:drawing>
            <wp:inline distT="0" distB="0" distL="0" distR="0" wp14:anchorId="02A7D64D" wp14:editId="7BD4F7B3">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ins>
    </w:p>
    <w:p w:rsidR="0080478F" w:rsidRPr="00886250" w:rsidRDefault="0080478F">
      <w:pPr>
        <w:spacing w:line="480" w:lineRule="auto"/>
        <w:rPr>
          <w:noProof/>
          <w:sz w:val="20"/>
          <w:szCs w:val="20"/>
        </w:rPr>
      </w:pPr>
      <w:bookmarkStart w:id="197" w:name="_Ref383675982"/>
      <w:r w:rsidRPr="00BA3BDB">
        <w:rPr>
          <w:b/>
          <w:bCs/>
          <w:sz w:val="20"/>
          <w:szCs w:val="20"/>
        </w:rPr>
        <w:t xml:space="preserve">Figure </w:t>
      </w:r>
      <w:r w:rsidR="00616194" w:rsidRPr="00BA3BDB">
        <w:rPr>
          <w:b/>
          <w:bCs/>
          <w:sz w:val="20"/>
          <w:szCs w:val="20"/>
        </w:rPr>
        <w:fldChar w:fldCharType="begin"/>
      </w:r>
      <w:r w:rsidRPr="00BA3BDB">
        <w:rPr>
          <w:b/>
          <w:bCs/>
          <w:sz w:val="20"/>
          <w:szCs w:val="20"/>
        </w:rPr>
        <w:instrText xml:space="preserve"> SEQ Figure \* ARABIC </w:instrText>
      </w:r>
      <w:r w:rsidR="00616194" w:rsidRPr="00BA3BDB">
        <w:rPr>
          <w:b/>
          <w:bCs/>
          <w:sz w:val="20"/>
          <w:szCs w:val="20"/>
        </w:rPr>
        <w:fldChar w:fldCharType="separate"/>
      </w:r>
      <w:r w:rsidR="00C47BD2">
        <w:rPr>
          <w:b/>
          <w:bCs/>
          <w:noProof/>
          <w:sz w:val="20"/>
          <w:szCs w:val="20"/>
        </w:rPr>
        <w:t>3</w:t>
      </w:r>
      <w:r w:rsidR="00616194" w:rsidRPr="00BA3BDB">
        <w:rPr>
          <w:b/>
          <w:bCs/>
          <w:sz w:val="20"/>
          <w:szCs w:val="20"/>
        </w:rPr>
        <w:fldChar w:fldCharType="end"/>
      </w:r>
      <w:bookmarkEnd w:id="197"/>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r w:rsidRPr="00886250">
        <w:rPr>
          <w:rFonts w:ascii="Times New Roman" w:hAnsi="Times New Roman" w:cs="Times New Roman"/>
          <w:i/>
          <w:iCs/>
          <w:sz w:val="20"/>
          <w:szCs w:val="20"/>
          <w:vertAlign w:val="superscript"/>
        </w:rPr>
        <w:t>τ</w:t>
      </w:r>
      <w:r w:rsidRPr="00886250">
        <w:rPr>
          <w:i/>
          <w:iCs/>
          <w:sz w:val="20"/>
          <w:szCs w:val="20"/>
          <w:vertAlign w:val="superscript"/>
        </w:rPr>
        <w:t>U</w:t>
      </w:r>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ins w:id="198" w:author="Yoav Ram" w:date="2014-07-14T11:40:00Z">
        <w:r w:rsidR="00DF5A14">
          <w:rPr>
            <w:sz w:val="20"/>
            <w:szCs w:val="20"/>
          </w:rPr>
          <w:t>.</w:t>
        </w:r>
      </w:ins>
      <w:del w:id="199" w:author="Yoav Ram" w:date="2014-07-14T11:40:00Z">
        <w:r w:rsidR="00825E9D" w:rsidDel="00DF5A14">
          <w:rPr>
            <w:sz w:val="20"/>
            <w:szCs w:val="20"/>
          </w:rPr>
          <w:delText xml:space="preserve"> </w:delText>
        </w:r>
        <w:r w:rsidR="00825E9D" w:rsidRPr="00825E9D" w:rsidDel="00DF5A14">
          <w:rPr>
            <w:sz w:val="20"/>
            <w:szCs w:val="20"/>
          </w:rPr>
          <w:delText>(</w:delText>
        </w:r>
      </w:del>
      <w:ins w:id="200" w:author="Yoav Ram" w:date="2014-07-14T11:40:00Z">
        <w:r w:rsidR="00DF5A14">
          <w:rPr>
            <w:sz w:val="20"/>
            <w:szCs w:val="20"/>
          </w:rPr>
          <w:t xml:space="preserve"> </w:t>
        </w:r>
      </w:ins>
      <w:r w:rsidR="00825E9D" w:rsidRPr="00825E9D">
        <w:rPr>
          <w:sz w:val="20"/>
          <w:szCs w:val="20"/>
        </w:rPr>
        <w:t>Online version in</w:t>
      </w:r>
      <w:r w:rsidR="00825E9D" w:rsidRPr="00DF5A14">
        <w:rPr>
          <w:sz w:val="20"/>
          <w:szCs w:val="20"/>
          <w:lang w:val="en-GB"/>
          <w:rPrChange w:id="201" w:author="Yoav Ram" w:date="2014-07-14T11:40:00Z">
            <w:rPr>
              <w:sz w:val="20"/>
              <w:szCs w:val="20"/>
            </w:rPr>
          </w:rPrChange>
        </w:rPr>
        <w:t xml:space="preserve"> colour</w:t>
      </w:r>
      <w:del w:id="202" w:author="Yoav Ram" w:date="2014-07-14T11:40:00Z">
        <w:r w:rsidR="00825E9D" w:rsidRPr="00825E9D" w:rsidDel="00DF5A14">
          <w:rPr>
            <w:sz w:val="20"/>
            <w:szCs w:val="20"/>
          </w:rPr>
          <w:delText>.)</w:delText>
        </w:r>
      </w:del>
      <w:r w:rsidRPr="00886250">
        <w:rPr>
          <w:sz w:val="20"/>
          <w:szCs w:val="20"/>
        </w:rPr>
        <w:t>.</w:t>
      </w:r>
      <w:r w:rsidRPr="00886250">
        <w:rPr>
          <w:noProof/>
          <w:sz w:val="20"/>
          <w:szCs w:val="20"/>
        </w:rPr>
        <w:t xml:space="preserve"> </w:t>
      </w:r>
    </w:p>
    <w:p w:rsidR="005316EE" w:rsidRPr="006418C7" w:rsidRDefault="005316EE" w:rsidP="008D0078">
      <w:pPr>
        <w:spacing w:line="480" w:lineRule="auto"/>
      </w:pPr>
    </w:p>
    <w:p w:rsidR="005316EE" w:rsidRDefault="005316EE" w:rsidP="008D0078">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1446C8">
        <w:rPr>
          <w:lang w:bidi="hi-IN"/>
          <w:rPrChange w:id="203" w:author="Yoav Ram" w:date="2014-07-15T10:13:00Z">
            <w:rPr>
              <w:i/>
              <w:iCs/>
              <w:lang w:bidi="hi-IN"/>
            </w:rPr>
          </w:rPrChange>
        </w:rPr>
        <w:t>the</w:t>
      </w:r>
      <w:r w:rsidR="00C03529">
        <w:rPr>
          <w:lang w:bidi="hi-IN"/>
        </w:rPr>
        <w:t xml:space="preserve"> rate of complex adaptation</w:t>
      </w:r>
      <w:r w:rsidRPr="00BA2B02">
        <w:rPr>
          <w:lang w:bidi="hi-IN"/>
        </w:rPr>
        <w:t>.</w:t>
      </w:r>
    </w:p>
    <w:p w:rsidR="005316EE" w:rsidRPr="00020A87" w:rsidRDefault="005316EE">
      <w:pPr>
        <w:spacing w:line="480" w:lineRule="auto"/>
        <w:rPr>
          <w:lang w:bidi="hi-IN"/>
        </w:rPr>
      </w:pPr>
      <w:r w:rsidRPr="00020A87">
        <w:rPr>
          <w:lang w:bidi="hi-IN"/>
        </w:rPr>
        <w:t xml:space="preserve">We used the above </w:t>
      </w:r>
      <w:r>
        <w:rPr>
          <w:lang w:bidi="hi-IN"/>
        </w:rPr>
        <w:t>approximations</w:t>
      </w:r>
      <w:r w:rsidR="00C03529">
        <w:rPr>
          <w:lang w:bidi="hi-IN"/>
        </w:rPr>
        <w:t xml:space="preserve"> (eqs.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616194" w:rsidRPr="00331E7E">
        <w:rPr>
          <w:lang w:bidi="hi-IN"/>
        </w:rPr>
        <w:fldChar w:fldCharType="begin" w:fldLock="1"/>
      </w:r>
      <w:r w:rsidR="002A5AC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31E7E">
        <w:rPr>
          <w:lang w:bidi="hi-IN"/>
        </w:rPr>
        <w:fldChar w:fldCharType="separate"/>
      </w:r>
      <w:r w:rsidR="00635E26" w:rsidRPr="00331E7E">
        <w:rPr>
          <w:noProof/>
          <w:lang w:bidi="hi-IN"/>
        </w:rPr>
        <w:t>[37]</w:t>
      </w:r>
      <w:r w:rsidR="00616194"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w:t>
      </w:r>
      <w:del w:id="204" w:author="Yoav Ram" w:date="2014-07-15T10:13:00Z">
        <w:r w:rsidR="00616194" w:rsidRPr="00331E7E" w:rsidDel="001446C8">
          <w:rPr>
            <w:lang w:bidi="hi-IN"/>
          </w:rPr>
          <w:delText>-</w:delText>
        </w:r>
      </w:del>
      <w:r w:rsidR="00616194" w:rsidRPr="00331E7E">
        <w:rPr>
          <w:lang w:bidi="hi-IN"/>
        </w:rPr>
        <w:t xml:space="preserve">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the population mean fitness mainly depends on the fitness and mutation rate of the fittest individuals</w:t>
      </w:r>
      <w:r w:rsidR="005316EE">
        <w:rPr>
          <w:lang w:bidi="hi-IN"/>
        </w:rPr>
        <w:t xml:space="preserve">. Therefore, </w:t>
      </w:r>
      <w:r w:rsidR="005316EE" w:rsidRPr="00020A87">
        <w:rPr>
          <w:lang w:bidi="hi-IN"/>
        </w:rPr>
        <w:t>the population mean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616194">
        <w:rPr>
          <w:lang w:bidi="hi-IN"/>
        </w:rPr>
        <w:fldChar w:fldCharType="begin" w:fldLock="1"/>
      </w:r>
      <w:r w:rsidR="002A5ACF">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"[49]" }, "properties" : { "noteIndex" : 0 }, "schema" : "https://github.com/citation-style-language/schema/raw/master/csl-citation.json" }</w:instrText>
      </w:r>
      <w:r w:rsidR="00616194">
        <w:rPr>
          <w:lang w:bidi="hi-IN"/>
        </w:rPr>
        <w:fldChar w:fldCharType="separate"/>
      </w:r>
      <w:r w:rsidR="0061395B" w:rsidRPr="0061395B">
        <w:rPr>
          <w:noProof/>
          <w:lang w:bidi="hi-IN"/>
        </w:rPr>
        <w:t>[49]</w:t>
      </w:r>
      <w:r w:rsidR="00616194">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616194" w:rsidRPr="00BA2B02">
        <w:rPr>
          <w:lang w:bidi="hi-IN"/>
        </w:rPr>
        <w:fldChar w:fldCharType="begin" w:fldLock="1"/>
      </w:r>
      <w:r w:rsidR="002A5AC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rsidP="008D0078">
      <w:pPr>
        <w:spacing w:after="200" w:line="480" w:lineRule="auto"/>
        <w:rPr>
          <w:lang w:bidi="hi-IN"/>
        </w:rPr>
      </w:pPr>
      <w:r>
        <w:rPr>
          <w:lang w:bidi="hi-IN"/>
        </w:rPr>
        <w:br w:type="page"/>
      </w:r>
    </w:p>
    <w:p w:rsidR="00CD3F78" w:rsidRPr="00733307" w:rsidRDefault="00CD3F78" w:rsidP="008D0078">
      <w:pPr>
        <w:spacing w:line="480" w:lineRule="auto"/>
        <w:jc w:val="center"/>
        <w:rPr>
          <w:sz w:val="20"/>
          <w:szCs w:val="20"/>
        </w:rPr>
      </w:pPr>
      <w:r>
        <w:rPr>
          <w:noProof/>
          <w:sz w:val="20"/>
          <w:szCs w:val="20"/>
        </w:rPr>
        <w:lastRenderedPageBreak/>
        <w:drawing>
          <wp:inline distT="0" distB="0" distL="0" distR="0" wp14:anchorId="342F82EB" wp14:editId="1DBE4990">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8D0078">
      <w:pPr>
        <w:pStyle w:val="FigureLegend"/>
        <w:spacing w:line="480" w:lineRule="auto"/>
        <w:jc w:val="left"/>
        <w:rPr>
          <w:rFonts w:eastAsiaTheme="minorEastAsia"/>
          <w:sz w:val="20"/>
          <w:szCs w:val="20"/>
          <w:lang w:bidi="hi-IN"/>
        </w:rPr>
      </w:pPr>
      <w:bookmarkStart w:id="205" w:name="_Ref360184105"/>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4</w:t>
      </w:r>
      <w:r w:rsidR="00616194" w:rsidRPr="00733307">
        <w:rPr>
          <w:b/>
          <w:bCs/>
          <w:sz w:val="20"/>
          <w:szCs w:val="20"/>
        </w:rPr>
        <w:fldChar w:fldCharType="end"/>
      </w:r>
      <w:bookmarkEnd w:id="205"/>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(eqs.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-fold</w:t>
      </w:r>
      <w:r w:rsidRPr="00733307">
        <w:rPr>
          <w:sz w:val="20"/>
          <w:szCs w:val="20"/>
          <w:lang w:bidi="hi-IN"/>
        </w:rPr>
        <w:t>; Stress-induced mutagenesis (SIM) increases the mutation rate of stressed individuals</w:t>
      </w:r>
      <w:r w:rsidRPr="00733307">
        <w:rPr>
          <w:rFonts w:cs="Times New Roman"/>
          <w:i/>
          <w:iCs/>
          <w:sz w:val="20"/>
          <w:szCs w:val="20"/>
        </w:rPr>
        <w:t xml:space="preserve"> τ</w:t>
      </w:r>
      <w:r w:rsidRPr="00733307">
        <w:rPr>
          <w:rFonts w:cs="Times New Roman"/>
          <w:i/>
          <w:iCs/>
          <w:sz w:val="20"/>
          <w:szCs w:val="20"/>
          <w:vertAlign w:val="subscript"/>
        </w:rPr>
        <w:t>SIM</w:t>
      </w:r>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r w:rsidRPr="00733307">
        <w:rPr>
          <w:rFonts w:cs="Times New Roman"/>
          <w:i/>
          <w:iCs/>
          <w:sz w:val="20"/>
          <w:szCs w:val="20"/>
        </w:rPr>
        <w:t>τ</w:t>
      </w:r>
      <w:r w:rsidRPr="00733307">
        <w:rPr>
          <w:rFonts w:cs="Times New Roman"/>
          <w:i/>
          <w:iCs/>
          <w:sz w:val="20"/>
          <w:szCs w:val="20"/>
          <w:vertAlign w:val="subscript"/>
        </w:rPr>
        <w:t>SIM</w:t>
      </w:r>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sidR="00825E9D">
        <w:rPr>
          <w:i/>
          <w:iCs/>
          <w:sz w:val="20"/>
          <w:szCs w:val="20"/>
          <w:lang w:bidi="hi-IN"/>
        </w:rPr>
        <w:t xml:space="preserve"> </w:t>
      </w:r>
      <w:r w:rsidR="00616194" w:rsidRPr="00331E7E">
        <w:rPr>
          <w:iCs/>
          <w:sz w:val="20"/>
          <w:szCs w:val="20"/>
          <w:lang w:bidi="hi-IN"/>
        </w:rPr>
        <w:t>(Online version in colour.)</w:t>
      </w:r>
      <w:r w:rsidRPr="00825E9D">
        <w:rPr>
          <w:rFonts w:eastAsiaTheme="minorEastAsia"/>
          <w:sz w:val="20"/>
          <w:szCs w:val="20"/>
          <w:lang w:bidi="hi-IN"/>
        </w:rPr>
        <w:t>.</w:t>
      </w:r>
    </w:p>
    <w:p w:rsidR="005316EE" w:rsidRDefault="005316EE" w:rsidP="008D0078">
      <w:pPr>
        <w:spacing w:line="480" w:lineRule="auto"/>
        <w:rPr>
          <w:lang w:bidi="hi-IN"/>
        </w:rPr>
      </w:pPr>
    </w:p>
    <w:p w:rsidR="005316EE" w:rsidRPr="00AB4B01" w:rsidRDefault="005316EE" w:rsidP="008D0078">
      <w:pPr>
        <w:spacing w:line="480" w:lineRule="auto"/>
        <w:rPr>
          <w:lang w:bidi="hi-IN"/>
        </w:rPr>
      </w:pPr>
      <w:r>
        <w:rPr>
          <w:lang w:bidi="hi-IN"/>
        </w:rPr>
        <w:lastRenderedPageBreak/>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8D0078">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r w:rsidRPr="00C03529">
        <w:rPr>
          <w:i/>
          <w:iCs/>
        </w:rPr>
        <w:t>τU</w:t>
      </w:r>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r w:rsidRPr="00C03529">
        <w:rPr>
          <w:i/>
          <w:iCs/>
        </w:rPr>
        <w:t>τ</w:t>
      </w:r>
      <w:r w:rsidRPr="00C03529">
        <w:rPr>
          <w:i/>
          <w:iCs/>
          <w:vertAlign w:val="subscript"/>
        </w:rPr>
        <w:t>CM</w:t>
      </w:r>
      <w:r w:rsidRPr="00C03529">
        <w:t>=7</w:t>
      </w:r>
      <w:r w:rsidRPr="00C03529">
        <w:rPr>
          <w:i/>
          <w:iCs/>
        </w:rPr>
        <w:t xml:space="preserve"> </w:t>
      </w:r>
      <w:r w:rsidRPr="00C03529">
        <w:t>and</w:t>
      </w:r>
      <w:r w:rsidRPr="00C03529">
        <w:rPr>
          <w:i/>
          <w:iCs/>
        </w:rPr>
        <w:t xml:space="preserve"> τ</w:t>
      </w:r>
      <w:r w:rsidRPr="00C03529">
        <w:rPr>
          <w:i/>
          <w:iCs/>
          <w:vertAlign w:val="subscript"/>
        </w:rPr>
        <w:t>SIM</w:t>
      </w:r>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hypermutate.  </w:t>
      </w:r>
    </w:p>
    <w:p w:rsidR="004E017A" w:rsidRPr="00BA2B02" w:rsidRDefault="005316EE" w:rsidP="008D0078">
      <w:pPr>
        <w:spacing w:line="480" w:lineRule="auto"/>
      </w:pPr>
      <w:r w:rsidRPr="00BA2B02">
        <w:lastRenderedPageBreak/>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hypermutates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F10DC1"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616194">
              <w:fldChar w:fldCharType="begin"/>
            </w:r>
            <w:r w:rsidR="00DA55AA">
              <w:instrText xml:space="preserve"> SEQ Equation </w:instrText>
            </w:r>
            <w:r w:rsidR="00616194">
              <w:fldChar w:fldCharType="separate"/>
            </w:r>
            <w:r w:rsidR="00C47BD2">
              <w:rPr>
                <w:noProof/>
              </w:rPr>
              <w:t>9</w:t>
            </w:r>
            <w:r w:rsidR="00616194">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616194" w:rsidRPr="00BA2B02">
        <w:fldChar w:fldCharType="begin" w:fldLock="1"/>
      </w:r>
      <w:r w:rsidR="002A5AC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"[34,50,51]" }, "properties" : { "noteIndex" : 0 }, "schema" : "https://github.com/citation-style-language/schema/raw/master/csl-citation.json" }</w:instrText>
      </w:r>
      <w:r w:rsidR="00616194" w:rsidRPr="00BA2B02">
        <w:fldChar w:fldCharType="separate"/>
      </w:r>
      <w:r w:rsidR="0061395B" w:rsidRPr="0061395B">
        <w:rPr>
          <w:noProof/>
        </w:rPr>
        <w:t>[34,50,51]</w:t>
      </w:r>
      <w:r w:rsidR="00616194"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A328A2">
        <w:fldChar w:fldCharType="begin" w:fldLock="1"/>
      </w:r>
      <w:r w:rsidR="002A5ACF">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"[52]" }, "properties" : { "noteIndex" : 0 }, "schema" : "https://github.com/citation-style-language/schema/raw/master/csl-citation.json" }</w:instrText>
      </w:r>
      <w:r w:rsidR="00A328A2">
        <w:fldChar w:fldCharType="separate"/>
      </w:r>
      <w:r w:rsidR="0061395B" w:rsidRPr="0061395B">
        <w:rPr>
          <w:noProof/>
        </w:rPr>
        <w:t>[52]</w:t>
      </w:r>
      <w:r w:rsidR="00A328A2">
        <w:fldChar w:fldCharType="end"/>
      </w:r>
      <w:r w:rsidR="004E017A">
        <w:t>.</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r w:rsidR="000E6AE6">
        <w:rPr>
          <w:lang w:bidi="hi-IN"/>
        </w:rPr>
        <w:t>SIM</w:t>
      </w:r>
      <w:r w:rsidR="00900394">
        <w:rPr>
          <w:vertAlign w:val="subscript"/>
          <w:lang w:bidi="hi-IN"/>
        </w:rPr>
        <w:t>e</w:t>
      </w:r>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616194">
        <w:rPr>
          <w:lang w:bidi="hi-IN"/>
        </w:rPr>
        <w:fldChar w:fldCharType="begin" w:fldLock="1"/>
      </w:r>
      <w:r w:rsidR="002A5AC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"[43]" }, "properties" : { "noteIndex" : 0 }, "schema" : "https://github.com/citation-style-language/schema/raw/master/csl-citation.json" }</w:instrText>
      </w:r>
      <w:r w:rsidR="00616194">
        <w:rPr>
          <w:lang w:bidi="hi-IN"/>
        </w:rPr>
        <w:fldChar w:fldCharType="separate"/>
      </w:r>
      <w:r w:rsidR="0061395B" w:rsidRPr="0061395B">
        <w:rPr>
          <w:noProof/>
          <w:lang w:bidi="hi-IN"/>
        </w:rPr>
        <w:t>[43]</w:t>
      </w:r>
      <w:r w:rsidR="00616194">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he adaptation rate with SIM</w:t>
      </w:r>
      <w:r w:rsidR="00900394">
        <w:rPr>
          <w:vertAlign w:val="subscript"/>
        </w:rPr>
        <w:t>e</w:t>
      </w:r>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F10DC1"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206" w:name="_Ref360621538"/>
            <w:r>
              <w:t>(</w:t>
            </w:r>
            <w:r w:rsidR="00616194">
              <w:fldChar w:fldCharType="begin"/>
            </w:r>
            <w:r w:rsidRPr="0095303A">
              <w:instrText xml:space="preserve"> SEQ Equation </w:instrText>
            </w:r>
            <w:r w:rsidR="00616194">
              <w:fldChar w:fldCharType="separate"/>
            </w:r>
            <w:r w:rsidR="00C47BD2">
              <w:rPr>
                <w:noProof/>
              </w:rPr>
              <w:t>10</w:t>
            </w:r>
            <w:r w:rsidR="00616194">
              <w:rPr>
                <w:noProof/>
              </w:rPr>
              <w:fldChar w:fldCharType="end"/>
            </w:r>
            <w:r>
              <w:t>)</w:t>
            </w:r>
            <w:bookmarkEnd w:id="206"/>
          </w:p>
        </w:tc>
      </w:tr>
    </w:tbl>
    <w:p w:rsidR="005316EE" w:rsidRPr="008F3447" w:rsidRDefault="00A7180F" w:rsidP="008D0078">
      <w:pPr>
        <w:spacing w:line="480" w:lineRule="auto"/>
      </w:pPr>
      <w:r>
        <w:lastRenderedPageBreak/>
        <w:t>That is</w:t>
      </w:r>
      <w:r w:rsidR="005316EE">
        <w:t xml:space="preserve">, adaptation with </w:t>
      </w:r>
      <w:r w:rsidR="005316EE">
        <w:rPr>
          <w:lang w:bidi="hi-IN"/>
        </w:rPr>
        <w:t>SIM</w:t>
      </w:r>
      <w:r w:rsidR="005316EE">
        <w:rPr>
          <w:vertAlign w:val="subscript"/>
          <w:lang w:bidi="hi-IN"/>
        </w:rPr>
        <w:t>e</w:t>
      </w:r>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SIM</w:t>
      </w:r>
      <w:r w:rsidR="005316EE">
        <w:rPr>
          <w:vertAlign w:val="subscript"/>
        </w:rPr>
        <w:t>e</w:t>
      </w:r>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F10DC1"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207" w:name="_Ref361310097"/>
            <w:r w:rsidRPr="000448EE">
              <w:t>(</w:t>
            </w:r>
            <w:r w:rsidR="00616194" w:rsidRPr="000448EE">
              <w:fldChar w:fldCharType="begin"/>
            </w:r>
            <w:r w:rsidR="00DA55AA" w:rsidRPr="000448EE">
              <w:instrText xml:space="preserve"> SEQ Equation </w:instrText>
            </w:r>
            <w:r w:rsidR="00616194" w:rsidRPr="000448EE">
              <w:fldChar w:fldCharType="separate"/>
            </w:r>
            <w:r w:rsidR="00C47BD2">
              <w:rPr>
                <w:noProof/>
              </w:rPr>
              <w:t>11</w:t>
            </w:r>
            <w:r w:rsidR="00616194" w:rsidRPr="000448EE">
              <w:rPr>
                <w:noProof/>
              </w:rPr>
              <w:fldChar w:fldCharType="end"/>
            </w:r>
            <w:r w:rsidRPr="000448EE">
              <w:t>)</w:t>
            </w:r>
            <w:bookmarkEnd w:id="207"/>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=0.0004, increasing the mutation rate of stressed individuals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Pr="006B0338" w:rsidRDefault="00004B35" w:rsidP="00B10A9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616194">
        <w:rPr>
          <w:lang w:bidi="hi-IN"/>
        </w:rPr>
        <w:fldChar w:fldCharType="begin" w:fldLock="1"/>
      </w:r>
      <w:r w:rsidR="002A5AC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616194">
        <w:rPr>
          <w:lang w:bidi="hi-IN"/>
        </w:rPr>
        <w:fldChar w:fldCharType="separate"/>
      </w:r>
      <w:r w:rsidR="00635E26" w:rsidRPr="00635E26">
        <w:rPr>
          <w:noProof/>
          <w:lang w:bidi="hi-IN"/>
        </w:rPr>
        <w:t>[14]</w:t>
      </w:r>
      <w:r w:rsidR="00616194">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without compromising the population mean fitness</w:t>
      </w:r>
      <w:r w:rsidR="00C023C7">
        <w:rPr>
          <w:lang w:bidi="hi-IN"/>
        </w:rPr>
        <w:t xml:space="preserve"> in a </w:t>
      </w:r>
      <w:r w:rsidR="00735806">
        <w:rPr>
          <w:lang w:bidi="hi-IN"/>
        </w:rPr>
        <w:t>stable</w:t>
      </w:r>
      <w:r w:rsidR="00C023C7">
        <w:rPr>
          <w:lang w:bidi="hi-IN"/>
        </w:rPr>
        <w:t xml:space="preserve"> environment</w:t>
      </w:r>
      <w:r>
        <w:rPr>
          <w:lang w:bidi="hi-IN"/>
        </w:rPr>
        <w:t>.</w:t>
      </w:r>
      <w:ins w:id="208" w:author="Yoav Ram" w:date="2014-07-14T10:49:00Z">
        <w:r w:rsidR="006B0338">
          <w:rPr>
            <w:lang w:bidi="hi-IN"/>
          </w:rPr>
          <w:t xml:space="preserve"> </w:t>
        </w:r>
      </w:ins>
    </w:p>
    <w:p w:rsidR="00A67023" w:rsidRDefault="00C023C7" w:rsidP="008D0078">
      <w:pPr>
        <w:spacing w:line="480" w:lineRule="auto"/>
        <w:rPr>
          <w:ins w:id="209" w:author="Yoav Ram" w:date="2014-07-14T11:58:00Z"/>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w:t>
      </w:r>
      <w:r w:rsidR="00CE78D0">
        <w:rPr>
          <w:lang w:bidi="hi-IN"/>
        </w:rPr>
        <w:lastRenderedPageBreak/>
        <w:t>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616194" w:rsidRPr="00BA2B02">
        <w:rPr>
          <w:lang w:bidi="hi-IN"/>
        </w:rPr>
        <w:fldChar w:fldCharType="begin" w:fldLock="1"/>
      </w:r>
      <w:r w:rsidR="002A5AC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"[53]" }, "properties" : { "noteIndex" : 0 }, "schema" : "https://github.com/citation-style-language/schema/raw/master/csl-citation.json" }</w:instrText>
      </w:r>
      <w:r w:rsidR="00616194" w:rsidRPr="00BA2B02">
        <w:rPr>
          <w:lang w:bidi="hi-IN"/>
        </w:rPr>
        <w:fldChar w:fldCharType="separate"/>
      </w:r>
      <w:r w:rsidR="0061395B" w:rsidRPr="0061395B">
        <w:rPr>
          <w:noProof/>
          <w:lang w:bidi="hi-IN"/>
        </w:rPr>
        <w:t>[53]</w:t>
      </w:r>
      <w:r w:rsidR="00616194" w:rsidRPr="00BA2B02">
        <w:rPr>
          <w:lang w:bidi="hi-IN"/>
        </w:rPr>
        <w:fldChar w:fldCharType="end"/>
      </w:r>
      <w:r w:rsidR="00CE78D0" w:rsidRPr="00BA2B02">
        <w:rPr>
          <w:lang w:bidi="hi-IN"/>
        </w:rPr>
        <w:t>.</w:t>
      </w:r>
    </w:p>
    <w:p w:rsidR="00B10A9D" w:rsidDel="003131D8" w:rsidRDefault="00B10A9D" w:rsidP="008A0C64">
      <w:pPr>
        <w:spacing w:line="480" w:lineRule="auto"/>
        <w:rPr>
          <w:del w:id="210" w:author="Yoav Ram" w:date="2014-07-14T10:56:00Z"/>
          <w:lang w:bidi="hi-IN"/>
        </w:rPr>
        <w:pPrChange w:id="211" w:author="Yoav Ram" w:date="2014-07-15T14:48:00Z">
          <w:pPr>
            <w:spacing w:line="480" w:lineRule="auto"/>
          </w:pPr>
        </w:pPrChange>
      </w:pPr>
      <w:ins w:id="212" w:author="Yoav Ram" w:date="2014-07-14T10:56:00Z">
        <w:r w:rsidRPr="001B7896">
          <w:rPr>
            <w:highlight w:val="yellow"/>
            <w:lang w:bidi="hi-IN"/>
            <w:rPrChange w:id="213" w:author="Yoav Ram" w:date="2014-07-14T11:42:00Z">
              <w:rPr>
                <w:lang w:bidi="hi-IN"/>
              </w:rPr>
            </w:rPrChange>
          </w:rPr>
          <w:t>Although our model focuses on rugged landscapes in which single mutants have lower fitness</w:t>
        </w:r>
        <w:r w:rsidRPr="008A0C64">
          <w:rPr>
            <w:highlight w:val="yellow"/>
            <w:lang w:bidi="hi-IN"/>
            <w:rPrChange w:id="214" w:author="Yoav Ram" w:date="2014-07-15T14:48:00Z">
              <w:rPr>
                <w:lang w:bidi="hi-IN"/>
              </w:rPr>
            </w:rPrChange>
          </w:rPr>
          <w:t xml:space="preserve"> (</w:t>
        </w:r>
      </w:ins>
      <w:ins w:id="215" w:author="Yoav Ram" w:date="2014-07-15T14:48:00Z">
        <w:r w:rsidR="008A0C64" w:rsidRPr="008A0C64">
          <w:rPr>
            <w:highlight w:val="yellow"/>
            <w:lang w:bidi="hi-IN"/>
            <w:rPrChange w:id="216" w:author="Yoav Ram" w:date="2014-07-15T14:48:00Z">
              <w:rPr>
                <w:highlight w:val="yellow"/>
                <w:lang w:bidi="hi-IN"/>
              </w:rPr>
            </w:rPrChange>
          </w:rPr>
          <w:t>0&lt;</w:t>
        </w:r>
      </w:ins>
      <w:ins w:id="217" w:author="Yoav Ram" w:date="2014-07-14T10:56:00Z">
        <w:r w:rsidRPr="008A0C64">
          <w:rPr>
            <w:highlight w:val="yellow"/>
            <w:lang w:bidi="hi-IN"/>
            <w:rPrChange w:id="218" w:author="Yoav Ram" w:date="2014-07-15T14:48:00Z">
              <w:rPr>
                <w:i/>
                <w:iCs/>
                <w:lang w:bidi="hi-IN"/>
              </w:rPr>
            </w:rPrChange>
          </w:rPr>
          <w:t xml:space="preserve">s), </w:t>
        </w:r>
        <w:r w:rsidRPr="001B7896">
          <w:rPr>
            <w:highlight w:val="yellow"/>
            <w:lang w:bidi="hi-IN"/>
            <w:rPrChange w:id="219" w:author="Yoav Ram" w:date="2014-07-14T11:42:00Z">
              <w:rPr>
                <w:lang w:bidi="hi-IN"/>
              </w:rPr>
            </w:rPrChange>
          </w:rPr>
          <w:t>one can also consider cases in which single mutants have intermediate fitnes</w:t>
        </w:r>
        <w:r w:rsidRPr="008A0C64">
          <w:rPr>
            <w:highlight w:val="yellow"/>
            <w:lang w:bidi="hi-IN"/>
            <w:rPrChange w:id="220" w:author="Yoav Ram" w:date="2014-07-15T14:48:00Z">
              <w:rPr>
                <w:lang w:bidi="hi-IN"/>
              </w:rPr>
            </w:rPrChange>
          </w:rPr>
          <w:t>s (</w:t>
        </w:r>
      </w:ins>
      <w:ins w:id="221" w:author="Yoav Ram" w:date="2014-07-15T14:47:00Z">
        <w:r w:rsidR="008A0C64" w:rsidRPr="008A0C64">
          <w:rPr>
            <w:i/>
            <w:iCs/>
            <w:highlight w:val="yellow"/>
            <w:lang w:bidi="hi-IN"/>
            <w:rPrChange w:id="222" w:author="Yoav Ram" w:date="2014-07-15T14:48:00Z">
              <w:rPr>
                <w:i/>
                <w:iCs/>
                <w:highlight w:val="yellow"/>
                <w:lang w:bidi="hi-IN"/>
              </w:rPr>
            </w:rPrChange>
          </w:rPr>
          <w:t>sH</w:t>
        </w:r>
        <w:r w:rsidR="008A0C64" w:rsidRPr="008A0C64">
          <w:rPr>
            <w:highlight w:val="yellow"/>
            <w:lang w:bidi="hi-IN"/>
            <w:rPrChange w:id="223" w:author="Yoav Ram" w:date="2014-07-15T14:48:00Z">
              <w:rPr>
                <w:highlight w:val="yellow"/>
                <w:lang w:bidi="hi-IN"/>
              </w:rPr>
            </w:rPrChange>
          </w:rPr>
          <w:t>&lt;</w:t>
        </w:r>
      </w:ins>
      <w:ins w:id="224" w:author="Yoav Ram" w:date="2014-07-14T10:56:00Z">
        <w:r w:rsidRPr="008A0C64">
          <w:rPr>
            <w:i/>
            <w:iCs/>
            <w:highlight w:val="yellow"/>
            <w:lang w:bidi="hi-IN"/>
            <w:rPrChange w:id="225" w:author="Yoav Ram" w:date="2014-07-15T14:48:00Z">
              <w:rPr>
                <w:i/>
                <w:iCs/>
                <w:lang w:bidi="hi-IN"/>
              </w:rPr>
            </w:rPrChange>
          </w:rPr>
          <w:t>s</w:t>
        </w:r>
      </w:ins>
      <w:ins w:id="226" w:author="Yoav Ram" w:date="2014-07-15T14:47:00Z">
        <w:r w:rsidR="008A0C64" w:rsidRPr="008A0C64">
          <w:rPr>
            <w:highlight w:val="yellow"/>
            <w:lang w:bidi="hi-IN"/>
            <w:rPrChange w:id="227" w:author="Yoav Ram" w:date="2014-07-15T14:48:00Z">
              <w:rPr>
                <w:i/>
                <w:iCs/>
                <w:highlight w:val="yellow"/>
                <w:lang w:bidi="hi-IN"/>
              </w:rPr>
            </w:rPrChange>
          </w:rPr>
          <w:t>&lt;0</w:t>
        </w:r>
      </w:ins>
      <w:ins w:id="228" w:author="Yoav Ram" w:date="2014-07-14T10:56:00Z">
        <w:r w:rsidRPr="008A0C64">
          <w:rPr>
            <w:highlight w:val="yellow"/>
            <w:lang w:bidi="hi-IN"/>
            <w:rPrChange w:id="229" w:author="Yoav Ram" w:date="2014-07-15T14:48:00Z">
              <w:rPr>
                <w:lang w:bidi="hi-IN"/>
              </w:rPr>
            </w:rPrChange>
          </w:rPr>
          <w:t xml:space="preserve">) </w:t>
        </w:r>
        <w:r w:rsidRPr="001B7896">
          <w:rPr>
            <w:highlight w:val="yellow"/>
            <w:lang w:bidi="hi-IN"/>
            <w:rPrChange w:id="230" w:author="Yoav Ram" w:date="2014-07-14T11:42:00Z">
              <w:rPr>
                <w:lang w:bidi="hi-IN"/>
              </w:rPr>
            </w:rPrChange>
          </w:rPr>
          <w:fldChar w:fldCharType="begin" w:fldLock="1"/>
        </w:r>
      </w:ins>
      <w:r w:rsidR="002A5ACF">
        <w:rPr>
          <w:highlight w:val="yellow"/>
          <w:lang w:bidi="hi-IN"/>
        </w:rPr>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"mendeley" : { "previouslyFormattedCitation" : "[54]" }, "properties" : { "noteIndex" : 0 }, "schema" : "https://github.com/citation-style-language/schema/raw/master/csl-citation.json" }</w:instrText>
      </w:r>
      <w:ins w:id="231" w:author="Yoav Ram" w:date="2014-07-14T10:56:00Z">
        <w:r w:rsidRPr="001B7896">
          <w:rPr>
            <w:highlight w:val="yellow"/>
            <w:lang w:bidi="hi-IN"/>
            <w:rPrChange w:id="232" w:author="Yoav Ram" w:date="2014-07-14T11:42:00Z">
              <w:rPr>
                <w:lang w:bidi="hi-IN"/>
              </w:rPr>
            </w:rPrChange>
          </w:rPr>
          <w:fldChar w:fldCharType="separate"/>
        </w:r>
      </w:ins>
      <w:r w:rsidR="0061395B" w:rsidRPr="0061395B">
        <w:rPr>
          <w:noProof/>
          <w:highlight w:val="yellow"/>
          <w:lang w:bidi="hi-IN"/>
        </w:rPr>
        <w:t>[54]</w:t>
      </w:r>
      <w:ins w:id="233" w:author="Yoav Ram" w:date="2014-07-14T10:56:00Z">
        <w:r w:rsidRPr="001B7896">
          <w:rPr>
            <w:highlight w:val="yellow"/>
            <w:lang w:bidi="hi-IN"/>
            <w:rPrChange w:id="234" w:author="Yoav Ram" w:date="2014-07-14T11:42:00Z">
              <w:rPr>
                <w:lang w:bidi="hi-IN"/>
              </w:rPr>
            </w:rPrChange>
          </w:rPr>
          <w:fldChar w:fldCharType="end"/>
        </w:r>
        <w:r w:rsidRPr="001B7896">
          <w:rPr>
            <w:highlight w:val="yellow"/>
            <w:lang w:bidi="hi-IN"/>
            <w:rPrChange w:id="235" w:author="Yoav Ram" w:date="2014-07-14T11:42:00Z">
              <w:rPr>
                <w:lang w:bidi="hi-IN"/>
              </w:rPr>
            </w:rPrChange>
          </w:rPr>
          <w:t xml:space="preserve">. We previously shown that SIM is favored by selection in these cases </w:t>
        </w:r>
        <w:r w:rsidRPr="001B7896">
          <w:rPr>
            <w:highlight w:val="yellow"/>
            <w:lang w:bidi="hi-IN"/>
            <w:rPrChange w:id="236" w:author="Yoav Ram" w:date="2014-07-14T11:42:00Z">
              <w:rPr>
                <w:lang w:bidi="hi-IN"/>
              </w:rPr>
            </w:rPrChange>
          </w:rPr>
          <w:fldChar w:fldCharType="begin" w:fldLock="1"/>
        </w:r>
      </w:ins>
      <w:r w:rsidR="002A5ACF">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ins w:id="237" w:author="Yoav Ram" w:date="2014-07-14T10:56:00Z">
        <w:r w:rsidRPr="001B7896">
          <w:rPr>
            <w:highlight w:val="yellow"/>
            <w:lang w:bidi="hi-IN"/>
            <w:rPrChange w:id="238" w:author="Yoav Ram" w:date="2014-07-14T11:42:00Z">
              <w:rPr>
                <w:lang w:bidi="hi-IN"/>
              </w:rPr>
            </w:rPrChange>
          </w:rPr>
          <w:fldChar w:fldCharType="separate"/>
        </w:r>
        <w:r w:rsidRPr="001B7896">
          <w:rPr>
            <w:noProof/>
            <w:highlight w:val="yellow"/>
            <w:lang w:bidi="hi-IN"/>
            <w:rPrChange w:id="239" w:author="Yoav Ram" w:date="2014-07-14T11:42:00Z">
              <w:rPr>
                <w:noProof/>
                <w:lang w:bidi="hi-IN"/>
              </w:rPr>
            </w:rPrChange>
          </w:rPr>
          <w:t>[37]</w:t>
        </w:r>
        <w:r w:rsidRPr="001B7896">
          <w:rPr>
            <w:highlight w:val="yellow"/>
            <w:lang w:bidi="hi-IN"/>
            <w:rPrChange w:id="240" w:author="Yoav Ram" w:date="2014-07-14T11:42:00Z">
              <w:rPr>
                <w:lang w:bidi="hi-IN"/>
              </w:rPr>
            </w:rPrChange>
          </w:rPr>
          <w:fldChar w:fldCharType="end"/>
        </w:r>
        <w:r w:rsidRPr="001B7896">
          <w:rPr>
            <w:highlight w:val="yellow"/>
            <w:lang w:bidi="hi-IN"/>
            <w:rPrChange w:id="241" w:author="Yoav Ram" w:date="2014-07-14T11:42:00Z">
              <w:rPr>
                <w:lang w:bidi="hi-IN"/>
              </w:rPr>
            </w:rPrChange>
          </w:rPr>
          <w:t>; however, further work is required to analyze the effect of SIM on adaptation rate</w:t>
        </w:r>
      </w:ins>
      <w:ins w:id="242" w:author="Yoav Ram" w:date="2014-07-15T14:48:00Z">
        <w:r w:rsidR="008A0C64">
          <w:rPr>
            <w:highlight w:val="yellow"/>
            <w:lang w:bidi="hi-IN"/>
          </w:rPr>
          <w:t xml:space="preserve"> in</w:t>
        </w:r>
      </w:ins>
      <w:ins w:id="243" w:author="Yoav Ram" w:date="2014-07-14T10:56:00Z">
        <w:r w:rsidRPr="001B7896">
          <w:rPr>
            <w:highlight w:val="yellow"/>
            <w:lang w:bidi="hi-IN"/>
            <w:rPrChange w:id="244" w:author="Yoav Ram" w:date="2014-07-14T11:42:00Z">
              <w:rPr>
                <w:lang w:bidi="hi-IN"/>
              </w:rPr>
            </w:rPrChange>
          </w:rPr>
          <w:t xml:space="preserve"> such scenarios.</w:t>
        </w:r>
      </w:ins>
      <w:ins w:id="245" w:author="Yoav Ram" w:date="2014-07-14T11:01:00Z">
        <w:r w:rsidR="003131D8" w:rsidRPr="00BA2B02" w:rsidDel="00B10A9D">
          <w:rPr>
            <w:lang w:bidi="hi-IN"/>
          </w:rPr>
          <w:t xml:space="preserve"> </w:t>
        </w:r>
      </w:ins>
    </w:p>
    <w:p w:rsidR="003131D8" w:rsidRPr="00BA2B02" w:rsidRDefault="003131D8" w:rsidP="0059042F">
      <w:pPr>
        <w:spacing w:line="480" w:lineRule="auto"/>
        <w:rPr>
          <w:ins w:id="246" w:author="Yoav Ram" w:date="2014-07-14T11:01:00Z"/>
          <w:lang w:bidi="hi-IN"/>
        </w:rPr>
      </w:pPr>
    </w:p>
    <w:p w:rsidR="00D84632" w:rsidRPr="00BA2B02" w:rsidRDefault="00A67023" w:rsidP="003131D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616194" w:rsidRPr="00BA2B02">
        <w:rPr>
          <w:lang w:bidi="hi-IN"/>
        </w:rPr>
        <w:fldChar w:fldCharType="begin" w:fldLock="1"/>
      </w:r>
      <w:r w:rsidR="002A5AC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"[55]" }, "properties" : { "noteIndex" : 0 }, "schema" : "https://github.com/citation-style-language/schema/raw/master/csl-citation.json" }</w:instrText>
      </w:r>
      <w:r w:rsidR="00616194" w:rsidRPr="00BA2B02">
        <w:rPr>
          <w:lang w:bidi="hi-IN"/>
        </w:rPr>
        <w:fldChar w:fldCharType="separate"/>
      </w:r>
      <w:r w:rsidR="0061395B" w:rsidRPr="0061395B">
        <w:rPr>
          <w:noProof/>
          <w:lang w:bidi="hi-IN"/>
        </w:rPr>
        <w:t>[55]</w:t>
      </w:r>
      <w:r w:rsidR="00616194"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616194" w:rsidRPr="00BA2B02">
        <w:rPr>
          <w:lang w:bidi="hi-IN"/>
        </w:rPr>
        <w:fldChar w:fldCharType="begin" w:fldLock="1"/>
      </w:r>
      <w:r w:rsidR="002A5ACF">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"[56\u201359]" }, "properties" : { "noteIndex" : 0 }, "schema" : "https://github.com/citation-style-language/schema/raw/master/csl-citation.json" }</w:instrText>
      </w:r>
      <w:r w:rsidR="00616194" w:rsidRPr="00BA2B02">
        <w:rPr>
          <w:lang w:bidi="hi-IN"/>
        </w:rPr>
        <w:fldChar w:fldCharType="separate"/>
      </w:r>
      <w:r w:rsidR="0061395B" w:rsidRPr="0061395B">
        <w:rPr>
          <w:noProof/>
          <w:lang w:bidi="hi-IN"/>
        </w:rPr>
        <w:t>[56–59]</w:t>
      </w:r>
      <w:r w:rsidR="00616194"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w:t>
      </w:r>
      <w:r w:rsidR="00ED111F" w:rsidRPr="00BA2B02">
        <w:rPr>
          <w:lang w:bidi="hi-IN"/>
        </w:rPr>
        <w:lastRenderedPageBreak/>
        <w:t xml:space="preserve">responses that serve other </w:t>
      </w:r>
      <w:r w:rsidR="00F2594F" w:rsidRPr="00BA2B02">
        <w:rPr>
          <w:lang w:bidi="hi-IN"/>
        </w:rPr>
        <w:t xml:space="preserve">cellular </w:t>
      </w:r>
      <w:r w:rsidR="00ED111F" w:rsidRPr="00BA2B02">
        <w:rPr>
          <w:lang w:bidi="hi-IN"/>
        </w:rPr>
        <w:t xml:space="preserve">functions </w:t>
      </w:r>
      <w:r w:rsidR="00616194" w:rsidRPr="00BA2B02">
        <w:rPr>
          <w:lang w:bidi="hi-IN"/>
        </w:rPr>
        <w:fldChar w:fldCharType="begin" w:fldLock="1"/>
      </w:r>
      <w:r w:rsidR="002A5ACF">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[16,32]</w:t>
      </w:r>
      <w:r w:rsidR="00616194"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8D0078">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616194" w:rsidRPr="00BA2B02">
        <w:rPr>
          <w:lang w:bidi="hi-IN"/>
        </w:rPr>
        <w:fldChar w:fldCharType="begin" w:fldLock="1"/>
      </w:r>
      <w:r w:rsidR="002A5ACF">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[35]</w:t>
      </w:r>
      <w:r w:rsidR="00616194" w:rsidRPr="00BA2B02">
        <w:rPr>
          <w:lang w:bidi="hi-IN"/>
        </w:rPr>
        <w:fldChar w:fldCharType="end"/>
      </w:r>
      <w:r w:rsidR="00134FEB" w:rsidRPr="00BA2B02">
        <w:rPr>
          <w:lang w:bidi="hi-IN"/>
        </w:rPr>
        <w:t xml:space="preserve">, direct competitions </w:t>
      </w:r>
      <w:r w:rsidR="00616194" w:rsidRPr="00BA2B02">
        <w:rPr>
          <w:lang w:bidi="hi-IN"/>
        </w:rPr>
        <w:fldChar w:fldCharType="begin" w:fldLock="1"/>
      </w:r>
      <w:r w:rsidR="002A5ACF">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"[60]" }, "properties" : { "noteIndex" : 0 }, "schema" : "https://github.com/citation-style-language/schema/raw/master/csl-citation.json" }</w:instrText>
      </w:r>
      <w:r w:rsidR="00616194" w:rsidRPr="00BA2B02">
        <w:rPr>
          <w:lang w:bidi="hi-IN"/>
        </w:rPr>
        <w:fldChar w:fldCharType="separate"/>
      </w:r>
      <w:r w:rsidR="0061395B" w:rsidRPr="0061395B">
        <w:rPr>
          <w:noProof/>
          <w:lang w:bidi="hi-IN"/>
        </w:rPr>
        <w:t>[60]</w:t>
      </w:r>
      <w:r w:rsidR="00616194" w:rsidRPr="00BA2B02">
        <w:rPr>
          <w:lang w:bidi="hi-IN"/>
        </w:rPr>
        <w:fldChar w:fldCharType="end"/>
      </w:r>
      <w:r w:rsidR="00134FEB" w:rsidRPr="00BA2B02">
        <w:rPr>
          <w:lang w:bidi="hi-IN"/>
        </w:rPr>
        <w:t>, and adaptation rate (due to the Fisher-Muller effect).</w:t>
      </w:r>
    </w:p>
    <w:p w:rsidR="0007409B" w:rsidRDefault="00514DED" w:rsidP="008D0078">
      <w:pPr>
        <w:spacing w:line="480" w:lineRule="auto"/>
        <w:rPr>
          <w:ins w:id="247" w:author="Yoav Ram" w:date="2014-07-14T16:30:00Z"/>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616194" w:rsidRPr="00BA2B02">
        <w:rPr>
          <w:lang w:bidi="hi-IN"/>
        </w:rPr>
        <w:fldChar w:fldCharType="begin" w:fldLock="1"/>
      </w:r>
      <w:r w:rsidR="002A5AC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Online Appendix F</w:t>
      </w:r>
      <w:r w:rsidR="00396506">
        <w:rPr>
          <w:lang w:bidi="hi-IN"/>
        </w:rPr>
        <w:t>)</w:t>
      </w:r>
      <w:r w:rsidR="00D76319" w:rsidRPr="00BA2B02">
        <w:rPr>
          <w:lang w:bidi="hi-IN"/>
        </w:rPr>
        <w:t>.</w:t>
      </w:r>
    </w:p>
    <w:p w:rsidR="00624999" w:rsidRPr="00AB7394" w:rsidRDefault="00BF7DE4">
      <w:pPr>
        <w:spacing w:line="480" w:lineRule="auto"/>
        <w:rPr>
          <w:ins w:id="248" w:author="Yoav Ram" w:date="2014-07-14T16:32:00Z"/>
          <w:rPrChange w:id="249" w:author="Yoav Ram" w:date="2014-07-14T17:29:00Z">
            <w:rPr>
              <w:ins w:id="250" w:author="Yoav Ram" w:date="2014-07-14T16:32:00Z"/>
              <w:rFonts w:ascii="Helvetica" w:hAnsi="Helvetica" w:cs="Helvetica"/>
              <w:color w:val="333333"/>
              <w:sz w:val="20"/>
              <w:szCs w:val="20"/>
              <w:shd w:val="clear" w:color="auto" w:fill="FFFFFF"/>
            </w:rPr>
          </w:rPrChange>
        </w:rPr>
      </w:pPr>
      <w:ins w:id="251" w:author="Yoav Ram" w:date="2014-07-14T17:19:00Z">
        <w:r>
          <w:rPr>
            <w:highlight w:val="yellow"/>
            <w:lang w:bidi="hi-IN"/>
          </w:rPr>
          <w:t xml:space="preserve">Several authors have suggested that the mutation rate must </w:t>
        </w:r>
      </w:ins>
      <w:ins w:id="252" w:author="Yoav Ram" w:date="2014-07-14T16:31:00Z">
        <w:r w:rsidR="00624999" w:rsidRPr="000E4EB9">
          <w:rPr>
            <w:highlight w:val="yellow"/>
            <w:lang w:bidi="hi-IN"/>
            <w:rPrChange w:id="253" w:author="Yoav Ram" w:date="2014-07-14T16:43:00Z">
              <w:rPr>
                <w:lang w:bidi="hi-IN"/>
              </w:rPr>
            </w:rPrChange>
          </w:rPr>
          <w:t>balance</w:t>
        </w:r>
      </w:ins>
      <w:ins w:id="254" w:author="Yoav Ram" w:date="2014-07-14T16:30:00Z">
        <w:r w:rsidR="00624999" w:rsidRPr="000E4EB9">
          <w:rPr>
            <w:highlight w:val="yellow"/>
            <w:lang w:bidi="hi-IN"/>
            <w:rPrChange w:id="255" w:author="Yoav Ram" w:date="2014-07-14T16:43:00Z">
              <w:rPr>
                <w:lang w:bidi="hi-IN"/>
              </w:rPr>
            </w:rPrChange>
          </w:rPr>
          <w:t xml:space="preserve"> between </w:t>
        </w:r>
        <w:r w:rsidR="00624999" w:rsidRPr="000E4EB9">
          <w:rPr>
            <w:i/>
            <w:iCs/>
            <w:highlight w:val="yellow"/>
            <w:lang w:bidi="hi-IN"/>
            <w:rPrChange w:id="256" w:author="Yoav Ram" w:date="2014-07-14T16:43:00Z">
              <w:rPr>
                <w:i/>
                <w:iCs/>
                <w:lang w:bidi="hi-IN"/>
              </w:rPr>
            </w:rPrChange>
          </w:rPr>
          <w:t xml:space="preserve">adaptability </w:t>
        </w:r>
        <w:r w:rsidR="00624999" w:rsidRPr="000E4EB9">
          <w:rPr>
            <w:highlight w:val="yellow"/>
            <w:rPrChange w:id="257" w:author="Yoav Ram" w:date="2014-07-14T16:43:00Z">
              <w:rPr/>
            </w:rPrChange>
          </w:rPr>
          <w:t xml:space="preserve">and </w:t>
        </w:r>
        <w:r w:rsidR="00624999" w:rsidRPr="000E4EB9">
          <w:rPr>
            <w:i/>
            <w:iCs/>
            <w:highlight w:val="yellow"/>
            <w:rPrChange w:id="258" w:author="Yoav Ram" w:date="2014-07-14T16:43:00Z">
              <w:rPr>
                <w:i/>
                <w:iCs/>
              </w:rPr>
            </w:rPrChange>
          </w:rPr>
          <w:t>adaptedness</w:t>
        </w:r>
      </w:ins>
      <w:ins w:id="259" w:author="Yoav Ram" w:date="2014-07-14T16:36:00Z">
        <w:r w:rsidR="00624999" w:rsidRPr="000E4EB9">
          <w:rPr>
            <w:highlight w:val="yellow"/>
            <w:rPrChange w:id="260" w:author="Yoav Ram" w:date="2014-07-14T16:43:00Z">
              <w:rPr/>
            </w:rPrChange>
          </w:rPr>
          <w:t>:</w:t>
        </w:r>
      </w:ins>
      <w:ins w:id="261" w:author="Yoav Ram" w:date="2014-07-14T17:36:00Z">
        <w:r w:rsidR="00EB4D3E">
          <w:rPr>
            <w:highlight w:val="yellow"/>
          </w:rPr>
          <w:t xml:space="preserve"> Kimura </w:t>
        </w:r>
      </w:ins>
      <w:ins w:id="262" w:author="Yoav Ram" w:date="2014-07-14T17:37:00Z">
        <w:r w:rsidR="00EB4D3E">
          <w:rPr>
            <w:highlight w:val="yellow"/>
          </w:rPr>
          <w:t xml:space="preserve">found a </w:t>
        </w:r>
      </w:ins>
      <w:ins w:id="263" w:author="Yoav Ram" w:date="2014-07-14T17:36:00Z">
        <w:r w:rsidR="00EB4D3E">
          <w:rPr>
            <w:highlight w:val="yellow"/>
          </w:rPr>
          <w:t xml:space="preserve">mutation rate that balances between mutational and </w:t>
        </w:r>
      </w:ins>
      <w:ins w:id="264" w:author="Yoav Ram" w:date="2014-07-14T17:37:00Z">
        <w:r w:rsidR="00EB4D3E">
          <w:rPr>
            <w:highlight w:val="yellow"/>
          </w:rPr>
          <w:t>substitutional</w:t>
        </w:r>
      </w:ins>
      <w:ins w:id="265" w:author="Yoav Ram" w:date="2014-07-14T17:36:00Z">
        <w:r w:rsidR="00EB4D3E">
          <w:rPr>
            <w:highlight w:val="yellow"/>
          </w:rPr>
          <w:t xml:space="preserve"> load </w:t>
        </w:r>
        <w:r w:rsidR="00EB4D3E">
          <w:rPr>
            <w:highlight w:val="yellow"/>
          </w:rPr>
          <w:fldChar w:fldCharType="begin" w:fldLock="1"/>
        </w:r>
      </w:ins>
      <w:r w:rsidR="002A5ACF">
        <w:rPr>
          <w:highlight w:val="yellow"/>
        </w:rPr>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"mendeley" : { "previouslyFormattedCitation" : "[6]" }, "properties" : { "noteIndex" : 0 }, "schema" : "https://github.com/citation-style-language/schema/raw/master/csl-citation.json" }</w:instrText>
      </w:r>
      <w:r w:rsidR="00EB4D3E">
        <w:rPr>
          <w:highlight w:val="yellow"/>
        </w:rPr>
        <w:fldChar w:fldCharType="separate"/>
      </w:r>
      <w:r w:rsidR="00F90DBC" w:rsidRPr="00F90DBC">
        <w:rPr>
          <w:noProof/>
          <w:highlight w:val="yellow"/>
        </w:rPr>
        <w:t>[6]</w:t>
      </w:r>
      <w:ins w:id="266" w:author="Yoav Ram" w:date="2014-07-14T17:36:00Z">
        <w:r w:rsidR="00EB4D3E">
          <w:rPr>
            <w:highlight w:val="yellow"/>
          </w:rPr>
          <w:fldChar w:fldCharType="end"/>
        </w:r>
        <w:r w:rsidR="00EB4D3E">
          <w:rPr>
            <w:highlight w:val="yellow"/>
          </w:rPr>
          <w:t>;</w:t>
        </w:r>
      </w:ins>
      <w:ins w:id="267" w:author="Yoav Ram" w:date="2014-07-14T16:36:00Z">
        <w:r w:rsidR="00624999" w:rsidRPr="000E4EB9">
          <w:rPr>
            <w:highlight w:val="yellow"/>
            <w:rPrChange w:id="268" w:author="Yoav Ram" w:date="2014-07-14T16:43:00Z">
              <w:rPr/>
            </w:rPrChange>
          </w:rPr>
          <w:t xml:space="preserve"> </w:t>
        </w:r>
      </w:ins>
      <w:ins w:id="269" w:author="Yoav Ram" w:date="2014-07-14T17:19:00Z">
        <w:r>
          <w:rPr>
            <w:highlight w:val="yellow"/>
          </w:rPr>
          <w:t xml:space="preserve">Johnson </w:t>
        </w:r>
      </w:ins>
      <w:ins w:id="270" w:author="Yoav Ram" w:date="2014-07-14T17:23:00Z">
        <w:r>
          <w:rPr>
            <w:highlight w:val="yellow"/>
          </w:rPr>
          <w:t xml:space="preserve">and </w:t>
        </w:r>
      </w:ins>
      <w:ins w:id="271" w:author="Yoav Ram" w:date="2014-07-14T17:19:00Z">
        <w:r>
          <w:rPr>
            <w:highlight w:val="yellow"/>
          </w:rPr>
          <w:t xml:space="preserve">Barton </w:t>
        </w:r>
      </w:ins>
      <w:ins w:id="272" w:author="Yoav Ram" w:date="2014-07-14T17:20:00Z">
        <w:r>
          <w:rPr>
            <w:highlight w:val="yellow"/>
          </w:rPr>
          <w:t xml:space="preserve">found </w:t>
        </w:r>
      </w:ins>
      <w:ins w:id="273" w:author="Yoav Ram" w:date="2014-07-14T16:36:00Z">
        <w:r w:rsidR="00624999" w:rsidRPr="000E4EB9">
          <w:rPr>
            <w:highlight w:val="yellow"/>
            <w:rPrChange w:id="274" w:author="Yoav Ram" w:date="2014-07-14T16:43:00Z">
              <w:rPr/>
            </w:rPrChange>
          </w:rPr>
          <w:t>a</w:t>
        </w:r>
      </w:ins>
      <w:ins w:id="275" w:author="Yoav Ram" w:date="2014-07-14T16:37:00Z">
        <w:r w:rsidR="00624999" w:rsidRPr="000E4EB9">
          <w:rPr>
            <w:highlight w:val="yellow"/>
            <w:rPrChange w:id="276" w:author="Yoav Ram" w:date="2014-07-14T16:43:00Z">
              <w:rPr/>
            </w:rPrChange>
          </w:rPr>
          <w:t>n</w:t>
        </w:r>
      </w:ins>
      <w:ins w:id="277" w:author="Yoav Ram" w:date="2014-07-14T16:36:00Z">
        <w:r w:rsidR="00624999" w:rsidRPr="000E4EB9">
          <w:rPr>
            <w:highlight w:val="yellow"/>
            <w:rPrChange w:id="278" w:author="Yoav Ram" w:date="2014-07-14T16:43:00Z">
              <w:rPr/>
            </w:rPrChange>
          </w:rPr>
          <w:t xml:space="preserve"> optimal mutation rate </w:t>
        </w:r>
      </w:ins>
      <w:ins w:id="279" w:author="Yoav Ram" w:date="2014-07-14T16:37:00Z">
        <w:r w:rsidR="00624999" w:rsidRPr="000E4EB9">
          <w:rPr>
            <w:highlight w:val="yellow"/>
            <w:rPrChange w:id="280" w:author="Yoav Ram" w:date="2014-07-14T16:43:00Z">
              <w:rPr/>
            </w:rPrChange>
          </w:rPr>
          <w:t xml:space="preserve">that balances </w:t>
        </w:r>
      </w:ins>
      <w:ins w:id="281" w:author="Yoav Ram" w:date="2014-07-14T17:25:00Z">
        <w:r w:rsidR="00AB7394">
          <w:rPr>
            <w:highlight w:val="yellow"/>
          </w:rPr>
          <w:t>the</w:t>
        </w:r>
      </w:ins>
      <w:ins w:id="282" w:author="Yoav Ram" w:date="2014-07-14T16:37:00Z">
        <w:r w:rsidR="00624999" w:rsidRPr="000E4EB9">
          <w:rPr>
            <w:highlight w:val="yellow"/>
            <w:rPrChange w:id="283" w:author="Yoav Ram" w:date="2014-07-14T16:43:00Z">
              <w:rPr/>
            </w:rPrChange>
          </w:rPr>
          <w:t xml:space="preserve"> generation of beneficial and deleterious mutations</w:t>
        </w:r>
      </w:ins>
      <w:ins w:id="284" w:author="Yoav Ram" w:date="2014-07-14T16:39:00Z">
        <w:r w:rsidR="00624999" w:rsidRPr="000E4EB9">
          <w:rPr>
            <w:highlight w:val="yellow"/>
            <w:rPrChange w:id="285" w:author="Yoav Ram" w:date="2014-07-14T16:43:00Z">
              <w:rPr/>
            </w:rPrChange>
          </w:rPr>
          <w:t xml:space="preserve"> during adaptation</w:t>
        </w:r>
      </w:ins>
      <w:ins w:id="286" w:author="Yoav Ram" w:date="2014-07-14T16:37:00Z">
        <w:r w:rsidR="00624999" w:rsidRPr="000E4EB9">
          <w:rPr>
            <w:highlight w:val="yellow"/>
            <w:rPrChange w:id="287" w:author="Yoav Ram" w:date="2014-07-14T16:43:00Z">
              <w:rPr/>
            </w:rPrChange>
          </w:rPr>
          <w:t xml:space="preserve"> </w:t>
        </w:r>
        <w:r w:rsidR="00624999" w:rsidRPr="000E4EB9">
          <w:rPr>
            <w:highlight w:val="yellow"/>
            <w:rPrChange w:id="288" w:author="Yoav Ram" w:date="2014-07-14T16:43:00Z">
              <w:rPr/>
            </w:rPrChange>
          </w:rPr>
          <w:fldChar w:fldCharType="begin" w:fldLock="1"/>
        </w:r>
      </w:ins>
      <w:r w:rsidR="002A5ACF">
        <w:rPr>
          <w:highlight w:val="yellow"/>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"[61]" }, "properties" : { "noteIndex" : 0 }, "schema" : "https://github.com/citation-style-language/schema/raw/master/csl-citation.json" }</w:instrText>
      </w:r>
      <w:r w:rsidR="00624999" w:rsidRPr="000E4EB9">
        <w:rPr>
          <w:highlight w:val="yellow"/>
          <w:rPrChange w:id="289" w:author="Yoav Ram" w:date="2014-07-14T16:43:00Z">
            <w:rPr/>
          </w:rPrChange>
        </w:rPr>
        <w:fldChar w:fldCharType="separate"/>
      </w:r>
      <w:r w:rsidR="0061395B" w:rsidRPr="0061395B">
        <w:rPr>
          <w:noProof/>
          <w:highlight w:val="yellow"/>
        </w:rPr>
        <w:t>[61]</w:t>
      </w:r>
      <w:ins w:id="290" w:author="Yoav Ram" w:date="2014-07-14T16:37:00Z">
        <w:r w:rsidR="00624999" w:rsidRPr="000E4EB9">
          <w:rPr>
            <w:highlight w:val="yellow"/>
            <w:rPrChange w:id="291" w:author="Yoav Ram" w:date="2014-07-14T16:43:00Z">
              <w:rPr/>
            </w:rPrChange>
          </w:rPr>
          <w:fldChar w:fldCharType="end"/>
        </w:r>
      </w:ins>
      <w:ins w:id="292" w:author="Yoav Ram" w:date="2014-07-14T17:20:00Z">
        <w:r>
          <w:rPr>
            <w:highlight w:val="yellow"/>
          </w:rPr>
          <w:t>; Leigh found an optimal mutation rate that balances</w:t>
        </w:r>
      </w:ins>
      <w:ins w:id="293" w:author="Yoav Ram" w:date="2014-07-14T16:38:00Z">
        <w:r w:rsidR="00624999" w:rsidRPr="000E4EB9">
          <w:rPr>
            <w:highlight w:val="yellow"/>
            <w:rPrChange w:id="294" w:author="Yoav Ram" w:date="2014-07-14T16:43:00Z">
              <w:rPr/>
            </w:rPrChange>
          </w:rPr>
          <w:t xml:space="preserve"> </w:t>
        </w:r>
      </w:ins>
      <w:ins w:id="295" w:author="Yoav Ram" w:date="2014-07-14T17:24:00Z">
        <w:r>
          <w:rPr>
            <w:highlight w:val="yellow"/>
          </w:rPr>
          <w:t xml:space="preserve">the </w:t>
        </w:r>
      </w:ins>
      <w:ins w:id="296" w:author="Yoav Ram" w:date="2014-07-14T16:37:00Z">
        <w:r w:rsidR="00624999" w:rsidRPr="000E4EB9">
          <w:rPr>
            <w:highlight w:val="yellow"/>
            <w:rPrChange w:id="297" w:author="Yoav Ram" w:date="2014-07-14T16:43:00Z">
              <w:rPr/>
            </w:rPrChange>
          </w:rPr>
          <w:t xml:space="preserve">generation of deleterious mutations and </w:t>
        </w:r>
      </w:ins>
      <w:ins w:id="298" w:author="Yoav Ram" w:date="2014-07-14T16:38:00Z">
        <w:r w:rsidR="00624999" w:rsidRPr="000E4EB9">
          <w:rPr>
            <w:highlight w:val="yellow"/>
            <w:rPrChange w:id="299" w:author="Yoav Ram" w:date="2014-07-14T16:43:00Z">
              <w:rPr/>
            </w:rPrChange>
          </w:rPr>
          <w:t>maintenance</w:t>
        </w:r>
      </w:ins>
      <w:ins w:id="300" w:author="Yoav Ram" w:date="2014-07-14T16:37:00Z">
        <w:r w:rsidR="00624999" w:rsidRPr="000E4EB9">
          <w:rPr>
            <w:highlight w:val="yellow"/>
            <w:rPrChange w:id="301" w:author="Yoav Ram" w:date="2014-07-14T16:43:00Z">
              <w:rPr/>
            </w:rPrChange>
          </w:rPr>
          <w:t xml:space="preserve"> </w:t>
        </w:r>
      </w:ins>
      <w:ins w:id="302" w:author="Yoav Ram" w:date="2014-07-14T16:38:00Z">
        <w:r w:rsidR="00624999" w:rsidRPr="000E4EB9">
          <w:rPr>
            <w:highlight w:val="yellow"/>
            <w:rPrChange w:id="303" w:author="Yoav Ram" w:date="2014-07-14T16:43:00Z">
              <w:rPr/>
            </w:rPrChange>
          </w:rPr>
          <w:t xml:space="preserve">of standing variation in a </w:t>
        </w:r>
      </w:ins>
      <w:ins w:id="304" w:author="Yoav Ram" w:date="2014-07-15T10:16:00Z">
        <w:r w:rsidR="001446C8">
          <w:rPr>
            <w:highlight w:val="yellow"/>
          </w:rPr>
          <w:lastRenderedPageBreak/>
          <w:t>fluctuating</w:t>
        </w:r>
      </w:ins>
      <w:ins w:id="305" w:author="Yoav Ram" w:date="2014-07-14T16:38:00Z">
        <w:r w:rsidR="00624999" w:rsidRPr="000E4EB9">
          <w:rPr>
            <w:highlight w:val="yellow"/>
            <w:rPrChange w:id="306" w:author="Yoav Ram" w:date="2014-07-14T16:43:00Z">
              <w:rPr/>
            </w:rPrChange>
          </w:rPr>
          <w:t xml:space="preserve"> environment </w:t>
        </w:r>
        <w:r w:rsidR="00624999" w:rsidRPr="000E4EB9">
          <w:rPr>
            <w:highlight w:val="yellow"/>
            <w:rPrChange w:id="307" w:author="Yoav Ram" w:date="2014-07-14T16:43:00Z">
              <w:rPr/>
            </w:rPrChange>
          </w:rPr>
          <w:fldChar w:fldCharType="begin" w:fldLock="1"/>
        </w:r>
      </w:ins>
      <w:r w:rsidR="002A5ACF">
        <w:rPr>
          <w:highlight w:val="yellow"/>
        </w:rPr>
        <w:instrText>ADDIN CSL_CITATION { "citationItems" : [ { "id" : "ITEM-1", "itemData" : { "ISSN" : "0016-6731", "PMID" : "4711556", "author" : [ { "dropping-particle" : "", "family" : "Leigh", "given" : "Egbert Giles Jr.", "non-dropping-particle" : "", "parse-names" : false, "suffix" : "" } ], "container-title" : "Genetics", "id" : "ITEM-1", "issued" : { "date-parts" : [ [ "1973", "4" ] ] }, "page" : "Suppl 73:1-18", "title" : "The evolution of mutation rates.", "type" : "article-journal", "volume" : "73" }, "uris" : [ "http://www.mendeley.com/documents/?uuid=7a4b62bb-8633-416c-8f70-05cedce54130" ] } ], "mendeley" : { "previouslyFormattedCitation" : "[62]" }, "properties" : { "noteIndex" : 0 }, "schema" : "https://github.com/citation-style-language/schema/raw/master/csl-citation.json" }</w:instrText>
      </w:r>
      <w:r w:rsidR="00624999" w:rsidRPr="000E4EB9">
        <w:rPr>
          <w:highlight w:val="yellow"/>
          <w:rPrChange w:id="308" w:author="Yoav Ram" w:date="2014-07-14T16:43:00Z">
            <w:rPr/>
          </w:rPrChange>
        </w:rPr>
        <w:fldChar w:fldCharType="separate"/>
      </w:r>
      <w:r w:rsidR="0061395B" w:rsidRPr="0061395B">
        <w:rPr>
          <w:noProof/>
          <w:highlight w:val="yellow"/>
        </w:rPr>
        <w:t>[62]</w:t>
      </w:r>
      <w:ins w:id="309" w:author="Yoav Ram" w:date="2014-07-14T16:38:00Z">
        <w:r w:rsidR="00624999" w:rsidRPr="000E4EB9">
          <w:rPr>
            <w:highlight w:val="yellow"/>
            <w:rPrChange w:id="310" w:author="Yoav Ram" w:date="2014-07-14T16:43:00Z">
              <w:rPr/>
            </w:rPrChange>
          </w:rPr>
          <w:fldChar w:fldCharType="end"/>
        </w:r>
      </w:ins>
      <w:ins w:id="311" w:author="Yoav Ram" w:date="2014-07-14T17:20:00Z">
        <w:r>
          <w:rPr>
            <w:highlight w:val="yellow"/>
          </w:rPr>
          <w:t>; Komarova and</w:t>
        </w:r>
      </w:ins>
      <w:ins w:id="312" w:author="Yoav Ram" w:date="2014-07-14T17:21:00Z">
        <w:r>
          <w:rPr>
            <w:highlight w:val="yellow"/>
          </w:rPr>
          <w:t xml:space="preserve"> Wodartz found an optimal</w:t>
        </w:r>
      </w:ins>
      <w:ins w:id="313" w:author="Yoav Ram" w:date="2014-07-14T16:39:00Z">
        <w:r w:rsidR="00624999" w:rsidRPr="000E4EB9">
          <w:rPr>
            <w:highlight w:val="yellow"/>
            <w:rPrChange w:id="314" w:author="Yoav Ram" w:date="2014-07-14T16:43:00Z">
              <w:rPr/>
            </w:rPrChange>
          </w:rPr>
          <w:t xml:space="preserve"> rate of chromosome loss </w:t>
        </w:r>
      </w:ins>
      <w:ins w:id="315" w:author="Yoav Ram" w:date="2014-07-14T16:40:00Z">
        <w:r w:rsidR="00624999" w:rsidRPr="000E4EB9">
          <w:rPr>
            <w:highlight w:val="yellow"/>
            <w:rPrChange w:id="316" w:author="Yoav Ram" w:date="2014-07-14T16:43:00Z">
              <w:rPr/>
            </w:rPrChange>
          </w:rPr>
          <w:t xml:space="preserve">that balances </w:t>
        </w:r>
      </w:ins>
      <w:ins w:id="317" w:author="Yoav Ram" w:date="2014-07-14T17:25:00Z">
        <w:r w:rsidR="00AB7394">
          <w:rPr>
            <w:highlight w:val="yellow"/>
          </w:rPr>
          <w:t xml:space="preserve">the </w:t>
        </w:r>
      </w:ins>
      <w:ins w:id="318" w:author="Yoav Ram" w:date="2014-07-14T17:27:00Z">
        <w:r w:rsidR="00AB7394">
          <w:rPr>
            <w:highlight w:val="yellow"/>
          </w:rPr>
          <w:t xml:space="preserve">unmasking of recessive alleles </w:t>
        </w:r>
      </w:ins>
      <w:ins w:id="319" w:author="Yoav Ram" w:date="2014-07-14T17:25:00Z">
        <w:r w:rsidR="00AB7394">
          <w:rPr>
            <w:highlight w:val="yellow"/>
          </w:rPr>
          <w:t xml:space="preserve">and genetic load </w:t>
        </w:r>
      </w:ins>
      <w:ins w:id="320" w:author="Yoav Ram" w:date="2014-07-14T16:41:00Z">
        <w:r w:rsidR="007E6536" w:rsidRPr="000E4EB9">
          <w:rPr>
            <w:highlight w:val="yellow"/>
            <w:rPrChange w:id="321" w:author="Yoav Ram" w:date="2014-07-14T16:43:00Z">
              <w:rPr/>
            </w:rPrChange>
          </w:rPr>
          <w:t>during carcinogenesis</w:t>
        </w:r>
      </w:ins>
      <w:ins w:id="322" w:author="Yoav Ram" w:date="2014-07-14T16:43:00Z">
        <w:r w:rsidR="007E6536" w:rsidRPr="000E4EB9">
          <w:rPr>
            <w:highlight w:val="yellow"/>
            <w:rPrChange w:id="323" w:author="Yoav Ram" w:date="2014-07-14T16:43:00Z">
              <w:rPr/>
            </w:rPrChange>
          </w:rPr>
          <w:t xml:space="preserve"> </w:t>
        </w:r>
        <w:r w:rsidR="007E6536" w:rsidRPr="000E4EB9">
          <w:rPr>
            <w:highlight w:val="yellow"/>
            <w:rPrChange w:id="324" w:author="Yoav Ram" w:date="2014-07-14T16:43:00Z">
              <w:rPr/>
            </w:rPrChange>
          </w:rPr>
          <w:fldChar w:fldCharType="begin" w:fldLock="1"/>
        </w:r>
      </w:ins>
      <w:r w:rsidR="002A5ACF">
        <w:rPr>
          <w:highlight w:val="yellow"/>
        </w:rPr>
        <w:instrText>ADDIN CSL_CITATION { "citationItems" : [ { "id" : "ITEM-1", "itemData" : { "DOI" : "10.1073/pnas.0401943101", "ISSN" : "0027-8424", "PMID" : "15105448", "abstract" : "Many cancers are characterized by chromosomal instability (CIN). This phenotype involves the deletion and duplication of chromosomes or chromosome parts and results in a high degree of aneuploidy. The role of CIN for cancer progression is a very important, yet unresolved question. It has been argued that CIN contributes to cancer initiation because chromosome loss can unmask a mutated tumor suppressor (TSP) gene. At the same time, CIN is costly for the cell because it destroys the genome and therefore compromises clonal expansion. Here, we use mathematical models to determine whether CIN can accelerate the generation and expansion of TSP(-/-) cells in the context of this tradeoff. Comparing cells with different degrees of CIN, we find that the emergence and growth of TSP(-/-) cells is optimized if the rate of chromosome loss is of the order of 10(-3) to 10(-2). This result is very robust, is independent of parameter values, and coincides with experimental measures using colon cancer cell lines. However, if we consider all of the steps in the pathway, including the generation of the CIN phenotype from stable cells, then it turns out that the emergence and growth of TSP(-/-) cells is never accelerated by CIN. Therefore, CIN does not arise because it accelerates the accumulation of adaptive mutations. Instead, it arises for other reasons, such as environmental factors, and is subsequently fine-tuned by selection to minimize the time to further cancer progression by means of the inactivation of TSP genes.", "author" : [ { "dropping-particle" : "", "family" : "Komarova", "given" : "Natalia L", "non-dropping-particle" : "", "parse-names" : false, "suffix" : "" }, { "dropping-particle" : "", "family" : "Wodarz", "given" : "Dominik", "non-dropping-particle" : "", "parse-names" : false, "suffix" : "" } ], "container-title" : "Proceedings of the National Academy of Sciences of the United States of America", "id" : "ITEM-1", "issue" : "18", "issued" : { "date-parts" : [ [ "2004", "5", "4" ] ] }, "note" : "similar to a scenario of waiting for double mutant when the single mutant is neutral. in this case the send event is chromosome loss rather than an additional mutation so that the aneuploid cell is effectively homozegeous for the mutation.\nof course chromosome loss has an additional cost.\n      ", "page" : "7017-21", "title" : "The optimal rate of chromosome loss for the inactivation of tumor suppressor genes in cancer.", "type" : "article-journal", "volume" : "101" }, "uris" : [ "http://www.mendeley.com/documents/?uuid=81558f0e-524b-49f3-8487-d96d88e496ad" ] } ], "mendeley" : { "previouslyFormattedCitation" : "[63]" }, "properties" : { "noteIndex" : 0 }, "schema" : "https://github.com/citation-style-language/schema/raw/master/csl-citation.json" }</w:instrText>
      </w:r>
      <w:r w:rsidR="007E6536" w:rsidRPr="000E4EB9">
        <w:rPr>
          <w:highlight w:val="yellow"/>
          <w:rPrChange w:id="325" w:author="Yoav Ram" w:date="2014-07-14T16:43:00Z">
            <w:rPr/>
          </w:rPrChange>
        </w:rPr>
        <w:fldChar w:fldCharType="separate"/>
      </w:r>
      <w:r w:rsidR="0061395B" w:rsidRPr="0061395B">
        <w:rPr>
          <w:noProof/>
          <w:highlight w:val="yellow"/>
        </w:rPr>
        <w:t>[63]</w:t>
      </w:r>
      <w:ins w:id="326" w:author="Yoav Ram" w:date="2014-07-14T16:43:00Z">
        <w:r w:rsidR="007E6536" w:rsidRPr="000E4EB9">
          <w:rPr>
            <w:highlight w:val="yellow"/>
            <w:rPrChange w:id="327" w:author="Yoav Ram" w:date="2014-07-14T16:43:00Z">
              <w:rPr/>
            </w:rPrChange>
          </w:rPr>
          <w:fldChar w:fldCharType="end"/>
        </w:r>
      </w:ins>
      <w:ins w:id="328" w:author="Yoav Ram" w:date="2014-07-14T17:21:00Z">
        <w:r>
          <w:rPr>
            <w:highlight w:val="yellow"/>
          </w:rPr>
          <w:t>; Komarova et al.</w:t>
        </w:r>
      </w:ins>
      <w:ins w:id="329" w:author="Yoav Ram" w:date="2014-07-14T17:22:00Z">
        <w:r>
          <w:rPr>
            <w:highlight w:val="yellow"/>
          </w:rPr>
          <w:t xml:space="preserve"> and Agur et al.</w:t>
        </w:r>
      </w:ins>
      <w:ins w:id="330" w:author="Yoav Ram" w:date="2014-07-14T17:21:00Z">
        <w:r>
          <w:rPr>
            <w:highlight w:val="yellow"/>
          </w:rPr>
          <w:t xml:space="preserve"> found</w:t>
        </w:r>
      </w:ins>
      <w:ins w:id="331" w:author="Yoav Ram" w:date="2014-07-14T16:41:00Z">
        <w:r w:rsidR="007E6536" w:rsidRPr="000E4EB9">
          <w:rPr>
            <w:highlight w:val="yellow"/>
            <w:rPrChange w:id="332" w:author="Yoav Ram" w:date="2014-07-14T16:43:00Z">
              <w:rPr/>
            </w:rPrChange>
          </w:rPr>
          <w:t xml:space="preserve"> a time-dependent </w:t>
        </w:r>
      </w:ins>
      <w:ins w:id="333" w:author="Yoav Ram" w:date="2014-07-14T17:21:00Z">
        <w:r>
          <w:rPr>
            <w:highlight w:val="yellow"/>
          </w:rPr>
          <w:t xml:space="preserve">mutation rate </w:t>
        </w:r>
      </w:ins>
      <w:ins w:id="334" w:author="Yoav Ram" w:date="2014-07-14T16:41:00Z">
        <w:r w:rsidR="007E6536" w:rsidRPr="000E4EB9">
          <w:rPr>
            <w:highlight w:val="yellow"/>
            <w:rPrChange w:id="335" w:author="Yoav Ram" w:date="2014-07-14T16:43:00Z">
              <w:rPr/>
            </w:rPrChange>
          </w:rPr>
          <w:t>strategy</w:t>
        </w:r>
      </w:ins>
      <w:ins w:id="336" w:author="Yoav Ram" w:date="2014-07-14T16:42:00Z">
        <w:r w:rsidR="007E6536" w:rsidRPr="000E4EB9">
          <w:rPr>
            <w:highlight w:val="yellow"/>
            <w:rPrChange w:id="337" w:author="Yoav Ram" w:date="2014-07-14T16:43:00Z">
              <w:rPr/>
            </w:rPrChange>
          </w:rPr>
          <w:t xml:space="preserve"> </w:t>
        </w:r>
      </w:ins>
      <w:ins w:id="338" w:author="Yoav Ram" w:date="2014-07-14T17:21:00Z">
        <w:r w:rsidRPr="00BF7DE4">
          <w:rPr>
            <w:highlight w:val="yellow"/>
          </w:rPr>
          <w:t xml:space="preserve">that optimizes </w:t>
        </w:r>
      </w:ins>
      <w:ins w:id="339" w:author="Yoav Ram" w:date="2014-07-14T16:42:00Z">
        <w:r w:rsidR="007E6536" w:rsidRPr="00BF7DE4">
          <w:rPr>
            <w:highlight w:val="yellow"/>
            <w:rPrChange w:id="340" w:author="Yoav Ram" w:date="2014-07-14T17:23:00Z">
              <w:rPr/>
            </w:rPrChange>
          </w:rPr>
          <w:t>carcinogenesis</w:t>
        </w:r>
      </w:ins>
      <w:ins w:id="341" w:author="Yoav Ram" w:date="2014-07-14T16:43:00Z">
        <w:r w:rsidR="007E6536" w:rsidRPr="00BF7DE4">
          <w:rPr>
            <w:highlight w:val="yellow"/>
            <w:rPrChange w:id="342" w:author="Yoav Ram" w:date="2014-07-14T17:23:00Z">
              <w:rPr/>
            </w:rPrChange>
          </w:rPr>
          <w:t xml:space="preserve"> </w:t>
        </w:r>
        <w:r w:rsidR="007E6536" w:rsidRPr="00BF7DE4">
          <w:rPr>
            <w:highlight w:val="yellow"/>
            <w:rPrChange w:id="343" w:author="Yoav Ram" w:date="2014-07-14T17:23:00Z">
              <w:rPr/>
            </w:rPrChange>
          </w:rPr>
          <w:fldChar w:fldCharType="begin" w:fldLock="1"/>
        </w:r>
      </w:ins>
      <w:r w:rsidR="002A5ACF">
        <w:rPr>
          <w:highlight w:val="yellow"/>
        </w:rPr>
        <w:instrText>ADDIN CSL_CITATION { "citationItems" : [ { "id" : "ITEM-1", "itemData" : { "DOI" : "10.1098/rsif.2007.1054", "ISSN" : "1742-5689", "PMID" : "17580291", "abstract" : "Genetic instability in cancer is a two-edge sword. It can both increase the rate of cancer progression (by increasing the probability of cancerous mutations) and decrease the rate of cancer growth (by imposing a large death toll on dividing cells). Two of the many selective pressures acting upon a tumour, the need for variability and the need to minimize deleterious mutations, affect the tumour's 'choice' of a stable or unstable 'strategy'. As cancer progresses, the balance of the two pressures will change. In this paper, we examine how the optimal strategy of cancerous cells is shaped by the changing selective pressures. We consider the two most common patterns in multistage carcinogenesis: the activation of an oncogene (a one-step process) and an inactivation of a tumour-suppressor gene (a two-step process). For these, we formulate an optimal control problem for the mutation rate in cancer cells. We then develop a method to find optimal time-dependent strategies. It turns out that for a wide range of parameters, the most successful strategy is to start with a high rate of mutations and then switch to stability. This agrees with the growing biological evidence that genetic instability, prevalent in early cancers, turns into stability later on in the progression. We also identify parameter regimes where it is advantageous to keep stable (or unstable) constantly throughout the growth.", "author" : [ { "dropping-particle" : "", "family" : "Komarova", "given" : "Natalia L", "non-dropping-particle" : "", "parse-names" : false, "suffix" : "" }, { "dropping-particle" : "V", "family" : "Sadovsky", "given" : "Alexander", "non-dropping-particle" : "", "parse-names" : false, "suffix" : "" }, { "dropping-particle" : "", "family" : "Wan", "given" : "Frederic Y M", "non-dropping-particle" : "", "parse-names" : false, "suffix" : "" } ], "container-title" : "Journal of the Royal Society, Interface / the Royal Society", "id" : "ITEM-1", "issue" : "18", "issued" : { "date-parts" : [ [ "2008", "1", "6" ] ] }, "page" : "105-21", "title" : "Selective pressures for and against genetic instability in cancer: a time-dependent problem.", "type" : "article-journal", "volume" : "5" }, "uris" : [ "http://www.mendeley.com/documents/?uuid=139198fa-6e6b-492c-a565-12d9081e23c5" ] } ], "mendeley" : { "previouslyFormattedCitation" : "[64]" }, "properties" : { "noteIndex" : 0 }, "schema" : "https://github.com/citation-style-language/schema/raw/master/csl-citation.json" }</w:instrText>
      </w:r>
      <w:r w:rsidR="007E6536" w:rsidRPr="00BF7DE4">
        <w:rPr>
          <w:highlight w:val="yellow"/>
          <w:rPrChange w:id="344" w:author="Yoav Ram" w:date="2014-07-14T17:23:00Z">
            <w:rPr/>
          </w:rPrChange>
        </w:rPr>
        <w:fldChar w:fldCharType="separate"/>
      </w:r>
      <w:r w:rsidR="0061395B" w:rsidRPr="0061395B">
        <w:rPr>
          <w:noProof/>
          <w:highlight w:val="yellow"/>
        </w:rPr>
        <w:t>[64]</w:t>
      </w:r>
      <w:ins w:id="345" w:author="Yoav Ram" w:date="2014-07-14T16:43:00Z">
        <w:r w:rsidR="007E6536" w:rsidRPr="00BF7DE4">
          <w:rPr>
            <w:highlight w:val="yellow"/>
            <w:rPrChange w:id="346" w:author="Yoav Ram" w:date="2014-07-14T17:23:00Z">
              <w:rPr/>
            </w:rPrChange>
          </w:rPr>
          <w:fldChar w:fldCharType="end"/>
        </w:r>
      </w:ins>
      <w:ins w:id="347" w:author="Yoav Ram" w:date="2014-07-14T17:22:00Z">
        <w:r w:rsidRPr="00BF7DE4">
          <w:rPr>
            <w:highlight w:val="yellow"/>
          </w:rPr>
          <w:t xml:space="preserve"> an</w:t>
        </w:r>
        <w:r w:rsidRPr="00AB7394">
          <w:rPr>
            <w:highlight w:val="yellow"/>
          </w:rPr>
          <w:t xml:space="preserve">d adaptive immune response </w:t>
        </w:r>
      </w:ins>
      <w:ins w:id="348" w:author="Yoav Ram" w:date="2014-07-14T16:43:00Z">
        <w:r w:rsidR="007E6536" w:rsidRPr="00AB7394">
          <w:rPr>
            <w:highlight w:val="yellow"/>
            <w:rPrChange w:id="349" w:author="Yoav Ram" w:date="2014-07-14T17:33:00Z">
              <w:rPr/>
            </w:rPrChange>
          </w:rPr>
          <w:fldChar w:fldCharType="begin" w:fldLock="1"/>
        </w:r>
      </w:ins>
      <w:r w:rsidR="002A5ACF">
        <w:rPr>
          <w:highlight w:val="yellow"/>
        </w:rPr>
        <w:instrText>ADDIN CSL_CITATION { "citationItems" : [ { "id" : "ITEM-1", "itemData" : { "DOI" : "10.1098/rspb.1991.0101", "ISSN" : "0962-8452", "PMID" : "1682938", "abstract" : "Efficient immune response often depends on the production of high affinity antibodies. We show analytically that the optimal strategy for a fast production of high affinity antibodies is to utilize a step-function mutation rate, i.e. a minimal mutation rate in early stages of the immune response, followed by a discontinuous switch to the maximal possible rate when the proliferating population of B-cells exceeds a threshold value. Our results are in accordance with the biological observations concerning the time of onset of the hypermutation process, and with the mutation rate during the later stages of the primary immune response. Indeed the hypermutation process plays a crucial role in responding to a prevailing pathogen at each round of immune response, and not only for coping with future infections. Moreover, as the effect of hypermutations is shown to be crucially dependent on the number of proliferating B-cells, its onset is not expected to depend on an external signal, but rather to be related to the clone's age. This suggests that the onset is host species specific, rather than pathogen specific. Another implication of the present results is that activation of hypermutations before the B-cell population has reached the critical size may impede the efficiency of the response.", "author" : [ { "dropping-particle" : "", "family" : "Agur", "given" : "Zvia", "non-dropping-particle" : "", "parse-names" : false, "suffix" : "" }, { "dropping-particle" : "", "family" : "Mazor", "given" : "Gadi", "non-dropping-particle" : "", "parse-names" : false, "suffix" : "" }, { "dropping-particle" : "", "family" : "Meilijson", "given" : "Isaac", "non-dropping-particle" : "", "parse-names" : false, "suffix" : "" } ], "container-title" : "Proceedings of the Royal Society B: Biological Sciences", "id" : "ITEM-1", "issue" : "1313", "issued" : { "date-parts" : [ [ "1991", "8" ] ] }, "note" : "We have a hardcopy version of the article", "page" : "147-50", "title" : "Maturation of the humoral immune response as an optimization problem.", "type" : "article-journal", "volume" : "245" }, "uris" : [ "http://www.mendeley.com/documents/?uuid=4a46ef98-a249-102d-8a22-0024e85e2bb9" ] } ], "mendeley" : { "previouslyFormattedCitation" : "[65]" }, "properties" : { "noteIndex" : 0 }, "schema" : "https://github.com/citation-style-language/schema/raw/master/csl-citation.json" }</w:instrText>
      </w:r>
      <w:r w:rsidR="007E6536" w:rsidRPr="00AB7394">
        <w:rPr>
          <w:highlight w:val="yellow"/>
          <w:rPrChange w:id="350" w:author="Yoav Ram" w:date="2014-07-14T17:33:00Z">
            <w:rPr/>
          </w:rPrChange>
        </w:rPr>
        <w:fldChar w:fldCharType="separate"/>
      </w:r>
      <w:r w:rsidR="0061395B" w:rsidRPr="0061395B">
        <w:rPr>
          <w:noProof/>
          <w:highlight w:val="yellow"/>
        </w:rPr>
        <w:t>[65]</w:t>
      </w:r>
      <w:ins w:id="351" w:author="Yoav Ram" w:date="2014-07-14T16:43:00Z">
        <w:r w:rsidR="007E6536" w:rsidRPr="00AB7394">
          <w:rPr>
            <w:highlight w:val="yellow"/>
            <w:rPrChange w:id="352" w:author="Yoav Ram" w:date="2014-07-14T17:33:00Z">
              <w:rPr/>
            </w:rPrChange>
          </w:rPr>
          <w:fldChar w:fldCharType="end"/>
        </w:r>
      </w:ins>
      <w:ins w:id="353" w:author="Yoav Ram" w:date="2014-07-14T17:22:00Z">
        <w:r w:rsidRPr="00AB7394">
          <w:rPr>
            <w:highlight w:val="yellow"/>
            <w:rPrChange w:id="354" w:author="Yoav Ram" w:date="2014-07-14T17:33:00Z">
              <w:rPr>
                <w:highlight w:val="red"/>
              </w:rPr>
            </w:rPrChange>
          </w:rPr>
          <w:t>, respectively</w:t>
        </w:r>
      </w:ins>
      <w:ins w:id="355" w:author="Yoav Ram" w:date="2014-07-14T16:43:00Z">
        <w:r w:rsidR="007E6536" w:rsidRPr="00AB7394">
          <w:rPr>
            <w:highlight w:val="yellow"/>
            <w:rPrChange w:id="356" w:author="Yoav Ram" w:date="2014-07-14T17:33:00Z">
              <w:rPr/>
            </w:rPrChange>
          </w:rPr>
          <w:t>.</w:t>
        </w:r>
      </w:ins>
      <w:ins w:id="357" w:author="Yoav Ram" w:date="2014-07-14T16:44:00Z">
        <w:r w:rsidR="00B21E2B" w:rsidRPr="00AB7394">
          <w:rPr>
            <w:highlight w:val="yellow"/>
            <w:rPrChange w:id="358" w:author="Yoav Ram" w:date="2014-07-14T17:33:00Z">
              <w:rPr/>
            </w:rPrChange>
          </w:rPr>
          <w:t xml:space="preserve"> </w:t>
        </w:r>
      </w:ins>
      <w:ins w:id="359" w:author="Yoav Ram" w:date="2014-07-15T10:17:00Z">
        <w:r w:rsidR="001446C8">
          <w:rPr>
            <w:highlight w:val="yellow"/>
          </w:rPr>
          <w:t>In contrast,</w:t>
        </w:r>
      </w:ins>
      <w:ins w:id="360" w:author="Yoav Ram" w:date="2014-07-15T14:49:00Z">
        <w:r w:rsidR="008A0C64">
          <w:rPr>
            <w:highlight w:val="yellow"/>
          </w:rPr>
          <w:t xml:space="preserve"> we find that</w:t>
        </w:r>
      </w:ins>
      <w:bookmarkStart w:id="361" w:name="_GoBack"/>
      <w:bookmarkEnd w:id="361"/>
      <w:ins w:id="362" w:author="Yoav Ram" w:date="2014-07-15T10:17:00Z">
        <w:r w:rsidR="001446C8">
          <w:rPr>
            <w:highlight w:val="yellow"/>
          </w:rPr>
          <w:t xml:space="preserve"> </w:t>
        </w:r>
      </w:ins>
      <w:ins w:id="363" w:author="Yoav Ram" w:date="2014-07-15T10:18:00Z">
        <w:r w:rsidR="001446C8">
          <w:rPr>
            <w:highlight w:val="yellow"/>
          </w:rPr>
          <w:t>SIM breaks</w:t>
        </w:r>
      </w:ins>
      <w:ins w:id="364" w:author="Yoav Ram" w:date="2014-07-15T10:17:00Z">
        <w:r w:rsidR="001446C8">
          <w:rPr>
            <w:highlight w:val="yellow"/>
          </w:rPr>
          <w:t>,</w:t>
        </w:r>
      </w:ins>
      <w:ins w:id="365" w:author="Yoav Ram" w:date="2014-07-15T10:18:00Z">
        <w:r w:rsidR="001446C8">
          <w:rPr>
            <w:highlight w:val="yellow"/>
          </w:rPr>
          <w:t xml:space="preserve"> rather than </w:t>
        </w:r>
      </w:ins>
      <w:ins w:id="366" w:author="Yoav Ram" w:date="2014-07-15T10:19:00Z">
        <w:r w:rsidR="001446C8">
          <w:rPr>
            <w:highlight w:val="yellow"/>
          </w:rPr>
          <w:t xml:space="preserve">balances, the trade-off between </w:t>
        </w:r>
        <w:r w:rsidR="001446C8">
          <w:rPr>
            <w:i/>
            <w:iCs/>
            <w:highlight w:val="yellow"/>
          </w:rPr>
          <w:t>adaptability</w:t>
        </w:r>
        <w:r w:rsidR="001446C8">
          <w:rPr>
            <w:highlight w:val="yellow"/>
          </w:rPr>
          <w:t xml:space="preserve"> and </w:t>
        </w:r>
        <w:r w:rsidR="001446C8">
          <w:rPr>
            <w:i/>
            <w:iCs/>
            <w:highlight w:val="yellow"/>
          </w:rPr>
          <w:t>adaptedness</w:t>
        </w:r>
        <w:r w:rsidR="001446C8">
          <w:rPr>
            <w:highlight w:val="yellow"/>
          </w:rPr>
          <w:t xml:space="preserve">: it </w:t>
        </w:r>
      </w:ins>
      <w:ins w:id="367" w:author="Yoav Ram" w:date="2014-07-14T17:29:00Z">
        <w:r w:rsidR="00AB7394" w:rsidRPr="00AB7394">
          <w:rPr>
            <w:highlight w:val="yellow"/>
            <w:rPrChange w:id="368" w:author="Yoav Ram" w:date="2014-07-14T17:33:00Z">
              <w:rPr/>
            </w:rPrChange>
          </w:rPr>
          <w:t>allow</w:t>
        </w:r>
      </w:ins>
      <w:ins w:id="369" w:author="Yoav Ram" w:date="2014-07-14T17:31:00Z">
        <w:r w:rsidR="00AB7394" w:rsidRPr="00AB7394">
          <w:rPr>
            <w:highlight w:val="yellow"/>
            <w:rPrChange w:id="370" w:author="Yoav Ram" w:date="2014-07-14T17:33:00Z">
              <w:rPr/>
            </w:rPrChange>
          </w:rPr>
          <w:t>s</w:t>
        </w:r>
      </w:ins>
      <w:ins w:id="371" w:author="Yoav Ram" w:date="2014-07-14T17:29:00Z">
        <w:r w:rsidR="00AB7394" w:rsidRPr="00AB7394">
          <w:rPr>
            <w:highlight w:val="yellow"/>
            <w:rPrChange w:id="372" w:author="Yoav Ram" w:date="2014-07-14T17:33:00Z">
              <w:rPr/>
            </w:rPrChange>
          </w:rPr>
          <w:t xml:space="preserve"> individuals to switch between </w:t>
        </w:r>
      </w:ins>
      <w:ins w:id="373" w:author="Yoav Ram" w:date="2014-07-14T17:31:00Z">
        <w:r w:rsidR="00AB7394" w:rsidRPr="00AB7394">
          <w:rPr>
            <w:highlight w:val="yellow"/>
            <w:rPrChange w:id="374" w:author="Yoav Ram" w:date="2014-07-14T17:33:00Z">
              <w:rPr/>
            </w:rPrChange>
          </w:rPr>
          <w:t>rate</w:t>
        </w:r>
      </w:ins>
      <w:ins w:id="375" w:author="Yoav Ram" w:date="2014-07-14T17:39:00Z">
        <w:r w:rsidR="001618A5">
          <w:rPr>
            <w:highlight w:val="yellow"/>
          </w:rPr>
          <w:t>s</w:t>
        </w:r>
      </w:ins>
      <w:ins w:id="376" w:author="Yoav Ram" w:date="2014-07-14T17:31:00Z">
        <w:r w:rsidR="00AB7394" w:rsidRPr="00AB7394">
          <w:rPr>
            <w:highlight w:val="yellow"/>
            <w:rPrChange w:id="377" w:author="Yoav Ram" w:date="2014-07-14T17:33:00Z">
              <w:rPr/>
            </w:rPrChange>
          </w:rPr>
          <w:t xml:space="preserve"> </w:t>
        </w:r>
      </w:ins>
      <w:ins w:id="378" w:author="Yoav Ram" w:date="2014-07-14T17:29:00Z">
        <w:r w:rsidR="00AB7394" w:rsidRPr="00AB7394">
          <w:rPr>
            <w:highlight w:val="yellow"/>
            <w:rPrChange w:id="379" w:author="Yoav Ram" w:date="2014-07-14T17:33:00Z">
              <w:rPr/>
            </w:rPrChange>
          </w:rPr>
          <w:t xml:space="preserve">optimized for </w:t>
        </w:r>
      </w:ins>
      <w:ins w:id="380" w:author="Yoav Ram" w:date="2014-07-14T17:30:00Z">
        <w:r w:rsidR="00AB7394" w:rsidRPr="00AB7394">
          <w:rPr>
            <w:highlight w:val="yellow"/>
            <w:rPrChange w:id="381" w:author="Yoav Ram" w:date="2014-07-14T17:33:00Z">
              <w:rPr/>
            </w:rPrChange>
          </w:rPr>
          <w:t xml:space="preserve">stressful </w:t>
        </w:r>
      </w:ins>
      <w:ins w:id="382" w:author="Yoav Ram" w:date="2014-07-14T17:39:00Z">
        <w:r w:rsidR="001618A5">
          <w:rPr>
            <w:highlight w:val="yellow"/>
          </w:rPr>
          <w:t xml:space="preserve">and </w:t>
        </w:r>
      </w:ins>
      <w:ins w:id="383" w:author="Yoav Ram" w:date="2014-07-14T17:30:00Z">
        <w:r w:rsidR="00AB7394" w:rsidRPr="00AB7394">
          <w:rPr>
            <w:highlight w:val="yellow"/>
            <w:rPrChange w:id="384" w:author="Yoav Ram" w:date="2014-07-14T17:33:00Z">
              <w:rPr/>
            </w:rPrChange>
          </w:rPr>
          <w:t>benign conditions</w:t>
        </w:r>
      </w:ins>
      <w:ins w:id="385" w:author="Yoav Ram" w:date="2014-07-14T17:39:00Z">
        <w:r w:rsidR="001618A5">
          <w:rPr>
            <w:highlight w:val="yellow"/>
          </w:rPr>
          <w:t xml:space="preserve"> according to the circumstances</w:t>
        </w:r>
      </w:ins>
      <w:ins w:id="386" w:author="Yoav Ram" w:date="2014-07-14T17:34:00Z">
        <w:r w:rsidR="00306FB2">
          <w:rPr>
            <w:highlight w:val="yellow"/>
          </w:rPr>
          <w:t>.</w:t>
        </w:r>
      </w:ins>
    </w:p>
    <w:p w:rsidR="00624999" w:rsidRPr="00624999" w:rsidDel="007E6536" w:rsidRDefault="00624999">
      <w:pPr>
        <w:spacing w:line="480" w:lineRule="auto"/>
        <w:rPr>
          <w:del w:id="387" w:author="Yoav Ram" w:date="2014-07-14T16:42:00Z"/>
          <w:rPrChange w:id="388" w:author="Yoav Ram" w:date="2014-07-14T16:31:00Z">
            <w:rPr>
              <w:del w:id="389" w:author="Yoav Ram" w:date="2014-07-14T16:42:00Z"/>
              <w:lang w:bidi="hi-IN"/>
            </w:rPr>
          </w:rPrChange>
        </w:rPr>
      </w:pPr>
    </w:p>
    <w:p w:rsidR="00616194" w:rsidRDefault="00B37F95">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616194">
        <w:rPr>
          <w:lang w:bidi="hi-IN"/>
        </w:rPr>
        <w:fldChar w:fldCharType="begin" w:fldLock="1"/>
      </w:r>
      <w:r w:rsidR="002A5AC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616194">
        <w:rPr>
          <w:lang w:bidi="hi-IN"/>
        </w:rPr>
        <w:fldChar w:fldCharType="separate"/>
      </w:r>
      <w:r w:rsidR="00635E26" w:rsidRPr="00635E26">
        <w:rPr>
          <w:noProof/>
          <w:lang w:bidi="hi-IN"/>
        </w:rPr>
        <w:t>[38,39]</w:t>
      </w:r>
      <w:r w:rsidR="00616194">
        <w:rPr>
          <w:lang w:bidi="hi-IN"/>
        </w:rPr>
        <w:fldChar w:fldCharType="end"/>
      </w:r>
      <w:r w:rsidRPr="00B37F95">
        <w:rPr>
          <w:lang w:bidi="hi-IN"/>
        </w:rPr>
        <w:t xml:space="preserve">. His solution is valid </w:t>
      </w:r>
      <w:r w:rsidR="00616194">
        <w:rPr>
          <w:lang w:bidi="hi-IN"/>
        </w:rPr>
        <w:fldChar w:fldCharType="begin" w:fldLock="1"/>
      </w:r>
      <w:r w:rsidR="002A5AC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"[66\u201368]" }, "properties" : { "noteIndex" : 0 }, "schema" : "https://github.com/citation-style-language/schema/raw/master/csl-citation.json" }</w:instrText>
      </w:r>
      <w:r w:rsidR="00616194">
        <w:rPr>
          <w:lang w:bidi="hi-IN"/>
        </w:rPr>
        <w:fldChar w:fldCharType="separate"/>
      </w:r>
      <w:r w:rsidR="0061395B" w:rsidRPr="0061395B">
        <w:rPr>
          <w:noProof/>
          <w:lang w:bidi="hi-IN"/>
        </w:rPr>
        <w:t>[66–68]</w:t>
      </w:r>
      <w:r w:rsidR="00616194">
        <w:rPr>
          <w:lang w:bidi="hi-IN"/>
        </w:rPr>
        <w:fldChar w:fldCharType="end"/>
      </w:r>
      <w:r>
        <w:rPr>
          <w:lang w:bidi="hi-IN"/>
        </w:rPr>
        <w:t xml:space="preserve"> </w:t>
      </w:r>
      <w:r w:rsidRPr="00B37F95">
        <w:rPr>
          <w:lang w:bidi="hi-IN"/>
        </w:rPr>
        <w:t>but possibly limited to specific parameter ranges</w:t>
      </w:r>
      <w:r>
        <w:rPr>
          <w:lang w:bidi="hi-IN"/>
        </w:rPr>
        <w:t xml:space="preserve"> </w:t>
      </w:r>
      <w:r w:rsidR="00616194" w:rsidRPr="00FB3C6B">
        <w:rPr>
          <w:lang w:bidi="hi-IN"/>
        </w:rPr>
        <w:fldChar w:fldCharType="begin" w:fldLock="1"/>
      </w:r>
      <w:r w:rsidR="002A5AC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"[69\u201372]" }, "properties" : { "noteIndex" : 0 }, "schema" : "https://github.com/citation-style-language/schema/raw/master/csl-citation.json" }</w:instrText>
      </w:r>
      <w:r w:rsidR="00616194" w:rsidRPr="00FB3C6B">
        <w:rPr>
          <w:lang w:bidi="hi-IN"/>
        </w:rPr>
        <w:fldChar w:fldCharType="separate"/>
      </w:r>
      <w:r w:rsidR="0061395B" w:rsidRPr="0061395B">
        <w:rPr>
          <w:noProof/>
          <w:lang w:bidi="hi-IN"/>
        </w:rPr>
        <w:t>[69–72]</w:t>
      </w:r>
      <w:r w:rsidR="00616194"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616194" w:rsidRPr="00FB3C6B">
        <w:rPr>
          <w:lang w:bidi="hi-IN"/>
        </w:rPr>
        <w:fldChar w:fldCharType="begin" w:fldLock="1"/>
      </w:r>
      <w:r w:rsidR="002A5AC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"[73]" }, "properties" : { "noteIndex" : 0 }, "schema" : "https://github.com/citation-style-language/schema/raw/master/csl-citation.json" }</w:instrText>
      </w:r>
      <w:r w:rsidR="00616194" w:rsidRPr="00FB3C6B">
        <w:rPr>
          <w:lang w:bidi="hi-IN"/>
        </w:rPr>
        <w:fldChar w:fldCharType="separate"/>
      </w:r>
      <w:r w:rsidR="0061395B" w:rsidRPr="0061395B">
        <w:rPr>
          <w:noProof/>
          <w:lang w:bidi="hi-IN"/>
        </w:rPr>
        <w:t>[73]</w:t>
      </w:r>
      <w:r w:rsidR="00616194" w:rsidRPr="00FB3C6B">
        <w:rPr>
          <w:lang w:bidi="hi-IN"/>
        </w:rPr>
        <w:fldChar w:fldCharType="end"/>
      </w:r>
      <w:r w:rsidR="008A7A0A" w:rsidRPr="00FB3C6B">
        <w:rPr>
          <w:lang w:bidi="hi-IN"/>
        </w:rPr>
        <w:t xml:space="preserve">; environmental fluctuations </w:t>
      </w:r>
      <w:r w:rsidR="00616194" w:rsidRPr="00FB3C6B">
        <w:rPr>
          <w:lang w:bidi="hi-IN"/>
        </w:rPr>
        <w:fldChar w:fldCharType="begin" w:fldLock="1"/>
      </w:r>
      <w:r w:rsidR="002A5ACF">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"[74]" }, "properties" : { "noteIndex" : 0 }, "schema" : "https://github.com/citation-style-language/schema/raw/master/csl-citation.json" }</w:instrText>
      </w:r>
      <w:r w:rsidR="00616194" w:rsidRPr="00FB3C6B">
        <w:rPr>
          <w:lang w:bidi="hi-IN"/>
        </w:rPr>
        <w:fldChar w:fldCharType="separate"/>
      </w:r>
      <w:r w:rsidR="0061395B" w:rsidRPr="0061395B">
        <w:rPr>
          <w:noProof/>
          <w:lang w:bidi="hi-IN"/>
        </w:rPr>
        <w:t>[74]</w:t>
      </w:r>
      <w:r w:rsidR="00616194" w:rsidRPr="00FB3C6B">
        <w:rPr>
          <w:lang w:bidi="hi-IN"/>
        </w:rPr>
        <w:fldChar w:fldCharType="end"/>
      </w:r>
      <w:r w:rsidR="008A7A0A" w:rsidRPr="00FB3C6B">
        <w:rPr>
          <w:lang w:bidi="hi-IN"/>
        </w:rPr>
        <w:t xml:space="preserve">; environmental heterogeneity </w:t>
      </w:r>
      <w:r w:rsidR="00616194" w:rsidRPr="00FB3C6B">
        <w:rPr>
          <w:lang w:bidi="hi-IN"/>
        </w:rPr>
        <w:fldChar w:fldCharType="begin" w:fldLock="1"/>
      </w:r>
      <w:r w:rsidR="002A5ACF">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"[75]" }, "properties" : { "noteIndex" : 0 }, "schema" : "https://github.com/citation-style-language/schema/raw/master/csl-citation.json" }</w:instrText>
      </w:r>
      <w:r w:rsidR="00616194" w:rsidRPr="00FB3C6B">
        <w:rPr>
          <w:lang w:bidi="hi-IN"/>
        </w:rPr>
        <w:fldChar w:fldCharType="separate"/>
      </w:r>
      <w:r w:rsidR="0061395B" w:rsidRPr="0061395B">
        <w:rPr>
          <w:noProof/>
          <w:lang w:bidi="hi-IN"/>
        </w:rPr>
        <w:t>[75]</w:t>
      </w:r>
      <w:r w:rsidR="00616194" w:rsidRPr="00FB3C6B">
        <w:rPr>
          <w:lang w:bidi="hi-IN"/>
        </w:rPr>
        <w:fldChar w:fldCharType="end"/>
      </w:r>
      <w:r w:rsidR="008A7A0A" w:rsidRPr="00FB3C6B">
        <w:rPr>
          <w:lang w:bidi="hi-IN"/>
        </w:rPr>
        <w:t xml:space="preserve">; fitness-associated recombination </w:t>
      </w:r>
      <w:r w:rsidR="00616194" w:rsidRPr="00FB3C6B">
        <w:rPr>
          <w:lang w:bidi="hi-IN"/>
        </w:rPr>
        <w:fldChar w:fldCharType="begin" w:fldLock="1"/>
      </w:r>
      <w:r w:rsidR="002A5ACF">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"[76]" }, "properties" : { "noteIndex" : 0 }, "schema" : "https://github.com/citation-style-language/schema/raw/master/csl-citation.json" }</w:instrText>
      </w:r>
      <w:r w:rsidR="00616194" w:rsidRPr="00FB3C6B">
        <w:rPr>
          <w:lang w:bidi="hi-IN"/>
        </w:rPr>
        <w:fldChar w:fldCharType="separate"/>
      </w:r>
      <w:r w:rsidR="0061395B" w:rsidRPr="0061395B">
        <w:rPr>
          <w:noProof/>
          <w:lang w:bidi="hi-IN"/>
        </w:rPr>
        <w:t>[76]</w:t>
      </w:r>
      <w:r w:rsidR="00616194"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616194">
        <w:rPr>
          <w:lang w:bidi="hi-IN"/>
        </w:rPr>
        <w:fldChar w:fldCharType="begin" w:fldLock="1"/>
      </w:r>
      <w:r w:rsidR="002A5ACF">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"[77]" }, "properties" : { "noteIndex" : 0 }, "schema" : "https://github.com/citation-style-language/schema/raw/master/csl-citation.json" }</w:instrText>
      </w:r>
      <w:r w:rsidR="00616194">
        <w:rPr>
          <w:lang w:bidi="hi-IN"/>
        </w:rPr>
        <w:fldChar w:fldCharType="separate"/>
      </w:r>
      <w:r w:rsidR="0061395B" w:rsidRPr="0061395B">
        <w:rPr>
          <w:noProof/>
          <w:lang w:bidi="hi-IN"/>
        </w:rPr>
        <w:t>[77]</w:t>
      </w:r>
      <w:r w:rsidR="00616194">
        <w:rPr>
          <w:lang w:bidi="hi-IN"/>
        </w:rPr>
        <w:fldChar w:fldCharType="end"/>
      </w:r>
      <w:r w:rsidR="00E4228C">
        <w:rPr>
          <w:lang w:bidi="hi-IN"/>
        </w:rPr>
        <w:t>;</w:t>
      </w:r>
      <w:r w:rsidR="008A7A0A" w:rsidRPr="00FB3C6B">
        <w:rPr>
          <w:lang w:bidi="hi-IN"/>
        </w:rPr>
        <w:t xml:space="preserve"> and intermediate recombination rates </w:t>
      </w:r>
      <w:r w:rsidR="00616194" w:rsidRPr="00FB3C6B">
        <w:rPr>
          <w:lang w:bidi="hi-IN"/>
        </w:rPr>
        <w:fldChar w:fldCharType="begin" w:fldLock="1"/>
      </w:r>
      <w:r w:rsidR="002A5ACF">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"[78]" }, "properties" : { "noteIndex" : 0 }, "schema" : "https://github.com/citation-style-language/schema/raw/master/csl-citation.json" }</w:instrText>
      </w:r>
      <w:r w:rsidR="00616194" w:rsidRPr="00FB3C6B">
        <w:rPr>
          <w:lang w:bidi="hi-IN"/>
        </w:rPr>
        <w:fldChar w:fldCharType="separate"/>
      </w:r>
      <w:r w:rsidR="0061395B" w:rsidRPr="0061395B">
        <w:rPr>
          <w:noProof/>
          <w:lang w:bidi="hi-IN"/>
        </w:rPr>
        <w:t>[78]</w:t>
      </w:r>
      <w:r w:rsidR="00616194"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is similar to that of W</w:t>
      </w:r>
      <w:r w:rsidR="002D2649" w:rsidRPr="00FB3C6B">
        <w:rPr>
          <w:lang w:bidi="hi-IN"/>
        </w:rPr>
        <w:t>e</w:t>
      </w:r>
      <w:r w:rsidR="00914F9D" w:rsidRPr="00FB3C6B">
        <w:rPr>
          <w:lang w:bidi="hi-IN"/>
        </w:rPr>
        <w:t xml:space="preserve">inreich </w:t>
      </w:r>
      <w:r w:rsidR="006D2C68">
        <w:rPr>
          <w:lang w:bidi="hi-IN"/>
        </w:rPr>
        <w:t>and</w:t>
      </w:r>
      <w:r w:rsidR="00914F9D" w:rsidRPr="00FB3C6B">
        <w:rPr>
          <w:lang w:bidi="hi-IN"/>
        </w:rPr>
        <w:t xml:space="preserve"> Chao </w:t>
      </w:r>
      <w:r w:rsidR="00616194" w:rsidRPr="00FB3C6B">
        <w:rPr>
          <w:lang w:bidi="hi-IN"/>
        </w:rPr>
        <w:fldChar w:fldCharType="begin" w:fldLock="1"/>
      </w:r>
      <w:r w:rsidR="002A5ACF">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"[47]" }, "properties" : { "noteIndex" : 0 }, "schema" : "https://github.com/citation-style-language/schema/raw/master/csl-citation.json" }</w:instrText>
      </w:r>
      <w:r w:rsidR="00616194" w:rsidRPr="00FB3C6B">
        <w:rPr>
          <w:lang w:bidi="hi-IN"/>
        </w:rPr>
        <w:fldChar w:fldCharType="separate"/>
      </w:r>
      <w:r w:rsidR="0061395B" w:rsidRPr="0061395B">
        <w:rPr>
          <w:noProof/>
          <w:lang w:bidi="hi-IN"/>
        </w:rPr>
        <w:t>[47]</w:t>
      </w:r>
      <w:r w:rsidR="00616194"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8D0078">
      <w:pPr>
        <w:spacing w:line="480" w:lineRule="auto"/>
      </w:pPr>
      <w:r>
        <w:lastRenderedPageBreak/>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616194" w:rsidRPr="00FB3C6B">
        <w:fldChar w:fldCharType="begin" w:fldLock="1"/>
      </w:r>
      <w:r w:rsidR="002A5AC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616194" w:rsidRPr="00FB3C6B">
        <w:fldChar w:fldCharType="separate"/>
      </w:r>
      <w:r w:rsidR="00635E26" w:rsidRPr="00635E26">
        <w:rPr>
          <w:noProof/>
        </w:rPr>
        <w:t>[34]</w:t>
      </w:r>
      <w:r w:rsidR="00616194"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616194" w:rsidRPr="00FB3C6B">
        <w:fldChar w:fldCharType="begin" w:fldLock="1"/>
      </w:r>
      <w:r w:rsidR="002A5ACF">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"[79]" }, "properties" : { "noteIndex" : 0 }, "schema" : "https://github.com/citation-style-language/schema/raw/master/csl-citation.json" }</w:instrText>
      </w:r>
      <w:r w:rsidR="00616194" w:rsidRPr="00FB3C6B">
        <w:fldChar w:fldCharType="separate"/>
      </w:r>
      <w:r w:rsidR="0061395B" w:rsidRPr="0061395B">
        <w:rPr>
          <w:noProof/>
        </w:rPr>
        <w:t>[79]</w:t>
      </w:r>
      <w:r w:rsidR="00616194"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8D0078">
      <w:pPr>
        <w:spacing w:line="480" w:lineRule="auto"/>
        <w:rPr>
          <w:lang w:bidi="hi-IN"/>
        </w:rPr>
      </w:pPr>
      <w:r>
        <w:rPr>
          <w:lang w:bidi="hi-IN"/>
        </w:rPr>
        <w:t xml:space="preserve">Stress-induced mutagenesis has been implicated as a driver of adaptive evolution for several decades </w:t>
      </w:r>
      <w:r w:rsidR="00616194">
        <w:rPr>
          <w:lang w:bidi="hi-IN"/>
        </w:rPr>
        <w:fldChar w:fldCharType="begin" w:fldLock="1"/>
      </w:r>
      <w:r w:rsidR="002A5AC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"[17,33,80]" }, "properties" : { "noteIndex" : 0 }, "schema" : "https://github.com/citation-style-language/schema/raw/master/csl-citation.json" }</w:instrText>
      </w:r>
      <w:r w:rsidR="00616194">
        <w:rPr>
          <w:lang w:bidi="hi-IN"/>
        </w:rPr>
        <w:fldChar w:fldCharType="separate"/>
      </w:r>
      <w:r w:rsidR="0061395B" w:rsidRPr="0061395B">
        <w:rPr>
          <w:noProof/>
          <w:lang w:bidi="hi-IN"/>
        </w:rPr>
        <w:t>[17,33,80]</w:t>
      </w:r>
      <w:r w:rsidR="00616194">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ins w:id="390" w:author="Yoav Ram" w:date="2014-07-14T17:46:00Z">
        <w:r w:rsidR="009E1389">
          <w:rPr>
            <w:lang w:bidi="hi-IN"/>
          </w:rPr>
          <w:t xml:space="preserve"> </w:t>
        </w:r>
        <w:r w:rsidR="009E1389">
          <w:rPr>
            <w:lang w:bidi="hi-IN"/>
          </w:rPr>
          <w:fldChar w:fldCharType="begin" w:fldLock="1"/>
        </w:r>
      </w:ins>
      <w:r w:rsidR="002A5ACF">
        <w:rPr>
          <w:lang w:bidi="hi-IN"/>
        </w:rPr>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"http://www.mendeley.com/documents/?uuid=b59ce364-a268-442e-9b59-be05dfc871df" ] } ], "mendeley" : { "previouslyFormattedCitation" : "[50]" }, "properties" : { "noteIndex" : 0 }, "schema" : "https://github.com/citation-style-language/schema/raw/master/csl-citation.json" }</w:instrText>
      </w:r>
      <w:r w:rsidR="009E1389">
        <w:rPr>
          <w:lang w:bidi="hi-IN"/>
        </w:rPr>
        <w:fldChar w:fldCharType="separate"/>
      </w:r>
      <w:r w:rsidR="0061395B" w:rsidRPr="0061395B">
        <w:rPr>
          <w:noProof/>
          <w:lang w:bidi="hi-IN"/>
        </w:rPr>
        <w:t>[50]</w:t>
      </w:r>
      <w:ins w:id="391" w:author="Yoav Ram" w:date="2014-07-14T17:46:00Z">
        <w:r w:rsidR="009E1389">
          <w:rPr>
            <w:lang w:bidi="hi-IN"/>
          </w:rPr>
          <w:fldChar w:fldCharType="end"/>
        </w:r>
      </w:ins>
      <w:r w:rsidR="00FB30D0" w:rsidRPr="008F3447">
        <w:rPr>
          <w:lang w:bidi="hi-IN"/>
        </w:rPr>
        <w:t xml:space="preserve">, </w:t>
      </w:r>
      <w:r w:rsidR="002E3785" w:rsidRPr="008F3447">
        <w:rPr>
          <w:lang w:bidi="hi-IN"/>
        </w:rPr>
        <w:t>oncology</w:t>
      </w:r>
      <w:ins w:id="392" w:author="Yoav Ram" w:date="2014-07-14T17:47:00Z">
        <w:r w:rsidR="009E1389">
          <w:rPr>
            <w:lang w:bidi="hi-IN"/>
          </w:rPr>
          <w:t xml:space="preserve"> </w:t>
        </w:r>
        <w:r w:rsidR="009E1389">
          <w:rPr>
            <w:lang w:bidi="hi-IN"/>
          </w:rPr>
          <w:fldChar w:fldCharType="begin" w:fldLock="1"/>
        </w:r>
      </w:ins>
      <w:r w:rsidR="002A5ACF">
        <w:rPr>
          <w:lang w:bidi="hi-IN"/>
        </w:rPr>
        <w:instrText>ADDIN CSL_CITATION { "citationItems" : [ { "id" : "ITEM-1", "itemData" : { "DOI" : "10.1038/4687", "ISSN" : "1078-8956", "PMID" : "9883827", "author" : [ { "dropping-particle" : "", "family" : "Tomlinson", "given" : "Ian", "non-dropping-particle" : "", "parse-names" : false, "suffix" : "" }, { "dropping-particle" : "", "family" : "Bodmer", "given" : "Walter F", "non-dropping-particle" : "", "parse-names" : false, "suffix" : "" } ], "container-title" : "Nature medicine", "id" : "ITEM-1", "issue" : "1", "issued" : { "date-parts" : [ [ "1999", "1" ] ] }, "page" : "11-2", "title" : "Selection, the mutation rate and cancer: ensuring that the tail does not wag the dog.", "type" : "article-journal", "volume" : "5" }, "uris" : [ "http://www.mendeley.com/documents/?uuid=a029f6ad-9652-4836-9c63-8d95bc7ba514" ] }, { "id" : "ITEM-2", "itemData" : { "DOI" : "10.1073/pnas.0607057103", "ISSN" : "0027-8424", "PMID" : "17108085", "abstract" : "Cancer cells contain numerous clonal mutations, i.e., mutations that are present in most or all malignant cells of a tumor and have presumably been selected because they confer a proliferative advantage. An important question is whether cancer cells also contain a large number of random mutations, i.e., randomly distributed unselected mutations that occur in only one or a few cells of a tumor. Such random mutations could contribute to the morphologic and functional heterogeneity of cancers and include mutations that confer resistance to therapy. We have postulated that malignant cells exhibit a mutator phenotype resulting in the generation of random mutations throughout the genome. We have recently developed an assay to quantify random mutations in human tissue with unprecedented sensitivity. Here, we report measurements of random single-nucleotide substitutions in normal and neoplastic human tissues. In normal tissues, the frequency of spontaneous random mutations is exceedingly low, less than 1 x 10(-8) per base pair. In contrast, tumors from the same individuals exhibited an average frequency of 210 x 10(-8) per base pair, an elevation of at least two orders of magnitude. Our data document tumor heterogeneity at the single-nucleotide level, indicate that accelerated mutagenesis prevails late into tumor progression, and suggest that elevation of random mutation frequency in tumors might serve as a novel prognostic indicator.", "author" : [ { "dropping-particle" : "", "family" : "Bielas", "given" : "Jason H", "non-dropping-particle" : "", "parse-names" : false, "suffix" : "" }, { "dropping-particle" : "", "family" : "Loeb", "given" : "Keith R", "non-dropping-particle" : "", "parse-names" : false, "suffix" : "" }, { "dropping-particle" : "", "family" : "Rubin", "given" : "Brian P", "non-dropping-particle" : "", "parse-names" : false, "suffix" : "" }, { "dropping-particle" : "", "family" : "True", "given" : "Lawrence D", "non-dropping-particle" : "", "parse-names" : false, "suffix" : "" }, { "dropping-particle" : "", "family" : "Loeb", "given" : "Lawrence A", "non-dropping-particle" : "", "parse-names" : false, "suffix" : "" } ], "container-title" : "Proceedings of the National Academy of Sciences of the United States of America", "id" : "ITEM-2", "issue" : "48", "issued" : { "date-parts" : [ [ "2006", "11", "28" ] ] }, "page" : "18238-42", "title" : "Human cancers express a mutator phenotype.", "type" : "article-journal", "volume" : "103" }, "uris" : [ "http://www.mendeley.com/documents/?uuid=51b1bd36-d516-4427-9b93-ba8bea2c63e4" ] } ], "mendeley" : { "previouslyFormattedCitation" : "[81,82]" }, "properties" : { "noteIndex" : 0 }, "schema" : "https://github.com/citation-style-language/schema/raw/master/csl-citation.json" }</w:instrText>
      </w:r>
      <w:r w:rsidR="009E1389">
        <w:rPr>
          <w:lang w:bidi="hi-IN"/>
        </w:rPr>
        <w:fldChar w:fldCharType="separate"/>
      </w:r>
      <w:r w:rsidR="0061395B" w:rsidRPr="0061395B">
        <w:rPr>
          <w:noProof/>
          <w:lang w:bidi="hi-IN"/>
        </w:rPr>
        <w:t>[81,82]</w:t>
      </w:r>
      <w:ins w:id="393" w:author="Yoav Ram" w:date="2014-07-14T17:47:00Z">
        <w:r w:rsidR="009E1389">
          <w:rPr>
            <w:lang w:bidi="hi-IN"/>
          </w:rPr>
          <w:fldChar w:fldCharType="end"/>
        </w:r>
      </w:ins>
      <w:r w:rsidR="002E3785" w:rsidRPr="008F3447">
        <w:rPr>
          <w:lang w:bidi="hi-IN"/>
        </w:rPr>
        <w:t xml:space="preserve">, </w:t>
      </w:r>
      <w:r w:rsidR="00FB30D0" w:rsidRPr="008F3447">
        <w:rPr>
          <w:lang w:bidi="hi-IN"/>
        </w:rPr>
        <w:t>ecology</w:t>
      </w:r>
      <w:ins w:id="394" w:author="Yoav Ram" w:date="2014-07-14T17:48:00Z">
        <w:r w:rsidR="009E1389">
          <w:rPr>
            <w:lang w:bidi="hi-IN"/>
          </w:rPr>
          <w:t xml:space="preserve"> </w:t>
        </w:r>
        <w:r w:rsidR="009E1389">
          <w:rPr>
            <w:lang w:bidi="hi-IN"/>
          </w:rPr>
          <w:fldChar w:fldCharType="begin" w:fldLock="1"/>
        </w:r>
      </w:ins>
      <w:r w:rsidR="002A5ACF">
        <w:rPr>
          <w:lang w:bidi="hi-IN"/>
        </w:rPr>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"[18]" }, "properties" : { "noteIndex" : 0 }, "schema" : "https://github.com/citation-style-language/schema/raw/master/csl-citation.json" }</w:instrText>
      </w:r>
      <w:r w:rsidR="009E1389">
        <w:rPr>
          <w:lang w:bidi="hi-IN"/>
        </w:rPr>
        <w:fldChar w:fldCharType="separate"/>
      </w:r>
      <w:r w:rsidR="009E1389" w:rsidRPr="009E1389">
        <w:rPr>
          <w:noProof/>
          <w:lang w:bidi="hi-IN"/>
        </w:rPr>
        <w:t>[18]</w:t>
      </w:r>
      <w:ins w:id="395" w:author="Yoav Ram" w:date="2014-07-14T17:48:00Z">
        <w:r w:rsidR="009E1389">
          <w:rPr>
            <w:lang w:bidi="hi-IN"/>
          </w:rPr>
          <w:fldChar w:fldCharType="end"/>
        </w:r>
      </w:ins>
      <w:r w:rsidR="002E3785" w:rsidRPr="008F3447">
        <w:rPr>
          <w:lang w:bidi="hi-IN"/>
        </w:rPr>
        <w:t>,</w:t>
      </w:r>
      <w:r w:rsidR="00FB30D0" w:rsidRPr="008F3447">
        <w:rPr>
          <w:lang w:bidi="hi-IN"/>
        </w:rPr>
        <w:t xml:space="preserve"> and evolutionary biology</w:t>
      </w:r>
      <w:ins w:id="396" w:author="Yoav Ram" w:date="2014-07-14T17:47:00Z">
        <w:r w:rsidR="009E1389">
          <w:rPr>
            <w:lang w:bidi="hi-IN"/>
          </w:rPr>
          <w:t xml:space="preserve"> </w:t>
        </w:r>
        <w:r w:rsidR="009E1389">
          <w:rPr>
            <w:lang w:bidi="hi-IN"/>
          </w:rPr>
          <w:fldChar w:fldCharType="begin" w:fldLock="1"/>
        </w:r>
      </w:ins>
      <w:r w:rsidR="002A5ACF">
        <w:rPr>
          <w:lang w:bidi="hi-IN"/>
        </w:rPr>
        <w:instrText>ADDIN CSL_CITATION { "citationItems" : [ { "id" : "ITEM-1", "itemData" : { "DOI" : "10.1111/j.1420-9101.2008.01683.x", "ISSN" : "1420-9101", "PMID" : "19210586", "abstract" : "'Good genes' models of sexual selection show that females can gain indirect benefits for their offspring if male ornaments are condition-dependent signals of genetic quality. Recurrent deleterious mutation is viewed as a major contributor to variance in genetic quality, and previous theoretical treatments of 'good genes' processes have assumed that the influx of new mutations is constant. I propose that this assumption is too simplistic, and that mutation rates vary in ways that are important for sexual selection. Recent data have shown that individuals in poor condition can have higher mutation rates, and I argue that if both male sexual ornaments and mutation rates are condition-dependent, then females can use male ornamentation to evaluate their mate's mutation rate. As most mutations are deleterious, females benefit from choosing well-ornamented mates, as they are less likely to contribute germline-derived mutations to offspring. I discuss some of the evolutionary ramifications of condition-dependent mutation rates and sexual selection.", "author" : [ { "dropping-particle" : "", "family" : "Cotton", "given" : "S", "non-dropping-particle" : "", "parse-names" : false, "suffix" : "" } ], "container-title" : "Journal of evolutionary biology", "id" : "ITEM-1", "issue" : "4", "issued" : { "date-parts" : [ [ "2009", "4" ] ] }, "page" : "899-906", "title" : "Condition-dependent mutation rates and sexual selection.", "type" : "article-journal", "volume" : "22" }, "uris" : [ "http://www.mendeley.com/documents/?uuid=7428f875-9201-47d2-9331-01456c7bc50b" ] } ], "mendeley" : { "previouslyFormattedCitation" : "[83]" }, "properties" : { "noteIndex" : 0 }, "schema" : "https://github.com/citation-style-language/schema/raw/master/csl-citation.json" }</w:instrText>
      </w:r>
      <w:r w:rsidR="009E1389">
        <w:rPr>
          <w:lang w:bidi="hi-IN"/>
        </w:rPr>
        <w:fldChar w:fldCharType="separate"/>
      </w:r>
      <w:r w:rsidR="0061395B" w:rsidRPr="0061395B">
        <w:rPr>
          <w:noProof/>
          <w:lang w:bidi="hi-IN"/>
        </w:rPr>
        <w:t>[83]</w:t>
      </w:r>
      <w:ins w:id="397" w:author="Yoav Ram" w:date="2014-07-14T17:47:00Z">
        <w:r w:rsidR="009E1389">
          <w:rPr>
            <w:lang w:bidi="hi-IN"/>
          </w:rPr>
          <w:fldChar w:fldCharType="end"/>
        </w:r>
      </w:ins>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331E7E">
      <w:pPr>
        <w:spacing w:line="480" w:lineRule="auto"/>
      </w:pPr>
      <w:r w:rsidRPr="00EF44A6">
        <w:t xml:space="preserve">We thank </w:t>
      </w:r>
      <w:r w:rsidR="00B25D55" w:rsidRPr="00EF44A6">
        <w:t>U</w:t>
      </w:r>
      <w:r w:rsidR="00331E7E">
        <w:t>.</w:t>
      </w:r>
      <w:r w:rsidR="00B25D55" w:rsidRPr="00EF44A6">
        <w:t xml:space="preserve"> Obol</w:t>
      </w:r>
      <w:r w:rsidR="00B25D55" w:rsidRPr="00FB3C6B">
        <w:t xml:space="preserve">ski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ins w:id="398" w:author="Yoav Ram" w:date="2014-07-13T14:17:00Z">
        <w:r w:rsidR="002D7AB0">
          <w:t xml:space="preserve">, </w:t>
        </w:r>
        <w:r w:rsidR="002D7AB0" w:rsidRPr="008E3EDA">
          <w:rPr>
            <w:highlight w:val="yellow"/>
            <w:rPrChange w:id="399" w:author="Yoav Ram" w:date="2014-07-15T09:09:00Z">
              <w:rPr/>
            </w:rPrChange>
          </w:rPr>
          <w:t>T. F. Cooper//the editor//</w:t>
        </w:r>
        <w:r w:rsidR="002D7AB0">
          <w:t xml:space="preserve"> and two anonymous reviewers</w:t>
        </w:r>
      </w:ins>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lastRenderedPageBreak/>
        <w:t>Data accessibility</w:t>
      </w:r>
    </w:p>
    <w:p w:rsidR="00034118" w:rsidRDefault="00034118" w:rsidP="00034118">
      <w:pPr>
        <w:spacing w:line="480" w:lineRule="auto"/>
      </w:pPr>
      <w:r>
        <w:t>The data used in this study, as well as the code necessary to reproduce the figures, will be made available on Dryad before publication.</w:t>
      </w:r>
    </w:p>
    <w:p w:rsidR="00961941" w:rsidRDefault="00961941" w:rsidP="008D0078">
      <w:pPr>
        <w:pStyle w:val="Heading1"/>
        <w:spacing w:line="480" w:lineRule="auto"/>
      </w:pPr>
      <w:bookmarkStart w:id="400" w:name="_Ref360530640"/>
      <w:bookmarkStart w:id="401" w:name="_Ref363980873"/>
      <w:r w:rsidRPr="00961941">
        <w:t>Appendixes</w:t>
      </w:r>
    </w:p>
    <w:p w:rsidR="00961941" w:rsidRDefault="00961941" w:rsidP="008D0078">
      <w:pPr>
        <w:pStyle w:val="Heading2"/>
        <w:numPr>
          <w:ilvl w:val="0"/>
          <w:numId w:val="0"/>
        </w:numPr>
        <w:spacing w:line="480" w:lineRule="auto"/>
        <w:ind w:left="357" w:hanging="357"/>
      </w:pPr>
      <w:r>
        <w:t xml:space="preserve">Appendix </w:t>
      </w:r>
      <w:bookmarkEnd w:id="400"/>
      <w:bookmarkEnd w:id="401"/>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and </w:t>
      </w:r>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F10DC1"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under the assumption</w:t>
      </w:r>
      <w:r>
        <w:t xml:space="preserve"> </w:t>
      </w:r>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F10DC1"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t xml:space="preserve">The last approximation assumes that </w:t>
      </w:r>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F10DC1"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F10DC1"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m:t>
            </m:r>
            <m:r>
              <w:rPr>
                <w:rFonts w:ascii="Cambria Math" w:eastAsiaTheme="minorEastAsia" w:hAnsi="Cambria Math"/>
              </w:rPr>
              <m:t>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r w:rsidRPr="00466C39">
        <w:rPr>
          <w:rFonts w:eastAsiaTheme="minorEastAsia"/>
        </w:rPr>
        <w:t xml:space="preserve">because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r w:rsidRPr="00466C39">
        <w:rPr>
          <w:rFonts w:eastAsiaTheme="minorEastAsia"/>
          <w:i/>
          <w:iCs/>
        </w:rPr>
        <w:t>q</w:t>
      </w:r>
      <w:r w:rsidRPr="00466C39">
        <w:rPr>
          <w:rFonts w:eastAsiaTheme="minorEastAsia"/>
          <w:i/>
          <w:iCs/>
          <w:vertAlign w:val="subscript"/>
        </w:rPr>
        <w:t>SIM</w:t>
      </w:r>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402" w:name="_Ref360530760"/>
      <w:bookmarkStart w:id="403" w:name="_Ref363980888"/>
      <w:r>
        <w:t>Appendix</w:t>
      </w:r>
      <w:bookmarkEnd w:id="402"/>
      <w:r>
        <w:t xml:space="preserve"> </w:t>
      </w:r>
      <w:bookmarkEnd w:id="403"/>
      <w:r w:rsidR="00C46C20">
        <w:t>B</w:t>
      </w:r>
      <w:r>
        <w:t>: Fixation of a double mutant</w:t>
      </w:r>
    </w:p>
    <w:p w:rsidR="00961941" w:rsidRDefault="00961941" w:rsidP="008D0078">
      <w:pPr>
        <w:spacing w:line="480" w:lineRule="auto"/>
        <w:rPr>
          <w:lang w:bidi="hi-IN"/>
        </w:rPr>
      </w:pPr>
      <w:r>
        <w:t xml:space="preserve">Following Eshel </w:t>
      </w:r>
      <w:r w:rsidR="00616194">
        <w:fldChar w:fldCharType="begin" w:fldLock="1"/>
      </w:r>
      <w:r w:rsidR="002A5AC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"[44]" }, "properties" : { "noteIndex" : 0 }, "schema" : "https://github.com/citation-style-language/schema/raw/master/csl-citation.json" }</w:instrText>
      </w:r>
      <w:r w:rsidR="00616194">
        <w:fldChar w:fldCharType="separate"/>
      </w:r>
      <w:r w:rsidR="0061395B" w:rsidRPr="0061395B">
        <w:rPr>
          <w:noProof/>
        </w:rPr>
        <w:t>[44]</w:t>
      </w:r>
      <w:r w:rsidR="00616194">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w:t>
      </w:r>
      <w:r w:rsidRPr="000448EE">
        <w:lastRenderedPageBreak/>
        <w:t xml:space="preserve">the population (see "minor technical point" by Johnson and Barton </w:t>
      </w:r>
      <w:r w:rsidR="00616194" w:rsidRPr="000448EE">
        <w:fldChar w:fldCharType="begin" w:fldLock="1"/>
      </w:r>
      <w:r w:rsidR="002A5ACF">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"[61]" }, "properties" : { "noteIndex" : 0 }, "schema" : "https://github.com/citation-style-language/schema/raw/master/csl-citation.json" }</w:instrText>
      </w:r>
      <w:r w:rsidR="00616194" w:rsidRPr="000448EE">
        <w:fldChar w:fldCharType="separate"/>
      </w:r>
      <w:r w:rsidR="0061395B" w:rsidRPr="0061395B">
        <w:rPr>
          <w:noProof/>
        </w:rPr>
        <w:t>[61]</w:t>
      </w:r>
      <w:r w:rsidR="00616194" w:rsidRPr="000448EE">
        <w:fldChar w:fldCharType="end"/>
      </w:r>
      <w:r w:rsidRPr="000448EE">
        <w:t>). At this stage, double mutants are still very rare, so we can use the population</w:t>
      </w:r>
      <w:r>
        <w:t xml:space="preserve"> mean fitness at the MSB. The population mean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r w:rsidRPr="00544FA2">
        <w:rPr>
          <w:i/>
          <w:iCs/>
        </w:rPr>
        <w:t>sH</w:t>
      </w:r>
      <w:r>
        <w:t xml:space="preserve"> </w:t>
      </w:r>
      <w:r w:rsidRPr="00544FA2">
        <w:t>is</w:t>
      </w:r>
      <w:bookmarkStart w:id="404"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405" w:name="_Ref363980903"/>
      <w:r>
        <w:t xml:space="preserve">Appendix </w:t>
      </w:r>
      <w:bookmarkEnd w:id="404"/>
      <w:bookmarkEnd w:id="405"/>
      <w:r w:rsidR="00C46C20">
        <w:t>C</w:t>
      </w:r>
      <w:r>
        <w:t>: Fixation of a double mutant with SIM</w:t>
      </w:r>
      <w:r>
        <w:rPr>
          <w:vertAlign w:val="subscript"/>
        </w:rPr>
        <w:t>e</w:t>
      </w:r>
    </w:p>
    <w:p w:rsidR="00961941" w:rsidRPr="00335E62" w:rsidRDefault="00961941">
      <w:pPr>
        <w:spacing w:line="480" w:lineRule="auto"/>
        <w:rPr>
          <w:lang w:bidi="hi-IN"/>
        </w:rPr>
      </w:pPr>
      <w:r>
        <w:rPr>
          <w:lang w:bidi="hi-IN"/>
        </w:rPr>
        <w:t>With SIM</w:t>
      </w:r>
      <w:r>
        <w:rPr>
          <w:vertAlign w:val="subscript"/>
          <w:lang w:bidi="hi-IN"/>
        </w:rPr>
        <w:t>e</w:t>
      </w:r>
      <w:r>
        <w:rPr>
          <w:lang w:bidi="hi-IN"/>
        </w:rPr>
        <w:t xml:space="preserve"> the mutation rate of </w:t>
      </w:r>
      <w:r>
        <w:rPr>
          <w:i/>
          <w:iCs/>
          <w:lang w:bidi="hi-IN"/>
        </w:rPr>
        <w:t>ab</w:t>
      </w:r>
      <w:r>
        <w:rPr>
          <w:lang w:bidi="hi-IN"/>
        </w:rPr>
        <w:t xml:space="preserve"> is </w:t>
      </w:r>
      <w:r w:rsidRPr="00335E62">
        <w:rPr>
          <w:i/>
          <w:iCs/>
        </w:rPr>
        <w:t>τU</w:t>
      </w:r>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616194">
        <w:rPr>
          <w:lang w:bidi="hi-IN"/>
        </w:rPr>
        <w:fldChar w:fldCharType="begin" w:fldLock="1"/>
      </w:r>
      <w:r w:rsidR="002A5AC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"[43]" }, "properties" : { "noteIndex" : 0 }, "schema" : "https://github.com/citation-style-language/schema/raw/master/csl-citation.json" }</w:instrText>
      </w:r>
      <w:r w:rsidR="00616194">
        <w:rPr>
          <w:lang w:bidi="hi-IN"/>
        </w:rPr>
        <w:fldChar w:fldCharType="separate"/>
      </w:r>
      <w:r w:rsidR="0061395B" w:rsidRPr="0061395B">
        <w:rPr>
          <w:noProof/>
          <w:lang w:bidi="hi-IN"/>
        </w:rPr>
        <w:t>[43]</w:t>
      </w:r>
      <w:r w:rsidR="00616194">
        <w:rPr>
          <w:lang w:bidi="hi-IN"/>
        </w:rPr>
        <w:fldChar w:fldCharType="end"/>
      </w:r>
      <w:r>
        <w:rPr>
          <w:lang w:bidi="hi-IN"/>
        </w:rPr>
        <w:t xml:space="preserve"> is much faster than adaptation. Following the derivation in Appendix </w:t>
      </w:r>
      <w:del w:id="406" w:author="Yoav Ram" w:date="2014-07-13T15:38:00Z">
        <w:r w:rsidDel="006E3084">
          <w:rPr>
            <w:lang w:bidi="hi-IN"/>
          </w:rPr>
          <w:delText>2</w:delText>
        </w:r>
      </w:del>
      <w:ins w:id="407" w:author="Yoav Ram" w:date="2014-07-13T15:38:00Z">
        <w:r w:rsidR="006E3084">
          <w:rPr>
            <w:lang w:bidi="hi-IN"/>
          </w:rPr>
          <w:t>B</w:t>
        </w:r>
      </w:ins>
      <w:r>
        <w:rPr>
          <w:lang w:bidi="hi-IN"/>
        </w:rPr>
        <w:t>, the relative fitness of SIM</w:t>
      </w:r>
      <w:r>
        <w:rPr>
          <w:vertAlign w:val="subscript"/>
          <w:lang w:bidi="hi-IN"/>
        </w:rPr>
        <w:t>e</w:t>
      </w:r>
      <w:r>
        <w:rPr>
          <w:lang w:bidi="hi-IN"/>
        </w:rPr>
        <w:t xml:space="preserve"> is</w:t>
      </w:r>
    </w:p>
    <w:p w:rsidR="00961941" w:rsidRDefault="00F10DC1"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F10DC1"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F10DC1"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F10DC1"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lastRenderedPageBreak/>
        <w:t>Because the appearance with SIM</w:t>
      </w:r>
      <w:r>
        <w:rPr>
          <w:rFonts w:eastAsiaTheme="minorEastAsia"/>
          <w:vertAlign w:val="subscript"/>
          <w:lang w:bidi="hi-IN"/>
        </w:rPr>
        <w:t>e</w:t>
      </w:r>
      <w:r>
        <w:rPr>
          <w:rFonts w:eastAsiaTheme="minorEastAsia"/>
          <w:lang w:bidi="hi-IN"/>
        </w:rPr>
        <w:t xml:space="preserve"> is the same as with CM, the adaptation rate with SIM</w:t>
      </w:r>
      <w:r>
        <w:rPr>
          <w:rFonts w:eastAsiaTheme="minorEastAsia"/>
          <w:vertAlign w:val="subscript"/>
          <w:lang w:bidi="hi-IN"/>
        </w:rPr>
        <w:t>e</w:t>
      </w:r>
      <w:r>
        <w:rPr>
          <w:rFonts w:eastAsiaTheme="minorEastAsia"/>
          <w:lang w:bidi="hi-IN"/>
        </w:rPr>
        <w:t xml:space="preserve"> can be written as</w:t>
      </w:r>
    </w:p>
    <w:p w:rsidR="00961941" w:rsidRDefault="00F10DC1"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t>References</w:t>
      </w:r>
    </w:p>
    <w:p w:rsidR="002A5ACF" w:rsidRPr="002A5ACF" w:rsidRDefault="00616194">
      <w:pPr>
        <w:pStyle w:val="NormalWeb"/>
        <w:ind w:left="640" w:hanging="640"/>
        <w:divId w:val="67268582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2A5ACF" w:rsidRPr="002A5ACF">
        <w:rPr>
          <w:rFonts w:ascii="Palatino Linotype" w:hAnsi="Palatino Linotype"/>
          <w:noProof/>
          <w:sz w:val="22"/>
        </w:rPr>
        <w:t>1.</w:t>
      </w:r>
      <w:r w:rsidR="002A5ACF" w:rsidRPr="002A5ACF">
        <w:rPr>
          <w:rFonts w:ascii="Palatino Linotype" w:hAnsi="Palatino Linotype"/>
          <w:noProof/>
          <w:sz w:val="22"/>
        </w:rPr>
        <w:tab/>
        <w:t xml:space="preserve">Sniegowski, P. D., Gerrish, P. J., Johnson, T. &amp; Shaver, A. 2000 The evolution of mutation rates: separating causes from consequences. </w:t>
      </w:r>
      <w:r w:rsidR="002A5ACF" w:rsidRPr="002A5ACF">
        <w:rPr>
          <w:rFonts w:ascii="Palatino Linotype" w:hAnsi="Palatino Linotype"/>
          <w:i/>
          <w:iCs/>
          <w:noProof/>
          <w:sz w:val="22"/>
        </w:rPr>
        <w:t>BioEssays</w:t>
      </w:r>
      <w:r w:rsidR="002A5ACF" w:rsidRPr="002A5ACF">
        <w:rPr>
          <w:rFonts w:ascii="Palatino Linotype" w:hAnsi="Palatino Linotype"/>
          <w:noProof/>
          <w:sz w:val="22"/>
        </w:rPr>
        <w:t xml:space="preserve"> </w:t>
      </w:r>
      <w:r w:rsidR="002A5ACF" w:rsidRPr="002A5ACF">
        <w:rPr>
          <w:rFonts w:ascii="Palatino Linotype" w:hAnsi="Palatino Linotype"/>
          <w:b/>
          <w:bCs/>
          <w:noProof/>
          <w:sz w:val="22"/>
        </w:rPr>
        <w:t>22</w:t>
      </w:r>
      <w:r w:rsidR="002A5ACF" w:rsidRPr="002A5ACF">
        <w:rPr>
          <w:rFonts w:ascii="Palatino Linotype" w:hAnsi="Palatino Linotype"/>
          <w:noProof/>
          <w:sz w:val="22"/>
        </w:rPr>
        <w:t>, 1057–66. (doi:10.1002/1521-1878(200012)22:12&lt;1057::AID-BIES3&gt;3.0.CO;2-W)</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w:t>
      </w:r>
      <w:r w:rsidRPr="002A5ACF">
        <w:rPr>
          <w:rFonts w:ascii="Palatino Linotype" w:hAnsi="Palatino Linotype"/>
          <w:noProof/>
          <w:sz w:val="22"/>
        </w:rPr>
        <w:tab/>
        <w:t xml:space="preserve">Denamur, E. &amp; Matic, I. 2006 Evolution of mutation rates in bacteria. </w:t>
      </w:r>
      <w:r w:rsidRPr="002A5ACF">
        <w:rPr>
          <w:rFonts w:ascii="Palatino Linotype" w:hAnsi="Palatino Linotype"/>
          <w:i/>
          <w:iCs/>
          <w:noProof/>
          <w:sz w:val="22"/>
        </w:rPr>
        <w:t>Mol. Microbiol.</w:t>
      </w:r>
      <w:r w:rsidRPr="002A5ACF">
        <w:rPr>
          <w:rFonts w:ascii="Palatino Linotype" w:hAnsi="Palatino Linotype"/>
          <w:noProof/>
          <w:sz w:val="22"/>
        </w:rPr>
        <w:t xml:space="preserve"> </w:t>
      </w:r>
      <w:r w:rsidRPr="002A5ACF">
        <w:rPr>
          <w:rFonts w:ascii="Palatino Linotype" w:hAnsi="Palatino Linotype"/>
          <w:b/>
          <w:bCs/>
          <w:noProof/>
          <w:sz w:val="22"/>
        </w:rPr>
        <w:t>60</w:t>
      </w:r>
      <w:r w:rsidRPr="002A5ACF">
        <w:rPr>
          <w:rFonts w:ascii="Palatino Linotype" w:hAnsi="Palatino Linotype"/>
          <w:noProof/>
          <w:sz w:val="22"/>
        </w:rPr>
        <w:t>, 820–7. (doi:10.1111/j.1365-2958.2006.05150.x)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w:t>
      </w:r>
      <w:r w:rsidRPr="002A5ACF">
        <w:rPr>
          <w:rFonts w:ascii="Palatino Linotype" w:hAnsi="Palatino Linotype"/>
          <w:noProof/>
          <w:sz w:val="22"/>
        </w:rPr>
        <w:tab/>
        <w:t xml:space="preserve">De Visser, J. A. G. M. 2002 The fate of microbial mutators. </w:t>
      </w:r>
      <w:r w:rsidRPr="002A5ACF">
        <w:rPr>
          <w:rFonts w:ascii="Palatino Linotype" w:hAnsi="Palatino Linotype"/>
          <w:i/>
          <w:iCs/>
          <w:noProof/>
          <w:sz w:val="22"/>
        </w:rPr>
        <w:t>Microbiology</w:t>
      </w:r>
      <w:r w:rsidRPr="002A5ACF">
        <w:rPr>
          <w:rFonts w:ascii="Palatino Linotype" w:hAnsi="Palatino Linotype"/>
          <w:noProof/>
          <w:sz w:val="22"/>
        </w:rPr>
        <w:t xml:space="preserve"> </w:t>
      </w:r>
      <w:r w:rsidRPr="002A5ACF">
        <w:rPr>
          <w:rFonts w:ascii="Palatino Linotype" w:hAnsi="Palatino Linotype"/>
          <w:b/>
          <w:bCs/>
          <w:noProof/>
          <w:sz w:val="22"/>
        </w:rPr>
        <w:t>148</w:t>
      </w:r>
      <w:r w:rsidRPr="002A5ACF">
        <w:rPr>
          <w:rFonts w:ascii="Palatino Linotype" w:hAnsi="Palatino Linotype"/>
          <w:noProof/>
          <w:sz w:val="22"/>
        </w:rPr>
        <w:t xml:space="preserve">, 1247–52.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w:t>
      </w:r>
      <w:r w:rsidRPr="002A5ACF">
        <w:rPr>
          <w:rFonts w:ascii="Palatino Linotype" w:hAnsi="Palatino Linotype"/>
          <w:noProof/>
          <w:sz w:val="22"/>
        </w:rPr>
        <w:tab/>
        <w:t xml:space="preserve">Funchain, P., Yeung, A., Stewart, J. L., Lin, R., Slupska, M. M. &amp; Miller, J. H. 2000 The consequences of growth of a mutator strain of </w:t>
      </w:r>
      <w:r w:rsidRPr="002A5ACF">
        <w:rPr>
          <w:rFonts w:ascii="Palatino Linotype" w:hAnsi="Palatino Linotype"/>
          <w:i/>
          <w:iCs/>
          <w:noProof/>
          <w:sz w:val="22"/>
        </w:rPr>
        <w:t>Escherichia coli</w:t>
      </w:r>
      <w:r w:rsidRPr="002A5ACF">
        <w:rPr>
          <w:rFonts w:ascii="Palatino Linotype" w:hAnsi="Palatino Linotype"/>
          <w:noProof/>
          <w:sz w:val="22"/>
        </w:rPr>
        <w:t xml:space="preserve"> as measured by loss of function among multiple gene targets and loss of fitness.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154</w:t>
      </w:r>
      <w:r w:rsidRPr="002A5ACF">
        <w:rPr>
          <w:rFonts w:ascii="Palatino Linotype" w:hAnsi="Palatino Linotype"/>
          <w:noProof/>
          <w:sz w:val="22"/>
        </w:rPr>
        <w:t xml:space="preserve">, 959–70.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w:t>
      </w:r>
      <w:r w:rsidRPr="002A5ACF">
        <w:rPr>
          <w:rFonts w:ascii="Palatino Linotype" w:hAnsi="Palatino Linotype"/>
          <w:noProof/>
          <w:sz w:val="22"/>
        </w:rPr>
        <w:tab/>
        <w:t xml:space="preserve">Montanari, S. et al. 2007 Biological cost of hypermutation in </w:t>
      </w:r>
      <w:r w:rsidRPr="002A5ACF">
        <w:rPr>
          <w:rFonts w:ascii="Palatino Linotype" w:hAnsi="Palatino Linotype"/>
          <w:i/>
          <w:iCs/>
          <w:noProof/>
          <w:sz w:val="22"/>
        </w:rPr>
        <w:t>Pseudomonas aeruginosa</w:t>
      </w:r>
      <w:r w:rsidRPr="002A5ACF">
        <w:rPr>
          <w:rFonts w:ascii="Palatino Linotype" w:hAnsi="Palatino Linotype"/>
          <w:noProof/>
          <w:sz w:val="22"/>
        </w:rPr>
        <w:t xml:space="preserve"> strains from patients with cystic fibrosis. </w:t>
      </w:r>
      <w:r w:rsidRPr="002A5ACF">
        <w:rPr>
          <w:rFonts w:ascii="Palatino Linotype" w:hAnsi="Palatino Linotype"/>
          <w:i/>
          <w:iCs/>
          <w:noProof/>
          <w:sz w:val="22"/>
        </w:rPr>
        <w:t>Microbiology</w:t>
      </w:r>
      <w:r w:rsidRPr="002A5ACF">
        <w:rPr>
          <w:rFonts w:ascii="Palatino Linotype" w:hAnsi="Palatino Linotype"/>
          <w:noProof/>
          <w:sz w:val="22"/>
        </w:rPr>
        <w:t xml:space="preserve"> </w:t>
      </w:r>
      <w:r w:rsidRPr="002A5ACF">
        <w:rPr>
          <w:rFonts w:ascii="Palatino Linotype" w:hAnsi="Palatino Linotype"/>
          <w:b/>
          <w:bCs/>
          <w:noProof/>
          <w:sz w:val="22"/>
        </w:rPr>
        <w:t>153</w:t>
      </w:r>
      <w:r w:rsidRPr="002A5ACF">
        <w:rPr>
          <w:rFonts w:ascii="Palatino Linotype" w:hAnsi="Palatino Linotype"/>
          <w:noProof/>
          <w:sz w:val="22"/>
        </w:rPr>
        <w:t>, 1445–54. (doi:10.1099/mic.0.2006/003400-0)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w:t>
      </w:r>
      <w:r w:rsidRPr="002A5ACF">
        <w:rPr>
          <w:rFonts w:ascii="Palatino Linotype" w:hAnsi="Palatino Linotype"/>
          <w:noProof/>
          <w:sz w:val="22"/>
        </w:rPr>
        <w:tab/>
        <w:t xml:space="preserve">Kimura, M. 1967 On the evolutionary adjustment of spontaneous mutation rates. </w:t>
      </w:r>
      <w:r w:rsidRPr="002A5ACF">
        <w:rPr>
          <w:rFonts w:ascii="Palatino Linotype" w:hAnsi="Palatino Linotype"/>
          <w:i/>
          <w:iCs/>
          <w:noProof/>
          <w:sz w:val="22"/>
        </w:rPr>
        <w:t>Genet. Res.</w:t>
      </w:r>
      <w:r w:rsidRPr="002A5ACF">
        <w:rPr>
          <w:rFonts w:ascii="Palatino Linotype" w:hAnsi="Palatino Linotype"/>
          <w:noProof/>
          <w:sz w:val="22"/>
        </w:rPr>
        <w:t xml:space="preserve"> </w:t>
      </w:r>
      <w:r w:rsidRPr="002A5ACF">
        <w:rPr>
          <w:rFonts w:ascii="Palatino Linotype" w:hAnsi="Palatino Linotype"/>
          <w:b/>
          <w:bCs/>
          <w:noProof/>
          <w:sz w:val="22"/>
        </w:rPr>
        <w:t>9</w:t>
      </w:r>
      <w:r w:rsidRPr="002A5ACF">
        <w:rPr>
          <w:rFonts w:ascii="Palatino Linotype" w:hAnsi="Palatino Linotype"/>
          <w:noProof/>
          <w:sz w:val="22"/>
        </w:rPr>
        <w:t>, 23–34. (doi:10.1017/S0016672300010284)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w:t>
      </w:r>
      <w:r w:rsidRPr="002A5ACF">
        <w:rPr>
          <w:rFonts w:ascii="Palatino Linotype" w:hAnsi="Palatino Linotype"/>
          <w:noProof/>
          <w:sz w:val="22"/>
        </w:rPr>
        <w:tab/>
        <w:t xml:space="preserve">Liberman, U. &amp; Feldman, M. W. 1986 Modifiers of mutation rate: a general reduction principle.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30</w:t>
      </w:r>
      <w:r w:rsidRPr="002A5ACF">
        <w:rPr>
          <w:rFonts w:ascii="Palatino Linotype" w:hAnsi="Palatino Linotype"/>
          <w:noProof/>
          <w:sz w:val="22"/>
        </w:rPr>
        <w:t xml:space="preserve">, 125–42.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w:t>
      </w:r>
      <w:r w:rsidRPr="002A5ACF">
        <w:rPr>
          <w:rFonts w:ascii="Palatino Linotype" w:hAnsi="Palatino Linotype"/>
          <w:noProof/>
          <w:sz w:val="22"/>
        </w:rPr>
        <w:tab/>
        <w:t xml:space="preserve">Giraud, A., Radman, M., Matic, I. &amp; Taddei, F. 2001 The rise and fall of mutator bacteria. </w:t>
      </w:r>
      <w:r w:rsidRPr="002A5ACF">
        <w:rPr>
          <w:rFonts w:ascii="Palatino Linotype" w:hAnsi="Palatino Linotype"/>
          <w:i/>
          <w:iCs/>
          <w:noProof/>
          <w:sz w:val="22"/>
        </w:rPr>
        <w:t>Curr. Opin. Microbiol.</w:t>
      </w:r>
      <w:r w:rsidRPr="002A5ACF">
        <w:rPr>
          <w:rFonts w:ascii="Palatino Linotype" w:hAnsi="Palatino Linotype"/>
          <w:noProof/>
          <w:sz w:val="22"/>
        </w:rPr>
        <w:t xml:space="preserve"> </w:t>
      </w:r>
      <w:r w:rsidRPr="002A5ACF">
        <w:rPr>
          <w:rFonts w:ascii="Palatino Linotype" w:hAnsi="Palatino Linotype"/>
          <w:b/>
          <w:bCs/>
          <w:noProof/>
          <w:sz w:val="22"/>
        </w:rPr>
        <w:t>4</w:t>
      </w:r>
      <w:r w:rsidRPr="002A5ACF">
        <w:rPr>
          <w:rFonts w:ascii="Palatino Linotype" w:hAnsi="Palatino Linotype"/>
          <w:noProof/>
          <w:sz w:val="22"/>
        </w:rPr>
        <w:t>, 582–585. (doi:10.1016/S1369-5274(00)00254-X)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9.</w:t>
      </w:r>
      <w:r w:rsidRPr="002A5ACF">
        <w:rPr>
          <w:rFonts w:ascii="Palatino Linotype" w:hAnsi="Palatino Linotype"/>
          <w:noProof/>
          <w:sz w:val="22"/>
        </w:rPr>
        <w:tab/>
        <w:t xml:space="preserve">Sniegowski, P. D., Gerrish, P. J. &amp; Lenski, R. E. 1997 Evolution of high mutation rates in experimental populations of E. coli. </w:t>
      </w:r>
      <w:r w:rsidRPr="002A5ACF">
        <w:rPr>
          <w:rFonts w:ascii="Palatino Linotype" w:hAnsi="Palatino Linotype"/>
          <w:i/>
          <w:iCs/>
          <w:noProof/>
          <w:sz w:val="22"/>
        </w:rPr>
        <w:t>Nature</w:t>
      </w:r>
      <w:r w:rsidRPr="002A5ACF">
        <w:rPr>
          <w:rFonts w:ascii="Palatino Linotype" w:hAnsi="Palatino Linotype"/>
          <w:noProof/>
          <w:sz w:val="22"/>
        </w:rPr>
        <w:t xml:space="preserve"> </w:t>
      </w:r>
      <w:r w:rsidRPr="002A5ACF">
        <w:rPr>
          <w:rFonts w:ascii="Palatino Linotype" w:hAnsi="Palatino Linotype"/>
          <w:b/>
          <w:bCs/>
          <w:noProof/>
          <w:sz w:val="22"/>
        </w:rPr>
        <w:t>387</w:t>
      </w:r>
      <w:r w:rsidRPr="002A5ACF">
        <w:rPr>
          <w:rFonts w:ascii="Palatino Linotype" w:hAnsi="Palatino Linotype"/>
          <w:noProof/>
          <w:sz w:val="22"/>
        </w:rPr>
        <w:t>, 703–5. (doi:10.1038/42701)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10.</w:t>
      </w:r>
      <w:r w:rsidRPr="002A5ACF">
        <w:rPr>
          <w:rFonts w:ascii="Palatino Linotype" w:hAnsi="Palatino Linotype"/>
          <w:noProof/>
          <w:sz w:val="22"/>
        </w:rPr>
        <w:tab/>
        <w:t xml:space="preserve">Wielgoss, S. et al. 2012 Mutation rate dynamics in a bacterial population reflect tension between adaptation and genetic load.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110</w:t>
      </w:r>
      <w:r w:rsidRPr="002A5ACF">
        <w:rPr>
          <w:rFonts w:ascii="Palatino Linotype" w:hAnsi="Palatino Linotype"/>
          <w:noProof/>
          <w:sz w:val="22"/>
        </w:rPr>
        <w:t>, 222–227. (doi:10.1073/pnas.1219574110)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11.</w:t>
      </w:r>
      <w:r w:rsidRPr="002A5ACF">
        <w:rPr>
          <w:rFonts w:ascii="Palatino Linotype" w:hAnsi="Palatino Linotype"/>
          <w:noProof/>
          <w:sz w:val="22"/>
        </w:rPr>
        <w:tab/>
        <w:t xml:space="preserve">Taddei, F., Radman, M., Maynard Smith, J., Toupance, B., Gouyon, P.-H. &amp; Godelle, B. 1997 Role of mutator alleles in adaptive evolution. </w:t>
      </w:r>
      <w:r w:rsidRPr="002A5ACF">
        <w:rPr>
          <w:rFonts w:ascii="Palatino Linotype" w:hAnsi="Palatino Linotype"/>
          <w:i/>
          <w:iCs/>
          <w:noProof/>
          <w:sz w:val="22"/>
        </w:rPr>
        <w:t>Nature</w:t>
      </w:r>
      <w:r w:rsidRPr="002A5ACF">
        <w:rPr>
          <w:rFonts w:ascii="Palatino Linotype" w:hAnsi="Palatino Linotype"/>
          <w:noProof/>
          <w:sz w:val="22"/>
        </w:rPr>
        <w:t xml:space="preserve"> </w:t>
      </w:r>
      <w:r w:rsidRPr="002A5ACF">
        <w:rPr>
          <w:rFonts w:ascii="Palatino Linotype" w:hAnsi="Palatino Linotype"/>
          <w:b/>
          <w:bCs/>
          <w:noProof/>
          <w:sz w:val="22"/>
        </w:rPr>
        <w:t>387</w:t>
      </w:r>
      <w:r w:rsidRPr="002A5ACF">
        <w:rPr>
          <w:rFonts w:ascii="Palatino Linotype" w:hAnsi="Palatino Linotype"/>
          <w:noProof/>
          <w:sz w:val="22"/>
        </w:rPr>
        <w:t>, 700–2. (doi:10.1038/42696)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12.</w:t>
      </w:r>
      <w:r w:rsidRPr="002A5ACF">
        <w:rPr>
          <w:rFonts w:ascii="Palatino Linotype" w:hAnsi="Palatino Linotype"/>
          <w:noProof/>
          <w:sz w:val="22"/>
        </w:rPr>
        <w:tab/>
        <w:t xml:space="preserve">Kessler, D. &amp; Levine, H. 1998 Mutator Dynamics on a Smooth Evolutionary Landscape. </w:t>
      </w:r>
      <w:r w:rsidRPr="002A5ACF">
        <w:rPr>
          <w:rFonts w:ascii="Palatino Linotype" w:hAnsi="Palatino Linotype"/>
          <w:i/>
          <w:iCs/>
          <w:noProof/>
          <w:sz w:val="22"/>
        </w:rPr>
        <w:t>Phys. Rev. Lett.</w:t>
      </w:r>
      <w:r w:rsidRPr="002A5ACF">
        <w:rPr>
          <w:rFonts w:ascii="Palatino Linotype" w:hAnsi="Palatino Linotype"/>
          <w:noProof/>
          <w:sz w:val="22"/>
        </w:rPr>
        <w:t xml:space="preserve"> </w:t>
      </w:r>
      <w:r w:rsidRPr="002A5ACF">
        <w:rPr>
          <w:rFonts w:ascii="Palatino Linotype" w:hAnsi="Palatino Linotype"/>
          <w:b/>
          <w:bCs/>
          <w:noProof/>
          <w:sz w:val="22"/>
        </w:rPr>
        <w:t>80</w:t>
      </w:r>
      <w:r w:rsidRPr="002A5ACF">
        <w:rPr>
          <w:rFonts w:ascii="Palatino Linotype" w:hAnsi="Palatino Linotype"/>
          <w:noProof/>
          <w:sz w:val="22"/>
        </w:rPr>
        <w:t>, 2012–2015. (doi:10.1103/PhysRevLett.80.2012)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13.</w:t>
      </w:r>
      <w:r w:rsidRPr="002A5ACF">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152</w:t>
      </w:r>
      <w:r w:rsidRPr="002A5ACF">
        <w:rPr>
          <w:rFonts w:ascii="Palatino Linotype" w:hAnsi="Palatino Linotype"/>
          <w:noProof/>
          <w:sz w:val="22"/>
        </w:rPr>
        <w:t xml:space="preserve">, 485–93.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14.</w:t>
      </w:r>
      <w:r w:rsidRPr="002A5ACF">
        <w:rPr>
          <w:rFonts w:ascii="Palatino Linotype" w:hAnsi="Palatino Linotype"/>
          <w:noProof/>
          <w:sz w:val="22"/>
        </w:rPr>
        <w:tab/>
        <w:t xml:space="preserve">Leigh, E. G. J. 1970 Natural Selection and Mutability. </w:t>
      </w:r>
      <w:r w:rsidRPr="002A5ACF">
        <w:rPr>
          <w:rFonts w:ascii="Palatino Linotype" w:hAnsi="Palatino Linotype"/>
          <w:i/>
          <w:iCs/>
          <w:noProof/>
          <w:sz w:val="22"/>
        </w:rPr>
        <w:t>Am. Nat.</w:t>
      </w:r>
      <w:r w:rsidRPr="002A5ACF">
        <w:rPr>
          <w:rFonts w:ascii="Palatino Linotype" w:hAnsi="Palatino Linotype"/>
          <w:noProof/>
          <w:sz w:val="22"/>
        </w:rPr>
        <w:t xml:space="preserve"> </w:t>
      </w:r>
      <w:r w:rsidRPr="002A5ACF">
        <w:rPr>
          <w:rFonts w:ascii="Palatino Linotype" w:hAnsi="Palatino Linotype"/>
          <w:b/>
          <w:bCs/>
          <w:noProof/>
          <w:sz w:val="22"/>
        </w:rPr>
        <w:t>104</w:t>
      </w:r>
      <w:r w:rsidRPr="002A5ACF">
        <w:rPr>
          <w:rFonts w:ascii="Palatino Linotype" w:hAnsi="Palatino Linotype"/>
          <w:noProof/>
          <w:sz w:val="22"/>
        </w:rPr>
        <w:t xml:space="preserve">, 301–305.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15.</w:t>
      </w:r>
      <w:r w:rsidRPr="002A5ACF">
        <w:rPr>
          <w:rFonts w:ascii="Palatino Linotype" w:hAnsi="Palatino Linotype"/>
          <w:noProof/>
          <w:sz w:val="22"/>
        </w:rPr>
        <w:tab/>
        <w:t xml:space="preserve">Galhardo, R. S., Hastings, P. J. &amp; Rosenberg, S. M. 2007 Mutation as a stress response and the regulation of evolvability. </w:t>
      </w:r>
      <w:r w:rsidRPr="002A5ACF">
        <w:rPr>
          <w:rFonts w:ascii="Palatino Linotype" w:hAnsi="Palatino Linotype"/>
          <w:i/>
          <w:iCs/>
          <w:noProof/>
          <w:sz w:val="22"/>
        </w:rPr>
        <w:t>Crit. Rev. Biochem. Mol. Biol.</w:t>
      </w:r>
      <w:r w:rsidRPr="002A5ACF">
        <w:rPr>
          <w:rFonts w:ascii="Palatino Linotype" w:hAnsi="Palatino Linotype"/>
          <w:noProof/>
          <w:sz w:val="22"/>
        </w:rPr>
        <w:t xml:space="preserve"> </w:t>
      </w:r>
      <w:r w:rsidRPr="002A5ACF">
        <w:rPr>
          <w:rFonts w:ascii="Palatino Linotype" w:hAnsi="Palatino Linotype"/>
          <w:b/>
          <w:bCs/>
          <w:noProof/>
          <w:sz w:val="22"/>
        </w:rPr>
        <w:t>42</w:t>
      </w:r>
      <w:r w:rsidRPr="002A5ACF">
        <w:rPr>
          <w:rFonts w:ascii="Palatino Linotype" w:hAnsi="Palatino Linotype"/>
          <w:noProof/>
          <w:sz w:val="22"/>
        </w:rPr>
        <w:t>, 399–435. (doi:10.1080/10409230701648502)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16.</w:t>
      </w:r>
      <w:r w:rsidRPr="002A5ACF">
        <w:rPr>
          <w:rFonts w:ascii="Palatino Linotype" w:hAnsi="Palatino Linotype"/>
          <w:noProof/>
          <w:sz w:val="22"/>
        </w:rPr>
        <w:tab/>
        <w:t xml:space="preserve">Foster, P. L. 2007 Stress-induced mutagenesis in bacteria. </w:t>
      </w:r>
      <w:r w:rsidRPr="002A5ACF">
        <w:rPr>
          <w:rFonts w:ascii="Palatino Linotype" w:hAnsi="Palatino Linotype"/>
          <w:i/>
          <w:iCs/>
          <w:noProof/>
          <w:sz w:val="22"/>
        </w:rPr>
        <w:t>Crit. Rev. Biochem. Mol. Biol.</w:t>
      </w:r>
      <w:r w:rsidRPr="002A5ACF">
        <w:rPr>
          <w:rFonts w:ascii="Palatino Linotype" w:hAnsi="Palatino Linotype"/>
          <w:noProof/>
          <w:sz w:val="22"/>
        </w:rPr>
        <w:t xml:space="preserve"> </w:t>
      </w:r>
      <w:r w:rsidRPr="002A5ACF">
        <w:rPr>
          <w:rFonts w:ascii="Palatino Linotype" w:hAnsi="Palatino Linotype"/>
          <w:b/>
          <w:bCs/>
          <w:noProof/>
          <w:sz w:val="22"/>
        </w:rPr>
        <w:t>42</w:t>
      </w:r>
      <w:r w:rsidRPr="002A5ACF">
        <w:rPr>
          <w:rFonts w:ascii="Palatino Linotype" w:hAnsi="Palatino Linotype"/>
          <w:noProof/>
          <w:sz w:val="22"/>
        </w:rPr>
        <w:t>, 373–97. (doi:10.1080/10409230701648494)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17.</w:t>
      </w:r>
      <w:r w:rsidRPr="002A5ACF">
        <w:rPr>
          <w:rFonts w:ascii="Palatino Linotype" w:hAnsi="Palatino Linotype"/>
          <w:noProof/>
          <w:sz w:val="22"/>
        </w:rPr>
        <w:tab/>
        <w:t xml:space="preserve">Rosenberg, S. M., Shee, C., Frisch, R. L. &amp; Hastings, P. J. 2012 Stress-induced mutation via DNA breaks in </w:t>
      </w:r>
      <w:r w:rsidRPr="002A5ACF">
        <w:rPr>
          <w:rFonts w:ascii="Palatino Linotype" w:hAnsi="Palatino Linotype"/>
          <w:i/>
          <w:iCs/>
          <w:noProof/>
          <w:sz w:val="22"/>
        </w:rPr>
        <w:t>Escherichia coli</w:t>
      </w:r>
      <w:r w:rsidRPr="002A5ACF">
        <w:rPr>
          <w:rFonts w:ascii="Palatino Linotype" w:hAnsi="Palatino Linotype"/>
          <w:noProof/>
          <w:sz w:val="22"/>
        </w:rPr>
        <w:t xml:space="preserve">: A molecular mechanism with implications for evolution and medicine. </w:t>
      </w:r>
      <w:r w:rsidRPr="002A5ACF">
        <w:rPr>
          <w:rFonts w:ascii="Palatino Linotype" w:hAnsi="Palatino Linotype"/>
          <w:i/>
          <w:iCs/>
          <w:noProof/>
          <w:sz w:val="22"/>
        </w:rPr>
        <w:t>BioEssays</w:t>
      </w:r>
      <w:r w:rsidRPr="002A5ACF">
        <w:rPr>
          <w:rFonts w:ascii="Palatino Linotype" w:hAnsi="Palatino Linotype"/>
          <w:noProof/>
          <w:sz w:val="22"/>
        </w:rPr>
        <w:t xml:space="preserve"> , 1–8. (doi:10.1002/bies.201200050)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18.</w:t>
      </w:r>
      <w:r w:rsidRPr="002A5ACF">
        <w:rPr>
          <w:rFonts w:ascii="Palatino Linotype" w:hAnsi="Palatino Linotype"/>
          <w:noProof/>
          <w:sz w:val="22"/>
        </w:rPr>
        <w:tab/>
        <w:t xml:space="preserve">Bjedov, I., Tenaillon, O., Gérard, B., Souza, V., Denamur, E., Radman, M., Taddei, F. &amp; Matic, I. 2003 Stress-induced mutagenesis in bacteria. </w:t>
      </w:r>
      <w:r w:rsidRPr="002A5ACF">
        <w:rPr>
          <w:rFonts w:ascii="Palatino Linotype" w:hAnsi="Palatino Linotype"/>
          <w:i/>
          <w:iCs/>
          <w:noProof/>
          <w:sz w:val="22"/>
        </w:rPr>
        <w:t>Science (80-. ).</w:t>
      </w:r>
      <w:r w:rsidRPr="002A5ACF">
        <w:rPr>
          <w:rFonts w:ascii="Palatino Linotype" w:hAnsi="Palatino Linotype"/>
          <w:noProof/>
          <w:sz w:val="22"/>
        </w:rPr>
        <w:t xml:space="preserve"> </w:t>
      </w:r>
      <w:r w:rsidRPr="002A5ACF">
        <w:rPr>
          <w:rFonts w:ascii="Palatino Linotype" w:hAnsi="Palatino Linotype"/>
          <w:b/>
          <w:bCs/>
          <w:noProof/>
          <w:sz w:val="22"/>
        </w:rPr>
        <w:t>300</w:t>
      </w:r>
      <w:r w:rsidRPr="002A5ACF">
        <w:rPr>
          <w:rFonts w:ascii="Palatino Linotype" w:hAnsi="Palatino Linotype"/>
          <w:noProof/>
          <w:sz w:val="22"/>
        </w:rPr>
        <w:t>, 1404–9. (doi:10.1126/science.1082240)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19.</w:t>
      </w:r>
      <w:r w:rsidRPr="002A5ACF">
        <w:rPr>
          <w:rFonts w:ascii="Palatino Linotype" w:hAnsi="Palatino Linotype"/>
          <w:noProof/>
          <w:sz w:val="22"/>
        </w:rPr>
        <w:tab/>
        <w:t xml:space="preserve">Katz, S. &amp; Hershberg, R. 2013 Elevated mutagenesis does not explain the increased frequency of antibiotic resistant mutants in starved aging colonies. </w:t>
      </w:r>
      <w:r w:rsidRPr="002A5ACF">
        <w:rPr>
          <w:rFonts w:ascii="Palatino Linotype" w:hAnsi="Palatino Linotype"/>
          <w:i/>
          <w:iCs/>
          <w:noProof/>
          <w:sz w:val="22"/>
        </w:rPr>
        <w:t>PLoS Genet.</w:t>
      </w:r>
      <w:r w:rsidRPr="002A5ACF">
        <w:rPr>
          <w:rFonts w:ascii="Palatino Linotype" w:hAnsi="Palatino Linotype"/>
          <w:noProof/>
          <w:sz w:val="22"/>
        </w:rPr>
        <w:t xml:space="preserve"> </w:t>
      </w:r>
      <w:r w:rsidRPr="002A5ACF">
        <w:rPr>
          <w:rFonts w:ascii="Palatino Linotype" w:hAnsi="Palatino Linotype"/>
          <w:b/>
          <w:bCs/>
          <w:noProof/>
          <w:sz w:val="22"/>
        </w:rPr>
        <w:t>9</w:t>
      </w:r>
      <w:r w:rsidRPr="002A5ACF">
        <w:rPr>
          <w:rFonts w:ascii="Palatino Linotype" w:hAnsi="Palatino Linotype"/>
          <w:noProof/>
          <w:sz w:val="22"/>
        </w:rPr>
        <w:t>, e1003968. (doi:10.1371/journal.pgen.1003968)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20.</w:t>
      </w:r>
      <w:r w:rsidRPr="002A5ACF">
        <w:rPr>
          <w:rFonts w:ascii="Palatino Linotype" w:hAnsi="Palatino Linotype"/>
          <w:noProof/>
          <w:sz w:val="22"/>
        </w:rPr>
        <w:tab/>
        <w:t xml:space="preserve">Kivisaar, M. 2010 Mechanisms of stationary-phase mutagenesis in bacteria: mutational processes in pseudomonads. </w:t>
      </w:r>
      <w:r w:rsidRPr="002A5ACF">
        <w:rPr>
          <w:rFonts w:ascii="Palatino Linotype" w:hAnsi="Palatino Linotype"/>
          <w:i/>
          <w:iCs/>
          <w:noProof/>
          <w:sz w:val="22"/>
        </w:rPr>
        <w:t>FEMS Microbiol. Lett.</w:t>
      </w:r>
      <w:r w:rsidRPr="002A5ACF">
        <w:rPr>
          <w:rFonts w:ascii="Palatino Linotype" w:hAnsi="Palatino Linotype"/>
          <w:noProof/>
          <w:sz w:val="22"/>
        </w:rPr>
        <w:t xml:space="preserve"> </w:t>
      </w:r>
      <w:r w:rsidRPr="002A5ACF">
        <w:rPr>
          <w:rFonts w:ascii="Palatino Linotype" w:hAnsi="Palatino Linotype"/>
          <w:b/>
          <w:bCs/>
          <w:noProof/>
          <w:sz w:val="22"/>
        </w:rPr>
        <w:t>312</w:t>
      </w:r>
      <w:r w:rsidRPr="002A5ACF">
        <w:rPr>
          <w:rFonts w:ascii="Palatino Linotype" w:hAnsi="Palatino Linotype"/>
          <w:noProof/>
          <w:sz w:val="22"/>
        </w:rPr>
        <w:t>, 1–14. (doi:10.1111/j.1574-6968.2010.02027.x)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21.</w:t>
      </w:r>
      <w:r w:rsidRPr="002A5ACF">
        <w:rPr>
          <w:rFonts w:ascii="Palatino Linotype" w:hAnsi="Palatino Linotype"/>
          <w:noProof/>
          <w:sz w:val="22"/>
        </w:rPr>
        <w:tab/>
        <w:t xml:space="preserve">Kang, J. M., Iovine, N. M. &amp; Blaser, M. J. 2006 A paradigm for direct stress-induced mutation in prokaryotes. </w:t>
      </w:r>
      <w:r w:rsidRPr="002A5ACF">
        <w:rPr>
          <w:rFonts w:ascii="Palatino Linotype" w:hAnsi="Palatino Linotype"/>
          <w:i/>
          <w:iCs/>
          <w:noProof/>
          <w:sz w:val="22"/>
        </w:rPr>
        <w:t>FASEB J.</w:t>
      </w:r>
      <w:r w:rsidRPr="002A5ACF">
        <w:rPr>
          <w:rFonts w:ascii="Palatino Linotype" w:hAnsi="Palatino Linotype"/>
          <w:noProof/>
          <w:sz w:val="22"/>
        </w:rPr>
        <w:t xml:space="preserve"> </w:t>
      </w:r>
      <w:r w:rsidRPr="002A5ACF">
        <w:rPr>
          <w:rFonts w:ascii="Palatino Linotype" w:hAnsi="Palatino Linotype"/>
          <w:b/>
          <w:bCs/>
          <w:noProof/>
          <w:sz w:val="22"/>
        </w:rPr>
        <w:t>20</w:t>
      </w:r>
      <w:r w:rsidRPr="002A5ACF">
        <w:rPr>
          <w:rFonts w:ascii="Palatino Linotype" w:hAnsi="Palatino Linotype"/>
          <w:noProof/>
          <w:sz w:val="22"/>
        </w:rPr>
        <w:t>, 2476–85. (doi:10.1096/fj.06-6209com)</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22.</w:t>
      </w:r>
      <w:r w:rsidRPr="002A5ACF">
        <w:rPr>
          <w:rFonts w:ascii="Palatino Linotype" w:hAnsi="Palatino Linotype"/>
          <w:noProof/>
          <w:sz w:val="22"/>
        </w:rPr>
        <w:tab/>
        <w:t xml:space="preserve">Baharoglu, Z. &amp; Mazel, D. 2011 </w:t>
      </w:r>
      <w:r w:rsidRPr="002A5ACF">
        <w:rPr>
          <w:rFonts w:ascii="Palatino Linotype" w:hAnsi="Palatino Linotype"/>
          <w:i/>
          <w:iCs/>
          <w:noProof/>
          <w:sz w:val="22"/>
        </w:rPr>
        <w:t>Vibrio cholerae</w:t>
      </w:r>
      <w:r w:rsidRPr="002A5ACF">
        <w:rPr>
          <w:rFonts w:ascii="Palatino Linotype" w:hAnsi="Palatino Linotype"/>
          <w:noProof/>
          <w:sz w:val="22"/>
        </w:rPr>
        <w:t xml:space="preserve"> triggers SOS and mutagenesis in response to a wide range of antibiotics: a route towards multiresistance. </w:t>
      </w:r>
      <w:r w:rsidRPr="002A5ACF">
        <w:rPr>
          <w:rFonts w:ascii="Palatino Linotype" w:hAnsi="Palatino Linotype"/>
          <w:i/>
          <w:iCs/>
          <w:noProof/>
          <w:sz w:val="22"/>
        </w:rPr>
        <w:t>Antimicrob. Agents Chemother.</w:t>
      </w:r>
      <w:r w:rsidRPr="002A5ACF">
        <w:rPr>
          <w:rFonts w:ascii="Palatino Linotype" w:hAnsi="Palatino Linotype"/>
          <w:noProof/>
          <w:sz w:val="22"/>
        </w:rPr>
        <w:t xml:space="preserve"> </w:t>
      </w:r>
      <w:r w:rsidRPr="002A5ACF">
        <w:rPr>
          <w:rFonts w:ascii="Palatino Linotype" w:hAnsi="Palatino Linotype"/>
          <w:b/>
          <w:bCs/>
          <w:noProof/>
          <w:sz w:val="22"/>
        </w:rPr>
        <w:t>55</w:t>
      </w:r>
      <w:r w:rsidRPr="002A5ACF">
        <w:rPr>
          <w:rFonts w:ascii="Palatino Linotype" w:hAnsi="Palatino Linotype"/>
          <w:noProof/>
          <w:sz w:val="22"/>
        </w:rPr>
        <w:t>, 2438–41. (doi:10.1128/AAC.01549-10)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23.</w:t>
      </w:r>
      <w:r w:rsidRPr="002A5ACF">
        <w:rPr>
          <w:rFonts w:ascii="Palatino Linotype" w:hAnsi="Palatino Linotype"/>
          <w:noProof/>
          <w:sz w:val="22"/>
        </w:rPr>
        <w:tab/>
        <w:t xml:space="preserve">Henderson-Begg, S. K., Livermore, D. M. &amp; Hall, L. M. C. 2006 Effect of subinhibitory concentrations of antibiotics on mutation frequency in </w:t>
      </w:r>
      <w:r w:rsidRPr="002A5ACF">
        <w:rPr>
          <w:rFonts w:ascii="Palatino Linotype" w:hAnsi="Palatino Linotype"/>
          <w:i/>
          <w:iCs/>
          <w:noProof/>
          <w:sz w:val="22"/>
        </w:rPr>
        <w:t>Streptococcus pneumoniae</w:t>
      </w:r>
      <w:r w:rsidRPr="002A5ACF">
        <w:rPr>
          <w:rFonts w:ascii="Palatino Linotype" w:hAnsi="Palatino Linotype"/>
          <w:noProof/>
          <w:sz w:val="22"/>
        </w:rPr>
        <w:t xml:space="preserve">. </w:t>
      </w:r>
      <w:r w:rsidRPr="002A5ACF">
        <w:rPr>
          <w:rFonts w:ascii="Palatino Linotype" w:hAnsi="Palatino Linotype"/>
          <w:i/>
          <w:iCs/>
          <w:noProof/>
          <w:sz w:val="22"/>
        </w:rPr>
        <w:t>J. Antimicrob. Chemother.</w:t>
      </w:r>
      <w:r w:rsidRPr="002A5ACF">
        <w:rPr>
          <w:rFonts w:ascii="Palatino Linotype" w:hAnsi="Palatino Linotype"/>
          <w:noProof/>
          <w:sz w:val="22"/>
        </w:rPr>
        <w:t xml:space="preserve"> </w:t>
      </w:r>
      <w:r w:rsidRPr="002A5ACF">
        <w:rPr>
          <w:rFonts w:ascii="Palatino Linotype" w:hAnsi="Palatino Linotype"/>
          <w:b/>
          <w:bCs/>
          <w:noProof/>
          <w:sz w:val="22"/>
        </w:rPr>
        <w:t>57</w:t>
      </w:r>
      <w:r w:rsidRPr="002A5ACF">
        <w:rPr>
          <w:rFonts w:ascii="Palatino Linotype" w:hAnsi="Palatino Linotype"/>
          <w:noProof/>
          <w:sz w:val="22"/>
        </w:rPr>
        <w:t>, 849–54. (doi:10.1093/jac/dkl064)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24.</w:t>
      </w:r>
      <w:r w:rsidRPr="002A5ACF">
        <w:rPr>
          <w:rFonts w:ascii="Palatino Linotype" w:hAnsi="Palatino Linotype"/>
          <w:noProof/>
          <w:sz w:val="22"/>
        </w:rPr>
        <w:tab/>
        <w:t xml:space="preserve">Heidenreich, E. 2007 Adaptive mutation in </w:t>
      </w:r>
      <w:r w:rsidRPr="002A5ACF">
        <w:rPr>
          <w:rFonts w:ascii="Palatino Linotype" w:hAnsi="Palatino Linotype"/>
          <w:i/>
          <w:iCs/>
          <w:noProof/>
          <w:sz w:val="22"/>
        </w:rPr>
        <w:t>Saccharomyces cerevisiae</w:t>
      </w:r>
      <w:r w:rsidRPr="002A5ACF">
        <w:rPr>
          <w:rFonts w:ascii="Palatino Linotype" w:hAnsi="Palatino Linotype"/>
          <w:noProof/>
          <w:sz w:val="22"/>
        </w:rPr>
        <w:t xml:space="preserve">. </w:t>
      </w:r>
      <w:r w:rsidRPr="002A5ACF">
        <w:rPr>
          <w:rFonts w:ascii="Palatino Linotype" w:hAnsi="Palatino Linotype"/>
          <w:i/>
          <w:iCs/>
          <w:noProof/>
          <w:sz w:val="22"/>
        </w:rPr>
        <w:t>Crit. Rev. Biochem. Mol. Biol.</w:t>
      </w:r>
      <w:r w:rsidRPr="002A5ACF">
        <w:rPr>
          <w:rFonts w:ascii="Palatino Linotype" w:hAnsi="Palatino Linotype"/>
          <w:noProof/>
          <w:sz w:val="22"/>
        </w:rPr>
        <w:t xml:space="preserve"> </w:t>
      </w:r>
      <w:r w:rsidRPr="002A5ACF">
        <w:rPr>
          <w:rFonts w:ascii="Palatino Linotype" w:hAnsi="Palatino Linotype"/>
          <w:b/>
          <w:bCs/>
          <w:noProof/>
          <w:sz w:val="22"/>
        </w:rPr>
        <w:t>42</w:t>
      </w:r>
      <w:r w:rsidRPr="002A5ACF">
        <w:rPr>
          <w:rFonts w:ascii="Palatino Linotype" w:hAnsi="Palatino Linotype"/>
          <w:noProof/>
          <w:sz w:val="22"/>
        </w:rPr>
        <w:t>, 285–311. (doi:10.1080/10409230701507773)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25.</w:t>
      </w:r>
      <w:r w:rsidRPr="002A5ACF">
        <w:rPr>
          <w:rFonts w:ascii="Palatino Linotype" w:hAnsi="Palatino Linotype"/>
          <w:noProof/>
          <w:sz w:val="22"/>
        </w:rPr>
        <w:tab/>
        <w:t xml:space="preserve">Rodriguez, G. P., Romanova, N. V, Bao, G., Rouf, N. C., Kow, Y. W. &amp; Crouse, G. F. 2012 Mismatch repair-dependent mutagenesis in nondividing cells.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109</w:t>
      </w:r>
      <w:r w:rsidRPr="002A5ACF">
        <w:rPr>
          <w:rFonts w:ascii="Palatino Linotype" w:hAnsi="Palatino Linotype"/>
          <w:noProof/>
          <w:sz w:val="22"/>
        </w:rPr>
        <w:t xml:space="preserve">, 6153–8.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26.</w:t>
      </w:r>
      <w:r w:rsidRPr="002A5ACF">
        <w:rPr>
          <w:rFonts w:ascii="Palatino Linotype" w:hAnsi="Palatino Linotype"/>
          <w:noProof/>
          <w:sz w:val="22"/>
        </w:rPr>
        <w:tab/>
        <w:t xml:space="preserve">Goho, S. &amp; Bell, G. 2000 Mild environmental stress elicits mutations affecting fitness in Chlamydomonas. </w:t>
      </w:r>
      <w:r w:rsidRPr="002A5ACF">
        <w:rPr>
          <w:rFonts w:ascii="Palatino Linotype" w:hAnsi="Palatino Linotype"/>
          <w:i/>
          <w:iCs/>
          <w:noProof/>
          <w:sz w:val="22"/>
        </w:rPr>
        <w:t>Proc. R. Soc. B Biol. Sci.</w:t>
      </w:r>
      <w:r w:rsidRPr="002A5ACF">
        <w:rPr>
          <w:rFonts w:ascii="Palatino Linotype" w:hAnsi="Palatino Linotype"/>
          <w:noProof/>
          <w:sz w:val="22"/>
        </w:rPr>
        <w:t xml:space="preserve"> </w:t>
      </w:r>
      <w:r w:rsidRPr="002A5ACF">
        <w:rPr>
          <w:rFonts w:ascii="Palatino Linotype" w:hAnsi="Palatino Linotype"/>
          <w:b/>
          <w:bCs/>
          <w:noProof/>
          <w:sz w:val="22"/>
        </w:rPr>
        <w:t>267</w:t>
      </w:r>
      <w:r w:rsidRPr="002A5ACF">
        <w:rPr>
          <w:rFonts w:ascii="Palatino Linotype" w:hAnsi="Palatino Linotype"/>
          <w:noProof/>
          <w:sz w:val="22"/>
        </w:rPr>
        <w:t>, 123–9. (doi:10.1098/rspb.2000.0976)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27.</w:t>
      </w:r>
      <w:r w:rsidRPr="002A5ACF">
        <w:rPr>
          <w:rFonts w:ascii="Palatino Linotype" w:hAnsi="Palatino Linotype"/>
          <w:noProof/>
          <w:sz w:val="22"/>
        </w:rPr>
        <w:tab/>
        <w:t xml:space="preserve">Matsuba, C., Ostrow, D. G., Salomon, M. P., Tolani, A. &amp; Baer, C. F. 2012 Temperature, stress and spontaneous mutation in </w:t>
      </w:r>
      <w:r w:rsidRPr="002A5ACF">
        <w:rPr>
          <w:rFonts w:ascii="Palatino Linotype" w:hAnsi="Palatino Linotype"/>
          <w:i/>
          <w:iCs/>
          <w:noProof/>
          <w:sz w:val="22"/>
        </w:rPr>
        <w:t>Caenorhabditis briggsae</w:t>
      </w:r>
      <w:r w:rsidRPr="002A5ACF">
        <w:rPr>
          <w:rFonts w:ascii="Palatino Linotype" w:hAnsi="Palatino Linotype"/>
          <w:noProof/>
          <w:sz w:val="22"/>
        </w:rPr>
        <w:t xml:space="preserve"> and </w:t>
      </w:r>
      <w:r w:rsidRPr="002A5ACF">
        <w:rPr>
          <w:rFonts w:ascii="Palatino Linotype" w:hAnsi="Palatino Linotype"/>
          <w:i/>
          <w:iCs/>
          <w:noProof/>
          <w:sz w:val="22"/>
        </w:rPr>
        <w:t>Caenorhabditis elegans</w:t>
      </w:r>
      <w:r w:rsidRPr="002A5ACF">
        <w:rPr>
          <w:rFonts w:ascii="Palatino Linotype" w:hAnsi="Palatino Linotype"/>
          <w:noProof/>
          <w:sz w:val="22"/>
        </w:rPr>
        <w:t xml:space="preserve">. </w:t>
      </w:r>
      <w:r w:rsidRPr="002A5ACF">
        <w:rPr>
          <w:rFonts w:ascii="Palatino Linotype" w:hAnsi="Palatino Linotype"/>
          <w:i/>
          <w:iCs/>
          <w:noProof/>
          <w:sz w:val="22"/>
        </w:rPr>
        <w:t>Biol. Lett.</w:t>
      </w:r>
      <w:r w:rsidRPr="002A5ACF">
        <w:rPr>
          <w:rFonts w:ascii="Palatino Linotype" w:hAnsi="Palatino Linotype"/>
          <w:noProof/>
          <w:sz w:val="22"/>
        </w:rPr>
        <w:t xml:space="preserve"> , 8–12. (doi:10.1098/rsbl.2012.0334)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28.</w:t>
      </w:r>
      <w:r w:rsidRPr="002A5ACF">
        <w:rPr>
          <w:rFonts w:ascii="Palatino Linotype" w:hAnsi="Palatino Linotype"/>
          <w:noProof/>
          <w:sz w:val="22"/>
        </w:rPr>
        <w:tab/>
        <w:t xml:space="preserve">Sharp, N. P. &amp; Agrawal, A. F. 2012 Evidence for elevated mutation rates in low-quality genotypes.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109</w:t>
      </w:r>
      <w:r w:rsidRPr="002A5ACF">
        <w:rPr>
          <w:rFonts w:ascii="Palatino Linotype" w:hAnsi="Palatino Linotype"/>
          <w:noProof/>
          <w:sz w:val="22"/>
        </w:rPr>
        <w:t>, 6142–6. (doi:10.1073/pnas.1118918109)</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29.</w:t>
      </w:r>
      <w:r w:rsidRPr="002A5ACF">
        <w:rPr>
          <w:rFonts w:ascii="Palatino Linotype" w:hAnsi="Palatino Linotype"/>
          <w:noProof/>
          <w:sz w:val="22"/>
        </w:rPr>
        <w:tab/>
        <w:t xml:space="preserve">Bristow, R. G. &amp; Hill, R. P. 2008 Hypoxia and metabolism: Hypoxia, DNA repair and genetic instability. </w:t>
      </w:r>
      <w:r w:rsidRPr="002A5ACF">
        <w:rPr>
          <w:rFonts w:ascii="Palatino Linotype" w:hAnsi="Palatino Linotype"/>
          <w:i/>
          <w:iCs/>
          <w:noProof/>
          <w:sz w:val="22"/>
        </w:rPr>
        <w:t>Nat. Rev. Cancer</w:t>
      </w:r>
      <w:r w:rsidRPr="002A5ACF">
        <w:rPr>
          <w:rFonts w:ascii="Palatino Linotype" w:hAnsi="Palatino Linotype"/>
          <w:noProof/>
          <w:sz w:val="22"/>
        </w:rPr>
        <w:t xml:space="preserve"> </w:t>
      </w:r>
      <w:r w:rsidRPr="002A5ACF">
        <w:rPr>
          <w:rFonts w:ascii="Palatino Linotype" w:hAnsi="Palatino Linotype"/>
          <w:b/>
          <w:bCs/>
          <w:noProof/>
          <w:sz w:val="22"/>
        </w:rPr>
        <w:t>8</w:t>
      </w:r>
      <w:r w:rsidRPr="002A5ACF">
        <w:rPr>
          <w:rFonts w:ascii="Palatino Linotype" w:hAnsi="Palatino Linotype"/>
          <w:noProof/>
          <w:sz w:val="22"/>
        </w:rPr>
        <w:t>, 180–92. (doi:10.1038/nrc2344)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30.</w:t>
      </w:r>
      <w:r w:rsidRPr="002A5ACF">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2A5ACF">
        <w:rPr>
          <w:rFonts w:ascii="Palatino Linotype" w:hAnsi="Palatino Linotype"/>
          <w:i/>
          <w:iCs/>
          <w:noProof/>
          <w:sz w:val="22"/>
        </w:rPr>
        <w:t>Mol. Cell</w:t>
      </w:r>
      <w:r w:rsidRPr="002A5ACF">
        <w:rPr>
          <w:rFonts w:ascii="Palatino Linotype" w:hAnsi="Palatino Linotype"/>
          <w:noProof/>
          <w:sz w:val="22"/>
        </w:rPr>
        <w:t xml:space="preserve"> </w:t>
      </w:r>
      <w:r w:rsidRPr="002A5ACF">
        <w:rPr>
          <w:rFonts w:ascii="Palatino Linotype" w:hAnsi="Palatino Linotype"/>
          <w:b/>
          <w:bCs/>
          <w:noProof/>
          <w:sz w:val="22"/>
        </w:rPr>
        <w:t>19</w:t>
      </w:r>
      <w:r w:rsidRPr="002A5ACF">
        <w:rPr>
          <w:rFonts w:ascii="Palatino Linotype" w:hAnsi="Palatino Linotype"/>
          <w:noProof/>
          <w:sz w:val="22"/>
        </w:rPr>
        <w:t>, 791–804. (doi:10.1016/j.molcel.2005.07.025)</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31.</w:t>
      </w:r>
      <w:r w:rsidRPr="002A5ACF">
        <w:rPr>
          <w:rFonts w:ascii="Palatino Linotype" w:hAnsi="Palatino Linotype"/>
          <w:noProof/>
          <w:sz w:val="22"/>
        </w:rPr>
        <w:tab/>
        <w:t xml:space="preserve">Debora, B. N., Vidales, L. E., Ramírez, R., Ramírez, M., Robleto, E. A., Yasbin, R. E. &amp; Pedraza-Reyes, M. 2010 Mismatch Repair Modulation of MutY Activity Drives </w:t>
      </w:r>
      <w:r w:rsidRPr="002A5ACF">
        <w:rPr>
          <w:rFonts w:ascii="Palatino Linotype" w:hAnsi="Palatino Linotype"/>
          <w:i/>
          <w:iCs/>
          <w:noProof/>
          <w:sz w:val="22"/>
        </w:rPr>
        <w:t>Bacillus subtilis</w:t>
      </w:r>
      <w:r w:rsidRPr="002A5ACF">
        <w:rPr>
          <w:rFonts w:ascii="Palatino Linotype" w:hAnsi="Palatino Linotype"/>
          <w:noProof/>
          <w:sz w:val="22"/>
        </w:rPr>
        <w:t xml:space="preserve"> Stationary-Phase Mutagenesis. </w:t>
      </w:r>
      <w:r w:rsidRPr="002A5ACF">
        <w:rPr>
          <w:rFonts w:ascii="Palatino Linotype" w:hAnsi="Palatino Linotype"/>
          <w:i/>
          <w:iCs/>
          <w:noProof/>
          <w:sz w:val="22"/>
        </w:rPr>
        <w:t>J. Bacteriol.</w:t>
      </w:r>
      <w:r w:rsidRPr="002A5ACF">
        <w:rPr>
          <w:rFonts w:ascii="Palatino Linotype" w:hAnsi="Palatino Linotype"/>
          <w:noProof/>
          <w:sz w:val="22"/>
        </w:rPr>
        <w:t xml:space="preserve"> </w:t>
      </w:r>
      <w:r w:rsidRPr="002A5ACF">
        <w:rPr>
          <w:rFonts w:ascii="Palatino Linotype" w:hAnsi="Palatino Linotype"/>
          <w:b/>
          <w:bCs/>
          <w:noProof/>
          <w:sz w:val="22"/>
        </w:rPr>
        <w:t>193</w:t>
      </w:r>
      <w:r w:rsidRPr="002A5ACF">
        <w:rPr>
          <w:rFonts w:ascii="Palatino Linotype" w:hAnsi="Palatino Linotype"/>
          <w:noProof/>
          <w:sz w:val="22"/>
        </w:rPr>
        <w:t>, 236–45. (doi:10.1128/JB.00940-10)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32.</w:t>
      </w:r>
      <w:r w:rsidRPr="002A5ACF">
        <w:rPr>
          <w:rFonts w:ascii="Palatino Linotype" w:hAnsi="Palatino Linotype"/>
          <w:noProof/>
          <w:sz w:val="22"/>
        </w:rPr>
        <w:tab/>
        <w:t xml:space="preserve">Al Mamun, A. A. M. et al. 2012 Identity and function of a large gene network underlying mutagenic repair of DNA breaks. </w:t>
      </w:r>
      <w:r w:rsidRPr="002A5ACF">
        <w:rPr>
          <w:rFonts w:ascii="Palatino Linotype" w:hAnsi="Palatino Linotype"/>
          <w:i/>
          <w:iCs/>
          <w:noProof/>
          <w:sz w:val="22"/>
        </w:rPr>
        <w:t>Science (80-. ).</w:t>
      </w:r>
      <w:r w:rsidRPr="002A5ACF">
        <w:rPr>
          <w:rFonts w:ascii="Palatino Linotype" w:hAnsi="Palatino Linotype"/>
          <w:noProof/>
          <w:sz w:val="22"/>
        </w:rPr>
        <w:t xml:space="preserve"> </w:t>
      </w:r>
      <w:r w:rsidRPr="002A5ACF">
        <w:rPr>
          <w:rFonts w:ascii="Palatino Linotype" w:hAnsi="Palatino Linotype"/>
          <w:b/>
          <w:bCs/>
          <w:noProof/>
          <w:sz w:val="22"/>
        </w:rPr>
        <w:t>338</w:t>
      </w:r>
      <w:r w:rsidRPr="002A5ACF">
        <w:rPr>
          <w:rFonts w:ascii="Palatino Linotype" w:hAnsi="Palatino Linotype"/>
          <w:noProof/>
          <w:sz w:val="22"/>
        </w:rPr>
        <w:t>, 1344–8. (doi:10.1126/science.1226683)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33.</w:t>
      </w:r>
      <w:r w:rsidRPr="002A5ACF">
        <w:rPr>
          <w:rFonts w:ascii="Palatino Linotype" w:hAnsi="Palatino Linotype"/>
          <w:noProof/>
          <w:sz w:val="22"/>
        </w:rPr>
        <w:tab/>
        <w:t xml:space="preserve">Tenaillon, O., Denamur, E. &amp; Matic, I. 2004 Evolutionary significance of stress-induced mutagenesis in bacteria. </w:t>
      </w:r>
      <w:r w:rsidRPr="002A5ACF">
        <w:rPr>
          <w:rFonts w:ascii="Palatino Linotype" w:hAnsi="Palatino Linotype"/>
          <w:i/>
          <w:iCs/>
          <w:noProof/>
          <w:sz w:val="22"/>
        </w:rPr>
        <w:t>Trends Microbiol.</w:t>
      </w:r>
      <w:r w:rsidRPr="002A5ACF">
        <w:rPr>
          <w:rFonts w:ascii="Palatino Linotype" w:hAnsi="Palatino Linotype"/>
          <w:noProof/>
          <w:sz w:val="22"/>
        </w:rPr>
        <w:t xml:space="preserve"> </w:t>
      </w:r>
      <w:r w:rsidRPr="002A5ACF">
        <w:rPr>
          <w:rFonts w:ascii="Palatino Linotype" w:hAnsi="Palatino Linotype"/>
          <w:b/>
          <w:bCs/>
          <w:noProof/>
          <w:sz w:val="22"/>
        </w:rPr>
        <w:t>12</w:t>
      </w:r>
      <w:r w:rsidRPr="002A5ACF">
        <w:rPr>
          <w:rFonts w:ascii="Palatino Linotype" w:hAnsi="Palatino Linotype"/>
          <w:noProof/>
          <w:sz w:val="22"/>
        </w:rPr>
        <w:t>, 264–70. (doi:10.1016/j.tim.2004.04.002)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34.</w:t>
      </w:r>
      <w:r w:rsidRPr="002A5ACF">
        <w:rPr>
          <w:rFonts w:ascii="Palatino Linotype" w:hAnsi="Palatino Linotype"/>
          <w:noProof/>
          <w:sz w:val="22"/>
        </w:rPr>
        <w:tab/>
        <w:t xml:space="preserve">Cirz, R. T. &amp; Romesberg, F. E. 2007 Controlling mutation: intervening in evolution as a therapeutic strategy. </w:t>
      </w:r>
      <w:r w:rsidRPr="002A5ACF">
        <w:rPr>
          <w:rFonts w:ascii="Palatino Linotype" w:hAnsi="Palatino Linotype"/>
          <w:i/>
          <w:iCs/>
          <w:noProof/>
          <w:sz w:val="22"/>
        </w:rPr>
        <w:t>Crit. Rev. Biochem. Mol. Biol.</w:t>
      </w:r>
      <w:r w:rsidRPr="002A5ACF">
        <w:rPr>
          <w:rFonts w:ascii="Palatino Linotype" w:hAnsi="Palatino Linotype"/>
          <w:noProof/>
          <w:sz w:val="22"/>
        </w:rPr>
        <w:t xml:space="preserve"> </w:t>
      </w:r>
      <w:r w:rsidRPr="002A5ACF">
        <w:rPr>
          <w:rFonts w:ascii="Palatino Linotype" w:hAnsi="Palatino Linotype"/>
          <w:b/>
          <w:bCs/>
          <w:noProof/>
          <w:sz w:val="22"/>
        </w:rPr>
        <w:t>42</w:t>
      </w:r>
      <w:r w:rsidRPr="002A5ACF">
        <w:rPr>
          <w:rFonts w:ascii="Palatino Linotype" w:hAnsi="Palatino Linotype"/>
          <w:noProof/>
          <w:sz w:val="22"/>
        </w:rPr>
        <w:t>, 341–54. (doi:10.1080/10409230701597741)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35.</w:t>
      </w:r>
      <w:r w:rsidRPr="002A5ACF">
        <w:rPr>
          <w:rFonts w:ascii="Palatino Linotype" w:hAnsi="Palatino Linotype"/>
          <w:noProof/>
          <w:sz w:val="22"/>
        </w:rPr>
        <w:tab/>
        <w:t xml:space="preserve">Agrawal, A. F. 2002 Genetic loads under fitness-dependent mutation rates. </w:t>
      </w:r>
      <w:r w:rsidRPr="002A5ACF">
        <w:rPr>
          <w:rFonts w:ascii="Palatino Linotype" w:hAnsi="Palatino Linotype"/>
          <w:i/>
          <w:iCs/>
          <w:noProof/>
          <w:sz w:val="22"/>
        </w:rPr>
        <w:t>J. Evol. Biol.</w:t>
      </w:r>
      <w:r w:rsidRPr="002A5ACF">
        <w:rPr>
          <w:rFonts w:ascii="Palatino Linotype" w:hAnsi="Palatino Linotype"/>
          <w:noProof/>
          <w:sz w:val="22"/>
        </w:rPr>
        <w:t xml:space="preserve"> </w:t>
      </w:r>
      <w:r w:rsidRPr="002A5ACF">
        <w:rPr>
          <w:rFonts w:ascii="Palatino Linotype" w:hAnsi="Palatino Linotype"/>
          <w:b/>
          <w:bCs/>
          <w:noProof/>
          <w:sz w:val="22"/>
        </w:rPr>
        <w:t>15</w:t>
      </w:r>
      <w:r w:rsidRPr="002A5ACF">
        <w:rPr>
          <w:rFonts w:ascii="Palatino Linotype" w:hAnsi="Palatino Linotype"/>
          <w:noProof/>
          <w:sz w:val="22"/>
        </w:rPr>
        <w:t>, 1004–1010. (doi:10.1046/j.1420-9101.2002.00464.x)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36.</w:t>
      </w:r>
      <w:r w:rsidRPr="002A5ACF">
        <w:rPr>
          <w:rFonts w:ascii="Palatino Linotype" w:hAnsi="Palatino Linotype"/>
          <w:noProof/>
          <w:sz w:val="22"/>
        </w:rPr>
        <w:tab/>
        <w:t xml:space="preserve">Shaw, F. H. &amp; Baer, C. F. 2011 Fitness-dependent mutation rates in finite populations. </w:t>
      </w:r>
      <w:r w:rsidRPr="002A5ACF">
        <w:rPr>
          <w:rFonts w:ascii="Palatino Linotype" w:hAnsi="Palatino Linotype"/>
          <w:i/>
          <w:iCs/>
          <w:noProof/>
          <w:sz w:val="22"/>
        </w:rPr>
        <w:t>J. Evol. Biol.</w:t>
      </w:r>
      <w:r w:rsidRPr="002A5ACF">
        <w:rPr>
          <w:rFonts w:ascii="Palatino Linotype" w:hAnsi="Palatino Linotype"/>
          <w:noProof/>
          <w:sz w:val="22"/>
        </w:rPr>
        <w:t xml:space="preserve"> </w:t>
      </w:r>
      <w:r w:rsidRPr="002A5ACF">
        <w:rPr>
          <w:rFonts w:ascii="Palatino Linotype" w:hAnsi="Palatino Linotype"/>
          <w:b/>
          <w:bCs/>
          <w:noProof/>
          <w:sz w:val="22"/>
        </w:rPr>
        <w:t>24</w:t>
      </w:r>
      <w:r w:rsidRPr="002A5ACF">
        <w:rPr>
          <w:rFonts w:ascii="Palatino Linotype" w:hAnsi="Palatino Linotype"/>
          <w:noProof/>
          <w:sz w:val="22"/>
        </w:rPr>
        <w:t>, 1677–84. (doi:10.1111/j.1420-9101.2011.02320.x)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37.</w:t>
      </w:r>
      <w:r w:rsidRPr="002A5ACF">
        <w:rPr>
          <w:rFonts w:ascii="Palatino Linotype" w:hAnsi="Palatino Linotype"/>
          <w:noProof/>
          <w:sz w:val="22"/>
        </w:rPr>
        <w:tab/>
        <w:t xml:space="preserve">Ram, Y. &amp; Hadany, L. 2012 The evolution of stress-induced hypermutation in asexual populations.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66</w:t>
      </w:r>
      <w:r w:rsidRPr="002A5ACF">
        <w:rPr>
          <w:rFonts w:ascii="Palatino Linotype" w:hAnsi="Palatino Linotype"/>
          <w:noProof/>
          <w:sz w:val="22"/>
        </w:rPr>
        <w:t>, 2315–28. (doi:10.1111/j.1558-5646.2012.01576.x)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38.</w:t>
      </w:r>
      <w:r w:rsidRPr="002A5ACF">
        <w:rPr>
          <w:rFonts w:ascii="Palatino Linotype" w:hAnsi="Palatino Linotype"/>
          <w:noProof/>
          <w:sz w:val="22"/>
        </w:rPr>
        <w:tab/>
        <w:t xml:space="preserve">Wright, S. 1931 Evolution in Mendelian Populations.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16</w:t>
      </w:r>
      <w:r w:rsidRPr="002A5ACF">
        <w:rPr>
          <w:rFonts w:ascii="Palatino Linotype" w:hAnsi="Palatino Linotype"/>
          <w:noProof/>
          <w:sz w:val="22"/>
        </w:rPr>
        <w:t xml:space="preserve">, 97–159.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39.</w:t>
      </w:r>
      <w:r w:rsidRPr="002A5ACF">
        <w:rPr>
          <w:rFonts w:ascii="Palatino Linotype" w:hAnsi="Palatino Linotype"/>
          <w:noProof/>
          <w:sz w:val="22"/>
        </w:rPr>
        <w:tab/>
        <w:t xml:space="preserve">Wright, S. 1988 Surfaces of selective value revisited. </w:t>
      </w:r>
      <w:r w:rsidRPr="002A5ACF">
        <w:rPr>
          <w:rFonts w:ascii="Palatino Linotype" w:hAnsi="Palatino Linotype"/>
          <w:i/>
          <w:iCs/>
          <w:noProof/>
          <w:sz w:val="22"/>
        </w:rPr>
        <w:t>Am. Nat.</w:t>
      </w:r>
      <w:r w:rsidRPr="002A5ACF">
        <w:rPr>
          <w:rFonts w:ascii="Palatino Linotype" w:hAnsi="Palatino Linotype"/>
          <w:noProof/>
          <w:sz w:val="22"/>
        </w:rPr>
        <w:t xml:space="preserve"> </w:t>
      </w:r>
      <w:r w:rsidRPr="002A5ACF">
        <w:rPr>
          <w:rFonts w:ascii="Palatino Linotype" w:hAnsi="Palatino Linotype"/>
          <w:b/>
          <w:bCs/>
          <w:noProof/>
          <w:sz w:val="22"/>
        </w:rPr>
        <w:t>131</w:t>
      </w:r>
      <w:r w:rsidRPr="002A5ACF">
        <w:rPr>
          <w:rFonts w:ascii="Palatino Linotype" w:hAnsi="Palatino Linotype"/>
          <w:noProof/>
          <w:sz w:val="22"/>
        </w:rPr>
        <w:t>, 115–123. (doi:10.1086/284777)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40.</w:t>
      </w:r>
      <w:r w:rsidRPr="002A5ACF">
        <w:rPr>
          <w:rFonts w:ascii="Palatino Linotype" w:hAnsi="Palatino Linotype"/>
          <w:noProof/>
          <w:sz w:val="22"/>
        </w:rPr>
        <w:tab/>
        <w:t xml:space="preserve">Gibson, J. L. et al. 2010 The sigma(E) stress response is required for stress-induced mutation and amplification in Escherichia coli. </w:t>
      </w:r>
      <w:r w:rsidRPr="002A5ACF">
        <w:rPr>
          <w:rFonts w:ascii="Palatino Linotype" w:hAnsi="Palatino Linotype"/>
          <w:i/>
          <w:iCs/>
          <w:noProof/>
          <w:sz w:val="22"/>
        </w:rPr>
        <w:t>Mol. Microbiol.</w:t>
      </w:r>
      <w:r w:rsidRPr="002A5ACF">
        <w:rPr>
          <w:rFonts w:ascii="Palatino Linotype" w:hAnsi="Palatino Linotype"/>
          <w:noProof/>
          <w:sz w:val="22"/>
        </w:rPr>
        <w:t xml:space="preserve"> </w:t>
      </w:r>
      <w:r w:rsidRPr="002A5ACF">
        <w:rPr>
          <w:rFonts w:ascii="Palatino Linotype" w:hAnsi="Palatino Linotype"/>
          <w:b/>
          <w:bCs/>
          <w:noProof/>
          <w:sz w:val="22"/>
        </w:rPr>
        <w:t>77</w:t>
      </w:r>
      <w:r w:rsidRPr="002A5ACF">
        <w:rPr>
          <w:rFonts w:ascii="Palatino Linotype" w:hAnsi="Palatino Linotype"/>
          <w:noProof/>
          <w:sz w:val="22"/>
        </w:rPr>
        <w:t>, 415–30. (doi:10.1111/j.1365-2958.2010.07213.x)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41.</w:t>
      </w:r>
      <w:r w:rsidRPr="002A5ACF">
        <w:rPr>
          <w:rFonts w:ascii="Palatino Linotype" w:hAnsi="Palatino Linotype"/>
          <w:noProof/>
          <w:sz w:val="22"/>
        </w:rPr>
        <w:tab/>
        <w:t xml:space="preserve">Haigh, J. 1978 The accumulation of deleterious genes in a population - Muller’s Ratchet.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14</w:t>
      </w:r>
      <w:r w:rsidRPr="002A5ACF">
        <w:rPr>
          <w:rFonts w:ascii="Palatino Linotype" w:hAnsi="Palatino Linotype"/>
          <w:noProof/>
          <w:sz w:val="22"/>
        </w:rPr>
        <w:t>, 251–267. (doi:10.1016/0040-5809(78)90027-8)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42.</w:t>
      </w:r>
      <w:r w:rsidRPr="002A5ACF">
        <w:rPr>
          <w:rFonts w:ascii="Palatino Linotype" w:hAnsi="Palatino Linotype"/>
          <w:noProof/>
          <w:sz w:val="22"/>
        </w:rPr>
        <w:tab/>
        <w:t xml:space="preserve">Gessler, D. D. G. 1995 The constraints of finite size in asexual populations and the rate of the ratchet. </w:t>
      </w:r>
      <w:r w:rsidRPr="002A5ACF">
        <w:rPr>
          <w:rFonts w:ascii="Palatino Linotype" w:hAnsi="Palatino Linotype"/>
          <w:i/>
          <w:iCs/>
          <w:noProof/>
          <w:sz w:val="22"/>
        </w:rPr>
        <w:t>Genet. Res.</w:t>
      </w:r>
      <w:r w:rsidRPr="002A5ACF">
        <w:rPr>
          <w:rFonts w:ascii="Palatino Linotype" w:hAnsi="Palatino Linotype"/>
          <w:noProof/>
          <w:sz w:val="22"/>
        </w:rPr>
        <w:t xml:space="preserve"> </w:t>
      </w:r>
      <w:r w:rsidRPr="002A5ACF">
        <w:rPr>
          <w:rFonts w:ascii="Palatino Linotype" w:hAnsi="Palatino Linotype"/>
          <w:b/>
          <w:bCs/>
          <w:noProof/>
          <w:sz w:val="22"/>
        </w:rPr>
        <w:t>66</w:t>
      </w:r>
      <w:r w:rsidRPr="002A5ACF">
        <w:rPr>
          <w:rFonts w:ascii="Palatino Linotype" w:hAnsi="Palatino Linotype"/>
          <w:noProof/>
          <w:sz w:val="22"/>
        </w:rPr>
        <w:t>, 241. (doi:10.1017/S0016672300034686)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43.</w:t>
      </w:r>
      <w:r w:rsidRPr="002A5ACF">
        <w:rPr>
          <w:rFonts w:ascii="Palatino Linotype" w:hAnsi="Palatino Linotype"/>
          <w:noProof/>
          <w:sz w:val="22"/>
        </w:rPr>
        <w:tab/>
        <w:t xml:space="preserve">Gordo, I. &amp; Dionisio, F. 2005 Nonequilibrium model for estimating parameters of deleterious mutations. </w:t>
      </w:r>
      <w:r w:rsidRPr="002A5ACF">
        <w:rPr>
          <w:rFonts w:ascii="Palatino Linotype" w:hAnsi="Palatino Linotype"/>
          <w:i/>
          <w:iCs/>
          <w:noProof/>
          <w:sz w:val="22"/>
        </w:rPr>
        <w:t>Phys. Rev. E</w:t>
      </w:r>
      <w:r w:rsidRPr="002A5ACF">
        <w:rPr>
          <w:rFonts w:ascii="Palatino Linotype" w:hAnsi="Palatino Linotype"/>
          <w:noProof/>
          <w:sz w:val="22"/>
        </w:rPr>
        <w:t xml:space="preserve"> </w:t>
      </w:r>
      <w:r w:rsidRPr="002A5ACF">
        <w:rPr>
          <w:rFonts w:ascii="Palatino Linotype" w:hAnsi="Palatino Linotype"/>
          <w:b/>
          <w:bCs/>
          <w:noProof/>
          <w:sz w:val="22"/>
        </w:rPr>
        <w:t>71</w:t>
      </w:r>
      <w:r w:rsidRPr="002A5ACF">
        <w:rPr>
          <w:rFonts w:ascii="Palatino Linotype" w:hAnsi="Palatino Linotype"/>
          <w:noProof/>
          <w:sz w:val="22"/>
        </w:rPr>
        <w:t>, 18–21. (doi:10.1103/PhysRevE.71.031907)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44.</w:t>
      </w:r>
      <w:r w:rsidRPr="002A5ACF">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2A5ACF">
        <w:rPr>
          <w:rFonts w:ascii="Palatino Linotype" w:hAnsi="Palatino Linotype"/>
          <w:i/>
          <w:iCs/>
          <w:noProof/>
          <w:sz w:val="22"/>
        </w:rPr>
        <w:t>J. Math. Biol.</w:t>
      </w:r>
      <w:r w:rsidRPr="002A5ACF">
        <w:rPr>
          <w:rFonts w:ascii="Palatino Linotype" w:hAnsi="Palatino Linotype"/>
          <w:noProof/>
          <w:sz w:val="22"/>
        </w:rPr>
        <w:t xml:space="preserve"> </w:t>
      </w:r>
      <w:r w:rsidRPr="002A5ACF">
        <w:rPr>
          <w:rFonts w:ascii="Palatino Linotype" w:hAnsi="Palatino Linotype"/>
          <w:b/>
          <w:bCs/>
          <w:noProof/>
          <w:sz w:val="22"/>
        </w:rPr>
        <w:t>12</w:t>
      </w:r>
      <w:r w:rsidRPr="002A5ACF">
        <w:rPr>
          <w:rFonts w:ascii="Palatino Linotype" w:hAnsi="Palatino Linotype"/>
          <w:noProof/>
          <w:sz w:val="22"/>
        </w:rPr>
        <w:t>, 355–362. (doi:10.1007/BF00276922)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45.</w:t>
      </w:r>
      <w:r w:rsidRPr="002A5ACF">
        <w:rPr>
          <w:rFonts w:ascii="Palatino Linotype" w:hAnsi="Palatino Linotype"/>
          <w:noProof/>
          <w:sz w:val="22"/>
        </w:rPr>
        <w:tab/>
        <w:t xml:space="preserve">Fisher, R. A. 1930 </w:t>
      </w:r>
      <w:r w:rsidRPr="002A5ACF">
        <w:rPr>
          <w:rFonts w:ascii="Palatino Linotype" w:hAnsi="Palatino Linotype"/>
          <w:i/>
          <w:iCs/>
          <w:noProof/>
          <w:sz w:val="22"/>
        </w:rPr>
        <w:t>The Genetical Theory of Natural Selection</w:t>
      </w:r>
      <w:r w:rsidRPr="002A5ACF">
        <w:rPr>
          <w:rFonts w:ascii="Palatino Linotype" w:hAnsi="Palatino Linotype"/>
          <w:noProof/>
          <w:sz w:val="22"/>
        </w:rPr>
        <w:t>. Oxford: Clarendon Press.</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46.</w:t>
      </w:r>
      <w:r w:rsidRPr="002A5ACF">
        <w:rPr>
          <w:rFonts w:ascii="Palatino Linotype" w:hAnsi="Palatino Linotype"/>
          <w:noProof/>
          <w:sz w:val="22"/>
        </w:rPr>
        <w:tab/>
        <w:t xml:space="preserve">Patwa, Z. &amp; Wahl, L. M. 2008 The fixation probability of beneficial mutations. </w:t>
      </w:r>
      <w:r w:rsidRPr="002A5ACF">
        <w:rPr>
          <w:rFonts w:ascii="Palatino Linotype" w:hAnsi="Palatino Linotype"/>
          <w:i/>
          <w:iCs/>
          <w:noProof/>
          <w:sz w:val="22"/>
        </w:rPr>
        <w:t>J. R. Soc. Interface</w:t>
      </w:r>
      <w:r w:rsidRPr="002A5ACF">
        <w:rPr>
          <w:rFonts w:ascii="Palatino Linotype" w:hAnsi="Palatino Linotype"/>
          <w:noProof/>
          <w:sz w:val="22"/>
        </w:rPr>
        <w:t xml:space="preserve"> </w:t>
      </w:r>
      <w:r w:rsidRPr="002A5ACF">
        <w:rPr>
          <w:rFonts w:ascii="Palatino Linotype" w:hAnsi="Palatino Linotype"/>
          <w:b/>
          <w:bCs/>
          <w:noProof/>
          <w:sz w:val="22"/>
        </w:rPr>
        <w:t>5</w:t>
      </w:r>
      <w:r w:rsidRPr="002A5ACF">
        <w:rPr>
          <w:rFonts w:ascii="Palatino Linotype" w:hAnsi="Palatino Linotype"/>
          <w:noProof/>
          <w:sz w:val="22"/>
        </w:rPr>
        <w:t>, 1279–89. (doi:10.1098/rsif.2008.0248)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47.</w:t>
      </w:r>
      <w:r w:rsidRPr="002A5ACF">
        <w:rPr>
          <w:rFonts w:ascii="Palatino Linotype" w:hAnsi="Palatino Linotype"/>
          <w:noProof/>
          <w:sz w:val="22"/>
        </w:rPr>
        <w:tab/>
        <w:t xml:space="preserve">Weinreich, D. M. &amp; Chao, L. 2005 Rapid evolutionary escape by large populations from local fitness peaks is likely in nature.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59</w:t>
      </w:r>
      <w:r w:rsidRPr="002A5ACF">
        <w:rPr>
          <w:rFonts w:ascii="Palatino Linotype" w:hAnsi="Palatino Linotype"/>
          <w:noProof/>
          <w:sz w:val="22"/>
        </w:rPr>
        <w:t xml:space="preserve">, 1175–82.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48.</w:t>
      </w:r>
      <w:r w:rsidRPr="002A5ACF">
        <w:rPr>
          <w:rFonts w:ascii="Palatino Linotype" w:hAnsi="Palatino Linotype"/>
          <w:noProof/>
          <w:sz w:val="22"/>
        </w:rPr>
        <w:tab/>
        <w:t xml:space="preserve">Maynard Smith, J. &amp; Haigh, J. 1974 The hitch-hiking effect of a favourable gene. </w:t>
      </w:r>
      <w:r w:rsidRPr="002A5ACF">
        <w:rPr>
          <w:rFonts w:ascii="Palatino Linotype" w:hAnsi="Palatino Linotype"/>
          <w:i/>
          <w:iCs/>
          <w:noProof/>
          <w:sz w:val="22"/>
        </w:rPr>
        <w:t>Genet. Res.</w:t>
      </w:r>
      <w:r w:rsidRPr="002A5ACF">
        <w:rPr>
          <w:rFonts w:ascii="Palatino Linotype" w:hAnsi="Palatino Linotype"/>
          <w:noProof/>
          <w:sz w:val="22"/>
        </w:rPr>
        <w:t xml:space="preserve"> </w:t>
      </w:r>
      <w:r w:rsidRPr="002A5ACF">
        <w:rPr>
          <w:rFonts w:ascii="Palatino Linotype" w:hAnsi="Palatino Linotype"/>
          <w:b/>
          <w:bCs/>
          <w:noProof/>
          <w:sz w:val="22"/>
        </w:rPr>
        <w:t>23</w:t>
      </w:r>
      <w:r w:rsidRPr="002A5ACF">
        <w:rPr>
          <w:rFonts w:ascii="Palatino Linotype" w:hAnsi="Palatino Linotype"/>
          <w:noProof/>
          <w:sz w:val="22"/>
        </w:rPr>
        <w:t>, 23–35. (doi:10.1017/S0016672300014634)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49.</w:t>
      </w:r>
      <w:r w:rsidRPr="002A5ACF">
        <w:rPr>
          <w:rFonts w:ascii="Palatino Linotype" w:hAnsi="Palatino Linotype"/>
          <w:noProof/>
          <w:sz w:val="22"/>
        </w:rPr>
        <w:tab/>
        <w:t xml:space="preserve">Lynch, M., Bürger, R., Butcher, D. &amp; Gabriel, W. 1993 The mutational meltdown in asexual populations. </w:t>
      </w:r>
      <w:r w:rsidRPr="002A5ACF">
        <w:rPr>
          <w:rFonts w:ascii="Palatino Linotype" w:hAnsi="Palatino Linotype"/>
          <w:i/>
          <w:iCs/>
          <w:noProof/>
          <w:sz w:val="22"/>
        </w:rPr>
        <w:t>J. Hered.</w:t>
      </w:r>
      <w:r w:rsidRPr="002A5ACF">
        <w:rPr>
          <w:rFonts w:ascii="Palatino Linotype" w:hAnsi="Palatino Linotype"/>
          <w:noProof/>
          <w:sz w:val="22"/>
        </w:rPr>
        <w:t xml:space="preserve"> </w:t>
      </w:r>
      <w:r w:rsidRPr="002A5ACF">
        <w:rPr>
          <w:rFonts w:ascii="Palatino Linotype" w:hAnsi="Palatino Linotype"/>
          <w:b/>
          <w:bCs/>
          <w:noProof/>
          <w:sz w:val="22"/>
        </w:rPr>
        <w:t>84</w:t>
      </w:r>
      <w:r w:rsidRPr="002A5ACF">
        <w:rPr>
          <w:rFonts w:ascii="Palatino Linotype" w:hAnsi="Palatino Linotype"/>
          <w:noProof/>
          <w:sz w:val="22"/>
        </w:rPr>
        <w:t xml:space="preserve">, 339–44.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50.</w:t>
      </w:r>
      <w:r w:rsidRPr="002A5ACF">
        <w:rPr>
          <w:rFonts w:ascii="Palatino Linotype" w:hAnsi="Palatino Linotype"/>
          <w:noProof/>
          <w:sz w:val="22"/>
        </w:rPr>
        <w:tab/>
        <w:t xml:space="preserve">Obolski, U. &amp; Hadany, L. 2012 Implications of stress-induced genetic variation for minimizing multidrug resistance in bacteria. </w:t>
      </w:r>
      <w:r w:rsidRPr="002A5ACF">
        <w:rPr>
          <w:rFonts w:ascii="Palatino Linotype" w:hAnsi="Palatino Linotype"/>
          <w:i/>
          <w:iCs/>
          <w:noProof/>
          <w:sz w:val="22"/>
        </w:rPr>
        <w:t>BMC Med.</w:t>
      </w:r>
      <w:r w:rsidRPr="002A5ACF">
        <w:rPr>
          <w:rFonts w:ascii="Palatino Linotype" w:hAnsi="Palatino Linotype"/>
          <w:noProof/>
          <w:sz w:val="22"/>
        </w:rPr>
        <w:t xml:space="preserve"> </w:t>
      </w:r>
      <w:r w:rsidRPr="002A5ACF">
        <w:rPr>
          <w:rFonts w:ascii="Palatino Linotype" w:hAnsi="Palatino Linotype"/>
          <w:b/>
          <w:bCs/>
          <w:noProof/>
          <w:sz w:val="22"/>
        </w:rPr>
        <w:t>10</w:t>
      </w:r>
      <w:r w:rsidRPr="002A5ACF">
        <w:rPr>
          <w:rFonts w:ascii="Palatino Linotype" w:hAnsi="Palatino Linotype"/>
          <w:noProof/>
          <w:sz w:val="22"/>
        </w:rPr>
        <w:t>, 1–30. (doi:10.1186/1741-7015-10-89)</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51.</w:t>
      </w:r>
      <w:r w:rsidRPr="002A5ACF">
        <w:rPr>
          <w:rFonts w:ascii="Palatino Linotype" w:hAnsi="Palatino Linotype"/>
          <w:noProof/>
          <w:sz w:val="22"/>
        </w:rPr>
        <w:tab/>
        <w:t xml:space="preserve">Shor, E., Fox, C. a. &amp; Broach, J. R. 2013 The yeast environmental stress response regulates mutagenesis induced by proteotoxic stress. </w:t>
      </w:r>
      <w:r w:rsidRPr="002A5ACF">
        <w:rPr>
          <w:rFonts w:ascii="Palatino Linotype" w:hAnsi="Palatino Linotype"/>
          <w:i/>
          <w:iCs/>
          <w:noProof/>
          <w:sz w:val="22"/>
        </w:rPr>
        <w:t>PLoS Genet.</w:t>
      </w:r>
      <w:r w:rsidRPr="002A5ACF">
        <w:rPr>
          <w:rFonts w:ascii="Palatino Linotype" w:hAnsi="Palatino Linotype"/>
          <w:noProof/>
          <w:sz w:val="22"/>
        </w:rPr>
        <w:t xml:space="preserve"> </w:t>
      </w:r>
      <w:r w:rsidRPr="002A5ACF">
        <w:rPr>
          <w:rFonts w:ascii="Palatino Linotype" w:hAnsi="Palatino Linotype"/>
          <w:b/>
          <w:bCs/>
          <w:noProof/>
          <w:sz w:val="22"/>
        </w:rPr>
        <w:t>9</w:t>
      </w:r>
      <w:r w:rsidRPr="002A5ACF">
        <w:rPr>
          <w:rFonts w:ascii="Palatino Linotype" w:hAnsi="Palatino Linotype"/>
          <w:noProof/>
          <w:sz w:val="22"/>
        </w:rPr>
        <w:t>, e1003680. (doi:10.1371/journal.pgen.1003680)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52.</w:t>
      </w:r>
      <w:r w:rsidRPr="002A5ACF">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2A5ACF">
        <w:rPr>
          <w:rFonts w:ascii="Palatino Linotype" w:hAnsi="Palatino Linotype"/>
          <w:i/>
          <w:iCs/>
          <w:noProof/>
          <w:sz w:val="22"/>
        </w:rPr>
        <w:t>Curr. Genomics</w:t>
      </w:r>
      <w:r w:rsidRPr="002A5ACF">
        <w:rPr>
          <w:rFonts w:ascii="Palatino Linotype" w:hAnsi="Palatino Linotype"/>
          <w:noProof/>
          <w:sz w:val="22"/>
        </w:rPr>
        <w:t xml:space="preserve"> </w:t>
      </w:r>
      <w:r w:rsidRPr="002A5ACF">
        <w:rPr>
          <w:rFonts w:ascii="Palatino Linotype" w:hAnsi="Palatino Linotype"/>
          <w:b/>
          <w:bCs/>
          <w:noProof/>
          <w:sz w:val="22"/>
        </w:rPr>
        <w:t>7</w:t>
      </w:r>
      <w:r w:rsidRPr="002A5ACF">
        <w:rPr>
          <w:rFonts w:ascii="Palatino Linotype" w:hAnsi="Palatino Linotype"/>
          <w:noProof/>
          <w:sz w:val="22"/>
        </w:rPr>
        <w:t xml:space="preserve">, 481–96.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53.</w:t>
      </w:r>
      <w:r w:rsidRPr="002A5ACF">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2A5ACF">
        <w:rPr>
          <w:rFonts w:ascii="Palatino Linotype" w:hAnsi="Palatino Linotype"/>
          <w:i/>
          <w:iCs/>
          <w:noProof/>
          <w:sz w:val="22"/>
        </w:rPr>
        <w:t>Proc. R. Soc. B Biol. Sci.</w:t>
      </w:r>
      <w:r w:rsidRPr="002A5ACF">
        <w:rPr>
          <w:rFonts w:ascii="Palatino Linotype" w:hAnsi="Palatino Linotype"/>
          <w:noProof/>
          <w:sz w:val="22"/>
        </w:rPr>
        <w:t xml:space="preserve"> </w:t>
      </w:r>
      <w:r w:rsidRPr="002A5ACF">
        <w:rPr>
          <w:rFonts w:ascii="Palatino Linotype" w:hAnsi="Palatino Linotype"/>
          <w:b/>
          <w:bCs/>
          <w:noProof/>
          <w:sz w:val="22"/>
        </w:rPr>
        <w:t>280</w:t>
      </w:r>
      <w:r w:rsidRPr="002A5ACF">
        <w:rPr>
          <w:rFonts w:ascii="Palatino Linotype" w:hAnsi="Palatino Linotype"/>
          <w:noProof/>
          <w:sz w:val="22"/>
        </w:rPr>
        <w:t>, 20130007. (doi:10.1098/rspb.2013.0007)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54.</w:t>
      </w:r>
      <w:r w:rsidRPr="002A5ACF">
        <w:rPr>
          <w:rFonts w:ascii="Palatino Linotype" w:hAnsi="Palatino Linotype"/>
          <w:noProof/>
          <w:sz w:val="22"/>
        </w:rPr>
        <w:tab/>
        <w:t xml:space="preserve">Christiansen, F. B., Otto, S. P., Bergman, A. &amp; Feldman, M. W. 1998 Waiting with and without recombination: the time to production of a double mutant.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53</w:t>
      </w:r>
      <w:r w:rsidRPr="002A5ACF">
        <w:rPr>
          <w:rFonts w:ascii="Palatino Linotype" w:hAnsi="Palatino Linotype"/>
          <w:noProof/>
          <w:sz w:val="22"/>
        </w:rPr>
        <w:t>, 199–215. (doi:10.1006/tpbi.1997.1358)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55.</w:t>
      </w:r>
      <w:r w:rsidRPr="002A5ACF">
        <w:rPr>
          <w:rFonts w:ascii="Palatino Linotype" w:hAnsi="Palatino Linotype"/>
          <w:noProof/>
          <w:sz w:val="22"/>
        </w:rPr>
        <w:tab/>
        <w:t xml:space="preserve">Dawson, K. J. 1998 Evolutionarily stable mutation rates. </w:t>
      </w:r>
      <w:r w:rsidRPr="002A5ACF">
        <w:rPr>
          <w:rFonts w:ascii="Palatino Linotype" w:hAnsi="Palatino Linotype"/>
          <w:i/>
          <w:iCs/>
          <w:noProof/>
          <w:sz w:val="22"/>
        </w:rPr>
        <w:t>J. Theor. Biol.</w:t>
      </w:r>
      <w:r w:rsidRPr="002A5ACF">
        <w:rPr>
          <w:rFonts w:ascii="Palatino Linotype" w:hAnsi="Palatino Linotype"/>
          <w:noProof/>
          <w:sz w:val="22"/>
        </w:rPr>
        <w:t xml:space="preserve"> </w:t>
      </w:r>
      <w:r w:rsidRPr="002A5ACF">
        <w:rPr>
          <w:rFonts w:ascii="Palatino Linotype" w:hAnsi="Palatino Linotype"/>
          <w:b/>
          <w:bCs/>
          <w:noProof/>
          <w:sz w:val="22"/>
        </w:rPr>
        <w:t>194</w:t>
      </w:r>
      <w:r w:rsidRPr="002A5ACF">
        <w:rPr>
          <w:rFonts w:ascii="Palatino Linotype" w:hAnsi="Palatino Linotype"/>
          <w:noProof/>
          <w:sz w:val="22"/>
        </w:rPr>
        <w:t>, 143–57. (doi:10.1006/jtbi.1998.0752)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56.</w:t>
      </w:r>
      <w:r w:rsidRPr="002A5ACF">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2A5ACF">
        <w:rPr>
          <w:rFonts w:ascii="Palatino Linotype" w:hAnsi="Palatino Linotype"/>
          <w:i/>
          <w:iCs/>
          <w:noProof/>
          <w:sz w:val="22"/>
        </w:rPr>
        <w:t>Science (80-. ).</w:t>
      </w:r>
      <w:r w:rsidRPr="002A5ACF">
        <w:rPr>
          <w:rFonts w:ascii="Palatino Linotype" w:hAnsi="Palatino Linotype"/>
          <w:noProof/>
          <w:sz w:val="22"/>
        </w:rPr>
        <w:t xml:space="preserve"> </w:t>
      </w:r>
      <w:r w:rsidRPr="002A5ACF">
        <w:rPr>
          <w:rFonts w:ascii="Palatino Linotype" w:hAnsi="Palatino Linotype"/>
          <w:b/>
          <w:bCs/>
          <w:noProof/>
          <w:sz w:val="22"/>
        </w:rPr>
        <w:t>291</w:t>
      </w:r>
      <w:r w:rsidRPr="002A5ACF">
        <w:rPr>
          <w:rFonts w:ascii="Palatino Linotype" w:hAnsi="Palatino Linotype"/>
          <w:noProof/>
          <w:sz w:val="22"/>
        </w:rPr>
        <w:t>, 2606–8. (doi:10.1126/science.1056421)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57.</w:t>
      </w:r>
      <w:r w:rsidRPr="002A5ACF">
        <w:rPr>
          <w:rFonts w:ascii="Palatino Linotype" w:hAnsi="Palatino Linotype"/>
          <w:noProof/>
          <w:sz w:val="22"/>
        </w:rPr>
        <w:tab/>
        <w:t xml:space="preserve">Loh, E., Salk, J. J. &amp; Loeb, L. A. 2010 Optimization of DNA polymerase mutation rates during bacterial evolution.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107</w:t>
      </w:r>
      <w:r w:rsidRPr="002A5ACF">
        <w:rPr>
          <w:rFonts w:ascii="Palatino Linotype" w:hAnsi="Palatino Linotype"/>
          <w:noProof/>
          <w:sz w:val="22"/>
        </w:rPr>
        <w:t>, 1154–9. (doi:10.1073/pnas.0912451107)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58.</w:t>
      </w:r>
      <w:r w:rsidRPr="002A5ACF">
        <w:rPr>
          <w:rFonts w:ascii="Palatino Linotype" w:hAnsi="Palatino Linotype"/>
          <w:noProof/>
          <w:sz w:val="22"/>
        </w:rPr>
        <w:tab/>
        <w:t xml:space="preserve">Gentile, C. F., Yu, S.-C., Serrano, S. A., Gerrish, P. J. &amp; Sniegowski, P. D. 2011 Competition between high- and higher-mutating strains of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Biol. Lett.</w:t>
      </w:r>
      <w:r w:rsidRPr="002A5ACF">
        <w:rPr>
          <w:rFonts w:ascii="Palatino Linotype" w:hAnsi="Palatino Linotype"/>
          <w:noProof/>
          <w:sz w:val="22"/>
        </w:rPr>
        <w:t xml:space="preserve"> </w:t>
      </w:r>
      <w:r w:rsidRPr="002A5ACF">
        <w:rPr>
          <w:rFonts w:ascii="Palatino Linotype" w:hAnsi="Palatino Linotype"/>
          <w:b/>
          <w:bCs/>
          <w:noProof/>
          <w:sz w:val="22"/>
        </w:rPr>
        <w:t>7</w:t>
      </w:r>
      <w:r w:rsidRPr="002A5ACF">
        <w:rPr>
          <w:rFonts w:ascii="Palatino Linotype" w:hAnsi="Palatino Linotype"/>
          <w:noProof/>
          <w:sz w:val="22"/>
        </w:rPr>
        <w:t>, 422–4. (doi:10.1098/rsbl.2010.1036)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59.</w:t>
      </w:r>
      <w:r w:rsidRPr="002A5ACF">
        <w:rPr>
          <w:rFonts w:ascii="Palatino Linotype" w:hAnsi="Palatino Linotype"/>
          <w:noProof/>
          <w:sz w:val="22"/>
        </w:rPr>
        <w:tab/>
        <w:t xml:space="preserve">Shee, C., Gibson, J. L., Darrow, M. C., Gonzalez, C. &amp; Rosenberg, S. M. 2011 Impact of a stress-inducible switch to mutagenic repair of DNA breaks on mutation in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108</w:t>
      </w:r>
      <w:r w:rsidRPr="002A5ACF">
        <w:rPr>
          <w:rFonts w:ascii="Palatino Linotype" w:hAnsi="Palatino Linotype"/>
          <w:noProof/>
          <w:sz w:val="22"/>
        </w:rPr>
        <w:t>, 13659–13664. (doi:10.1073/pnas.1104681108)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60.</w:t>
      </w:r>
      <w:r w:rsidRPr="002A5ACF">
        <w:rPr>
          <w:rFonts w:ascii="Palatino Linotype" w:hAnsi="Palatino Linotype"/>
          <w:noProof/>
          <w:sz w:val="22"/>
        </w:rPr>
        <w:tab/>
        <w:t xml:space="preserve">Tenaillon, O., Le Nagard, H., Godelle, B. &amp; Taddei, F. 2000 Mutators and sex in bacteria: conflict between adaptive strategies.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97</w:t>
      </w:r>
      <w:r w:rsidRPr="002A5ACF">
        <w:rPr>
          <w:rFonts w:ascii="Palatino Linotype" w:hAnsi="Palatino Linotype"/>
          <w:noProof/>
          <w:sz w:val="22"/>
        </w:rPr>
        <w:t>, 10465–70. (doi:10.1073/pnas.180063397)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61.</w:t>
      </w:r>
      <w:r w:rsidRPr="002A5ACF">
        <w:rPr>
          <w:rFonts w:ascii="Palatino Linotype" w:hAnsi="Palatino Linotype"/>
          <w:noProof/>
          <w:sz w:val="22"/>
        </w:rPr>
        <w:tab/>
        <w:t xml:space="preserve">Johnson, T. &amp; Barton, N. H. 2002 The effect of deleterious alleles on adaptation in asexual populations.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162</w:t>
      </w:r>
      <w:r w:rsidRPr="002A5ACF">
        <w:rPr>
          <w:rFonts w:ascii="Palatino Linotype" w:hAnsi="Palatino Linotype"/>
          <w:noProof/>
          <w:sz w:val="22"/>
        </w:rPr>
        <w:t xml:space="preserve">, 395–411.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62.</w:t>
      </w:r>
      <w:r w:rsidRPr="002A5ACF">
        <w:rPr>
          <w:rFonts w:ascii="Palatino Linotype" w:hAnsi="Palatino Linotype"/>
          <w:noProof/>
          <w:sz w:val="22"/>
        </w:rPr>
        <w:tab/>
        <w:t xml:space="preserve">Leigh, E. G. J. 1973 The evolution of mutation rates.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73</w:t>
      </w:r>
      <w:r w:rsidRPr="002A5ACF">
        <w:rPr>
          <w:rFonts w:ascii="Palatino Linotype" w:hAnsi="Palatino Linotype"/>
          <w:noProof/>
          <w:sz w:val="22"/>
        </w:rPr>
        <w:t xml:space="preserve">, Suppl 73:1–18.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63.</w:t>
      </w:r>
      <w:r w:rsidRPr="002A5ACF">
        <w:rPr>
          <w:rFonts w:ascii="Palatino Linotype" w:hAnsi="Palatino Linotype"/>
          <w:noProof/>
          <w:sz w:val="22"/>
        </w:rPr>
        <w:tab/>
        <w:t xml:space="preserve">Komarova, N. L. &amp; Wodarz, D. 2004 The optimal rate of chromosome loss for the inactivation of tumor suppressor genes in cancer. </w:t>
      </w:r>
      <w:r w:rsidRPr="002A5ACF">
        <w:rPr>
          <w:rFonts w:ascii="Palatino Linotype" w:hAnsi="Palatino Linotype"/>
          <w:i/>
          <w:iCs/>
          <w:noProof/>
          <w:sz w:val="22"/>
        </w:rPr>
        <w:t>Proc. Natl. Acad. Sci. U. S. A.</w:t>
      </w:r>
      <w:r w:rsidRPr="002A5ACF">
        <w:rPr>
          <w:rFonts w:ascii="Palatino Linotype" w:hAnsi="Palatino Linotype"/>
          <w:noProof/>
          <w:sz w:val="22"/>
        </w:rPr>
        <w:t xml:space="preserve"> </w:t>
      </w:r>
      <w:r w:rsidRPr="002A5ACF">
        <w:rPr>
          <w:rFonts w:ascii="Palatino Linotype" w:hAnsi="Palatino Linotype"/>
          <w:b/>
          <w:bCs/>
          <w:noProof/>
          <w:sz w:val="22"/>
        </w:rPr>
        <w:t>101</w:t>
      </w:r>
      <w:r w:rsidRPr="002A5ACF">
        <w:rPr>
          <w:rFonts w:ascii="Palatino Linotype" w:hAnsi="Palatino Linotype"/>
          <w:noProof/>
          <w:sz w:val="22"/>
        </w:rPr>
        <w:t>, 7017–21. (doi:10.1073/pnas.0401943101)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64.</w:t>
      </w:r>
      <w:r w:rsidRPr="002A5ACF">
        <w:rPr>
          <w:rFonts w:ascii="Palatino Linotype" w:hAnsi="Palatino Linotype"/>
          <w:noProof/>
          <w:sz w:val="22"/>
        </w:rPr>
        <w:tab/>
        <w:t xml:space="preserve">Komarova, N. L., Sadovsky, A. V &amp; Wan, F. Y. M. 2008 Selective pressures for and against genetic instability in cancer: a time-dependent problem. </w:t>
      </w:r>
      <w:r w:rsidRPr="002A5ACF">
        <w:rPr>
          <w:rFonts w:ascii="Palatino Linotype" w:hAnsi="Palatino Linotype"/>
          <w:i/>
          <w:iCs/>
          <w:noProof/>
          <w:sz w:val="22"/>
        </w:rPr>
        <w:t>J. R. Soc. Interface</w:t>
      </w:r>
      <w:r w:rsidRPr="002A5ACF">
        <w:rPr>
          <w:rFonts w:ascii="Palatino Linotype" w:hAnsi="Palatino Linotype"/>
          <w:noProof/>
          <w:sz w:val="22"/>
        </w:rPr>
        <w:t xml:space="preserve"> </w:t>
      </w:r>
      <w:r w:rsidRPr="002A5ACF">
        <w:rPr>
          <w:rFonts w:ascii="Palatino Linotype" w:hAnsi="Palatino Linotype"/>
          <w:b/>
          <w:bCs/>
          <w:noProof/>
          <w:sz w:val="22"/>
        </w:rPr>
        <w:t>5</w:t>
      </w:r>
      <w:r w:rsidRPr="002A5ACF">
        <w:rPr>
          <w:rFonts w:ascii="Palatino Linotype" w:hAnsi="Palatino Linotype"/>
          <w:noProof/>
          <w:sz w:val="22"/>
        </w:rPr>
        <w:t>, 105–21. (doi:10.1098/rsif.2007.1054)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65.</w:t>
      </w:r>
      <w:r w:rsidRPr="002A5ACF">
        <w:rPr>
          <w:rFonts w:ascii="Palatino Linotype" w:hAnsi="Palatino Linotype"/>
          <w:noProof/>
          <w:sz w:val="22"/>
        </w:rPr>
        <w:tab/>
        <w:t xml:space="preserve">Agur, Z., Mazor, G. &amp; Meilijson, I. 1991 Maturation of the humoral immune response as an optimization problem. </w:t>
      </w:r>
      <w:r w:rsidRPr="002A5ACF">
        <w:rPr>
          <w:rFonts w:ascii="Palatino Linotype" w:hAnsi="Palatino Linotype"/>
          <w:i/>
          <w:iCs/>
          <w:noProof/>
          <w:sz w:val="22"/>
        </w:rPr>
        <w:t>Proc. R. Soc. B Biol. Sci.</w:t>
      </w:r>
      <w:r w:rsidRPr="002A5ACF">
        <w:rPr>
          <w:rFonts w:ascii="Palatino Linotype" w:hAnsi="Palatino Linotype"/>
          <w:noProof/>
          <w:sz w:val="22"/>
        </w:rPr>
        <w:t xml:space="preserve"> </w:t>
      </w:r>
      <w:r w:rsidRPr="002A5ACF">
        <w:rPr>
          <w:rFonts w:ascii="Palatino Linotype" w:hAnsi="Palatino Linotype"/>
          <w:b/>
          <w:bCs/>
          <w:noProof/>
          <w:sz w:val="22"/>
        </w:rPr>
        <w:t>245</w:t>
      </w:r>
      <w:r w:rsidRPr="002A5ACF">
        <w:rPr>
          <w:rFonts w:ascii="Palatino Linotype" w:hAnsi="Palatino Linotype"/>
          <w:noProof/>
          <w:sz w:val="22"/>
        </w:rPr>
        <w:t>, 147–50. (doi:10.1098/rspb.1991.0101)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66.</w:t>
      </w:r>
      <w:r w:rsidRPr="002A5ACF">
        <w:rPr>
          <w:rFonts w:ascii="Palatino Linotype" w:hAnsi="Palatino Linotype"/>
          <w:noProof/>
          <w:sz w:val="22"/>
        </w:rPr>
        <w:tab/>
        <w:t xml:space="preserve">Crow, J. F., Engels, W. R. &amp; Denniston, C. 1990 Phase Three of Wright’s Shifting-Balance Theory.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44</w:t>
      </w:r>
      <w:r w:rsidRPr="002A5ACF">
        <w:rPr>
          <w:rFonts w:ascii="Palatino Linotype" w:hAnsi="Palatino Linotype"/>
          <w:noProof/>
          <w:sz w:val="22"/>
        </w:rPr>
        <w:t>, 233. (doi:10.2307/2409403)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67.</w:t>
      </w:r>
      <w:r w:rsidRPr="002A5ACF">
        <w:rPr>
          <w:rFonts w:ascii="Palatino Linotype" w:hAnsi="Palatino Linotype"/>
          <w:noProof/>
          <w:sz w:val="22"/>
        </w:rPr>
        <w:tab/>
        <w:t xml:space="preserve">Wade, M. J. &amp; Goodnight, C. J. 1991 Wright’s shifting balance theory: an experimental study. </w:t>
      </w:r>
      <w:r w:rsidRPr="002A5ACF">
        <w:rPr>
          <w:rFonts w:ascii="Palatino Linotype" w:hAnsi="Palatino Linotype"/>
          <w:i/>
          <w:iCs/>
          <w:noProof/>
          <w:sz w:val="22"/>
        </w:rPr>
        <w:t>Science (80-. ).</w:t>
      </w:r>
      <w:r w:rsidRPr="002A5ACF">
        <w:rPr>
          <w:rFonts w:ascii="Palatino Linotype" w:hAnsi="Palatino Linotype"/>
          <w:noProof/>
          <w:sz w:val="22"/>
        </w:rPr>
        <w:t xml:space="preserve"> </w:t>
      </w:r>
      <w:r w:rsidRPr="002A5ACF">
        <w:rPr>
          <w:rFonts w:ascii="Palatino Linotype" w:hAnsi="Palatino Linotype"/>
          <w:b/>
          <w:bCs/>
          <w:noProof/>
          <w:sz w:val="22"/>
        </w:rPr>
        <w:t>253</w:t>
      </w:r>
      <w:r w:rsidRPr="002A5ACF">
        <w:rPr>
          <w:rFonts w:ascii="Palatino Linotype" w:hAnsi="Palatino Linotype"/>
          <w:noProof/>
          <w:sz w:val="22"/>
        </w:rPr>
        <w:t>, 1015–8. (doi:10.1126/science.1887214)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68.</w:t>
      </w:r>
      <w:r w:rsidRPr="002A5ACF">
        <w:rPr>
          <w:rFonts w:ascii="Palatino Linotype" w:hAnsi="Palatino Linotype"/>
          <w:noProof/>
          <w:sz w:val="22"/>
        </w:rPr>
        <w:tab/>
        <w:t xml:space="preserve">Peck, S. L., Ellner, S. P. &amp; Gould, F. 2000 Varying migration and deme size and the feasibility of the shifting balance.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54</w:t>
      </w:r>
      <w:r w:rsidRPr="002A5ACF">
        <w:rPr>
          <w:rFonts w:ascii="Palatino Linotype" w:hAnsi="Palatino Linotype"/>
          <w:noProof/>
          <w:sz w:val="22"/>
        </w:rPr>
        <w:t>, 324–7. (doi:10.1111/j.0014-3820.2000.tb00035.x)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69.</w:t>
      </w:r>
      <w:r w:rsidRPr="002A5ACF">
        <w:rPr>
          <w:rFonts w:ascii="Palatino Linotype" w:hAnsi="Palatino Linotype"/>
          <w:noProof/>
          <w:sz w:val="22"/>
        </w:rPr>
        <w:tab/>
        <w:t xml:space="preserve">Moore, F. B.-G. &amp; Tonsor, S. J. 1994 A Simulation of Wright’s Shifting-Balance Process: Migration and the Three Phases.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48</w:t>
      </w:r>
      <w:r w:rsidRPr="002A5ACF">
        <w:rPr>
          <w:rFonts w:ascii="Palatino Linotype" w:hAnsi="Palatino Linotype"/>
          <w:noProof/>
          <w:sz w:val="22"/>
        </w:rPr>
        <w:t>, 69. (doi:10.2307/2410004)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70.</w:t>
      </w:r>
      <w:r w:rsidRPr="002A5ACF">
        <w:rPr>
          <w:rFonts w:ascii="Palatino Linotype" w:hAnsi="Palatino Linotype"/>
          <w:noProof/>
          <w:sz w:val="22"/>
        </w:rPr>
        <w:tab/>
        <w:t xml:space="preserve">Gavrilets, S. 1996 On phase three of the shifting-balance theory.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50</w:t>
      </w:r>
      <w:r w:rsidRPr="002A5ACF">
        <w:rPr>
          <w:rFonts w:ascii="Palatino Linotype" w:hAnsi="Palatino Linotype"/>
          <w:noProof/>
          <w:sz w:val="22"/>
        </w:rPr>
        <w:t>, 1034–1041. (doi:10.2307/2410644)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71.</w:t>
      </w:r>
      <w:r w:rsidRPr="002A5ACF">
        <w:rPr>
          <w:rFonts w:ascii="Palatino Linotype" w:hAnsi="Palatino Linotype"/>
          <w:noProof/>
          <w:sz w:val="22"/>
        </w:rPr>
        <w:tab/>
        <w:t xml:space="preserve">Coyne, J. A., Barton, N. H. &amp; Turelli, M. 2000 Is Wright’s shifting balance process important in evolution?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54</w:t>
      </w:r>
      <w:r w:rsidRPr="002A5ACF">
        <w:rPr>
          <w:rFonts w:ascii="Palatino Linotype" w:hAnsi="Palatino Linotype"/>
          <w:noProof/>
          <w:sz w:val="22"/>
        </w:rPr>
        <w:t>, 306–317. (doi:10.1111/j.0014-3820.2000.tb00033.x)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72.</w:t>
      </w:r>
      <w:r w:rsidRPr="002A5ACF">
        <w:rPr>
          <w:rFonts w:ascii="Palatino Linotype" w:hAnsi="Palatino Linotype"/>
          <w:noProof/>
          <w:sz w:val="22"/>
        </w:rPr>
        <w:tab/>
        <w:t xml:space="preserve">Whitlock, M. C. &amp; Phillips, P. C. 2000 The exquisite corpse: a shifting view of the shifting balance. </w:t>
      </w:r>
      <w:r w:rsidRPr="002A5ACF">
        <w:rPr>
          <w:rFonts w:ascii="Palatino Linotype" w:hAnsi="Palatino Linotype"/>
          <w:i/>
          <w:iCs/>
          <w:noProof/>
          <w:sz w:val="22"/>
        </w:rPr>
        <w:t>Trends Ecol. Evol.</w:t>
      </w:r>
      <w:r w:rsidRPr="002A5ACF">
        <w:rPr>
          <w:rFonts w:ascii="Palatino Linotype" w:hAnsi="Palatino Linotype"/>
          <w:noProof/>
          <w:sz w:val="22"/>
        </w:rPr>
        <w:t xml:space="preserve"> </w:t>
      </w:r>
      <w:r w:rsidRPr="002A5ACF">
        <w:rPr>
          <w:rFonts w:ascii="Palatino Linotype" w:hAnsi="Palatino Linotype"/>
          <w:b/>
          <w:bCs/>
          <w:noProof/>
          <w:sz w:val="22"/>
        </w:rPr>
        <w:t>15</w:t>
      </w:r>
      <w:r w:rsidRPr="002A5ACF">
        <w:rPr>
          <w:rFonts w:ascii="Palatino Linotype" w:hAnsi="Palatino Linotype"/>
          <w:noProof/>
          <w:sz w:val="22"/>
        </w:rPr>
        <w:t>, 347–348. (doi:10.1016/S0169-5347(00)01930-3)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73.</w:t>
      </w:r>
      <w:r w:rsidRPr="002A5ACF">
        <w:rPr>
          <w:rFonts w:ascii="Palatino Linotype" w:hAnsi="Palatino Linotype"/>
          <w:noProof/>
          <w:sz w:val="22"/>
        </w:rPr>
        <w:tab/>
        <w:t xml:space="preserve">Whitlock, M. C. 1995 Variance-induced peak shifts.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49</w:t>
      </w:r>
      <w:r w:rsidRPr="002A5ACF">
        <w:rPr>
          <w:rFonts w:ascii="Palatino Linotype" w:hAnsi="Palatino Linotype"/>
          <w:noProof/>
          <w:sz w:val="22"/>
        </w:rPr>
        <w:t>, 252. (doi:10.2307/2410335)</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74.</w:t>
      </w:r>
      <w:r w:rsidRPr="002A5ACF">
        <w:rPr>
          <w:rFonts w:ascii="Palatino Linotype" w:hAnsi="Palatino Linotype"/>
          <w:noProof/>
          <w:sz w:val="22"/>
        </w:rPr>
        <w:tab/>
        <w:t xml:space="preserve">Whitlock, M. C. 1997 Founder effects and peak shifts without genetic drift: adaptive peak shifts occur easily when environments fluctuate slightly.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51</w:t>
      </w:r>
      <w:r w:rsidRPr="002A5ACF">
        <w:rPr>
          <w:rFonts w:ascii="Palatino Linotype" w:hAnsi="Palatino Linotype"/>
          <w:noProof/>
          <w:sz w:val="22"/>
        </w:rPr>
        <w:t>, 1044. (doi:10.2307/2411033)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75.</w:t>
      </w:r>
      <w:r w:rsidRPr="002A5ACF">
        <w:rPr>
          <w:rFonts w:ascii="Palatino Linotype" w:hAnsi="Palatino Linotype"/>
          <w:noProof/>
          <w:sz w:val="22"/>
        </w:rPr>
        <w:tab/>
        <w:t xml:space="preserve">Hadany, L. 2003 Adaptive peak shifts in a heterogenous environment.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63</w:t>
      </w:r>
      <w:r w:rsidRPr="002A5ACF">
        <w:rPr>
          <w:rFonts w:ascii="Palatino Linotype" w:hAnsi="Palatino Linotype"/>
          <w:noProof/>
          <w:sz w:val="22"/>
        </w:rPr>
        <w:t>, 41–51. (doi:10.1016/S0040-5809(02)00011-4)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76.</w:t>
      </w:r>
      <w:r w:rsidRPr="002A5ACF">
        <w:rPr>
          <w:rFonts w:ascii="Palatino Linotype" w:hAnsi="Palatino Linotype"/>
          <w:noProof/>
          <w:sz w:val="22"/>
        </w:rPr>
        <w:tab/>
        <w:t xml:space="preserve">Hadany, L. &amp; Beker, T. 2003 Fitness-associated recombination on rugged adaptive landscapes. </w:t>
      </w:r>
      <w:r w:rsidRPr="002A5ACF">
        <w:rPr>
          <w:rFonts w:ascii="Palatino Linotype" w:hAnsi="Palatino Linotype"/>
          <w:i/>
          <w:iCs/>
          <w:noProof/>
          <w:sz w:val="22"/>
        </w:rPr>
        <w:t>J. Evol. Biol.</w:t>
      </w:r>
      <w:r w:rsidRPr="002A5ACF">
        <w:rPr>
          <w:rFonts w:ascii="Palatino Linotype" w:hAnsi="Palatino Linotype"/>
          <w:noProof/>
          <w:sz w:val="22"/>
        </w:rPr>
        <w:t xml:space="preserve"> </w:t>
      </w:r>
      <w:r w:rsidRPr="002A5ACF">
        <w:rPr>
          <w:rFonts w:ascii="Palatino Linotype" w:hAnsi="Palatino Linotype"/>
          <w:b/>
          <w:bCs/>
          <w:noProof/>
          <w:sz w:val="22"/>
        </w:rPr>
        <w:t>16</w:t>
      </w:r>
      <w:r w:rsidRPr="002A5ACF">
        <w:rPr>
          <w:rFonts w:ascii="Palatino Linotype" w:hAnsi="Palatino Linotype"/>
          <w:noProof/>
          <w:sz w:val="22"/>
        </w:rPr>
        <w:t>, 862–870. (doi:10.1046/j.1420-9101.2003.00586.x)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77.</w:t>
      </w:r>
      <w:r w:rsidRPr="002A5ACF">
        <w:rPr>
          <w:rFonts w:ascii="Palatino Linotype" w:hAnsi="Palatino Linotype"/>
          <w:noProof/>
          <w:sz w:val="22"/>
        </w:rPr>
        <w:tab/>
        <w:t xml:space="preserve">Weissman, D. B., Desai, M. M., Fisher, D. S. &amp; Feldman, M. W. 2009 The rate at which asexual populations cross fitness valleys.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75</w:t>
      </w:r>
      <w:r w:rsidRPr="002A5ACF">
        <w:rPr>
          <w:rFonts w:ascii="Palatino Linotype" w:hAnsi="Palatino Linotype"/>
          <w:noProof/>
          <w:sz w:val="22"/>
        </w:rPr>
        <w:t>, 286–300. (doi:10.1016/j.tpb.2009.02.006)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78.</w:t>
      </w:r>
      <w:r w:rsidRPr="002A5ACF">
        <w:rPr>
          <w:rFonts w:ascii="Palatino Linotype" w:hAnsi="Palatino Linotype"/>
          <w:noProof/>
          <w:sz w:val="22"/>
        </w:rPr>
        <w:tab/>
        <w:t xml:space="preserve">Weissman, D. B., Feldman, M. W. &amp; Fisher, D. S. 2010 The rate of fitness-valley crossing in sexual populations.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186</w:t>
      </w:r>
      <w:r w:rsidRPr="002A5ACF">
        <w:rPr>
          <w:rFonts w:ascii="Palatino Linotype" w:hAnsi="Palatino Linotype"/>
          <w:noProof/>
          <w:sz w:val="22"/>
        </w:rPr>
        <w:t>, 1389–410. (doi:10.1534/genetics.110.123240)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79.</w:t>
      </w:r>
      <w:r w:rsidRPr="002A5ACF">
        <w:rPr>
          <w:rFonts w:ascii="Palatino Linotype" w:hAnsi="Palatino Linotype"/>
          <w:noProof/>
          <w:sz w:val="22"/>
        </w:rPr>
        <w:tab/>
        <w:t xml:space="preserve">Schrag, S. J., Perrot, V. &amp; Levin, B. R. 1997 Adaptation to the fitness costs of antibiotic resistance in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Proc. R. Soc. B Biol. Sci.</w:t>
      </w:r>
      <w:r w:rsidRPr="002A5ACF">
        <w:rPr>
          <w:rFonts w:ascii="Palatino Linotype" w:hAnsi="Palatino Linotype"/>
          <w:noProof/>
          <w:sz w:val="22"/>
        </w:rPr>
        <w:t xml:space="preserve"> </w:t>
      </w:r>
      <w:r w:rsidRPr="002A5ACF">
        <w:rPr>
          <w:rFonts w:ascii="Palatino Linotype" w:hAnsi="Palatino Linotype"/>
          <w:b/>
          <w:bCs/>
          <w:noProof/>
          <w:sz w:val="22"/>
        </w:rPr>
        <w:t>264</w:t>
      </w:r>
      <w:r w:rsidRPr="002A5ACF">
        <w:rPr>
          <w:rFonts w:ascii="Palatino Linotype" w:hAnsi="Palatino Linotype"/>
          <w:noProof/>
          <w:sz w:val="22"/>
        </w:rPr>
        <w:t>, 1287–91. (doi:10.1098/rspb.1997.0178)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80.</w:t>
      </w:r>
      <w:r w:rsidRPr="002A5ACF">
        <w:rPr>
          <w:rFonts w:ascii="Palatino Linotype" w:hAnsi="Palatino Linotype"/>
          <w:noProof/>
          <w:sz w:val="22"/>
        </w:rPr>
        <w:tab/>
        <w:t xml:space="preserve">Cairns, J., Overbaugh, J. &amp; Miller, S. 1988 The origin of mutants. </w:t>
      </w:r>
      <w:r w:rsidRPr="002A5ACF">
        <w:rPr>
          <w:rFonts w:ascii="Palatino Linotype" w:hAnsi="Palatino Linotype"/>
          <w:i/>
          <w:iCs/>
          <w:noProof/>
          <w:sz w:val="22"/>
        </w:rPr>
        <w:t>Nature</w:t>
      </w:r>
      <w:r w:rsidRPr="002A5ACF">
        <w:rPr>
          <w:rFonts w:ascii="Palatino Linotype" w:hAnsi="Palatino Linotype"/>
          <w:noProof/>
          <w:sz w:val="22"/>
        </w:rPr>
        <w:t xml:space="preserve"> </w:t>
      </w:r>
      <w:r w:rsidRPr="002A5ACF">
        <w:rPr>
          <w:rFonts w:ascii="Palatino Linotype" w:hAnsi="Palatino Linotype"/>
          <w:b/>
          <w:bCs/>
          <w:noProof/>
          <w:sz w:val="22"/>
        </w:rPr>
        <w:t>335</w:t>
      </w:r>
      <w:r w:rsidRPr="002A5ACF">
        <w:rPr>
          <w:rFonts w:ascii="Palatino Linotype" w:hAnsi="Palatino Linotype"/>
          <w:noProof/>
          <w:sz w:val="22"/>
        </w:rPr>
        <w:t>, 142–5. (doi:10.1038/335142a0)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81.</w:t>
      </w:r>
      <w:r w:rsidRPr="002A5ACF">
        <w:rPr>
          <w:rFonts w:ascii="Palatino Linotype" w:hAnsi="Palatino Linotype"/>
          <w:noProof/>
          <w:sz w:val="22"/>
        </w:rPr>
        <w:tab/>
        <w:t xml:space="preserve">Tomlinson, I. &amp; Bodmer, W. F. 1999 Selection, the mutation rate and cancer: ensuring that the tail does not wag the dog. </w:t>
      </w:r>
      <w:r w:rsidRPr="002A5ACF">
        <w:rPr>
          <w:rFonts w:ascii="Palatino Linotype" w:hAnsi="Palatino Linotype"/>
          <w:i/>
          <w:iCs/>
          <w:noProof/>
          <w:sz w:val="22"/>
        </w:rPr>
        <w:t>Nat. Med.</w:t>
      </w:r>
      <w:r w:rsidRPr="002A5ACF">
        <w:rPr>
          <w:rFonts w:ascii="Palatino Linotype" w:hAnsi="Palatino Linotype"/>
          <w:noProof/>
          <w:sz w:val="22"/>
        </w:rPr>
        <w:t xml:space="preserve"> </w:t>
      </w:r>
      <w:r w:rsidRPr="002A5ACF">
        <w:rPr>
          <w:rFonts w:ascii="Palatino Linotype" w:hAnsi="Palatino Linotype"/>
          <w:b/>
          <w:bCs/>
          <w:noProof/>
          <w:sz w:val="22"/>
        </w:rPr>
        <w:t>5</w:t>
      </w:r>
      <w:r w:rsidRPr="002A5ACF">
        <w:rPr>
          <w:rFonts w:ascii="Palatino Linotype" w:hAnsi="Palatino Linotype"/>
          <w:noProof/>
          <w:sz w:val="22"/>
        </w:rPr>
        <w:t>, 11–2. (doi:10.1038/4687)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82.</w:t>
      </w:r>
      <w:r w:rsidRPr="002A5ACF">
        <w:rPr>
          <w:rFonts w:ascii="Palatino Linotype" w:hAnsi="Palatino Linotype"/>
          <w:noProof/>
          <w:sz w:val="22"/>
        </w:rPr>
        <w:tab/>
        <w:t xml:space="preserve">Bielas, J. H., Loeb, K. R., Rubin, B. P., True, L. D. &amp; Loeb, L. A. 2006 Human cancers express a mutator phenotype. </w:t>
      </w:r>
      <w:r w:rsidRPr="002A5ACF">
        <w:rPr>
          <w:rFonts w:ascii="Palatino Linotype" w:hAnsi="Palatino Linotype"/>
          <w:i/>
          <w:iCs/>
          <w:noProof/>
          <w:sz w:val="22"/>
        </w:rPr>
        <w:t>Proc. Natl. Acad. Sci. U. S. A.</w:t>
      </w:r>
      <w:r w:rsidRPr="002A5ACF">
        <w:rPr>
          <w:rFonts w:ascii="Palatino Linotype" w:hAnsi="Palatino Linotype"/>
          <w:noProof/>
          <w:sz w:val="22"/>
        </w:rPr>
        <w:t xml:space="preserve"> </w:t>
      </w:r>
      <w:r w:rsidRPr="002A5ACF">
        <w:rPr>
          <w:rFonts w:ascii="Palatino Linotype" w:hAnsi="Palatino Linotype"/>
          <w:b/>
          <w:bCs/>
          <w:noProof/>
          <w:sz w:val="22"/>
        </w:rPr>
        <w:t>103</w:t>
      </w:r>
      <w:r w:rsidRPr="002A5ACF">
        <w:rPr>
          <w:rFonts w:ascii="Palatino Linotype" w:hAnsi="Palatino Linotype"/>
          <w:noProof/>
          <w:sz w:val="22"/>
        </w:rPr>
        <w:t>, 18238–42. (doi:10.1073/pnas.0607057103)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83.</w:t>
      </w:r>
      <w:r w:rsidRPr="002A5ACF">
        <w:rPr>
          <w:rFonts w:ascii="Palatino Linotype" w:hAnsi="Palatino Linotype"/>
          <w:noProof/>
          <w:sz w:val="22"/>
        </w:rPr>
        <w:tab/>
        <w:t xml:space="preserve">Cotton, S. 2009 Condition-dependent mutation rates and sexual selection. </w:t>
      </w:r>
      <w:r w:rsidRPr="002A5ACF">
        <w:rPr>
          <w:rFonts w:ascii="Palatino Linotype" w:hAnsi="Palatino Linotype"/>
          <w:i/>
          <w:iCs/>
          <w:noProof/>
          <w:sz w:val="22"/>
        </w:rPr>
        <w:t>J. Evol. Biol.</w:t>
      </w:r>
      <w:r w:rsidRPr="002A5ACF">
        <w:rPr>
          <w:rFonts w:ascii="Palatino Linotype" w:hAnsi="Palatino Linotype"/>
          <w:noProof/>
          <w:sz w:val="22"/>
        </w:rPr>
        <w:t xml:space="preserve"> </w:t>
      </w:r>
      <w:r w:rsidRPr="002A5ACF">
        <w:rPr>
          <w:rFonts w:ascii="Palatino Linotype" w:hAnsi="Palatino Linotype"/>
          <w:b/>
          <w:bCs/>
          <w:noProof/>
          <w:sz w:val="22"/>
        </w:rPr>
        <w:t>22</w:t>
      </w:r>
      <w:r w:rsidRPr="002A5ACF">
        <w:rPr>
          <w:rFonts w:ascii="Palatino Linotype" w:hAnsi="Palatino Linotype"/>
          <w:noProof/>
          <w:sz w:val="22"/>
        </w:rPr>
        <w:t>, 899–906. (doi:10.1111/j.1420-9101.2008.01683.x)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84.</w:t>
      </w:r>
      <w:r w:rsidRPr="002A5ACF">
        <w:rPr>
          <w:rFonts w:ascii="Palatino Linotype" w:hAnsi="Palatino Linotype"/>
          <w:noProof/>
          <w:sz w:val="22"/>
        </w:rPr>
        <w:tab/>
        <w:t xml:space="preserve">Kibota, T. T. &amp; Lynch, M. 1996 Estimate of the genomic mutation rate deleterious to overall fitness in </w:t>
      </w:r>
      <w:r w:rsidRPr="002A5ACF">
        <w:rPr>
          <w:rFonts w:ascii="Palatino Linotype" w:hAnsi="Palatino Linotype"/>
          <w:i/>
          <w:iCs/>
          <w:noProof/>
          <w:sz w:val="22"/>
        </w:rPr>
        <w:t>E. coli</w:t>
      </w:r>
      <w:r w:rsidRPr="002A5ACF">
        <w:rPr>
          <w:rFonts w:ascii="Palatino Linotype" w:hAnsi="Palatino Linotype"/>
          <w:noProof/>
          <w:sz w:val="22"/>
        </w:rPr>
        <w:t xml:space="preserve">. </w:t>
      </w:r>
      <w:r w:rsidRPr="002A5ACF">
        <w:rPr>
          <w:rFonts w:ascii="Palatino Linotype" w:hAnsi="Palatino Linotype"/>
          <w:i/>
          <w:iCs/>
          <w:noProof/>
          <w:sz w:val="22"/>
        </w:rPr>
        <w:t>Nature</w:t>
      </w:r>
      <w:r w:rsidRPr="002A5ACF">
        <w:rPr>
          <w:rFonts w:ascii="Palatino Linotype" w:hAnsi="Palatino Linotype"/>
          <w:noProof/>
          <w:sz w:val="22"/>
        </w:rPr>
        <w:t xml:space="preserve"> </w:t>
      </w:r>
      <w:r w:rsidRPr="002A5ACF">
        <w:rPr>
          <w:rFonts w:ascii="Palatino Linotype" w:hAnsi="Palatino Linotype"/>
          <w:b/>
          <w:bCs/>
          <w:noProof/>
          <w:sz w:val="22"/>
        </w:rPr>
        <w:t>381</w:t>
      </w:r>
      <w:r w:rsidRPr="002A5ACF">
        <w:rPr>
          <w:rFonts w:ascii="Palatino Linotype" w:hAnsi="Palatino Linotype"/>
          <w:noProof/>
          <w:sz w:val="22"/>
        </w:rPr>
        <w:t>, 694–6. (doi:10.1038/381694a0)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85.</w:t>
      </w:r>
      <w:r w:rsidRPr="002A5ACF">
        <w:rPr>
          <w:rFonts w:ascii="Palatino Linotype" w:hAnsi="Palatino Linotype"/>
          <w:noProof/>
          <w:sz w:val="22"/>
        </w:rPr>
        <w:tab/>
        <w:t xml:space="preserve">Gordo, I., Perfeito, L. &amp; Sousa, A. 2011 Fitness effects of mutations in bacteria. </w:t>
      </w:r>
      <w:r w:rsidRPr="002A5ACF">
        <w:rPr>
          <w:rFonts w:ascii="Palatino Linotype" w:hAnsi="Palatino Linotype"/>
          <w:i/>
          <w:iCs/>
          <w:noProof/>
          <w:sz w:val="22"/>
        </w:rPr>
        <w:t>J. Mol. Microbiol. Biotechnol.</w:t>
      </w:r>
      <w:r w:rsidRPr="002A5ACF">
        <w:rPr>
          <w:rFonts w:ascii="Palatino Linotype" w:hAnsi="Palatino Linotype"/>
          <w:noProof/>
          <w:sz w:val="22"/>
        </w:rPr>
        <w:t xml:space="preserve"> </w:t>
      </w:r>
      <w:r w:rsidRPr="002A5ACF">
        <w:rPr>
          <w:rFonts w:ascii="Palatino Linotype" w:hAnsi="Palatino Linotype"/>
          <w:b/>
          <w:bCs/>
          <w:noProof/>
          <w:sz w:val="22"/>
        </w:rPr>
        <w:t>21</w:t>
      </w:r>
      <w:r w:rsidRPr="002A5ACF">
        <w:rPr>
          <w:rFonts w:ascii="Palatino Linotype" w:hAnsi="Palatino Linotype"/>
          <w:noProof/>
          <w:sz w:val="22"/>
        </w:rPr>
        <w:t>, 20–35. (doi:10.1159/000332747)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86.</w:t>
      </w:r>
      <w:r w:rsidRPr="002A5ACF">
        <w:rPr>
          <w:rFonts w:ascii="Palatino Linotype" w:hAnsi="Palatino Linotype"/>
          <w:noProof/>
          <w:sz w:val="22"/>
        </w:rPr>
        <w:tab/>
        <w:t xml:space="preserve">Drake, J. W., Charlesworth, B., Charlesworth, D. &amp; Crow, J. F. 1998 Rates of spontaneous mutation.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148</w:t>
      </w:r>
      <w:r w:rsidRPr="002A5ACF">
        <w:rPr>
          <w:rFonts w:ascii="Palatino Linotype" w:hAnsi="Palatino Linotype"/>
          <w:noProof/>
          <w:sz w:val="22"/>
        </w:rPr>
        <w:t xml:space="preserve">, 1667–86.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87.</w:t>
      </w:r>
      <w:r w:rsidRPr="002A5ACF">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G3</w:t>
      </w:r>
      <w:r w:rsidRPr="002A5ACF">
        <w:rPr>
          <w:rFonts w:ascii="Palatino Linotype" w:hAnsi="Palatino Linotype"/>
          <w:noProof/>
          <w:sz w:val="22"/>
        </w:rPr>
        <w:t xml:space="preserve"> </w:t>
      </w:r>
      <w:r w:rsidRPr="002A5ACF">
        <w:rPr>
          <w:rFonts w:ascii="Palatino Linotype" w:hAnsi="Palatino Linotype"/>
          <w:b/>
          <w:bCs/>
          <w:noProof/>
          <w:sz w:val="22"/>
        </w:rPr>
        <w:t>1</w:t>
      </w:r>
      <w:r w:rsidRPr="002A5ACF">
        <w:rPr>
          <w:rFonts w:ascii="Palatino Linotype" w:hAnsi="Palatino Linotype"/>
          <w:noProof/>
          <w:sz w:val="22"/>
        </w:rPr>
        <w:t>, 183–186. (doi:10.1534/g3.111.000406)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88.</w:t>
      </w:r>
      <w:r w:rsidRPr="002A5ACF">
        <w:rPr>
          <w:rFonts w:ascii="Palatino Linotype" w:hAnsi="Palatino Linotype"/>
          <w:noProof/>
          <w:sz w:val="22"/>
        </w:rPr>
        <w:tab/>
        <w:t xml:space="preserve">Hall, L. M. C. &amp; Henderson-Begg, S. K. 2006 Hypermutable bacteria isolated from humans--a critical analysis. </w:t>
      </w:r>
      <w:r w:rsidRPr="002A5ACF">
        <w:rPr>
          <w:rFonts w:ascii="Palatino Linotype" w:hAnsi="Palatino Linotype"/>
          <w:i/>
          <w:iCs/>
          <w:noProof/>
          <w:sz w:val="22"/>
        </w:rPr>
        <w:t>Microbiology</w:t>
      </w:r>
      <w:r w:rsidRPr="002A5ACF">
        <w:rPr>
          <w:rFonts w:ascii="Palatino Linotype" w:hAnsi="Palatino Linotype"/>
          <w:noProof/>
          <w:sz w:val="22"/>
        </w:rPr>
        <w:t xml:space="preserve"> </w:t>
      </w:r>
      <w:r w:rsidRPr="002A5ACF">
        <w:rPr>
          <w:rFonts w:ascii="Palatino Linotype" w:hAnsi="Palatino Linotype"/>
          <w:b/>
          <w:bCs/>
          <w:noProof/>
          <w:sz w:val="22"/>
        </w:rPr>
        <w:t>152</w:t>
      </w:r>
      <w:r w:rsidRPr="002A5ACF">
        <w:rPr>
          <w:rFonts w:ascii="Palatino Linotype" w:hAnsi="Palatino Linotype"/>
          <w:noProof/>
          <w:sz w:val="22"/>
        </w:rPr>
        <w:t>, 2505–14. (doi:10.1099/mic.0.29079-0)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89.</w:t>
      </w:r>
      <w:r w:rsidRPr="002A5ACF">
        <w:rPr>
          <w:rFonts w:ascii="Palatino Linotype" w:hAnsi="Palatino Linotype"/>
          <w:noProof/>
          <w:sz w:val="22"/>
        </w:rPr>
        <w:tab/>
        <w:t xml:space="preserve">Pupo, G. M. &amp; Richardson, B. J. 1995 Biochemical genetics of a natural population of </w:t>
      </w:r>
      <w:r w:rsidRPr="002A5ACF">
        <w:rPr>
          <w:rFonts w:ascii="Palatino Linotype" w:hAnsi="Palatino Linotype"/>
          <w:i/>
          <w:iCs/>
          <w:noProof/>
          <w:sz w:val="22"/>
        </w:rPr>
        <w:t>Escherichia coli</w:t>
      </w:r>
      <w:r w:rsidRPr="002A5ACF">
        <w:rPr>
          <w:rFonts w:ascii="Palatino Linotype" w:hAnsi="Palatino Linotype"/>
          <w:noProof/>
          <w:sz w:val="22"/>
        </w:rPr>
        <w:t xml:space="preserve">: seasonal changes in alleles and haplotypes. </w:t>
      </w:r>
      <w:r w:rsidRPr="002A5ACF">
        <w:rPr>
          <w:rFonts w:ascii="Palatino Linotype" w:hAnsi="Palatino Linotype"/>
          <w:i/>
          <w:iCs/>
          <w:noProof/>
          <w:sz w:val="22"/>
        </w:rPr>
        <w:t>Microbiology</w:t>
      </w:r>
      <w:r w:rsidRPr="002A5ACF">
        <w:rPr>
          <w:rFonts w:ascii="Palatino Linotype" w:hAnsi="Palatino Linotype"/>
          <w:noProof/>
          <w:sz w:val="22"/>
        </w:rPr>
        <w:t xml:space="preserve"> </w:t>
      </w:r>
      <w:r w:rsidRPr="002A5ACF">
        <w:rPr>
          <w:rFonts w:ascii="Palatino Linotype" w:hAnsi="Palatino Linotype"/>
          <w:b/>
          <w:bCs/>
          <w:noProof/>
          <w:sz w:val="22"/>
        </w:rPr>
        <w:t>141</w:t>
      </w:r>
      <w:r w:rsidRPr="002A5ACF">
        <w:rPr>
          <w:rFonts w:ascii="Palatino Linotype" w:hAnsi="Palatino Linotype"/>
          <w:noProof/>
          <w:sz w:val="22"/>
        </w:rPr>
        <w:t>, 1037–44. (doi:10.1099/13500872-141-4-1037)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90.</w:t>
      </w:r>
      <w:r w:rsidRPr="002A5ACF">
        <w:rPr>
          <w:rFonts w:ascii="Palatino Linotype" w:hAnsi="Palatino Linotype"/>
          <w:noProof/>
          <w:sz w:val="22"/>
        </w:rPr>
        <w:tab/>
        <w:t xml:space="preserve">Berg, O. G. 1996 Selection intensity for codon bias and the effective population size of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142</w:t>
      </w:r>
      <w:r w:rsidRPr="002A5ACF">
        <w:rPr>
          <w:rFonts w:ascii="Palatino Linotype" w:hAnsi="Palatino Linotype"/>
          <w:noProof/>
          <w:sz w:val="22"/>
        </w:rPr>
        <w:t xml:space="preserve">, 1379–82. </w:t>
      </w:r>
    </w:p>
    <w:p w:rsidR="008F2169" w:rsidRDefault="00616194" w:rsidP="002A5ACF">
      <w:pPr>
        <w:pStyle w:val="NormalWeb"/>
        <w:ind w:left="640" w:hanging="640"/>
        <w:divId w:val="586228704"/>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408" w:name="_Ref358791100"/>
      <w:r>
        <w:t xml:space="preserve">Table </w:t>
      </w:r>
      <w:r w:rsidR="00616194">
        <w:fldChar w:fldCharType="begin"/>
      </w:r>
      <w:r w:rsidRPr="00E1623D">
        <w:instrText xml:space="preserve"> SEQ Table \* ARABIC </w:instrText>
      </w:r>
      <w:r w:rsidR="00616194">
        <w:fldChar w:fldCharType="separate"/>
      </w:r>
      <w:r w:rsidR="00C47BD2">
        <w:rPr>
          <w:noProof/>
        </w:rPr>
        <w:t>1</w:t>
      </w:r>
      <w:r w:rsidR="00616194">
        <w:rPr>
          <w:noProof/>
        </w:rPr>
        <w:fldChar w:fldCharType="end"/>
      </w:r>
      <w:bookmarkEnd w:id="408"/>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A5AC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"[84,85]" }, "properties" : { "noteIndex" : 0 }, "schema" : "https://github.com/citation-style-language/schema/raw/master/csl-citation.json" }</w:instrText>
            </w:r>
            <w:r>
              <w:fldChar w:fldCharType="separate"/>
            </w:r>
            <w:r w:rsidR="0061395B" w:rsidRPr="0061395B">
              <w:rPr>
                <w:noProof/>
              </w:rPr>
              <w:t>[84,85]</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A5AC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"[85]" }, "properties" : { "noteIndex" : 0 }, "schema" : "https://github.com/citation-style-language/schema/raw/master/csl-citation.json" }</w:instrText>
            </w:r>
            <w:r>
              <w:fldChar w:fldCharType="separate"/>
            </w:r>
            <w:r w:rsidR="0061395B" w:rsidRPr="0061395B">
              <w:rPr>
                <w:noProof/>
              </w:rPr>
              <w:t>[85]</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A5AC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"[86,87]" }, "properties" : { "noteIndex" : 0 }, "schema" : "https://github.com/citation-style-language/schema/raw/master/csl-citation.json" }</w:instrText>
            </w:r>
            <w:r>
              <w:fldChar w:fldCharType="separate"/>
            </w:r>
            <w:r w:rsidR="0061395B" w:rsidRPr="0061395B">
              <w:rPr>
                <w:noProof/>
              </w:rPr>
              <w:t>[86,87]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A5AC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"[85]" }, "properties" : { "noteIndex" : 0 }, "schema" : "https://github.com/citation-style-language/schema/raw/master/csl-citation.json" }</w:instrText>
            </w:r>
            <w:r>
              <w:fldChar w:fldCharType="separate"/>
            </w:r>
            <w:r w:rsidR="0061395B" w:rsidRPr="0061395B">
              <w:rPr>
                <w:noProof/>
              </w:rPr>
              <w:t>[85]</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A5AC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"[18,88]" }, "properties" : { "noteIndex" : 0 }, "schema" : "https://github.com/citation-style-language/schema/raw/master/csl-citation.json" }</w:instrText>
            </w:r>
            <w:r>
              <w:fldChar w:fldCharType="separate"/>
            </w:r>
            <w:r w:rsidR="0061395B" w:rsidRPr="0061395B">
              <w:rPr>
                <w:noProof/>
              </w:rPr>
              <w:t>[18,88]</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A5AC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"[89,90]" }, "properties" : { "noteIndex" : 0 }, "schema" : "https://github.com/citation-style-language/schema/raw/master/csl-citation.json" }</w:instrText>
            </w:r>
            <w:r w:rsidRPr="00EA316D">
              <w:fldChar w:fldCharType="separate"/>
            </w:r>
            <w:r w:rsidR="0061395B" w:rsidRPr="0061395B">
              <w:rPr>
                <w:noProof/>
              </w:rPr>
              <w:t>[89,90]</w:t>
            </w:r>
            <w:r w:rsidRPr="00EA316D">
              <w:fldChar w:fldCharType="end"/>
            </w:r>
          </w:p>
        </w:tc>
      </w:tr>
    </w:tbl>
    <w:p w:rsidR="00961941" w:rsidRDefault="00961941" w:rsidP="008D0078">
      <w:pPr>
        <w:spacing w:line="480" w:lineRule="auto"/>
      </w:pPr>
      <w:r>
        <w:softHyphen/>
      </w:r>
      <w:r>
        <w:softHyphen/>
      </w:r>
      <w:r>
        <w:softHyphen/>
      </w:r>
    </w:p>
    <w:p w:rsidR="00961941" w:rsidRDefault="00961941" w:rsidP="008D0078">
      <w:pPr>
        <w:spacing w:line="480" w:lineRule="auto"/>
      </w:pPr>
    </w:p>
    <w:sectPr w:rsidR="00961941" w:rsidSect="008F3447">
      <w:headerReference w:type="default" r:id="rId18"/>
      <w:footerReference w:type="default" r:id="rId19"/>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19BE" w:rsidRDefault="00C119BE" w:rsidP="009A122D">
      <w:pPr>
        <w:spacing w:after="0" w:line="240" w:lineRule="auto"/>
      </w:pPr>
      <w:r>
        <w:separator/>
      </w:r>
    </w:p>
  </w:endnote>
  <w:endnote w:type="continuationSeparator" w:id="0">
    <w:p w:rsidR="00C119BE" w:rsidRDefault="00C119BE"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embedRegular r:id="rId1" w:fontKey="{B3077D0F-01B4-471F-A02D-3C25119256C6}"/>
    <w:embedBold r:id="rId2" w:fontKey="{FB9354B5-0F69-4A4E-B8C9-28A308609668}"/>
    <w:embedItalic r:id="rId3" w:fontKey="{DE0571A6-B20E-461E-B474-A486DB333D48}"/>
    <w:embedBoldItalic r:id="rId4" w:fontKey="{D32A45B4-F519-4773-BFBB-9DB4B8158D7B}"/>
  </w:font>
  <w:font w:name="Tahoma">
    <w:panose1 w:val="020B0604030504040204"/>
    <w:charset w:val="00"/>
    <w:family w:val="swiss"/>
    <w:pitch w:val="variable"/>
    <w:sig w:usb0="E1002EFF" w:usb1="C000605B" w:usb2="00000029" w:usb3="00000000" w:csb0="000101FF" w:csb1="00000000"/>
    <w:embedRegular r:id="rId5" w:fontKey="{28AE940C-C6D2-4A5B-A292-12FA8BECC7B7}"/>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A5D1EB61-5577-43D6-8DCB-A41D390AF447}"/>
  </w:font>
  <w:font w:name="Helvetica">
    <w:panose1 w:val="020B0604020202020204"/>
    <w:charset w:val="00"/>
    <w:family w:val="swiss"/>
    <w:pitch w:val="variable"/>
    <w:sig w:usb0="E0002AFF" w:usb1="C0007843" w:usb2="00000009" w:usb3="00000000" w:csb0="000001FF" w:csb1="00000000"/>
    <w:embedRegular r:id="rId7" w:fontKey="{C1594F99-AEBB-48CF-B82C-78677AF84CB5}"/>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F10DC1" w:rsidRDefault="00F10DC1">
        <w:pPr>
          <w:pStyle w:val="Footer"/>
          <w:jc w:val="center"/>
        </w:pPr>
        <w:r>
          <w:fldChar w:fldCharType="begin"/>
        </w:r>
        <w:r>
          <w:instrText xml:space="preserve"> PAGE   \* MERGEFORMAT </w:instrText>
        </w:r>
        <w:r>
          <w:fldChar w:fldCharType="separate"/>
        </w:r>
        <w:r w:rsidR="002A5ACF">
          <w:rPr>
            <w:noProof/>
          </w:rPr>
          <w:t>38</w:t>
        </w:r>
        <w:r>
          <w:rPr>
            <w:noProof/>
          </w:rPr>
          <w:fldChar w:fldCharType="end"/>
        </w:r>
      </w:p>
    </w:sdtContent>
  </w:sdt>
  <w:p w:rsidR="00F10DC1" w:rsidRDefault="00F10D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19BE" w:rsidRDefault="00C119BE" w:rsidP="009A122D">
      <w:pPr>
        <w:spacing w:after="0" w:line="240" w:lineRule="auto"/>
      </w:pPr>
      <w:r>
        <w:separator/>
      </w:r>
    </w:p>
  </w:footnote>
  <w:footnote w:type="continuationSeparator" w:id="0">
    <w:p w:rsidR="00C119BE" w:rsidRDefault="00C119BE"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DC1" w:rsidRDefault="00F10DC1" w:rsidP="0030349D">
    <w:pPr>
      <w:spacing w:line="480" w:lineRule="auto"/>
      <w:ind w:firstLine="284"/>
      <w:jc w:val="right"/>
      <w:rPr>
        <w:lang w:bidi="hi-IN"/>
      </w:rPr>
    </w:pPr>
    <w:r w:rsidRPr="004E278A">
      <w:rPr>
        <w:lang w:bidi="hi-IN"/>
      </w:rPr>
      <w:t>SIM</w:t>
    </w:r>
    <w:r>
      <w:rPr>
        <w:lang w:bidi="hi-IN"/>
      </w:rPr>
      <w:t xml:space="preserve"> and 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00A8"/>
    <w:rsid w:val="00042973"/>
    <w:rsid w:val="00042B4C"/>
    <w:rsid w:val="00042C46"/>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0D3E"/>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4EB9"/>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46C8"/>
    <w:rsid w:val="0014530A"/>
    <w:rsid w:val="00153987"/>
    <w:rsid w:val="001618A5"/>
    <w:rsid w:val="001654D6"/>
    <w:rsid w:val="00167352"/>
    <w:rsid w:val="0017087D"/>
    <w:rsid w:val="00171376"/>
    <w:rsid w:val="00171518"/>
    <w:rsid w:val="001725A7"/>
    <w:rsid w:val="001732C8"/>
    <w:rsid w:val="00173C79"/>
    <w:rsid w:val="00175D8E"/>
    <w:rsid w:val="001776D4"/>
    <w:rsid w:val="00184C3E"/>
    <w:rsid w:val="00185C6A"/>
    <w:rsid w:val="001910E3"/>
    <w:rsid w:val="00191D82"/>
    <w:rsid w:val="001945D6"/>
    <w:rsid w:val="001968C9"/>
    <w:rsid w:val="00197574"/>
    <w:rsid w:val="001975FE"/>
    <w:rsid w:val="00197CF4"/>
    <w:rsid w:val="001A151A"/>
    <w:rsid w:val="001A2C51"/>
    <w:rsid w:val="001A6C18"/>
    <w:rsid w:val="001B0499"/>
    <w:rsid w:val="001B2273"/>
    <w:rsid w:val="001B3AC8"/>
    <w:rsid w:val="001B580C"/>
    <w:rsid w:val="001B74CA"/>
    <w:rsid w:val="001B7896"/>
    <w:rsid w:val="001C19FF"/>
    <w:rsid w:val="001C35D5"/>
    <w:rsid w:val="001C3DA4"/>
    <w:rsid w:val="001C455A"/>
    <w:rsid w:val="001C5D6C"/>
    <w:rsid w:val="001D4AFA"/>
    <w:rsid w:val="001E325E"/>
    <w:rsid w:val="001E56C5"/>
    <w:rsid w:val="001F1E74"/>
    <w:rsid w:val="001F51E7"/>
    <w:rsid w:val="001F5496"/>
    <w:rsid w:val="001F5920"/>
    <w:rsid w:val="001F6A20"/>
    <w:rsid w:val="00200EB9"/>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57CA8"/>
    <w:rsid w:val="00261B19"/>
    <w:rsid w:val="002630C5"/>
    <w:rsid w:val="00271D8B"/>
    <w:rsid w:val="0027326A"/>
    <w:rsid w:val="00273F5C"/>
    <w:rsid w:val="00275A3C"/>
    <w:rsid w:val="00280CFF"/>
    <w:rsid w:val="002825FD"/>
    <w:rsid w:val="00282DE0"/>
    <w:rsid w:val="00286536"/>
    <w:rsid w:val="00290173"/>
    <w:rsid w:val="0029078B"/>
    <w:rsid w:val="00292861"/>
    <w:rsid w:val="00295B91"/>
    <w:rsid w:val="00295FB4"/>
    <w:rsid w:val="00297D9B"/>
    <w:rsid w:val="002A0B22"/>
    <w:rsid w:val="002A0DCC"/>
    <w:rsid w:val="002A275A"/>
    <w:rsid w:val="002A5ACF"/>
    <w:rsid w:val="002B1207"/>
    <w:rsid w:val="002B1EC3"/>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4E2F"/>
    <w:rsid w:val="00302666"/>
    <w:rsid w:val="00302CF7"/>
    <w:rsid w:val="0030349D"/>
    <w:rsid w:val="00304F72"/>
    <w:rsid w:val="00305197"/>
    <w:rsid w:val="00305556"/>
    <w:rsid w:val="00306FB2"/>
    <w:rsid w:val="00312002"/>
    <w:rsid w:val="003131D8"/>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5710"/>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3E18"/>
    <w:rsid w:val="00556178"/>
    <w:rsid w:val="00560C54"/>
    <w:rsid w:val="00563FAB"/>
    <w:rsid w:val="00564668"/>
    <w:rsid w:val="005754EE"/>
    <w:rsid w:val="005757FF"/>
    <w:rsid w:val="00575BB5"/>
    <w:rsid w:val="00581307"/>
    <w:rsid w:val="005816EE"/>
    <w:rsid w:val="005821AF"/>
    <w:rsid w:val="005842D2"/>
    <w:rsid w:val="00584435"/>
    <w:rsid w:val="005853AD"/>
    <w:rsid w:val="00585914"/>
    <w:rsid w:val="00587E54"/>
    <w:rsid w:val="0059042F"/>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395B"/>
    <w:rsid w:val="00616194"/>
    <w:rsid w:val="00622093"/>
    <w:rsid w:val="006231EF"/>
    <w:rsid w:val="0062328A"/>
    <w:rsid w:val="00624999"/>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A6470"/>
    <w:rsid w:val="006B0338"/>
    <w:rsid w:val="006B3A9D"/>
    <w:rsid w:val="006B774C"/>
    <w:rsid w:val="006B781F"/>
    <w:rsid w:val="006C02DB"/>
    <w:rsid w:val="006D14E9"/>
    <w:rsid w:val="006D1AF4"/>
    <w:rsid w:val="006D2C68"/>
    <w:rsid w:val="006D3024"/>
    <w:rsid w:val="006D3220"/>
    <w:rsid w:val="006D5802"/>
    <w:rsid w:val="006D6585"/>
    <w:rsid w:val="006E04FA"/>
    <w:rsid w:val="006E3084"/>
    <w:rsid w:val="006E7AB4"/>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4F1E"/>
    <w:rsid w:val="00760FC5"/>
    <w:rsid w:val="0076119B"/>
    <w:rsid w:val="00762F19"/>
    <w:rsid w:val="00763034"/>
    <w:rsid w:val="0077094B"/>
    <w:rsid w:val="00775F58"/>
    <w:rsid w:val="00785EDE"/>
    <w:rsid w:val="007879A9"/>
    <w:rsid w:val="00795243"/>
    <w:rsid w:val="007A2944"/>
    <w:rsid w:val="007A3960"/>
    <w:rsid w:val="007A7B53"/>
    <w:rsid w:val="007B25AD"/>
    <w:rsid w:val="007B5572"/>
    <w:rsid w:val="007B5E21"/>
    <w:rsid w:val="007C1036"/>
    <w:rsid w:val="007C26AA"/>
    <w:rsid w:val="007C4DDB"/>
    <w:rsid w:val="007C70D4"/>
    <w:rsid w:val="007D5C6B"/>
    <w:rsid w:val="007E1D16"/>
    <w:rsid w:val="007E25F3"/>
    <w:rsid w:val="007E2D9A"/>
    <w:rsid w:val="007E4A3D"/>
    <w:rsid w:val="007E6536"/>
    <w:rsid w:val="007E6659"/>
    <w:rsid w:val="007F0A97"/>
    <w:rsid w:val="007F101A"/>
    <w:rsid w:val="007F26D6"/>
    <w:rsid w:val="007F5D35"/>
    <w:rsid w:val="007F656F"/>
    <w:rsid w:val="00800DD3"/>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4"/>
    <w:rsid w:val="008A0C66"/>
    <w:rsid w:val="008A3174"/>
    <w:rsid w:val="008A35F3"/>
    <w:rsid w:val="008A5282"/>
    <w:rsid w:val="008A52D7"/>
    <w:rsid w:val="008A6B5D"/>
    <w:rsid w:val="008A73E2"/>
    <w:rsid w:val="008A7A0A"/>
    <w:rsid w:val="008B7326"/>
    <w:rsid w:val="008D0078"/>
    <w:rsid w:val="008D2D9C"/>
    <w:rsid w:val="008E3DFA"/>
    <w:rsid w:val="008E3EDA"/>
    <w:rsid w:val="008E43B1"/>
    <w:rsid w:val="008E4FCE"/>
    <w:rsid w:val="008E7880"/>
    <w:rsid w:val="008F11A1"/>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77907"/>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1389"/>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28A2"/>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B673F"/>
    <w:rsid w:val="00AB7394"/>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A9D"/>
    <w:rsid w:val="00B10C13"/>
    <w:rsid w:val="00B1479E"/>
    <w:rsid w:val="00B1563A"/>
    <w:rsid w:val="00B165C4"/>
    <w:rsid w:val="00B17DB4"/>
    <w:rsid w:val="00B21E2B"/>
    <w:rsid w:val="00B23B3C"/>
    <w:rsid w:val="00B2494E"/>
    <w:rsid w:val="00B25D55"/>
    <w:rsid w:val="00B2675D"/>
    <w:rsid w:val="00B32510"/>
    <w:rsid w:val="00B37F95"/>
    <w:rsid w:val="00B41C05"/>
    <w:rsid w:val="00B43DD1"/>
    <w:rsid w:val="00B472FC"/>
    <w:rsid w:val="00B51C0E"/>
    <w:rsid w:val="00B5286A"/>
    <w:rsid w:val="00B56C74"/>
    <w:rsid w:val="00B66998"/>
    <w:rsid w:val="00B67E56"/>
    <w:rsid w:val="00B72912"/>
    <w:rsid w:val="00B7610D"/>
    <w:rsid w:val="00B82D73"/>
    <w:rsid w:val="00B83F66"/>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BF7DE4"/>
    <w:rsid w:val="00C00770"/>
    <w:rsid w:val="00C023C7"/>
    <w:rsid w:val="00C03529"/>
    <w:rsid w:val="00C04756"/>
    <w:rsid w:val="00C119BE"/>
    <w:rsid w:val="00C11B88"/>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C1D75"/>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157D4"/>
    <w:rsid w:val="00D20FB0"/>
    <w:rsid w:val="00D23B17"/>
    <w:rsid w:val="00D2584A"/>
    <w:rsid w:val="00D26998"/>
    <w:rsid w:val="00D26AEF"/>
    <w:rsid w:val="00D3015D"/>
    <w:rsid w:val="00D3522A"/>
    <w:rsid w:val="00D35D48"/>
    <w:rsid w:val="00D37700"/>
    <w:rsid w:val="00D40F2C"/>
    <w:rsid w:val="00D4102F"/>
    <w:rsid w:val="00D45CB2"/>
    <w:rsid w:val="00D5184D"/>
    <w:rsid w:val="00D56A32"/>
    <w:rsid w:val="00D6325C"/>
    <w:rsid w:val="00D6393B"/>
    <w:rsid w:val="00D66493"/>
    <w:rsid w:val="00D72D8D"/>
    <w:rsid w:val="00D74797"/>
    <w:rsid w:val="00D747B0"/>
    <w:rsid w:val="00D76319"/>
    <w:rsid w:val="00D76816"/>
    <w:rsid w:val="00D82F82"/>
    <w:rsid w:val="00D84632"/>
    <w:rsid w:val="00D95127"/>
    <w:rsid w:val="00D96086"/>
    <w:rsid w:val="00DA34B7"/>
    <w:rsid w:val="00DA55AA"/>
    <w:rsid w:val="00DA5E7F"/>
    <w:rsid w:val="00DA7722"/>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1FED"/>
    <w:rsid w:val="00DF4FC8"/>
    <w:rsid w:val="00DF5A14"/>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4C1B"/>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0567"/>
    <w:rsid w:val="00EA316D"/>
    <w:rsid w:val="00EA4F71"/>
    <w:rsid w:val="00EB07DA"/>
    <w:rsid w:val="00EB2D0A"/>
    <w:rsid w:val="00EB3214"/>
    <w:rsid w:val="00EB4D3E"/>
    <w:rsid w:val="00EB5020"/>
    <w:rsid w:val="00EB6923"/>
    <w:rsid w:val="00EC6D37"/>
    <w:rsid w:val="00EC7EBC"/>
    <w:rsid w:val="00ED08B5"/>
    <w:rsid w:val="00ED111F"/>
    <w:rsid w:val="00ED26AF"/>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0DC1"/>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1EEF"/>
    <w:rsid w:val="00F76B8B"/>
    <w:rsid w:val="00F804BA"/>
    <w:rsid w:val="00F8069F"/>
    <w:rsid w:val="00F832E9"/>
    <w:rsid w:val="00F83F2E"/>
    <w:rsid w:val="00F84E5B"/>
    <w:rsid w:val="00F85CE0"/>
    <w:rsid w:val="00F8704C"/>
    <w:rsid w:val="00F8789F"/>
    <w:rsid w:val="00F87F2E"/>
    <w:rsid w:val="00F907A8"/>
    <w:rsid w:val="00F90DBC"/>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3E8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866721145">
                                                                                                                                                                                                                                                                                                                                                                                                                                                                                                                                                                                                                                                                                                                                                                                  <w:marLeft w:val="0"/>
                                                                                                                                                                                                                                                                                                                                                                                                                                                                                                                                                                                                                                                                                                                                                                                  <w:marRight w:val="0"/>
                                                                                                                                                                                                                                                                                                                                                                                                                                                                                                                                                                                                                                                                                                                                                                                  <w:marTop w:val="0"/>
                                                                                                                                                                                                                                                                                                                                                                                                                                                                                                                                                                                                                                                                                                                                                                                  <w:marBottom w:val="0"/>
                                                                                                                                                                                                                                                                                                                                                                                                                                                                                                                                                                                                                                                                                                                                                                                  <w:divBdr>
                                                                                                                                                                                                                                                                                                                                                                                                                                                                                                                                                                                                                                                                                                                                                                                    <w:top w:val="none" w:sz="0" w:space="0" w:color="auto"/>
                                                                                                                                                                                                                                                                                                                                                                                                                                                                                                                                                                                                                                                                                                                                                                                    <w:left w:val="none" w:sz="0" w:space="0" w:color="auto"/>
                                                                                                                                                                                                                                                                                                                                                                                                                                                                                                                                                                                                                                                                                                                                                                                    <w:bottom w:val="none" w:sz="0" w:space="0" w:color="auto"/>
                                                                                                                                                                                                                                                                                                                                                                                                                                                                                                                                                                                                                                                                                                                                                                                    <w:right w:val="none" w:sz="0" w:space="0" w:color="auto"/>
                                                                                                                                                                                                                                                                                                                                                                                                                                                                                                                                                                                                                                                                                                                                                                                  </w:divBdr>
                                                                                                                                                                                                                                                                                                                                                                                                                                                                                                                                                                                                                                                                                                                                                                                  <w:divsChild>
                                                                                                                                                                                                                                                                                                                                                                                                                                                                                                                                                                                                                                                                                                                                                                                    <w:div w:id="2130935028">
                                                                                                                                                                                                                                                                                                                                                                                                                                                                                                                                                                                                                                                                                                                                                                                      <w:marLeft w:val="0"/>
                                                                                                                                                                                                                                                                                                                                                                                                                                                                                                                                                                                                                                                                                                                                                                                      <w:marRight w:val="0"/>
                                                                                                                                                                                                                                                                                                                                                                                                                                                                                                                                                                                                                                                                                                                                                                                      <w:marTop w:val="0"/>
                                                                                                                                                                                                                                                                                                                                                                                                                                                                                                                                                                                                                                                                                                                                                                                      <w:marBottom w:val="0"/>
                                                                                                                                                                                                                                                                                                                                                                                                                                                                                                                                                                                                                                                                                                                                                                                      <w:divBdr>
                                                                                                                                                                                                                                                                                                                                                                                                                                                                                                                                                                                                                                                                                                                                                                                        <w:top w:val="none" w:sz="0" w:space="0" w:color="auto"/>
                                                                                                                                                                                                                                                                                                                                                                                                                                                                                                                                                                                                                                                                                                                                                                                        <w:left w:val="none" w:sz="0" w:space="0" w:color="auto"/>
                                                                                                                                                                                                                                                                                                                                                                                                                                                                                                                                                                                                                                                                                                                                                                                        <w:bottom w:val="none" w:sz="0" w:space="0" w:color="auto"/>
                                                                                                                                                                                                                                                                                                                                                                                                                                                                                                                                                                                                                                                                                                                                                                                        <w:right w:val="none" w:sz="0" w:space="0" w:color="auto"/>
                                                                                                                                                                                                                                                                                                                                                                                                                                                                                                                                                                                                                                                                                                                                                                                      </w:divBdr>
                                                                                                                                                                                                                                                                                                                                                                                                                                                                                                                                                                                                                                                                                                                                                                                      <w:divsChild>
                                                                                                                                                                                                                                                                                                                                                                                                                                                                                                                                                                                                                                                                                                                                                                                        <w:div w:id="2061903282">
                                                                                                                                                                                                                                                                                                                                                                                                                                                                                                                                                                                                                                                                                                                                                                                          <w:marLeft w:val="0"/>
                                                                                                                                                                                                                                                                                                                                                                                                                                                                                                                                                                                                                                                                                                                                                                                          <w:marRight w:val="0"/>
                                                                                                                                                                                                                                                                                                                                                                                                                                                                                                                                                                                                                                                                                                                                                                                          <w:marTop w:val="0"/>
                                                                                                                                                                                                                                                                                                                                                                                                                                                                                                                                                                                                                                                                                                                                                                                          <w:marBottom w:val="0"/>
                                                                                                                                                                                                                                                                                                                                                                                                                                                                                                                                                                                                                                                                                                                                                                                          <w:divBdr>
                                                                                                                                                                                                                                                                                                                                                                                                                                                                                                                                                                                                                                                                                                                                                                                            <w:top w:val="none" w:sz="0" w:space="0" w:color="auto"/>
                                                                                                                                                                                                                                                                                                                                                                                                                                                                                                                                                                                                                                                                                                                                                                                            <w:left w:val="none" w:sz="0" w:space="0" w:color="auto"/>
                                                                                                                                                                                                                                                                                                                                                                                                                                                                                                                                                                                                                                                                                                                                                                                            <w:bottom w:val="none" w:sz="0" w:space="0" w:color="auto"/>
                                                                                                                                                                                                                                                                                                                                                                                                                                                                                                                                                                                                                                                                                                                                                                                            <w:right w:val="none" w:sz="0" w:space="0" w:color="auto"/>
                                                                                                                                                                                                                                                                                                                                                                                                                                                                                                                                                                                                                                                                                                                                                                                          </w:divBdr>
                                                                                                                                                                                                                                                                                                                                                                                                                                                                                                                                                                                                                                                                                                                                                                                          <w:divsChild>
                                                                                                                                                                                                                                                                                                                                                                                                                                                                                                                                                                                                                                                                                                                                                                                            <w:div w:id="92365012">
                                                                                                                                                                                                                                                                                                                                                                                                                                                                                                                                                                                                                                                                                                                                                                                              <w:marLeft w:val="0"/>
                                                                                                                                                                                                                                                                                                                                                                                                                                                                                                                                                                                                                                                                                                                                                                                              <w:marRight w:val="0"/>
                                                                                                                                                                                                                                                                                                                                                                                                                                                                                                                                                                                                                                                                                                                                                                                              <w:marTop w:val="0"/>
                                                                                                                                                                                                                                                                                                                                                                                                                                                                                                                                                                                                                                                                                                                                                                                              <w:marBottom w:val="0"/>
                                                                                                                                                                                                                                                                                                                                                                                                                                                                                                                                                                                                                                                                                                                                                                                              <w:divBdr>
                                                                                                                                                                                                                                                                                                                                                                                                                                                                                                                                                                                                                                                                                                                                                                                                <w:top w:val="none" w:sz="0" w:space="0" w:color="auto"/>
                                                                                                                                                                                                                                                                                                                                                                                                                                                                                                                                                                                                                                                                                                                                                                                                <w:left w:val="none" w:sz="0" w:space="0" w:color="auto"/>
                                                                                                                                                                                                                                                                                                                                                                                                                                                                                                                                                                                                                                                                                                                                                                                                <w:bottom w:val="none" w:sz="0" w:space="0" w:color="auto"/>
                                                                                                                                                                                                                                                                                                                                                                                                                                                                                                                                                                                                                                                                                                                                                                                                <w:right w:val="none" w:sz="0" w:space="0" w:color="auto"/>
                                                                                                                                                                                                                                                                                                                                                                                                                                                                                                                                                                                                                                                                                                                                                                                              </w:divBdr>
                                                                                                                                                                                                                                                                                                                                                                                                                                                                                                                                                                                                                                                                                                                                                                                              <w:divsChild>
                                                                                                                                                                                                                                                                                                                                                                                                                                                                                                                                                                                                                                                                                                                                                                                                <w:div w:id="47847480">
                                                                                                                                                                                                                                                                                                                                                                                                                                                                                                                                                                                                                                                                                                                                                                                                  <w:marLeft w:val="0"/>
                                                                                                                                                                                                                                                                                                                                                                                                                                                                                                                                                                                                                                                                                                                                                                                                  <w:marRight w:val="0"/>
                                                                                                                                                                                                                                                                                                                                                                                                                                                                                                                                                                                                                                                                                                                                                                                                  <w:marTop w:val="0"/>
                                                                                                                                                                                                                                                                                                                                                                                                                                                                                                                                                                                                                                                                                                                                                                                                  <w:marBottom w:val="0"/>
                                                                                                                                                                                                                                                                                                                                                                                                                                                                                                                                                                                                                                                                                                                                                                                                  <w:divBdr>
                                                                                                                                                                                                                                                                                                                                                                                                                                                                                                                                                                                                                                                                                                                                                                                                    <w:top w:val="none" w:sz="0" w:space="0" w:color="auto"/>
                                                                                                                                                                                                                                                                                                                                                                                                                                                                                                                                                                                                                                                                                                                                                                                                    <w:left w:val="none" w:sz="0" w:space="0" w:color="auto"/>
                                                                                                                                                                                                                                                                                                                                                                                                                                                                                                                                                                                                                                                                                                                                                                                                    <w:bottom w:val="none" w:sz="0" w:space="0" w:color="auto"/>
                                                                                                                                                                                                                                                                                                                                                                                                                                                                                                                                                                                                                                                                                                                                                                                                    <w:right w:val="none" w:sz="0" w:space="0" w:color="auto"/>
                                                                                                                                                                                                                                                                                                                                                                                                                                                                                                                                                                                                                                                                                                                                                                                                  </w:divBdr>
                                                                                                                                                                                                                                                                                                                                                                                                                                                                                                                                                                                                                                                                                                                                                                                                  <w:divsChild>
                                                                                                                                                                                                                                                                                                                                                                                                                                                                                                                                                                                                                                                                                                                                                                                                    <w:div w:id="1345018509">
                                                                                                                                                                                                                                                                                                                                                                                                                                                                                                                                                                                                                                                                                                                                                                                                      <w:marLeft w:val="0"/>
                                                                                                                                                                                                                                                                                                                                                                                                                                                                                                                                                                                                                                                                                                                                                                                                      <w:marRight w:val="0"/>
                                                                                                                                                                                                                                                                                                                                                                                                                                                                                                                                                                                                                                                                                                                                                                                                      <w:marTop w:val="0"/>
                                                                                                                                                                                                                                                                                                                                                                                                                                                                                                                                                                                                                                                                                                                                                                                                      <w:marBottom w:val="0"/>
                                                                                                                                                                                                                                                                                                                                                                                                                                                                                                                                                                                                                                                                                                                                                                                                      <w:divBdr>
                                                                                                                                                                                                                                                                                                                                                                                                                                                                                                                                                                                                                                                                                                                                                                                                        <w:top w:val="none" w:sz="0" w:space="0" w:color="auto"/>
                                                                                                                                                                                                                                                                                                                                                                                                                                                                                                                                                                                                                                                                                                                                                                                                        <w:left w:val="none" w:sz="0" w:space="0" w:color="auto"/>
                                                                                                                                                                                                                                                                                                                                                                                                                                                                                                                                                                                                                                                                                                                                                                                                        <w:bottom w:val="none" w:sz="0" w:space="0" w:color="auto"/>
                                                                                                                                                                                                                                                                                                                                                                                                                                                                                                                                                                                                                                                                                                                                                                                                        <w:right w:val="none" w:sz="0" w:space="0" w:color="auto"/>
                                                                                                                                                                                                                                                                                                                                                                                                                                                                                                                                                                                                                                                                                                                                                                                                      </w:divBdr>
                                                                                                                                                                                                                                                                                                                                                                                                                                                                                                                                                                                                                                                                                                                                                                                                      <w:divsChild>
                                                                                                                                                                                                                                                                                                                                                                                                                                                                                                                                                                                                                                                                                                                                                                                                        <w:div w:id="2071075263">
                                                                                                                                                                                                                                                                                                                                                                                                                                                                                                                                                                                                                                                                                                                                                                                                          <w:marLeft w:val="0"/>
                                                                                                                                                                                                                                                                                                                                                                                                                                                                                                                                                                                                                                                                                                                                                                                                          <w:marRight w:val="0"/>
                                                                                                                                                                                                                                                                                                                                                                                                                                                                                                                                                                                                                                                                                                                                                                                                          <w:marTop w:val="0"/>
                                                                                                                                                                                                                                                                                                                                                                                                                                                                                                                                                                                                                                                                                                                                                                                                          <w:marBottom w:val="0"/>
                                                                                                                                                                                                                                                                                                                                                                                                                                                                                                                                                                                                                                                                                                                                                                                                          <w:divBdr>
                                                                                                                                                                                                                                                                                                                                                                                                                                                                                                                                                                                                                                                                                                                                                                                                            <w:top w:val="none" w:sz="0" w:space="0" w:color="auto"/>
                                                                                                                                                                                                                                                                                                                                                                                                                                                                                                                                                                                                                                                                                                                                                                                                            <w:left w:val="none" w:sz="0" w:space="0" w:color="auto"/>
                                                                                                                                                                                                                                                                                                                                                                                                                                                                                                                                                                                                                                                                                                                                                                                                            <w:bottom w:val="none" w:sz="0" w:space="0" w:color="auto"/>
                                                                                                                                                                                                                                                                                                                                                                                                                                                                                                                                                                                                                                                                                                                                                                                                            <w:right w:val="none" w:sz="0" w:space="0" w:color="auto"/>
                                                                                                                                                                                                                                                                                                                                                                                                                                                                                                                                                                                                                                                                                                                                                                                                          </w:divBdr>
                                                                                                                                                                                                                                                                                                                                                                                                                                                                                                                                                                                                                                                                                                                                                                                                          <w:divsChild>
                                                                                                                                                                                                                                                                                                                                                                                                                                                                                                                                                                                                                                                                                                                                                                                                            <w:div w:id="1802650366">
                                                                                                                                                                                                                                                                                                                                                                                                                                                                                                                                                                                                                                                                                                                                                                                                              <w:marLeft w:val="0"/>
                                                                                                                                                                                                                                                                                                                                                                                                                                                                                                                                                                                                                                                                                                                                                                                                              <w:marRight w:val="0"/>
                                                                                                                                                                                                                                                                                                                                                                                                                                                                                                                                                                                                                                                                                                                                                                                                              <w:marTop w:val="0"/>
                                                                                                                                                                                                                                                                                                                                                                                                                                                                                                                                                                                                                                                                                                                                                                                                              <w:marBottom w:val="0"/>
                                                                                                                                                                                                                                                                                                                                                                                                                                                                                                                                                                                                                                                                                                                                                                                                              <w:divBdr>
                                                                                                                                                                                                                                                                                                                                                                                                                                                                                                                                                                                                                                                                                                                                                                                                                <w:top w:val="none" w:sz="0" w:space="0" w:color="auto"/>
                                                                                                                                                                                                                                                                                                                                                                                                                                                                                                                                                                                                                                                                                                                                                                                                                <w:left w:val="none" w:sz="0" w:space="0" w:color="auto"/>
                                                                                                                                                                                                                                                                                                                                                                                                                                                                                                                                                                                                                                                                                                                                                                                                                <w:bottom w:val="none" w:sz="0" w:space="0" w:color="auto"/>
                                                                                                                                                                                                                                                                                                                                                                                                                                                                                                                                                                                                                                                                                                                                                                                                                <w:right w:val="none" w:sz="0" w:space="0" w:color="auto"/>
                                                                                                                                                                                                                                                                                                                                                                                                                                                                                                                                                                                                                                                                                                                                                                                                              </w:divBdr>
                                                                                                                                                                                                                                                                                                                                                                                                                                                                                                                                                                                                                                                                                                                                                                                                              <w:divsChild>
                                                                                                                                                                                                                                                                                                                                                                                                                                                                                                                                                                                                                                                                                                                                                                                                                <w:div w:id="1339960735">
                                                                                                                                                                                                                                                                                                                                                                                                                                                                                                                                                                                                                                                                                                                                                                                                                  <w:marLeft w:val="0"/>
                                                                                                                                                                                                                                                                                                                                                                                                                                                                                                                                                                                                                                                                                                                                                                                                                  <w:marRight w:val="0"/>
                                                                                                                                                                                                                                                                                                                                                                                                                                                                                                                                                                                                                                                                                                                                                                                                                  <w:marTop w:val="0"/>
                                                                                                                                                                                                                                                                                                                                                                                                                                                                                                                                                                                                                                                                                                                                                                                                                  <w:marBottom w:val="0"/>
                                                                                                                                                                                                                                                                                                                                                                                                                                                                                                                                                                                                                                                                                                                                                                                                                  <w:divBdr>
                                                                                                                                                                                                                                                                                                                                                                                                                                                                                                                                                                                                                                                                                                                                                                                                                    <w:top w:val="none" w:sz="0" w:space="0" w:color="auto"/>
                                                                                                                                                                                                                                                                                                                                                                                                                                                                                                                                                                                                                                                                                                                                                                                                                    <w:left w:val="none" w:sz="0" w:space="0" w:color="auto"/>
                                                                                                                                                                                                                                                                                                                                                                                                                                                                                                                                                                                                                                                                                                                                                                                                                    <w:bottom w:val="none" w:sz="0" w:space="0" w:color="auto"/>
                                                                                                                                                                                                                                                                                                                                                                                                                                                                                                                                                                                                                                                                                                                                                                                                                    <w:right w:val="none" w:sz="0" w:space="0" w:color="auto"/>
                                                                                                                                                                                                                                                                                                                                                                                                                                                                                                                                                                                                                                                                                                                                                                                                                  </w:divBdr>
                                                                                                                                                                                                                                                                                                                                                                                                                                                                                                                                                                                                                                                                                                                                                                                                                  <w:divsChild>
                                                                                                                                                                                                                                                                                                                                                                                                                                                                                                                                                                                                                                                                                                                                                                                                                    <w:div w:id="1721133036">
                                                                                                                                                                                                                                                                                                                                                                                                                                                                                                                                                                                                                                                                                                                                                                                                                      <w:marLeft w:val="0"/>
                                                                                                                                                                                                                                                                                                                                                                                                                                                                                                                                                                                                                                                                                                                                                                                                                      <w:marRight w:val="0"/>
                                                                                                                                                                                                                                                                                                                                                                                                                                                                                                                                                                                                                                                                                                                                                                                                                      <w:marTop w:val="0"/>
                                                                                                                                                                                                                                                                                                                                                                                                                                                                                                                                                                                                                                                                                                                                                                                                                      <w:marBottom w:val="0"/>
                                                                                                                                                                                                                                                                                                                                                                                                                                                                                                                                                                                                                                                                                                                                                                                                                      <w:divBdr>
                                                                                                                                                                                                                                                                                                                                                                                                                                                                                                                                                                                                                                                                                                                                                                                                                        <w:top w:val="none" w:sz="0" w:space="0" w:color="auto"/>
                                                                                                                                                                                                                                                                                                                                                                                                                                                                                                                                                                                                                                                                                                                                                                                                                        <w:left w:val="none" w:sz="0" w:space="0" w:color="auto"/>
                                                                                                                                                                                                                                                                                                                                                                                                                                                                                                                                                                                                                                                                                                                                                                                                                        <w:bottom w:val="none" w:sz="0" w:space="0" w:color="auto"/>
                                                                                                                                                                                                                                                                                                                                                                                                                                                                                                                                                                                                                                                                                                                                                                                                                        <w:right w:val="none" w:sz="0" w:space="0" w:color="auto"/>
                                                                                                                                                                                                                                                                                                                                                                                                                                                                                                                                                                                                                                                                                                                                                                                                                      </w:divBdr>
                                                                                                                                                                                                                                                                                                                                                                                                                                                                                                                                                                                                                                                                                                                                                                                                                      <w:divsChild>
                                                                                                                                                                                                                                                                                                                                                                                                                                                                                                                                                                                                                                                                                                                                                                                                                        <w:div w:id="1231696170">
                                                                                                                                                                                                                                                                                                                                                                                                                                                                                                                                                                                                                                                                                                                                                                                                                          <w:marLeft w:val="0"/>
                                                                                                                                                                                                                                                                                                                                                                                                                                                                                                                                                                                                                                                                                                                                                                                                                          <w:marRight w:val="0"/>
                                                                                                                                                                                                                                                                                                                                                                                                                                                                                                                                                                                                                                                                                                                                                                                                                          <w:marTop w:val="0"/>
                                                                                                                                                                                                                                                                                                                                                                                                                                                                                                                                                                                                                                                                                                                                                                                                                          <w:marBottom w:val="0"/>
                                                                                                                                                                                                                                                                                                                                                                                                                                                                                                                                                                                                                                                                                                                                                                                                                          <w:divBdr>
                                                                                                                                                                                                                                                                                                                                                                                                                                                                                                                                                                                                                                                                                                                                                                                                                            <w:top w:val="none" w:sz="0" w:space="0" w:color="auto"/>
                                                                                                                                                                                                                                                                                                                                                                                                                                                                                                                                                                                                                                                                                                                                                                                                                            <w:left w:val="none" w:sz="0" w:space="0" w:color="auto"/>
                                                                                                                                                                                                                                                                                                                                                                                                                                                                                                                                                                                                                                                                                                                                                                                                                            <w:bottom w:val="none" w:sz="0" w:space="0" w:color="auto"/>
                                                                                                                                                                                                                                                                                                                                                                                                                                                                                                                                                                                                                                                                                                                                                                                                                            <w:right w:val="none" w:sz="0" w:space="0" w:color="auto"/>
                                                                                                                                                                                                                                                                                                                                                                                                                                                                                                                                                                                                                                                                                                                                                                                                                          </w:divBdr>
                                                                                                                                                                                                                                                                                                                                                                                                                                                                                                                                                                                                                                                                                                                                                                                                                          <w:divsChild>
                                                                                                                                                                                                                                                                                                                                                                                                                                                                                                                                                                                                                                                                                                                                                                                                                            <w:div w:id="752580123">
                                                                                                                                                                                                                                                                                                                                                                                                                                                                                                                                                                                                                                                                                                                                                                                                                              <w:marLeft w:val="0"/>
                                                                                                                                                                                                                                                                                                                                                                                                                                                                                                                                                                                                                                                                                                                                                                                                                              <w:marRight w:val="0"/>
                                                                                                                                                                                                                                                                                                                                                                                                                                                                                                                                                                                                                                                                                                                                                                                                                              <w:marTop w:val="0"/>
                                                                                                                                                                                                                                                                                                                                                                                                                                                                                                                                                                                                                                                                                                                                                                                                                              <w:marBottom w:val="0"/>
                                                                                                                                                                                                                                                                                                                                                                                                                                                                                                                                                                                                                                                                                                                                                                                                                              <w:divBdr>
                                                                                                                                                                                                                                                                                                                                                                                                                                                                                                                                                                                                                                                                                                                                                                                                                                <w:top w:val="none" w:sz="0" w:space="0" w:color="auto"/>
                                                                                                                                                                                                                                                                                                                                                                                                                                                                                                                                                                                                                                                                                                                                                                                                                                <w:left w:val="none" w:sz="0" w:space="0" w:color="auto"/>
                                                                                                                                                                                                                                                                                                                                                                                                                                                                                                                                                                                                                                                                                                                                                                                                                                <w:bottom w:val="none" w:sz="0" w:space="0" w:color="auto"/>
                                                                                                                                                                                                                                                                                                                                                                                                                                                                                                                                                                                                                                                                                                                                                                                                                                <w:right w:val="none" w:sz="0" w:space="0" w:color="auto"/>
                                                                                                                                                                                                                                                                                                                                                                                                                                                                                                                                                                                                                                                                                                                                                                                                                              </w:divBdr>
                                                                                                                                                                                                                                                                                                                                                                                                                                                                                                                                                                                                                                                                                                                                                                                                                              <w:divsChild>
                                                                                                                                                                                                                                                                                                                                                                                                                                                                                                                                                                                                                                                                                                                                                                                                                                <w:div w:id="1834830121">
                                                                                                                                                                                                                                                                                                                                                                                                                                                                                                                                                                                                                                                                                                                                                                                                                                  <w:marLeft w:val="0"/>
                                                                                                                                                                                                                                                                                                                                                                                                                                                                                                                                                                                                                                                                                                                                                                                                                                  <w:marRight w:val="0"/>
                                                                                                                                                                                                                                                                                                                                                                                                                                                                                                                                                                                                                                                                                                                                                                                                                                  <w:marTop w:val="0"/>
                                                                                                                                                                                                                                                                                                                                                                                                                                                                                                                                                                                                                                                                                                                                                                                                                                  <w:marBottom w:val="0"/>
                                                                                                                                                                                                                                                                                                                                                                                                                                                                                                                                                                                                                                                                                                                                                                                                                                  <w:divBdr>
                                                                                                                                                                                                                                                                                                                                                                                                                                                                                                                                                                                                                                                                                                                                                                                                                                    <w:top w:val="none" w:sz="0" w:space="0" w:color="auto"/>
                                                                                                                                                                                                                                                                                                                                                                                                                                                                                                                                                                                                                                                                                                                                                                                                                                    <w:left w:val="none" w:sz="0" w:space="0" w:color="auto"/>
                                                                                                                                                                                                                                                                                                                                                                                                                                                                                                                                                                                                                                                                                                                                                                                                                                    <w:bottom w:val="none" w:sz="0" w:space="0" w:color="auto"/>
                                                                                                                                                                                                                                                                                                                                                                                                                                                                                                                                                                                                                                                                                                                                                                                                                                    <w:right w:val="none" w:sz="0" w:space="0" w:color="auto"/>
                                                                                                                                                                                                                                                                                                                                                                                                                                                                                                                                                                                                                                                                                                                                                                                                                                  </w:divBdr>
                                                                                                                                                                                                                                                                                                                                                                                                                                                                                                                                                                                                                                                                                                                                                                                                                                  <w:divsChild>
                                                                                                                                                                                                                                                                                                                                                                                                                                                                                                                                                                                                                                                                                                                                                                                                                                    <w:div w:id="258292276">
                                                                                                                                                                                                                                                                                                                                                                                                                                                                                                                                                                                                                                                                                                                                                                                                                                      <w:marLeft w:val="0"/>
                                                                                                                                                                                                                                                                                                                                                                                                                                                                                                                                                                                                                                                                                                                                                                                                                                      <w:marRight w:val="0"/>
                                                                                                                                                                                                                                                                                                                                                                                                                                                                                                                                                                                                                                                                                                                                                                                                                                      <w:marTop w:val="0"/>
                                                                                                                                                                                                                                                                                                                                                                                                                                                                                                                                                                                                                                                                                                                                                                                                                                      <w:marBottom w:val="0"/>
                                                                                                                                                                                                                                                                                                                                                                                                                                                                                                                                                                                                                                                                                                                                                                                                                                      <w:divBdr>
                                                                                                                                                                                                                                                                                                                                                                                                                                                                                                                                                                                                                                                                                                                                                                                                                                        <w:top w:val="none" w:sz="0" w:space="0" w:color="auto"/>
                                                                                                                                                                                                                                                                                                                                                                                                                                                                                                                                                                                                                                                                                                                                                                                                                                        <w:left w:val="none" w:sz="0" w:space="0" w:color="auto"/>
                                                                                                                                                                                                                                                                                                                                                                                                                                                                                                                                                                                                                                                                                                                                                                                                                                        <w:bottom w:val="none" w:sz="0" w:space="0" w:color="auto"/>
                                                                                                                                                                                                                                                                                                                                                                                                                                                                                                                                                                                                                                                                                                                                                                                                                                        <w:right w:val="none" w:sz="0" w:space="0" w:color="auto"/>
                                                                                                                                                                                                                                                                                                                                                                                                                                                                                                                                                                                                                                                                                                                                                                                                                                      </w:divBdr>
                                                                                                                                                                                                                                                                                                                                                                                                                                                                                                                                                                                                                                                                                                                                                                                                                                      <w:divsChild>
                                                                                                                                                                                                                                                                                                                                                                                                                                                                                                                                                                                                                                                                                                                                                                                                                                        <w:div w:id="32966093">
                                                                                                                                                                                                                                                                                                                                                                                                                                                                                                                                                                                                                                                                                                                                                                                                                                          <w:marLeft w:val="0"/>
                                                                                                                                                                                                                                                                                                                                                                                                                                                                                                                                                                                                                                                                                                                                                                                                                                          <w:marRight w:val="0"/>
                                                                                                                                                                                                                                                                                                                                                                                                                                                                                                                                                                                                                                                                                                                                                                                                                                          <w:marTop w:val="0"/>
                                                                                                                                                                                                                                                                                                                                                                                                                                                                                                                                                                                                                                                                                                                                                                                                                                          <w:marBottom w:val="0"/>
                                                                                                                                                                                                                                                                                                                                                                                                                                                                                                                                                                                                                                                                                                                                                                                                                                          <w:divBdr>
                                                                                                                                                                                                                                                                                                                                                                                                                                                                                                                                                                                                                                                                                                                                                                                                                                            <w:top w:val="none" w:sz="0" w:space="0" w:color="auto"/>
                                                                                                                                                                                                                                                                                                                                                                                                                                                                                                                                                                                                                                                                                                                                                                                                                                            <w:left w:val="none" w:sz="0" w:space="0" w:color="auto"/>
                                                                                                                                                                                                                                                                                                                                                                                                                                                                                                                                                                                                                                                                                                                                                                                                                                            <w:bottom w:val="none" w:sz="0" w:space="0" w:color="auto"/>
                                                                                                                                                                                                                                                                                                                                                                                                                                                                                                                                                                                                                                                                                                                                                                                                                                            <w:right w:val="none" w:sz="0" w:space="0" w:color="auto"/>
                                                                                                                                                                                                                                                                                                                                                                                                                                                                                                                                                                                                                                                                                                                                                                                                                                          </w:divBdr>
                                                                                                                                                                                                                                                                                                                                                                                                                                                                                                                                                                                                                                                                                                                                                                                                                                          <w:divsChild>
                                                                                                                                                                                                                                                                                                                                                                                                                                                                                                                                                                                                                                                                                                                                                                                                                                            <w:div w:id="77335914">
                                                                                                                                                                                                                                                                                                                                                                                                                                                                                                                                                                                                                                                                                                                                                                                                                                              <w:marLeft w:val="0"/>
                                                                                                                                                                                                                                                                                                                                                                                                                                                                                                                                                                                                                                                                                                                                                                                                                                              <w:marRight w:val="0"/>
                                                                                                                                                                                                                                                                                                                                                                                                                                                                                                                                                                                                                                                                                                                                                                                                                                              <w:marTop w:val="0"/>
                                                                                                                                                                                                                                                                                                                                                                                                                                                                                                                                                                                                                                                                                                                                                                                                                                              <w:marBottom w:val="0"/>
                                                                                                                                                                                                                                                                                                                                                                                                                                                                                                                                                                                                                                                                                                                                                                                                                                              <w:divBdr>
                                                                                                                                                                                                                                                                                                                                                                                                                                                                                                                                                                                                                                                                                                                                                                                                                                                <w:top w:val="none" w:sz="0" w:space="0" w:color="auto"/>
                                                                                                                                                                                                                                                                                                                                                                                                                                                                                                                                                                                                                                                                                                                                                                                                                                                <w:left w:val="none" w:sz="0" w:space="0" w:color="auto"/>
                                                                                                                                                                                                                                                                                                                                                                                                                                                                                                                                                                                                                                                                                                                                                                                                                                                <w:bottom w:val="none" w:sz="0" w:space="0" w:color="auto"/>
                                                                                                                                                                                                                                                                                                                                                                                                                                                                                                                                                                                                                                                                                                                                                                                                                                                <w:right w:val="none" w:sz="0" w:space="0" w:color="auto"/>
                                                                                                                                                                                                                                                                                                                                                                                                                                                                                                                                                                                                                                                                                                                                                                                                                                              </w:divBdr>
                                                                                                                                                                                                                                                                                                                                                                                                                                                                                                                                                                                                                                                                                                                                                                                                                                              <w:divsChild>
                                                                                                                                                                                                                                                                                                                                                                                                                                                                                                                                                                                                                                                                                                                                                                                                                                                <w:div w:id="1941142612">
                                                                                                                                                                                                                                                                                                                                                                                                                                                                                                                                                                                                                                                                                                                                                                                                                                                  <w:marLeft w:val="0"/>
                                                                                                                                                                                                                                                                                                                                                                                                                                                                                                                                                                                                                                                                                                                                                                                                                                                  <w:marRight w:val="0"/>
                                                                                                                                                                                                                                                                                                                                                                                                                                                                                                                                                                                                                                                                                                                                                                                                                                                  <w:marTop w:val="0"/>
                                                                                                                                                                                                                                                                                                                                                                                                                                                                                                                                                                                                                                                                                                                                                                                                                                                  <w:marBottom w:val="0"/>
                                                                                                                                                                                                                                                                                                                                                                                                                                                                                                                                                                                                                                                                                                                                                                                                                                                  <w:divBdr>
                                                                                                                                                                                                                                                                                                                                                                                                                                                                                                                                                                                                                                                                                                                                                                                                                                                    <w:top w:val="none" w:sz="0" w:space="0" w:color="auto"/>
                                                                                                                                                                                                                                                                                                                                                                                                                                                                                                                                                                                                                                                                                                                                                                                                                                                    <w:left w:val="none" w:sz="0" w:space="0" w:color="auto"/>
                                                                                                                                                                                                                                                                                                                                                                                                                                                                                                                                                                                                                                                                                                                                                                                                                                                    <w:bottom w:val="none" w:sz="0" w:space="0" w:color="auto"/>
                                                                                                                                                                                                                                                                                                                                                                                                                                                                                                                                                                                                                                                                                                                                                                                                                                                    <w:right w:val="none" w:sz="0" w:space="0" w:color="auto"/>
                                                                                                                                                                                                                                                                                                                                                                                                                                                                                                                                                                                                                                                                                                                                                                                                                                                  </w:divBdr>
                                                                                                                                                                                                                                                                                                                                                                                                                                                                                                                                                                                                                                                                                                                                                                                                                                                  <w:divsChild>
                                                                                                                                                                                                                                                                                                                                                                                                                                                                                                                                                                                                                                                                                                                                                                                                                                                    <w:div w:id="1670326135">
                                                                                                                                                                                                                                                                                                                                                                                                                                                                                                                                                                                                                                                                                                                                                                                                                                                      <w:marLeft w:val="0"/>
                                                                                                                                                                                                                                                                                                                                                                                                                                                                                                                                                                                                                                                                                                                                                                                                                                                      <w:marRight w:val="0"/>
                                                                                                                                                                                                                                                                                                                                                                                                                                                                                                                                                                                                                                                                                                                                                                                                                                                      <w:marTop w:val="0"/>
                                                                                                                                                                                                                                                                                                                                                                                                                                                                                                                                                                                                                                                                                                                                                                                                                                                      <w:marBottom w:val="0"/>
                                                                                                                                                                                                                                                                                                                                                                                                                                                                                                                                                                                                                                                                                                                                                                                                                                                      <w:divBdr>
                                                                                                                                                                                                                                                                                                                                                                                                                                                                                                                                                                                                                                                                                                                                                                                                                                                        <w:top w:val="none" w:sz="0" w:space="0" w:color="auto"/>
                                                                                                                                                                                                                                                                                                                                                                                                                                                                                                                                                                                                                                                                                                                                                                                                                                                        <w:left w:val="none" w:sz="0" w:space="0" w:color="auto"/>
                                                                                                                                                                                                                                                                                                                                                                                                                                                                                                                                                                                                                                                                                                                                                                                                                                                        <w:bottom w:val="none" w:sz="0" w:space="0" w:color="auto"/>
                                                                                                                                                                                                                                                                                                                                                                                                                                                                                                                                                                                                                                                                                                                                                                                                                                                        <w:right w:val="none" w:sz="0" w:space="0" w:color="auto"/>
                                                                                                                                                                                                                                                                                                                                                                                                                                                                                                                                                                                                                                                                                                                                                                                                                                                      </w:divBdr>
                                                                                                                                                                                                                                                                                                                                                                                                                                                                                                                                                                                                                                                                                                                                                                                                                                                      <w:divsChild>
                                                                                                                                                                                                                                                                                                                                                                                                                                                                                                                                                                                                                                                                                                                                                                                                                                                        <w:div w:id="1913154910">
                                                                                                                                                                                                                                                                                                                                                                                                                                                                                                                                                                                                                                                                                                                                                                                                                                                          <w:marLeft w:val="0"/>
                                                                                                                                                                                                                                                                                                                                                                                                                                                                                                                                                                                                                                                                                                                                                                                                                                                          <w:marRight w:val="0"/>
                                                                                                                                                                                                                                                                                                                                                                                                                                                                                                                                                                                                                                                                                                                                                                                                                                                          <w:marTop w:val="0"/>
                                                                                                                                                                                                                                                                                                                                                                                                                                                                                                                                                                                                                                                                                                                                                                                                                                                          <w:marBottom w:val="0"/>
                                                                                                                                                                                                                                                                                                                                                                                                                                                                                                                                                                                                                                                                                                                                                                                                                                                          <w:divBdr>
                                                                                                                                                                                                                                                                                                                                                                                                                                                                                                                                                                                                                                                                                                                                                                                                                                                            <w:top w:val="none" w:sz="0" w:space="0" w:color="auto"/>
                                                                                                                                                                                                                                                                                                                                                                                                                                                                                                                                                                                                                                                                                                                                                                                                                                                            <w:left w:val="none" w:sz="0" w:space="0" w:color="auto"/>
                                                                                                                                                                                                                                                                                                                                                                                                                                                                                                                                                                                                                                                                                                                                                                                                                                                            <w:bottom w:val="none" w:sz="0" w:space="0" w:color="auto"/>
                                                                                                                                                                                                                                                                                                                                                                                                                                                                                                                                                                                                                                                                                                                                                                                                                                                            <w:right w:val="none" w:sz="0" w:space="0" w:color="auto"/>
                                                                                                                                                                                                                                                                                                                                                                                                                                                                                                                                                                                                                                                                                                                                                                                                                                                          </w:divBdr>
                                                                                                                                                                                                                                                                                                                                                                                                                                                                                                                                                                                                                                                                                                                                                                                                                                                          <w:divsChild>
                                                                                                                                                                                                                                                                                                                                                                                                                                                                                                                                                                                                                                                                                                                                                                                                                                                            <w:div w:id="1144659310">
                                                                                                                                                                                                                                                                                                                                                                                                                                                                                                                                                                                                                                                                                                                                                                                                                                                              <w:marLeft w:val="0"/>
                                                                                                                                                                                                                                                                                                                                                                                                                                                                                                                                                                                                                                                                                                                                                                                                                                                              <w:marRight w:val="0"/>
                                                                                                                                                                                                                                                                                                                                                                                                                                                                                                                                                                                                                                                                                                                                                                                                                                                              <w:marTop w:val="0"/>
                                                                                                                                                                                                                                                                                                                                                                                                                                                                                                                                                                                                                                                                                                                                                                                                                                                              <w:marBottom w:val="0"/>
                                                                                                                                                                                                                                                                                                                                                                                                                                                                                                                                                                                                                                                                                                                                                                                                                                                              <w:divBdr>
                                                                                                                                                                                                                                                                                                                                                                                                                                                                                                                                                                                                                                                                                                                                                                                                                                                                <w:top w:val="none" w:sz="0" w:space="0" w:color="auto"/>
                                                                                                                                                                                                                                                                                                                                                                                                                                                                                                                                                                                                                                                                                                                                                                                                                                                                <w:left w:val="none" w:sz="0" w:space="0" w:color="auto"/>
                                                                                                                                                                                                                                                                                                                                                                                                                                                                                                                                                                                                                                                                                                                                                                                                                                                                <w:bottom w:val="none" w:sz="0" w:space="0" w:color="auto"/>
                                                                                                                                                                                                                                                                                                                                                                                                                                                                                                                                                                                                                                                                                                                                                                                                                                                                <w:right w:val="none" w:sz="0" w:space="0" w:color="auto"/>
                                                                                                                                                                                                                                                                                                                                                                                                                                                                                                                                                                                                                                                                                                                                                                                                                                                              </w:divBdr>
                                                                                                                                                                                                                                                                                                                                                                                                                                                                                                                                                                                                                                                                                                                                                                                                                                                              <w:divsChild>
                                                                                                                                                                                                                                                                                                                                                                                                                                                                                                                                                                                                                                                                                                                                                                                                                                                                <w:div w:id="353045104">
                                                                                                                                                                                                                                                                                                                                                                                                                                                                                                                                                                                                                                                                                                                                                                                                                                                                  <w:marLeft w:val="0"/>
                                                                                                                                                                                                                                                                                                                                                                                                                                                                                                                                                                                                                                                                                                                                                                                                                                                                  <w:marRight w:val="0"/>
                                                                                                                                                                                                                                                                                                                                                                                                                                                                                                                                                                                                                                                                                                                                                                                                                                                                  <w:marTop w:val="0"/>
                                                                                                                                                                                                                                                                                                                                                                                                                                                                                                                                                                                                                                                                                                                                                                                                                                                                  <w:marBottom w:val="0"/>
                                                                                                                                                                                                                                                                                                                                                                                                                                                                                                                                                                                                                                                                                                                                                                                                                                                                  <w:divBdr>
                                                                                                                                                                                                                                                                                                                                                                                                                                                                                                                                                                                                                                                                                                                                                                                                                                                                    <w:top w:val="none" w:sz="0" w:space="0" w:color="auto"/>
                                                                                                                                                                                                                                                                                                                                                                                                                                                                                                                                                                                                                                                                                                                                                                                                                                                                    <w:left w:val="none" w:sz="0" w:space="0" w:color="auto"/>
                                                                                                                                                                                                                                                                                                                                                                                                                                                                                                                                                                                                                                                                                                                                                                                                                                                                    <w:bottom w:val="none" w:sz="0" w:space="0" w:color="auto"/>
                                                                                                                                                                                                                                                                                                                                                                                                                                                                                                                                                                                                                                                                                                                                                                                                                                                                    <w:right w:val="none" w:sz="0" w:space="0" w:color="auto"/>
                                                                                                                                                                                                                                                                                                                                                                                                                                                                                                                                                                                                                                                                                                                                                                                                                                                                  </w:divBdr>
                                                                                                                                                                                                                                                                                                                                                                                                                                                                                                                                                                                                                                                                                                                                                                                                                                                                  <w:divsChild>
                                                                                                                                                                                                                                                                                                                                                                                                                                                                                                                                                                                                                                                                                                                                                                                                                                                                    <w:div w:id="1957831271">
                                                                                                                                                                                                                                                                                                                                                                                                                                                                                                                                                                                                                                                                                                                                                                                                                                                                      <w:marLeft w:val="0"/>
                                                                                                                                                                                                                                                                                                                                                                                                                                                                                                                                                                                                                                                                                                                                                                                                                                                                      <w:marRight w:val="0"/>
                                                                                                                                                                                                                                                                                                                                                                                                                                                                                                                                                                                                                                                                                                                                                                                                                                                                      <w:marTop w:val="0"/>
                                                                                                                                                                                                                                                                                                                                                                                                                                                                                                                                                                                                                                                                                                                                                                                                                                                                      <w:marBottom w:val="0"/>
                                                                                                                                                                                                                                                                                                                                                                                                                                                                                                                                                                                                                                                                                                                                                                                                                                                                      <w:divBdr>
                                                                                                                                                                                                                                                                                                                                                                                                                                                                                                                                                                                                                                                                                                                                                                                                                                                                        <w:top w:val="none" w:sz="0" w:space="0" w:color="auto"/>
                                                                                                                                                                                                                                                                                                                                                                                                                                                                                                                                                                                                                                                                                                                                                                                                                                                                        <w:left w:val="none" w:sz="0" w:space="0" w:color="auto"/>
                                                                                                                                                                                                                                                                                                                                                                                                                                                                                                                                                                                                                                                                                                                                                                                                                                                                        <w:bottom w:val="none" w:sz="0" w:space="0" w:color="auto"/>
                                                                                                                                                                                                                                                                                                                                                                                                                                                                                                                                                                                                                                                                                                                                                                                                                                                                        <w:right w:val="none" w:sz="0" w:space="0" w:color="auto"/>
                                                                                                                                                                                                                                                                                                                                                                                                                                                                                                                                                                                                                                                                                                                                                                                                                                                                      </w:divBdr>
                                                                                                                                                                                                                                                                                                                                                                                                                                                                                                                                                                                                                                                                                                                                                                                                                                                                      <w:divsChild>
                                                                                                                                                                                                                                                                                                                                                                                                                                                                                                                                                                                                                                                                                                                                                                                                                                                                        <w:div w:id="1091705861">
                                                                                                                                                                                                                                                                                                                                                                                                                                                                                                                                                                                                                                                                                                                                                                                                                                                                          <w:marLeft w:val="0"/>
                                                                                                                                                                                                                                                                                                                                                                                                                                                                                                                                                                                                                                                                                                                                                                                                                                                                          <w:marRight w:val="0"/>
                                                                                                                                                                                                                                                                                                                                                                                                                                                                                                                                                                                                                                                                                                                                                                                                                                                                          <w:marTop w:val="0"/>
                                                                                                                                                                                                                                                                                                                                                                                                                                                                                                                                                                                                                                                                                                                                                                                                                                                                          <w:marBottom w:val="0"/>
                                                                                                                                                                                                                                                                                                                                                                                                                                                                                                                                                                                                                                                                                                                                                                                                                                                                          <w:divBdr>
                                                                                                                                                                                                                                                                                                                                                                                                                                                                                                                                                                                                                                                                                                                                                                                                                                                                            <w:top w:val="none" w:sz="0" w:space="0" w:color="auto"/>
                                                                                                                                                                                                                                                                                                                                                                                                                                                                                                                                                                                                                                                                                                                                                                                                                                                                            <w:left w:val="none" w:sz="0" w:space="0" w:color="auto"/>
                                                                                                                                                                                                                                                                                                                                                                                                                                                                                                                                                                                                                                                                                                                                                                                                                                                                            <w:bottom w:val="none" w:sz="0" w:space="0" w:color="auto"/>
                                                                                                                                                                                                                                                                                                                                                                                                                                                                                                                                                                                                                                                                                                                                                                                                                                                                            <w:right w:val="none" w:sz="0" w:space="0" w:color="auto"/>
                                                                                                                                                                                                                                                                                                                                                                                                                                                                                                                                                                                                                                                                                                                                                                                                                                                                          </w:divBdr>
                                                                                                                                                                                                                                                                                                                                                                                                                                                                                                                                                                                                                                                                                                                                                                                                                                                                          <w:divsChild>
                                                                                                                                                                                                                                                                                                                                                                                                                                                                                                                                                                                                                                                                                                                                                                                                                                                                            <w:div w:id="200827610">
                                                                                                                                                                                                                                                                                                                                                                                                                                                                                                                                                                                                                                                                                                                                                                                                                                                                              <w:marLeft w:val="0"/>
                                                                                                                                                                                                                                                                                                                                                                                                                                                                                                                                                                                                                                                                                                                                                                                                                                                                              <w:marRight w:val="0"/>
                                                                                                                                                                                                                                                                                                                                                                                                                                                                                                                                                                                                                                                                                                                                                                                                                                                                              <w:marTop w:val="0"/>
                                                                                                                                                                                                                                                                                                                                                                                                                                                                                                                                                                                                                                                                                                                                                                                                                                                                              <w:marBottom w:val="0"/>
                                                                                                                                                                                                                                                                                                                                                                                                                                                                                                                                                                                                                                                                                                                                                                                                                                                                              <w:divBdr>
                                                                                                                                                                                                                                                                                                                                                                                                                                                                                                                                                                                                                                                                                                                                                                                                                                                                                <w:top w:val="none" w:sz="0" w:space="0" w:color="auto"/>
                                                                                                                                                                                                                                                                                                                                                                                                                                                                                                                                                                                                                                                                                                                                                                                                                                                                                <w:left w:val="none" w:sz="0" w:space="0" w:color="auto"/>
                                                                                                                                                                                                                                                                                                                                                                                                                                                                                                                                                                                                                                                                                                                                                                                                                                                                                <w:bottom w:val="none" w:sz="0" w:space="0" w:color="auto"/>
                                                                                                                                                                                                                                                                                                                                                                                                                                                                                                                                                                                                                                                                                                                                                                                                                                                                                <w:right w:val="none" w:sz="0" w:space="0" w:color="auto"/>
                                                                                                                                                                                                                                                                                                                                                                                                                                                                                                                                                                                                                                                                                                                                                                                                                                                                              </w:divBdr>
                                                                                                                                                                                                                                                                                                                                                                                                                                                                                                                                                                                                                                                                                                                                                                                                                                                                              <w:divsChild>
                                                                                                                                                                                                                                                                                                                                                                                                                                                                                                                                                                                                                                                                                                                                                                                                                                                                                <w:div w:id="1616716693">
                                                                                                                                                                                                                                                                                                                                                                                                                                                                                                                                                                                                                                                                                                                                                                                                                                                                                  <w:marLeft w:val="0"/>
                                                                                                                                                                                                                                                                                                                                                                                                                                                                                                                                                                                                                                                                                                                                                                                                                                                                                  <w:marRight w:val="0"/>
                                                                                                                                                                                                                                                                                                                                                                                                                                                                                                                                                                                                                                                                                                                                                                                                                                                                                  <w:marTop w:val="0"/>
                                                                                                                                                                                                                                                                                                                                                                                                                                                                                                                                                                                                                                                                                                                                                                                                                                                                                  <w:marBottom w:val="0"/>
                                                                                                                                                                                                                                                                                                                                                                                                                                                                                                                                                                                                                                                                                                                                                                                                                                                                                  <w:divBdr>
                                                                                                                                                                                                                                                                                                                                                                                                                                                                                                                                                                                                                                                                                                                                                                                                                                                                                    <w:top w:val="none" w:sz="0" w:space="0" w:color="auto"/>
                                                                                                                                                                                                                                                                                                                                                                                                                                                                                                                                                                                                                                                                                                                                                                                                                                                                                    <w:left w:val="none" w:sz="0" w:space="0" w:color="auto"/>
                                                                                                                                                                                                                                                                                                                                                                                                                                                                                                                                                                                                                                                                                                                                                                                                                                                                                    <w:bottom w:val="none" w:sz="0" w:space="0" w:color="auto"/>
                                                                                                                                                                                                                                                                                                                                                                                                                                                                                                                                                                                                                                                                                                                                                                                                                                                                                    <w:right w:val="none" w:sz="0" w:space="0" w:color="auto"/>
                                                                                                                                                                                                                                                                                                                                                                                                                                                                                                                                                                                                                                                                                                                                                                                                                                                                                  </w:divBdr>
                                                                                                                                                                                                                                                                                                                                                                                                                                                                                                                                                                                                                                                                                                                                                                                                                                                                                  <w:divsChild>
                                                                                                                                                                                                                                                                                                                                                                                                                                                                                                                                                                                                                                                                                                                                                                                                                                                                                    <w:div w:id="603925359">
                                                                                                                                                                                                                                                                                                                                                                                                                                                                                                                                                                                                                                                                                                                                                                                                                                                                                      <w:marLeft w:val="0"/>
                                                                                                                                                                                                                                                                                                                                                                                                                                                                                                                                                                                                                                                                                                                                                                                                                                                                                      <w:marRight w:val="0"/>
                                                                                                                                                                                                                                                                                                                                                                                                                                                                                                                                                                                                                                                                                                                                                                                                                                                                                      <w:marTop w:val="0"/>
                                                                                                                                                                                                                                                                                                                                                                                                                                                                                                                                                                                                                                                                                                                                                                                                                                                                                      <w:marBottom w:val="0"/>
                                                                                                                                                                                                                                                                                                                                                                                                                                                                                                                                                                                                                                                                                                                                                                                                                                                                                      <w:divBdr>
                                                                                                                                                                                                                                                                                                                                                                                                                                                                                                                                                                                                                                                                                                                                                                                                                                                                                        <w:top w:val="none" w:sz="0" w:space="0" w:color="auto"/>
                                                                                                                                                                                                                                                                                                                                                                                                                                                                                                                                                                                                                                                                                                                                                                                                                                                                                        <w:left w:val="none" w:sz="0" w:space="0" w:color="auto"/>
                                                                                                                                                                                                                                                                                                                                                                                                                                                                                                                                                                                                                                                                                                                                                                                                                                                                                        <w:bottom w:val="none" w:sz="0" w:space="0" w:color="auto"/>
                                                                                                                                                                                                                                                                                                                                                                                                                                                                                                                                                                                                                                                                                                                                                                                                                                                                                        <w:right w:val="none" w:sz="0" w:space="0" w:color="auto"/>
                                                                                                                                                                                                                                                                                                                                                                                                                                                                                                                                                                                                                                                                                                                                                                                                                                                                                      </w:divBdr>
                                                                                                                                                                                                                                                                                                                                                                                                                                                                                                                                                                                                                                                                                                                                                                                                                                                                                      <w:divsChild>
                                                                                                                                                                                                                                                                                                                                                                                                                                                                                                                                                                                                                                                                                                                                                                                                                                                                                        <w:div w:id="1117019958">
                                                                                                                                                                                                                                                                                                                                                                                                                                                                                                                                                                                                                                                                                                                                                                                                                                                                                          <w:marLeft w:val="0"/>
                                                                                                                                                                                                                                                                                                                                                                                                                                                                                                                                                                                                                                                                                                                                                                                                                                                                                          <w:marRight w:val="0"/>
                                                                                                                                                                                                                                                                                                                                                                                                                                                                                                                                                                                                                                                                                                                                                                                                                                                                                          <w:marTop w:val="0"/>
                                                                                                                                                                                                                                                                                                                                                                                                                                                                                                                                                                                                                                                                                                                                                                                                                                                                                          <w:marBottom w:val="0"/>
                                                                                                                                                                                                                                                                                                                                                                                                                                                                                                                                                                                                                                                                                                                                                                                                                                                                                          <w:divBdr>
                                                                                                                                                                                                                                                                                                                                                                                                                                                                                                                                                                                                                                                                                                                                                                                                                                                                                            <w:top w:val="none" w:sz="0" w:space="0" w:color="auto"/>
                                                                                                                                                                                                                                                                                                                                                                                                                                                                                                                                                                                                                                                                                                                                                                                                                                                                                            <w:left w:val="none" w:sz="0" w:space="0" w:color="auto"/>
                                                                                                                                                                                                                                                                                                                                                                                                                                                                                                                                                                                                                                                                                                                                                                                                                                                                                            <w:bottom w:val="none" w:sz="0" w:space="0" w:color="auto"/>
                                                                                                                                                                                                                                                                                                                                                                                                                                                                                                                                                                                                                                                                                                                                                                                                                                                                                            <w:right w:val="none" w:sz="0" w:space="0" w:color="auto"/>
                                                                                                                                                                                                                                                                                                                                                                                                                                                                                                                                                                                                                                                                                                                                                                                                                                                                                          </w:divBdr>
                                                                                                                                                                                                                                                                                                                                                                                                                                                                                                                                                                                                                                                                                                                                                                                                                                                                                          <w:divsChild>
                                                                                                                                                                                                                                                                                                                                                                                                                                                                                                                                                                                                                                                                                                                                                                                                                                                                                            <w:div w:id="121727378">
                                                                                                                                                                                                                                                                                                                                                                                                                                                                                                                                                                                                                                                                                                                                                                                                                                                                                              <w:marLeft w:val="0"/>
                                                                                                                                                                                                                                                                                                                                                                                                                                                                                                                                                                                                                                                                                                                                                                                                                                                                                              <w:marRight w:val="0"/>
                                                                                                                                                                                                                                                                                                                                                                                                                                                                                                                                                                                                                                                                                                                                                                                                                                                                                              <w:marTop w:val="0"/>
                                                                                                                                                                                                                                                                                                                                                                                                                                                                                                                                                                                                                                                                                                                                                                                                                                                                                              <w:marBottom w:val="0"/>
                                                                                                                                                                                                                                                                                                                                                                                                                                                                                                                                                                                                                                                                                                                                                                                                                                                                                              <w:divBdr>
                                                                                                                                                                                                                                                                                                                                                                                                                                                                                                                                                                                                                                                                                                                                                                                                                                                                                                <w:top w:val="none" w:sz="0" w:space="0" w:color="auto"/>
                                                                                                                                                                                                                                                                                                                                                                                                                                                                                                                                                                                                                                                                                                                                                                                                                                                                                                <w:left w:val="none" w:sz="0" w:space="0" w:color="auto"/>
                                                                                                                                                                                                                                                                                                                                                                                                                                                                                                                                                                                                                                                                                                                                                                                                                                                                                                <w:bottom w:val="none" w:sz="0" w:space="0" w:color="auto"/>
                                                                                                                                                                                                                                                                                                                                                                                                                                                                                                                                                                                                                                                                                                                                                                                                                                                                                                <w:right w:val="none" w:sz="0" w:space="0" w:color="auto"/>
                                                                                                                                                                                                                                                                                                                                                                                                                                                                                                                                                                                                                                                                                                                                                                                                                                                                                              </w:divBdr>
                                                                                                                                                                                                                                                                                                                                                                                                                                                                                                                                                                                                                                                                                                                                                                                                                                                                                              <w:divsChild>
                                                                                                                                                                                                                                                                                                                                                                                                                                                                                                                                                                                                                                                                                                                                                                                                                                                                                                <w:div w:id="1562935290">
                                                                                                                                                                                                                                                                                                                                                                                                                                                                                                                                                                                                                                                                                                                                                                                                                                                                                                  <w:marLeft w:val="0"/>
                                                                                                                                                                                                                                                                                                                                                                                                                                                                                                                                                                                                                                                                                                                                                                                                                                                                                                  <w:marRight w:val="0"/>
                                                                                                                                                                                                                                                                                                                                                                                                                                                                                                                                                                                                                                                                                                                                                                                                                                                                                                  <w:marTop w:val="0"/>
                                                                                                                                                                                                                                                                                                                                                                                                                                                                                                                                                                                                                                                                                                                                                                                                                                                                                                  <w:marBottom w:val="0"/>
                                                                                                                                                                                                                                                                                                                                                                                                                                                                                                                                                                                                                                                                                                                                                                                                                                                                                                  <w:divBdr>
                                                                                                                                                                                                                                                                                                                                                                                                                                                                                                                                                                                                                                                                                                                                                                                                                                                                                                    <w:top w:val="none" w:sz="0" w:space="0" w:color="auto"/>
                                                                                                                                                                                                                                                                                                                                                                                                                                                                                                                                                                                                                                                                                                                                                                                                                                                                                                    <w:left w:val="none" w:sz="0" w:space="0" w:color="auto"/>
                                                                                                                                                                                                                                                                                                                                                                                                                                                                                                                                                                                                                                                                                                                                                                                                                                                                                                    <w:bottom w:val="none" w:sz="0" w:space="0" w:color="auto"/>
                                                                                                                                                                                                                                                                                                                                                                                                                                                                                                                                                                                                                                                                                                                                                                                                                                                                                                    <w:right w:val="none" w:sz="0" w:space="0" w:color="auto"/>
                                                                                                                                                                                                                                                                                                                                                                                                                                                                                                                                                                                                                                                                                                                                                                                                                                                                                                  </w:divBdr>
                                                                                                                                                                                                                                                                                                                                                                                                                                                                                                                                                                                                                                                                                                                                                                                                                                                                                                  <w:divsChild>
                                                                                                                                                                                                                                                                                                                                                                                                                                                                                                                                                                                                                                                                                                                                                                                                                                                                                                    <w:div w:id="143280066">
                                                                                                                                                                                                                                                                                                                                                                                                                                                                                                                                                                                                                                                                                                                                                                                                                                                                                                      <w:marLeft w:val="0"/>
                                                                                                                                                                                                                                                                                                                                                                                                                                                                                                                                                                                                                                                                                                                                                                                                                                                                                                      <w:marRight w:val="0"/>
                                                                                                                                                                                                                                                                                                                                                                                                                                                                                                                                                                                                                                                                                                                                                                                                                                                                                                      <w:marTop w:val="0"/>
                                                                                                                                                                                                                                                                                                                                                                                                                                                                                                                                                                                                                                                                                                                                                                                                                                                                                                      <w:marBottom w:val="0"/>
                                                                                                                                                                                                                                                                                                                                                                                                                                                                                                                                                                                                                                                                                                                                                                                                                                                                                                      <w:divBdr>
                                                                                                                                                                                                                                                                                                                                                                                                                                                                                                                                                                                                                                                                                                                                                                                                                                                                                                        <w:top w:val="none" w:sz="0" w:space="0" w:color="auto"/>
                                                                                                                                                                                                                                                                                                                                                                                                                                                                                                                                                                                                                                                                                                                                                                                                                                                                                                        <w:left w:val="none" w:sz="0" w:space="0" w:color="auto"/>
                                                                                                                                                                                                                                                                                                                                                                                                                                                                                                                                                                                                                                                                                                                                                                                                                                                                                                        <w:bottom w:val="none" w:sz="0" w:space="0" w:color="auto"/>
                                                                                                                                                                                                                                                                                                                                                                                                                                                                                                                                                                                                                                                                                                                                                                                                                                                                                                        <w:right w:val="none" w:sz="0" w:space="0" w:color="auto"/>
                                                                                                                                                                                                                                                                                                                                                                                                                                                                                                                                                                                                                                                                                                                                                                                                                                                                                                      </w:divBdr>
                                                                                                                                                                                                                                                                                                                                                                                                                                                                                                                                                                                                                                                                                                                                                                                                                                                                                                      <w:divsChild>
                                                                                                                                                                                                                                                                                                                                                                                                                                                                                                                                                                                                                                                                                                                                                                                                                                                                                                        <w:div w:id="121769535">
                                                                                                                                                                                                                                                                                                                                                                                                                                                                                                                                                                                                                                                                                                                                                                                                                                                                                                          <w:marLeft w:val="0"/>
                                                                                                                                                                                                                                                                                                                                                                                                                                                                                                                                                                                                                                                                                                                                                                                                                                                                                                          <w:marRight w:val="0"/>
                                                                                                                                                                                                                                                                                                                                                                                                                                                                                                                                                                                                                                                                                                                                                                                                                                                                                                          <w:marTop w:val="0"/>
                                                                                                                                                                                                                                                                                                                                                                                                                                                                                                                                                                                                                                                                                                                                                                                                                                                                                                          <w:marBottom w:val="0"/>
                                                                                                                                                                                                                                                                                                                                                                                                                                                                                                                                                                                                                                                                                                                                                                                                                                                                                                          <w:divBdr>
                                                                                                                                                                                                                                                                                                                                                                                                                                                                                                                                                                                                                                                                                                                                                                                                                                                                                                            <w:top w:val="none" w:sz="0" w:space="0" w:color="auto"/>
                                                                                                                                                                                                                                                                                                                                                                                                                                                                                                                                                                                                                                                                                                                                                                                                                                                                                                            <w:left w:val="none" w:sz="0" w:space="0" w:color="auto"/>
                                                                                                                                                                                                                                                                                                                                                                                                                                                                                                                                                                                                                                                                                                                                                                                                                                                                                                            <w:bottom w:val="none" w:sz="0" w:space="0" w:color="auto"/>
                                                                                                                                                                                                                                                                                                                                                                                                                                                                                                                                                                                                                                                                                                                                                                                                                                                                                                            <w:right w:val="none" w:sz="0" w:space="0" w:color="auto"/>
                                                                                                                                                                                                                                                                                                                                                                                                                                                                                                                                                                                                                                                                                                                                                                                                                                                                                                          </w:divBdr>
                                                                                                                                                                                                                                                                                                                                                                                                                                                                                                                                                                                                                                                                                                                                                                                                                                                                                                          <w:divsChild>
                                                                                                                                                                                                                                                                                                                                                                                                                                                                                                                                                                                                                                                                                                                                                                                                                                                                                                            <w:div w:id="586228704">
                                                                                                                                                                                                                                                                                                                                                                                                                                                                                                                                                                                                                                                                                                                                                                                                                                                                                                              <w:marLeft w:val="0"/>
                                                                                                                                                                                                                                                                                                                                                                                                                                                                                                                                                                                                                                                                                                                                                                                                                                                                                                              <w:marRight w:val="0"/>
                                                                                                                                                                                                                                                                                                                                                                                                                                                                                                                                                                                                                                                                                                                                                                                                                                                                                                              <w:marTop w:val="0"/>
                                                                                                                                                                                                                                                                                                                                                                                                                                                                                                                                                                                                                                                                                                                                                                                                                                                                                                              <w:marBottom w:val="0"/>
                                                                                                                                                                                                                                                                                                                                                                                                                                                                                                                                                                                                                                                                                                                                                                                                                                                                                                              <w:divBdr>
                                                                                                                                                                                                                                                                                                                                                                                                                                                                                                                                                                                                                                                                                                                                                                                                                                                                                                                <w:top w:val="none" w:sz="0" w:space="0" w:color="auto"/>
                                                                                                                                                                                                                                                                                                                                                                                                                                                                                                                                                                                                                                                                                                                                                                                                                                                                                                                <w:left w:val="none" w:sz="0" w:space="0" w:color="auto"/>
                                                                                                                                                                                                                                                                                                                                                                                                                                                                                                                                                                                                                                                                                                                                                                                                                                                                                                                <w:bottom w:val="none" w:sz="0" w:space="0" w:color="auto"/>
                                                                                                                                                                                                                                                                                                                                                                                                                                                                                                                                                                                                                                                                                                                                                                                                                                                                                                                <w:right w:val="none" w:sz="0" w:space="0" w:color="auto"/>
                                                                                                                                                                                                                                                                                                                                                                                                                                                                                                                                                                                                                                                                                                                                                                                                                                                                                                              </w:divBdr>
                                                                                                                                                                                                                                                                                                                                                                                                                                                                                                                                                                                                                                                                                                                                                                                                                                                                                                              <w:divsChild>
                                                                                                                                                                                                                                                                                                                                                                                                                                                                                                                                                                                                                                                                                                                                                                                                                                                                                                                <w:div w:id="6726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903C76-134B-42E9-8BDD-C5970EB24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38</Pages>
  <Words>56317</Words>
  <Characters>281590</Characters>
  <Application>Microsoft Office Word</Application>
  <DocSecurity>0</DocSecurity>
  <Lines>2346</Lines>
  <Paragraphs>674</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337233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54</cp:revision>
  <cp:lastPrinted>2014-04-06T12:49:00Z</cp:lastPrinted>
  <dcterms:created xsi:type="dcterms:W3CDTF">2014-04-28T13:42:00Z</dcterms:created>
  <dcterms:modified xsi:type="dcterms:W3CDTF">2014-07-15T11:50:00Z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