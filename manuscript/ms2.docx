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545AB" w:rsidRDefault="00D5184D" w:rsidP="00D5184D">
      <w:pPr>
        <w:pStyle w:val="Title"/>
        <w:spacing w:line="480" w:lineRule="auto"/>
        <w:ind w:firstLine="284"/>
        <w:jc w:val="center"/>
        <w:rPr>
          <w:sz w:val="32"/>
          <w:szCs w:val="24"/>
        </w:rPr>
      </w:pPr>
      <w:r w:rsidRPr="0038310A">
        <w:rPr>
          <w:sz w:val="32"/>
          <w:szCs w:val="24"/>
        </w:rPr>
        <w:softHyphen/>
        <w:t>Stress-Induced Mutagenesis</w:t>
      </w:r>
      <w:r>
        <w:rPr>
          <w:sz w:val="32"/>
          <w:szCs w:val="24"/>
        </w:rPr>
        <w:t xml:space="preserve"> and Complex Adaptation</w:t>
      </w:r>
    </w:p>
    <w:p w:rsidR="002630C5" w:rsidRPr="0038310A" w:rsidRDefault="002630C5" w:rsidP="008D0078">
      <w:pPr>
        <w:pStyle w:val="Subtitle"/>
        <w:spacing w:line="480" w:lineRule="auto"/>
        <w:ind w:firstLine="284"/>
        <w:jc w:val="center"/>
        <w:rPr>
          <w:sz w:val="28"/>
          <w:szCs w:val="22"/>
        </w:rPr>
      </w:pPr>
      <w:r w:rsidRPr="0038310A">
        <w:rPr>
          <w:sz w:val="28"/>
          <w:szCs w:val="22"/>
        </w:rPr>
        <w:t>Yoav Ram and Lilach Hadany</w:t>
      </w:r>
    </w:p>
    <w:p w:rsidR="0038310A" w:rsidRDefault="0038310A" w:rsidP="008D0078">
      <w:pPr>
        <w:spacing w:line="480" w:lineRule="auto"/>
        <w:ind w:firstLine="284"/>
        <w:rPr>
          <w:rFonts w:ascii="Times New Roman" w:hAnsi="Times New Roman" w:cs="Times New Roman"/>
        </w:rPr>
      </w:pPr>
    </w:p>
    <w:p w:rsidR="00CA14DA" w:rsidRDefault="0038310A" w:rsidP="008D0078">
      <w:pPr>
        <w:spacing w:line="480" w:lineRule="auto"/>
        <w:ind w:firstLine="284"/>
        <w:rPr>
          <w:lang w:bidi="hi-IN"/>
        </w:rPr>
      </w:pPr>
      <w:r w:rsidRPr="0038310A">
        <w:rPr>
          <w:rFonts w:ascii="Times New Roman" w:hAnsi="Times New Roman" w:cs="Times New Roman"/>
          <w:b/>
          <w:bCs/>
        </w:rPr>
        <w:t>Email</w:t>
      </w:r>
      <w:r>
        <w:rPr>
          <w:rFonts w:ascii="Times New Roman" w:hAnsi="Times New Roman" w:cs="Times New Roman"/>
        </w:rPr>
        <w:t>: YR</w:t>
      </w:r>
      <w:r>
        <w:rPr>
          <w:lang w:bidi="hi-IN"/>
        </w:rPr>
        <w:t xml:space="preserve"> - </w:t>
      </w:r>
      <w:hyperlink r:id="rId9" w:history="1">
        <w:r w:rsidRPr="00823689">
          <w:rPr>
            <w:rStyle w:val="Hyperlink"/>
            <w:lang w:bidi="hi-IN"/>
          </w:rPr>
          <w:t>yoavram@post.tau.ac.il</w:t>
        </w:r>
      </w:hyperlink>
      <w:r>
        <w:rPr>
          <w:lang w:bidi="hi-IN"/>
        </w:rPr>
        <w:t xml:space="preserve">, </w:t>
      </w:r>
    </w:p>
    <w:p w:rsidR="002630C5" w:rsidRDefault="00CA14DA" w:rsidP="008D0078">
      <w:pPr>
        <w:spacing w:line="480" w:lineRule="auto"/>
        <w:ind w:firstLine="284"/>
        <w:rPr>
          <w:lang w:bidi="hi-IN"/>
        </w:rPr>
      </w:pPr>
      <w:r>
        <w:rPr>
          <w:lang w:bidi="hi-IN"/>
        </w:rPr>
        <w:t xml:space="preserve">             </w:t>
      </w:r>
      <w:r w:rsidR="0038310A">
        <w:rPr>
          <w:lang w:bidi="hi-IN"/>
        </w:rPr>
        <w:t xml:space="preserve">LH - </w:t>
      </w:r>
      <w:hyperlink r:id="rId10" w:history="1">
        <w:r w:rsidR="00B8554B">
          <w:rPr>
            <w:rStyle w:val="Hyperlink"/>
            <w:lang w:bidi="hi-IN"/>
          </w:rPr>
          <w:t>lilach.hadany@gmail.com</w:t>
        </w:r>
      </w:hyperlink>
      <w:r>
        <w:rPr>
          <w:rFonts w:ascii="Times New Roman" w:hAnsi="Times New Roman" w:cs="Times New Roman"/>
          <w:bCs/>
          <w:lang w:bidi="hi-IN"/>
        </w:rPr>
        <w:t xml:space="preserve"> (</w:t>
      </w:r>
      <w:r w:rsidR="00616194" w:rsidRPr="00BD46F2">
        <w:rPr>
          <w:rFonts w:ascii="Times New Roman" w:hAnsi="Times New Roman" w:cs="Times New Roman"/>
          <w:bCs/>
          <w:lang w:bidi="hi-IN"/>
        </w:rPr>
        <w:t>corresponding author)</w:t>
      </w:r>
    </w:p>
    <w:p w:rsidR="002630C5" w:rsidRDefault="0038310A" w:rsidP="008D0078">
      <w:pPr>
        <w:spacing w:line="480" w:lineRule="auto"/>
        <w:ind w:firstLine="284"/>
        <w:rPr>
          <w:lang w:bidi="hi-IN"/>
        </w:rPr>
      </w:pPr>
      <w:r w:rsidRPr="0038310A">
        <w:rPr>
          <w:rFonts w:ascii="Times New Roman" w:hAnsi="Times New Roman" w:cs="Times New Roman"/>
          <w:b/>
          <w:bCs/>
          <w:lang w:bidi="hi-IN"/>
        </w:rPr>
        <w:t>Address</w:t>
      </w:r>
      <w:r>
        <w:rPr>
          <w:rFonts w:ascii="Times New Roman" w:hAnsi="Times New Roman" w:cs="Times New Roman"/>
          <w:lang w:bidi="hi-IN"/>
        </w:rPr>
        <w:t xml:space="preserve">: </w:t>
      </w:r>
      <w:r w:rsidR="002630C5">
        <w:rPr>
          <w:lang w:bidi="hi-IN"/>
        </w:rPr>
        <w:t>Dept. of Molecular Biology and Ecology of Plants, Tel Aviv University</w:t>
      </w:r>
    </w:p>
    <w:p w:rsidR="002630C5" w:rsidRDefault="002630C5" w:rsidP="008D0078">
      <w:pPr>
        <w:spacing w:line="480" w:lineRule="auto"/>
        <w:ind w:firstLine="284"/>
        <w:rPr>
          <w:lang w:bidi="hi-IN"/>
        </w:rPr>
      </w:pPr>
      <w:r>
        <w:rPr>
          <w:lang w:bidi="hi-IN"/>
        </w:rPr>
        <w:t>Tel-Aviv 69978, Israel</w:t>
      </w:r>
      <w:r w:rsidR="0038310A">
        <w:rPr>
          <w:lang w:bidi="hi-IN"/>
        </w:rPr>
        <w:t>. Tel. +972.3.640.6886</w:t>
      </w:r>
    </w:p>
    <w:p w:rsidR="002630C5" w:rsidRDefault="004E278A" w:rsidP="008D0078">
      <w:pPr>
        <w:spacing w:line="480" w:lineRule="auto"/>
        <w:ind w:firstLine="284"/>
        <w:rPr>
          <w:lang w:bidi="hi-IN"/>
        </w:rPr>
      </w:pPr>
      <w:r w:rsidRPr="0038310A">
        <w:rPr>
          <w:b/>
          <w:bCs/>
          <w:lang w:bidi="hi-IN"/>
        </w:rPr>
        <w:t>Running title:</w:t>
      </w:r>
      <w:r>
        <w:rPr>
          <w:lang w:bidi="hi-IN"/>
        </w:rPr>
        <w:t xml:space="preserve"> </w:t>
      </w:r>
      <w:r w:rsidR="00CA14DA">
        <w:rPr>
          <w:lang w:bidi="hi-IN"/>
        </w:rPr>
        <w:t xml:space="preserve">Complex Adaptation with </w:t>
      </w:r>
      <w:r w:rsidRPr="004E278A">
        <w:rPr>
          <w:lang w:bidi="hi-IN"/>
        </w:rPr>
        <w:t>SIM</w:t>
      </w:r>
    </w:p>
    <w:p w:rsidR="00347C94" w:rsidRDefault="00347C94" w:rsidP="008D0078">
      <w:pPr>
        <w:spacing w:line="480" w:lineRule="auto"/>
        <w:ind w:firstLine="284"/>
        <w:rPr>
          <w:lang w:bidi="hi-IN"/>
        </w:rPr>
      </w:pPr>
      <w:r w:rsidRPr="0038310A">
        <w:rPr>
          <w:b/>
          <w:bCs/>
          <w:lang w:bidi="hi-IN"/>
        </w:rPr>
        <w:t>Keywords</w:t>
      </w:r>
      <w:r>
        <w:rPr>
          <w:lang w:bidi="hi-IN"/>
        </w:rPr>
        <w:t xml:space="preserve">: </w:t>
      </w:r>
      <w:r w:rsidR="00CA14DA" w:rsidRPr="00CA14DA">
        <w:rPr>
          <w:lang w:bidi="hi-IN"/>
        </w:rPr>
        <w:t>stress-induced variation</w:t>
      </w:r>
      <w:r>
        <w:rPr>
          <w:lang w:bidi="hi-IN"/>
        </w:rPr>
        <w:t xml:space="preserve">, </w:t>
      </w:r>
      <w:r w:rsidR="00CA14DA" w:rsidRPr="00CA14DA">
        <w:rPr>
          <w:lang w:bidi="hi-IN"/>
        </w:rPr>
        <w:t>mutation rate</w:t>
      </w:r>
      <w:r>
        <w:rPr>
          <w:lang w:bidi="hi-IN"/>
        </w:rPr>
        <w:t xml:space="preserve">, </w:t>
      </w:r>
      <w:r w:rsidR="00CA14DA" w:rsidRPr="00CA14DA">
        <w:rPr>
          <w:lang w:bidi="hi-IN"/>
        </w:rPr>
        <w:t>mathematical model</w:t>
      </w:r>
      <w:r>
        <w:rPr>
          <w:lang w:bidi="hi-IN"/>
        </w:rPr>
        <w:t xml:space="preserve">, </w:t>
      </w:r>
      <w:r w:rsidR="00CA14DA">
        <w:rPr>
          <w:lang w:bidi="hi-IN"/>
        </w:rPr>
        <w:t>simulations</w:t>
      </w:r>
      <w:r>
        <w:rPr>
          <w:lang w:bidi="hi-IN"/>
        </w:rPr>
        <w:t xml:space="preserve">, </w:t>
      </w:r>
      <w:r w:rsidR="00CA14DA">
        <w:rPr>
          <w:lang w:bidi="hi-IN"/>
        </w:rPr>
        <w:t>t</w:t>
      </w:r>
      <w:r>
        <w:rPr>
          <w:lang w:bidi="hi-IN"/>
        </w:rPr>
        <w:t>rade-off</w:t>
      </w:r>
    </w:p>
    <w:p w:rsidR="00EA522D" w:rsidRDefault="00EA522D" w:rsidP="008A48BD">
      <w:pPr>
        <w:spacing w:line="480" w:lineRule="auto"/>
        <w:ind w:firstLine="284"/>
        <w:rPr>
          <w:b/>
          <w:bCs/>
          <w:lang w:bidi="hi-IN"/>
        </w:rPr>
      </w:pPr>
      <w:r w:rsidRPr="008A48BD">
        <w:rPr>
          <w:b/>
          <w:bCs/>
          <w:lang w:bidi="hi-IN"/>
        </w:rPr>
        <w:t>Last changed:</w:t>
      </w:r>
      <w:r w:rsidR="001446C8">
        <w:rPr>
          <w:b/>
          <w:bCs/>
          <w:lang w:bidi="hi-IN"/>
        </w:rPr>
        <w:t xml:space="preserve"> </w:t>
      </w:r>
      <w:r w:rsidRPr="008A48BD">
        <w:rPr>
          <w:lang w:bidi="hi-IN"/>
        </w:rPr>
        <w:fldChar w:fldCharType="begin"/>
      </w:r>
      <w:r w:rsidRPr="008A48BD">
        <w:rPr>
          <w:lang w:bidi="hi-IN"/>
        </w:rPr>
        <w:instrText xml:space="preserve"> DATE \@ "MMMM d, yyyy" </w:instrText>
      </w:r>
      <w:r w:rsidRPr="008A48BD">
        <w:rPr>
          <w:lang w:bidi="hi-IN"/>
        </w:rPr>
        <w:fldChar w:fldCharType="separate"/>
      </w:r>
      <w:r w:rsidR="00A514A3">
        <w:rPr>
          <w:noProof/>
          <w:lang w:bidi="hi-IN"/>
        </w:rPr>
        <w:t>July 17, 2014</w:t>
      </w:r>
      <w:r w:rsidRPr="008A48BD">
        <w:rPr>
          <w:lang w:bidi="hi-IN"/>
        </w:rPr>
        <w:fldChar w:fldCharType="end"/>
      </w:r>
    </w:p>
    <w:p w:rsidR="001446C8" w:rsidRDefault="001446C8">
      <w:pPr>
        <w:spacing w:after="200" w:line="276" w:lineRule="auto"/>
        <w:rPr>
          <w:b/>
          <w:bCs/>
          <w:lang w:bidi="hi-IN"/>
        </w:rPr>
      </w:pPr>
      <w:r>
        <w:rPr>
          <w:b/>
          <w:bCs/>
          <w:lang w:bidi="hi-IN"/>
        </w:rPr>
        <w:br w:type="page"/>
      </w:r>
    </w:p>
    <w:p w:rsidR="003757EA" w:rsidRDefault="002C7209" w:rsidP="008D0078">
      <w:pPr>
        <w:pStyle w:val="Heading1"/>
        <w:keepLines w:val="0"/>
        <w:numPr>
          <w:ilvl w:val="0"/>
          <w:numId w:val="0"/>
        </w:numPr>
        <w:tabs>
          <w:tab w:val="left" w:pos="482"/>
        </w:tabs>
        <w:spacing w:after="180" w:line="480" w:lineRule="auto"/>
        <w:jc w:val="both"/>
      </w:pPr>
      <w:r>
        <w:lastRenderedPageBreak/>
        <w:t>Summary</w:t>
      </w:r>
    </w:p>
    <w:p w:rsidR="00961941" w:rsidRDefault="00C22795" w:rsidP="008D0078">
      <w:pPr>
        <w:spacing w:line="480" w:lineRule="auto"/>
      </w:pPr>
      <w:r>
        <w:t>Because m</w:t>
      </w:r>
      <w:r w:rsidR="00C27F6B">
        <w:t>u</w:t>
      </w:r>
      <w:r>
        <w:t xml:space="preserve">tations are mostly deleterious, </w:t>
      </w:r>
      <w:r w:rsidR="00C27F6B">
        <w:t xml:space="preserve">mutation rates </w:t>
      </w:r>
      <w:r w:rsidR="008518D6">
        <w:t xml:space="preserve">should be </w:t>
      </w:r>
      <w:r w:rsidR="00C27F6B">
        <w:t xml:space="preserve">reduced by </w:t>
      </w:r>
      <w:r w:rsidR="008518D6">
        <w:t xml:space="preserve">natural </w:t>
      </w:r>
      <w:r w:rsidR="00C27F6B">
        <w:t xml:space="preserve">selection. However, mutations </w:t>
      </w:r>
      <w:r>
        <w:t xml:space="preserve">also </w:t>
      </w:r>
      <w:r w:rsidR="00C27F6B">
        <w:t xml:space="preserve">provide the raw material for adaptation. </w:t>
      </w:r>
      <w:r>
        <w:t>Therefore, e</w:t>
      </w:r>
      <w:r w:rsidR="00D4102F">
        <w:t xml:space="preserve">volutionary theory suggests </w:t>
      </w:r>
      <w:r w:rsidR="00282DE0">
        <w:t xml:space="preserve">that </w:t>
      </w:r>
      <w:r w:rsidR="00D4102F">
        <w:t xml:space="preserve">the mutation rate must balance between </w:t>
      </w:r>
      <w:r w:rsidR="00D4102F" w:rsidRPr="00282DE0">
        <w:rPr>
          <w:i/>
          <w:iCs/>
        </w:rPr>
        <w:t>adaptability</w:t>
      </w:r>
      <w:r w:rsidR="00D4102F">
        <w:t xml:space="preserve"> – the ability to adapt – and </w:t>
      </w:r>
      <w:r w:rsidR="00D4102F" w:rsidRPr="00D4102F">
        <w:rPr>
          <w:i/>
          <w:iCs/>
        </w:rPr>
        <w:t>adaptedness</w:t>
      </w:r>
      <w:r w:rsidR="00D4102F">
        <w:t xml:space="preserve"> – the ability to remain adapted.</w:t>
      </w:r>
      <w:r w:rsidR="00282DE0">
        <w:t xml:space="preserve"> We model a</w:t>
      </w:r>
      <w:r w:rsidR="00EE1379">
        <w:t>n asexual</w:t>
      </w:r>
      <w:r w:rsidR="00282DE0">
        <w:t xml:space="preserve"> population crossing a fitness valley and analyze the </w:t>
      </w:r>
      <w:r w:rsidR="00800DD3">
        <w:t xml:space="preserve">rate of complex </w:t>
      </w:r>
      <w:r w:rsidR="008518D6">
        <w:t xml:space="preserve">adaptation </w:t>
      </w:r>
      <w:r w:rsidR="00282DE0">
        <w:t xml:space="preserve">with and without stress-induced mutagenesis </w:t>
      </w:r>
      <w:r w:rsidR="00EE1379">
        <w:t>–</w:t>
      </w:r>
      <w:r w:rsidR="00282DE0">
        <w:t xml:space="preserve"> the increase of mutation rates in </w:t>
      </w:r>
      <w:r w:rsidR="006A27C7">
        <w:t xml:space="preserve">response to </w:t>
      </w:r>
      <w:r w:rsidR="00282DE0">
        <w:t xml:space="preserve">stress or maladaptation. </w:t>
      </w:r>
      <w:r w:rsidR="00021B61">
        <w:t xml:space="preserve">We </w:t>
      </w:r>
      <w:r w:rsidR="00282DE0">
        <w:t>show that stress-induced mutagenesis increas</w:t>
      </w:r>
      <w:r w:rsidR="00800DD3">
        <w:t>es</w:t>
      </w:r>
      <w:r w:rsidR="00282DE0">
        <w:t xml:space="preserve"> </w:t>
      </w:r>
      <w:r w:rsidR="00800DD3">
        <w:t xml:space="preserve">the rate of complex adaptation </w:t>
      </w:r>
      <w:r w:rsidR="00282DE0">
        <w:t xml:space="preserve">without reducing </w:t>
      </w:r>
      <w:r w:rsidR="00EE1379">
        <w:t xml:space="preserve">the </w:t>
      </w:r>
      <w:r w:rsidR="00800DD3">
        <w:t xml:space="preserve">population mean fitness, thus breaking the evolutionary trade-off between </w:t>
      </w:r>
      <w:r w:rsidR="00800DD3">
        <w:rPr>
          <w:i/>
          <w:iCs/>
        </w:rPr>
        <w:t>adaptability</w:t>
      </w:r>
      <w:r w:rsidR="00800DD3">
        <w:t xml:space="preserve"> and </w:t>
      </w:r>
      <w:r w:rsidR="00800DD3">
        <w:rPr>
          <w:i/>
          <w:iCs/>
        </w:rPr>
        <w:t>adaptedness</w:t>
      </w:r>
      <w:r w:rsidR="00282DE0">
        <w:t xml:space="preserve">. </w:t>
      </w:r>
      <w:r w:rsidR="00021B61">
        <w:t xml:space="preserve">Our theoretical </w:t>
      </w:r>
      <w:r w:rsidR="00282DE0">
        <w:t xml:space="preserve">results support the hypothesis that stress-induced mutagenesis </w:t>
      </w:r>
      <w:r w:rsidR="00EE1379">
        <w:t xml:space="preserve">promotes adaptation </w:t>
      </w:r>
      <w:r w:rsidR="006D3220" w:rsidRPr="006D3220">
        <w:t xml:space="preserve">and provide quantitative predictions </w:t>
      </w:r>
      <w:r w:rsidR="005B12CD">
        <w:t>of</w:t>
      </w:r>
      <w:r w:rsidR="00EE1379">
        <w:t xml:space="preserve"> the </w:t>
      </w:r>
      <w:r w:rsidR="00800DD3">
        <w:t xml:space="preserve">rate of complex </w:t>
      </w:r>
      <w:r w:rsidR="00EE1379">
        <w:t xml:space="preserve">adaptation </w:t>
      </w:r>
      <w:r w:rsidR="006231EF">
        <w:t xml:space="preserve">with </w:t>
      </w:r>
      <w:r w:rsidR="006D3220" w:rsidRPr="006D3220">
        <w:t>different mutational strategies.</w:t>
      </w:r>
    </w:p>
    <w:p w:rsidR="00961941" w:rsidRDefault="00961941" w:rsidP="008D0078">
      <w:pPr>
        <w:spacing w:line="480" w:lineRule="auto"/>
      </w:pPr>
      <w:r>
        <w:br w:type="page"/>
      </w:r>
    </w:p>
    <w:p w:rsidR="00625517" w:rsidRDefault="00625517" w:rsidP="008D0078">
      <w:pPr>
        <w:pStyle w:val="Heading1"/>
        <w:keepLines w:val="0"/>
        <w:tabs>
          <w:tab w:val="left" w:pos="482"/>
        </w:tabs>
        <w:spacing w:after="180" w:line="480" w:lineRule="auto"/>
        <w:ind w:left="0" w:firstLine="0"/>
        <w:jc w:val="both"/>
      </w:pPr>
      <w:r>
        <w:lastRenderedPageBreak/>
        <w:t>Introduction</w:t>
      </w:r>
    </w:p>
    <w:p w:rsidR="00F63FED" w:rsidRDefault="001307C7" w:rsidP="008D0078">
      <w:pPr>
        <w:spacing w:line="480" w:lineRule="auto"/>
      </w:pPr>
      <w:r>
        <w:t>There is experimental, clinical</w:t>
      </w:r>
      <w:r w:rsidR="00F90DBC">
        <w:t>,</w:t>
      </w:r>
      <w:r>
        <w:t xml:space="preserve"> and theoretical evidence that </w:t>
      </w:r>
      <w:r w:rsidR="00A725E6">
        <w:t xml:space="preserve">high </w:t>
      </w:r>
      <w:r>
        <w:t xml:space="preserve">mutation rates </w:t>
      </w:r>
      <w:r w:rsidR="00A725E6">
        <w:t>increase the rate of</w:t>
      </w:r>
      <w:r>
        <w:t xml:space="preserve"> adaptation and that during adaptive evolution</w:t>
      </w:r>
      <w:r w:rsidR="00A725E6">
        <w:t>,</w:t>
      </w:r>
      <w:r>
        <w:t xml:space="preserve"> constitutive mutators - alleles that constitutively increase the mutation rate </w:t>
      </w:r>
      <w:r w:rsidR="00A725E6">
        <w:t>-</w:t>
      </w:r>
      <w:r>
        <w:t xml:space="preserve"> can rise in frequency because of </w:t>
      </w:r>
      <w:r w:rsidR="00EE3B41">
        <w:t>the beneficial mutations</w:t>
      </w:r>
      <w:r w:rsidR="0017087D">
        <w:t xml:space="preserve"> they generate</w:t>
      </w:r>
      <w:r w:rsidR="00EE3B41">
        <w:t xml:space="preserve"> </w:t>
      </w:r>
      <w:r w:rsidR="00EA522D">
        <w:fldChar w:fldCharType="begin" w:fldLock="1"/>
      </w:r>
      <w:r w:rsidR="00E80EFF">
        <w:instrText>ADDIN CSL_CITATION { "citationItems" : [ { "id" : "ITEM-1", "itemData" : { "DOI" : "10.1002/1521-1878(200012)22:12&lt;1057::AID-BIES3&gt;3.0.CO;2-W", "ISSN" : "0265-9247", "PMID" : "11084621", "abstract" : "Natural selection can adjust the rate of mutation in a population by acting on allelic variation affecting processes of DNA replication and repair. Because mutation is the ultimate source of the genetic variation required for adaptation, it can be appealing to suppose that the genomic mutation rate is adjusted to a level that best promotes adaptation. Most mutations with phenotypic effects are harmful, however, and thus there is relentless selection within populations for lower genomic mutation rates. Selection on beneficial mutations can counter this effect by favoring alleles that raise the mutation rate, but the effect of beneficial mutations on the genomic mutation rate is extremely sensitive to recombination and is unlikely to be important in sexual populations. In contrast, high genomic mutation rates can evolve in asexual populations under the influence of beneficial mutations, but this phenomenon is probably of limited adaptive significance and represents, at best, a temporary reprieve from the continual selection pressure to reduce mutation. The physiological cost of reducing mutation below the low level observed in most populations may be the most important factor in setting the genomic mutation rate in sexual and asexual systems, regardless of the benefits of mutation in producing new adaptive variation. Maintenance of mutation rates higher than the minimum set by this \"cost of fidelity\" is likely only under special circumstances.", "author" : [ { "dropping-particle" : "", "family" : "Sniegowski", "given" : "Paul D.", "non-dropping-particle" : "", "parse-names" : false, "suffix" : "" }, { "dropping-particle" : "", "family" : "Gerrish", "given" : "Philip J.", "non-dropping-particle" : "", "parse-names" : false, "suffix" : "" }, { "dropping-particle" : "", "family" : "Johnson", "given" : "Toby", "non-dropping-particle" : "", "parse-names" : false, "suffix" : "" }, { "dropping-particle" : "", "family" : "Shaver", "given" : "Aaron", "non-dropping-particle" : "", "parse-names" : false, "suffix" : "" } ], "container-title" : "BioEssays", "id" : "ITEM-1", "issue" : "12", "issued" : { "date-parts" : [ [ "2000", "12" ] ] }, "page" : "1057-66", "title" : "The evolution of mutation rates: separating causes from consequences.", "type" : "article-journal", "volume" : "22" }, "uris" : [ "http://www.mendeley.com/documents/?uuid=877707e3-471f-4ead-a70f-87241ec5037e" ] }, { "id" : "ITEM-2", "itemData" : { "DOI" : "10.1111/j.1365-2958.2006.05150.x", "ISSN" : "0950-382X", "PMID" : "16677295", "abstract" : "Evolutionary success of bacteria relies on the constant fine-tuning of their mutation rates, which optimizes their adaptability to constantly changing environmental conditions. When adaptation is limited by the mutation supply rate, under some conditions, natural selection favours increased mutation rates by acting on allelic variation of the genetic systems that control fidelity of DNA replication and repair. Mutator alleles are carried to high frequency through hitchhiking with the adaptive mutations they generate. However, when fitness gain no longer counterbalances the fitness loss due to continuous generation of deleterious mutations, natural selection favours reduction of mutation rates. Selection and counter-selection of high mutation rates depends on many factors: the number of mutations required for adaptation, the strength of mutator alleles, bacterial population size, competition with other strains, migration, and spatial and temporal environmental heterogeneity. Such modulations of mutation rates may also play a role in the evolution of antibiotic resistance.", "author" : [ { "dropping-particle" : "", "family" : "Denamur", "given" : "Erick", "non-dropping-particle" : "", "parse-names" : false, "suffix" : "" }, { "dropping-particle" : "", "family" : "Matic", "given" : "Ivan", "non-dropping-particle" : "", "parse-names" : false, "suffix" : "" } ], "container-title" : "Molecular microbiology", "id" : "ITEM-2", "issue" : "4", "issued" : { "date-parts" : [ [ "2006", "5" ] ] }, "page" : "820-7", "title" : "Evolution of mutation rates in bacteria.", "type" : "article-journal", "volume" : "60" }, "uris" : [ "http://www.mendeley.com/documents/?uuid=16f2f8bc-97da-47fa-ae1a-58603ba66bca" ] }, { "id" : "ITEM-3", "itemData" : { "ISSN" : "1350-0872", "PMID" : "11988499", "abstract" : "The separation of sex and reproduction in bacteria and most other microbes makes their evolutionary adap- tation primarily dependent on mutation as the \u2018raw material\u2019. At first sight, producing as many mutations as possible may thus seem a profitable strategy for microbes, because it would allow them to respond rapidly to changing environmental conditions. How- ever, mutations come in many forms and only very few are beneficial for adaptation of the organism to its environment, while many more have deleterious effects (Sturtevant, 1937). This begs the question to what level the mutation rate should evolve to balance the necessity of adaptive change with the cost of deleterious mutations (Sniegowski et al., 2000). Whatever the best mutation rate might be theoretically, actual changes of the mutation rate come about by natural selection acting on mutants with different mutation rates. Since these forces can be different for individual mutation-rate mutants within a population and entire populations of such mutants (see below), the observed mutation rate does not always reflect a single theoretical optimum. Actual mutation rates are rather a product of the interplay between short- and long-term evolutionary forces acting on these mutants, where short-term forces affect the frequency of individual mutation-rate mutants within populations, and long-term forces affect the frequency of populations of these mutants relative to other populations. The clonal structure of most microbial populations causes competition between populations to be a relevant force.", "author" : [ { "dropping-particle" : "", "family" : "Visser", "given" : "J. Arjan G. M.", "non-dropping-particle" : "de", "parse-names" : false, "suffix" : "" } ], "container-title" : "Microbiology (Reading, England)", "id" : "ITEM-3", "issue" : "Pt 5", "issued" : { "date-parts" : [ [ "2002", "5" ] ] }, "page" : "1247-52", "title" : "The fate of microbial mutators.", "type" : "article-journal", "volume" : "148" }, "uris" : [ "http://www.mendeley.com/documents/?uuid=5c9d401b-35f7-4b0b-9cd9-1e433221d47f" ] } ], "mendeley" : { "previouslyFormattedCitation" : "[1\u20133]" }, "properties" : { "noteIndex" : 0 }, "schema" : "https://github.com/citation-style-language/schema/raw/master/csl-citation.json" }</w:instrText>
      </w:r>
      <w:r w:rsidR="00EA522D">
        <w:fldChar w:fldCharType="separate"/>
      </w:r>
      <w:r w:rsidR="00A328A2" w:rsidRPr="00A328A2">
        <w:rPr>
          <w:noProof/>
        </w:rPr>
        <w:t>[1–3]</w:t>
      </w:r>
      <w:r w:rsidR="00EA522D">
        <w:fldChar w:fldCharType="end"/>
      </w:r>
      <w:r>
        <w:t>. However, during evol</w:t>
      </w:r>
      <w:r w:rsidR="00EE3B41">
        <w:t xml:space="preserve">ution in a </w:t>
      </w:r>
      <w:r w:rsidR="00DB6D2A">
        <w:t>stable</w:t>
      </w:r>
      <w:r w:rsidR="00EE3B41">
        <w:t xml:space="preserve"> </w:t>
      </w:r>
      <w:r w:rsidR="00EE3B41" w:rsidRPr="00FB3C6B">
        <w:t>environment,</w:t>
      </w:r>
      <w:r w:rsidRPr="00FB3C6B">
        <w:t xml:space="preserve"> </w:t>
      </w:r>
      <w:r w:rsidR="00A725E6" w:rsidRPr="00FB3C6B">
        <w:t>constitutive</w:t>
      </w:r>
      <w:r w:rsidRPr="00FB3C6B">
        <w:t xml:space="preserve"> mutators </w:t>
      </w:r>
      <w:r w:rsidR="00EE3B41" w:rsidRPr="00FB3C6B">
        <w:t xml:space="preserve">become associated with </w:t>
      </w:r>
      <w:r w:rsidR="0017087D" w:rsidRPr="00FB3C6B">
        <w:t>poor</w:t>
      </w:r>
      <w:r w:rsidR="00EE3B41" w:rsidRPr="00FB3C6B">
        <w:t xml:space="preserve"> genetic backgrounds due to increased </w:t>
      </w:r>
      <w:r w:rsidRPr="00FB3C6B">
        <w:t>accumulation of deleterious mutations</w:t>
      </w:r>
      <w:r w:rsidR="00E26B85">
        <w:t>;</w:t>
      </w:r>
      <w:r w:rsidR="00DB6D2A" w:rsidRPr="00FB3C6B">
        <w:t xml:space="preserve"> </w:t>
      </w:r>
      <w:r w:rsidR="00E26B85">
        <w:t xml:space="preserve">this was </w:t>
      </w:r>
      <w:r w:rsidR="001343A9" w:rsidRPr="00FB3C6B">
        <w:t xml:space="preserve">evidenced </w:t>
      </w:r>
      <w:r w:rsidR="00DB6D2A" w:rsidRPr="00FB3C6B">
        <w:t xml:space="preserve">both </w:t>
      </w:r>
      <w:r w:rsidR="009424F0" w:rsidRPr="00FB3C6B">
        <w:t>in the lab</w:t>
      </w:r>
      <w:r w:rsidR="001343A9" w:rsidRPr="00FB3C6B">
        <w:t xml:space="preserve"> </w:t>
      </w:r>
      <w:r w:rsidR="00EA522D" w:rsidRPr="00FB3C6B">
        <w:fldChar w:fldCharType="begin" w:fldLock="1"/>
      </w:r>
      <w:r w:rsidR="00E80EFF">
        <w:instrText>ADDIN CSL_CITATION { "citationItems" : [ { "id" : "ITEM-1", "itemData" : { "ISSN" : "0016-6731", "PMID" : "10757746", "abstract" : "We have examined the composition of members of mutator populations of Escherichia coli by employing an extensive set of phenotypic screens that allow us to monitor the function of &gt;700 genes, constituting approximately 15% of the genome. We looked at mismatch repair deficient cells after repeated cycles of single colony isolation on rich medium to generate lineages that are forced through severe bottlenecks, and compared the results to those for wild-type strains. The mutator lineages continued to accumulate mutations rapidly with each increasing cycle of colony isolation. By the end of the 40th cycle, after approximately 1000 generations, most of the lineages had reduced colony size, 4% had died out, 55% had auxotrophic requirements (increasing to 80% after 60 cycles), and 70% had defects in at least one sugar or catabolic pathway. In addition, 33% had a defect in cell motility, and 26% were either temperature-sensitive or cold-sensitive lethals. On the other hand, only 3% of the wild-type lineages had detectable mutations of any type after 40 cycles. By the 60th cycle, the typical mutator cell carried 4-5 inactive genes among the 15% of the genome being monitored, indicating that the average cell carried at least 24-30 inactivated genes distributed throughout the genome. Remarkably, 30% of the lineages had lost the ability to utilize xylose as a carbon source. DNA sequencing revealed that most of the Xyl(-) mutants had a frameshift in a run of eight G's (GGGGGGGG) in the xylB gene, either adding or deleting one -G-. Further analysis indicated that rendering E. coli deficient in mismatch repair unmasks hypermutable sites in certain genes or intergenic regions. Growth curves and competition tests on lineages that passed through 90 cycles of single colony isolation showed that all lineages suffered reduced fitness. We discuss these results in terms of the value of mutators in cellular evolution.", "author" : [ { "dropping-particle" : "", "family" : "Funchain", "given" : "Pauline", "non-dropping-particle" : "", "parse-names" : false, "suffix" : "" }, { "dropping-particle" : "", "family" : "Yeung", "given" : "Annie", "non-dropping-particle" : "", "parse-names" : false, "suffix" : "" }, { "dropping-particle" : "", "family" : "Stewart", "given" : "Jean Lee", "non-dropping-particle" : "", "parse-names" : false, "suffix" : "" }, { "dropping-particle" : "", "family" : "Lin", "given" : "Rose", "non-dropping-particle" : "", "parse-names" : false, "suffix" : "" }, { "dropping-particle" : "", "family" : "Slupska", "given" : "Malgorzata M.", "non-dropping-particle" : "", "parse-names" : false, "suffix" : "" }, { "dropping-particle" : "", "family" : "Miller", "given" : "Jeffrey H.", "non-dropping-particle" : "", "parse-names" : false, "suffix" : "" } ], "container-title" : "Genetics", "id" : "ITEM-1", "issue" : "3", "issued" : { "date-parts" : [ [ "2000", "3" ] ] }, "note" : "-the typical mutator cell carried ... at least 24\u201330 inactivated genes distributed throughout the genome. \n-all lineages suffered reduced fitness\n-approximated by phenotypic screen on &gt;700 genes\n        \n      ", "page" : "959-70", "title" : "The consequences of growth of a mutator strain of &lt;i&gt;Escherichia coli&lt;/i&gt; as measured by loss of function among multiple gene targets and loss of fitness.", "type" : "article-journal", "volume" : "154" }, "uris" : [ "http://www.mendeley.com/documents/?uuid=d0ea5119-27f1-4350-a22f-e3a99e3d2105" ] } ], "mendeley" : { "previouslyFormattedCitation" : "[4]" }, "properties" : { "noteIndex" : 0 }, "schema" : "https://github.com/citation-style-language/schema/raw/master/csl-citation.json" }</w:instrText>
      </w:r>
      <w:r w:rsidR="00EA522D" w:rsidRPr="00FB3C6B">
        <w:fldChar w:fldCharType="separate"/>
      </w:r>
      <w:r w:rsidR="00F90DBC" w:rsidRPr="00F90DBC">
        <w:rPr>
          <w:noProof/>
        </w:rPr>
        <w:t>[4]</w:t>
      </w:r>
      <w:r w:rsidR="00EA522D" w:rsidRPr="00FB3C6B">
        <w:fldChar w:fldCharType="end"/>
      </w:r>
      <w:r w:rsidR="009424F0" w:rsidRPr="00FB3C6B">
        <w:t xml:space="preserve"> and </w:t>
      </w:r>
      <w:r w:rsidR="00DB6D2A" w:rsidRPr="00FB3C6B">
        <w:t xml:space="preserve">in </w:t>
      </w:r>
      <w:r w:rsidR="009424F0" w:rsidRPr="00FB3C6B">
        <w:t>the clinic</w:t>
      </w:r>
      <w:r w:rsidR="001343A9" w:rsidRPr="00FB3C6B">
        <w:t xml:space="preserve"> </w:t>
      </w:r>
      <w:r w:rsidR="00EA522D" w:rsidRPr="00FB3C6B">
        <w:fldChar w:fldCharType="begin" w:fldLock="1"/>
      </w:r>
      <w:r w:rsidR="00E80EFF">
        <w:instrText>ADDIN CSL_CITATION { "citationItems" : [ { "id" : "ITEM-1", "itemData" : { "DOI" : "10.1099/mic.0.2006/003400-0", "ISSN" : "1350-0872", "PMID" : "17464058", "abstract" : "The high prevalence of hypermutable (mismatch repair-deficient) Pseudomonas aeruginosa strains in patients with cystic fibrosis (CF) is thought to be driven by their co-selection with adaptive mutations required for long-term persistence. Whether the increased mutation rate of naturally hypermutable strains is associated with a biological benefit or cost for the colonization of secondary environments is not known. Thirty-nine P. aeruginosa strains were collected from ten patients with CF during their course of chronic lung infections and screened for hypermutability. Seven hypermutable P. aeruginosa strains (18 %) isolated from six patients with CF (60 %) were identified and assigned to five different genotypes. Complementation and sequence analysis in the mutS, mutL and uvrD genes of these hypermutable P. aeruginosa strains revealed novel mutations. To understand the consequences of hypermutation for the fitness of the organisms, five pairs of clinical wild-type/hypermutable, clonally related P. aeruginosa strains and the laboratory strains PAO1/PAO1DeltamutS were subjected to competition in vitro and in the agar-beads mouse model of chronic airway infection. When tested in competition assay in vitro, the wild-type outcompeted four clinical hypermutable strains and the PAO1DeltamutS strain. In vivo, all of the hypermutable strains were less efficient at establishing lung infection than their wild-type clones. These results suggest that P. aeruginosa hypermutation is associated with a biological cost, reducing the potential for colonization of new environments and therefore strain transmissibility.", "author" : [ { "dropping-particle" : "", "family" : "Montanari", "given" : "Sara", "non-dropping-particle" : "", "parse-names" : false, "suffix" : "" }, { "dropping-particle" : "", "family" : "Oliver", "given" : "Antonio", "non-dropping-particle" : "", "parse-names" : false, "suffix" : "" }, { "dropping-particle" : "", "family" : "Salerno", "given" : "Paola", "non-dropping-particle" : "", "parse-names" : false, "suffix" : "" }, { "dropping-particle" : "", "family" : "Mena", "given" : "Ana", "non-dropping-particle" : "", "parse-names" : false, "suffix" : "" }, { "dropping-particle" : "", "family" : "Bertoni", "given" : "Giovanni", "non-dropping-particle" : "", "parse-names" : false, "suffix" : "" }, { "dropping-particle" : "", "family" : "T\u00fcmmler", "given" : "Burkhard", "non-dropping-particle" : "", "parse-names" : false, "suffix" : "" }, { "dropping-particle" : "", "family" : "Cariani", "given" : "Lisa", "non-dropping-particle" : "", "parse-names" : false, "suffix" : "" }, { "dropping-particle" : "", "family" : "Conese", "given" : "Massimo", "non-dropping-particle" : "", "parse-names" : false, "suffix" : "" }, { "dropping-particle" : "", "family" : "D\u00f6ring", "given" : "Gerd", "non-dropping-particle" : "", "parse-names" : false, "suffix" : "" }, { "dropping-particle" : "", "family" : "Bragonzi", "given" : "Alessandra", "non-dropping-particle" : "", "parse-names" : false, "suffix" : "" } ], "container-title" : "Microbiology (Reading, England)", "id" : "ITEM-1", "issue" : "Pt 5", "issued" : { "date-parts" : [ [ "2007", "5" ] ] }, "note" : "-In summary, our results show that although hypermutable P. aeruginosa strains are indeed very prevalent in chronic infections, which is probably linked to their co-selection with adaptive mutations such as those conferring antibiotic resistance, the increased mutagenesis is associated with an important biological cost, reducing potential for the coloni- zation of new environments and therefore strain transmis- sibility. These findings are certainly a step forward in our understanding of the epidemiology of chronic infections by hypermutable micro-organisms.", "page" : "1445-54", "title" : "Biological cost of hypermutation in &lt;i&gt;Pseudomonas aeruginosa&lt;/i&gt; strains from patients with cystic fibrosis.", "type" : "article-journal", "volume" : "153" }, "uris" : [ "http://www.mendeley.com/documents/?uuid=de7feed6-0b59-4903-8e94-b403cef2f6a6" ] } ], "mendeley" : { "previouslyFormattedCitation" : "[5]" }, "properties" : { "noteIndex" : 0 }, "schema" : "https://github.com/citation-style-language/schema/raw/master/csl-citation.json" }</w:instrText>
      </w:r>
      <w:r w:rsidR="00EA522D" w:rsidRPr="00FB3C6B">
        <w:fldChar w:fldCharType="separate"/>
      </w:r>
      <w:r w:rsidR="00F90DBC" w:rsidRPr="00F90DBC">
        <w:rPr>
          <w:noProof/>
        </w:rPr>
        <w:t>[5]</w:t>
      </w:r>
      <w:r w:rsidR="00EA522D" w:rsidRPr="00FB3C6B">
        <w:fldChar w:fldCharType="end"/>
      </w:r>
      <w:r w:rsidR="009424F0" w:rsidRPr="00FB3C6B">
        <w:t xml:space="preserve">. </w:t>
      </w:r>
      <w:r w:rsidR="0022140B" w:rsidRPr="00FB3C6B">
        <w:t>Classical m</w:t>
      </w:r>
      <w:r w:rsidR="005B12CD">
        <w:t>odels</w:t>
      </w:r>
      <w:r w:rsidR="001343A9" w:rsidRPr="00FB3C6B">
        <w:t xml:space="preserve"> </w:t>
      </w:r>
      <w:r w:rsidR="0022140B" w:rsidRPr="00FB3C6B">
        <w:t xml:space="preserve">suggest </w:t>
      </w:r>
      <w:r w:rsidR="005B12CD" w:rsidRPr="00FB3C6B">
        <w:t>the "reduction principle"</w:t>
      </w:r>
      <w:r w:rsidR="00E26B85">
        <w:t>, which states that</w:t>
      </w:r>
      <w:r w:rsidR="005B12CD">
        <w:t xml:space="preserve"> </w:t>
      </w:r>
      <w:r w:rsidR="0022140B" w:rsidRPr="00FB3C6B">
        <w:t>natural selection reduces the mutati</w:t>
      </w:r>
      <w:r w:rsidR="005B12CD">
        <w:t>on rate in a stable environment</w:t>
      </w:r>
      <w:r w:rsidR="0022140B" w:rsidRPr="00FB3C6B">
        <w:t xml:space="preserve"> </w:t>
      </w:r>
      <w:r w:rsidR="00EA522D" w:rsidRPr="00FB3C6B">
        <w:fldChar w:fldCharType="begin" w:fldLock="1"/>
      </w:r>
      <w:r w:rsidR="00E80EFF">
        <w:instrText>ADDIN CSL_CITATION { "citationItems" : [ { "id" : "ITEM-1", "itemData" : { "DOI" : "10.1017/S0016672300010284", "ISSN" : "0016-6723", "abstract" : "Evolutionary factors which tend to decrease the mutation rate through natural selection and those which tend to increase the mutation rate are discussed from the standpoint of population genetics. The author's theory of optimum mutation rate based on the principle of minimum genetic load is re-examined, assuming that mutation rate is adjusted in the course of evolution in such a way that the sum of mutational and substitutional load is minimized. Another hypothesis is also examined that only selection toward lowering the mutation rate is effective and the present mutation rate in each organism represents the physical or physiological limit that may be attained by natural selection. The possibility cannot be excluded that the spontaneous mutation rate is near the minimum that may be attained under the present mode of organization of the genetic material, and at the same time is not very far from the optimum in the sense of minimizing the genetic load.", "author" : [ { "dropping-particle" : "", "family" : "Kimura", "given" : "Motoo", "non-dropping-particle" : "", "parse-names" : false, "suffix" : "" } ], "container-title" : "Genetical Research", "id" : "ITEM-1", "issue" : "01", "issued" : { "date-parts" : [ [ "1967", "4", "14" ] ] }, "page" : "23-34", "title" : "On the evolutionary adjustment of spontaneous mutation rates", "type" : "article-journal", "volume" : "9" }, "uris" : [ "http://www.mendeley.com/documents/?uuid=d6a03400-bbb5-426b-aada-64a71aae858e" ] }, { "id" : "ITEM-2", "itemData" : { "ISSN" : "0040-5809", "PMID" : "3750215", "abstract" : "A deterministic two-locus population genetic model with random mating is studied. The first locus, with two alleles, is subject to mutation and arbitrary viability selection. The second locus, with an arbitrary number of alleles, controls the mutation at the first locus. A class of viability-analogous Hardy-Weinberg equilibria is analyzed in which the selected gene and the modifier locus are in linkage equilibrium. It is shown that at these equilibria a reduction principle for the success of new mutation-modifying alleles is valid. A new allele at the modifier locus succeeds if its marginal average mutation rate is less than the mean mutation rate of the resident modifier allele evaluated at the equilibrium. Internal stability properties of these equilibria are also described.", "author" : [ { "dropping-particle" : "", "family" : "Liberman", "given" : "Uri", "non-dropping-particle" : "", "parse-names" : false, "suffix" : "" }, { "dropping-particle" : "", "family" : "Feldman", "given" : "Marcus W.", "non-dropping-particle" : "", "parse-names" : false, "suffix" : "" } ], "container-title" : "Theoretical population biology", "id" : "ITEM-2", "issue" : "1", "issued" : { "date-parts" : [ [ "1986", "8" ] ] }, "page" : "125-42", "title" : "Modifiers of mutation rate: a general reduction principle.", "type" : "article-journal", "volume" : "30" }, "uris" : [ "http://www.mendeley.com/documents/?uuid=7a6ab2cd-e32b-418b-96bb-eac9164f9fd6" ] } ], "mendeley" : { "previouslyFormattedCitation" : "[6,7]" }, "properties" : { "noteIndex" : 0 }, "schema" : "https://github.com/citation-style-language/schema/raw/master/csl-citation.json" }</w:instrText>
      </w:r>
      <w:r w:rsidR="00EA522D" w:rsidRPr="00FB3C6B">
        <w:fldChar w:fldCharType="separate"/>
      </w:r>
      <w:r w:rsidR="00F90DBC" w:rsidRPr="00F90DBC">
        <w:rPr>
          <w:noProof/>
        </w:rPr>
        <w:t>[6,7]</w:t>
      </w:r>
      <w:r w:rsidR="00EA522D" w:rsidRPr="00FB3C6B">
        <w:fldChar w:fldCharType="end"/>
      </w:r>
      <w:r w:rsidR="0022140B" w:rsidRPr="00FB3C6B">
        <w:t>.</w:t>
      </w:r>
      <w:r w:rsidR="009424F0" w:rsidRPr="00FB3C6B">
        <w:t xml:space="preserve"> But </w:t>
      </w:r>
      <w:r w:rsidR="00F63FED" w:rsidRPr="00FB3C6B">
        <w:t xml:space="preserve">many </w:t>
      </w:r>
      <w:r w:rsidR="009424F0" w:rsidRPr="00FB3C6B">
        <w:t>adaptation</w:t>
      </w:r>
      <w:r w:rsidR="00F63FED" w:rsidRPr="00FB3C6B">
        <w:t>s require</w:t>
      </w:r>
      <w:r w:rsidR="009424F0" w:rsidRPr="00FB3C6B">
        <w:t xml:space="preserve"> new </w:t>
      </w:r>
      <w:r w:rsidR="00F63FED" w:rsidRPr="00FB3C6B">
        <w:t xml:space="preserve">beneficial </w:t>
      </w:r>
      <w:r w:rsidR="009424F0" w:rsidRPr="00FB3C6B">
        <w:t xml:space="preserve">mutations, especially in asexual populations. </w:t>
      </w:r>
      <w:r w:rsidR="00BC5CD5" w:rsidRPr="00FB3C6B">
        <w:t>This tension between the effects of beneficial and deleterious mutations leads</w:t>
      </w:r>
      <w:r w:rsidRPr="00FB3C6B">
        <w:t xml:space="preserve"> to "the rise and fall of the mutator allele"</w:t>
      </w:r>
      <w:r w:rsidR="005B12CD">
        <w:t xml:space="preserve"> </w:t>
      </w:r>
      <w:r w:rsidR="00EA522D">
        <w:fldChar w:fldCharType="begin" w:fldLock="1"/>
      </w:r>
      <w:r w:rsidR="00E80EFF">
        <w:instrText>ADDIN CSL_CITATION { "citationItems" : [ { "id" : "ITEM-1", "itemData" : { "DOI" : "10.1016/S1369-5274(00)00254-X", "ISSN" : "13695274", "abstract" : "Bacteria with elevated mutation rates are frequently found among natural isolates. This is probably because of their ability to generate genetic variability, the substrate for natural selection. However, such high mutation rates can lead to the loss of vital functions. The evolution of bacterial populations may happen through alternating periods of high and low mutation rates. The cost and benefits of high mutation rates in the course of bacterial adaptive evolution are reviewed.", "author" : [ { "dropping-particle" : "", "family" : "Giraud", "given" : "Antoine", "non-dropping-particle" : "", "parse-names" : false, "suffix" : "" }, { "dropping-particle" : "", "family" : "Radman", "given" : "Miroslav", "non-dropping-particle" : "", "parse-names" : false, "suffix" : "" }, { "dropping-particle" : "", "family" : "Matic", "given" : "Ivan", "non-dropping-particle" : "", "parse-names" : false, "suffix" : "" }, { "dropping-particle" : "", "family" : "Taddei", "given" : "Fran\u00e7ois", "non-dropping-particle" : "", "parse-names" : false, "suffix" : "" } ], "container-title" : "Current Opinion in Microbiology", "id" : "ITEM-1", "issue" : "5", "issued" : { "date-parts" : [ [ "2001", "10" ] ] }, "note" : "-important references\n      ", "page" : "582-585", "title" : "The rise and fall of mutator bacteria", "type" : "article-journal", "volume" : "4" }, "uris" : [ "http://www.mendeley.com/documents/?uuid=900f5892-c71a-43b4-b2d7-d143522f05cd" ] } ], "mendeley" : { "previouslyFormattedCitation" : "[8]" }, "properties" : { "noteIndex" : 0 }, "schema" : "https://github.com/citation-style-language/schema/raw/master/csl-citation.json" }</w:instrText>
      </w:r>
      <w:r w:rsidR="00EA522D">
        <w:fldChar w:fldCharType="separate"/>
      </w:r>
      <w:r w:rsidR="00F90DBC" w:rsidRPr="00F90DBC">
        <w:rPr>
          <w:noProof/>
        </w:rPr>
        <w:t>[8]</w:t>
      </w:r>
      <w:r w:rsidR="00EA522D">
        <w:fldChar w:fldCharType="end"/>
      </w:r>
      <w:r w:rsidR="00E1760D" w:rsidRPr="00FB3C6B">
        <w:t>,</w:t>
      </w:r>
      <w:r w:rsidR="009424F0" w:rsidRPr="00FB3C6B">
        <w:t xml:space="preserve"> where mutator alleles increase in frequency </w:t>
      </w:r>
      <w:r w:rsidR="00F63FED" w:rsidRPr="00FB3C6B">
        <w:t xml:space="preserve">in a maladapted population, </w:t>
      </w:r>
      <w:r w:rsidR="009424F0" w:rsidRPr="00FB3C6B">
        <w:t xml:space="preserve">only to be eliminated by </w:t>
      </w:r>
      <w:r w:rsidR="00E26B85">
        <w:t xml:space="preserve">natural </w:t>
      </w:r>
      <w:r w:rsidR="009424F0" w:rsidRPr="00FB3C6B">
        <w:t xml:space="preserve">selection </w:t>
      </w:r>
      <w:r w:rsidR="00F63FED" w:rsidRPr="00FB3C6B">
        <w:t>when the population is well-adapted</w:t>
      </w:r>
      <w:r w:rsidR="009424F0" w:rsidRPr="00FB3C6B">
        <w:t>. This</w:t>
      </w:r>
      <w:r w:rsidR="00E1760D" w:rsidRPr="00FB3C6B">
        <w:t xml:space="preserve"> </w:t>
      </w:r>
      <w:r w:rsidR="009424F0" w:rsidRPr="00FB3C6B">
        <w:t xml:space="preserve">dynamic </w:t>
      </w:r>
      <w:r w:rsidR="00E1760D" w:rsidRPr="00FB3C6B">
        <w:t xml:space="preserve">was studied using experimental evolution </w:t>
      </w:r>
      <w:r w:rsidR="00EA522D" w:rsidRPr="00FB3C6B">
        <w:fldChar w:fldCharType="begin" w:fldLock="1"/>
      </w:r>
      <w:r w:rsidR="00E80EFF">
        <w:instrText>ADDIN CSL_CITATION { "citationItems" : [ { "id" : "ITEM-1", "itemData" : { "DOI" : "10.1038/42701", "ISSN" : "0028-0836", "PMID" : "9192894", "abstract" : "Most mutations are likely to be deleterious, and so the spontaneous mutation rate is generally held at a very low value. Nonetheless, evolutionary theory predicts that high mutation rates can evolve under certain circumstances. Empirical observations have previously been limited to short-term studies of the fates of mutator strains deliberately introduced into laboratory populations of Escherichia coli, and to the effects of intense selective events on mutator frequencies in E. coli. Here we report the rise of spontaneously originated mutators in populations of E. coli undergoing long-term adaptation to a new environment. Our results corroborate computer simulations of mutator evolution in adapting clonal populations, and may help to explain observations that associate high mutation rates with emerging pathogens and with certain cancers.", "author" : [ { "dropping-particle" : "", "family" : "Sniegowski", "given" : "Paul D.", "non-dropping-particle" : "", "parse-names" : false, "suffix" : "" }, { "dropping-particle" : "", "family" : "Gerrish", "given" : "Philip J.", "non-dropping-particle" : "", "parse-names" : false, "suffix" : "" }, { "dropping-particle" : "", "family" : "Lenski", "given" : "Richard E.", "non-dropping-particle" : "", "parse-names" : false, "suffix" : "" } ], "chapter-number" : "NY", "container-title" : "Nature", "id" : "ITEM-1", "issue" : "6634", "issued" : { "date-parts" : [ [ "1997", "6" ] ] }, "note" : "experimental\n        \n3/12 populations increase mutation rate within 10,000 generations to between 1 and two orders of magnitude higher\n        \nmutator lineages remained mutators - persistence", "page" : "703-5", "title" : "Evolution of high mutation rates in experimental populations of E. coli.", "type" : "article-journal", "volume" : "387" }, "uris" : [ "http://www.mendeley.com/documents/?uuid=ebc3ea94-3856-48ec-8a84-0a8de217730f" ] }, { "id" : "ITEM-2", "itemData" : { "DOI" : "10.1073/pnas.1219574110", "ISSN" : "0027-8424", "abstract" : "Mutations are the ultimate source of heritable variation for evolution. Understanding how mutation rates themselves evolve is thus essential for quantitatively understanding many evolutionary processes. According to theory, mutation rates should be minimized for well-adapted populations living in stable environments, whereas hypermutators may evolve if conditions change. However, the long-term fate of hypermutators is unknown. Using a phylogenomic approach, we found that an adapting Escherichia coli population that first evolved a mutT hypermutator phenotype was later invaded by two independent lineages with mutY mutations that reduced genome-wide mutation rates. Applying neutral theory to synonymous substitutions, we dated the emergence of these mutations and inferred that the mutT mutation increased the point-mutation rate by \u223c150-fold, whereas the mutY mutations reduced the rate by \u223c40\u201360%, with a corresponding decrease in the genetic load. Thus, the long-term fate of the hypermutators was governed by the selective advantage arising from a reduced mutation rate as the potential for further adaptation declined.", "author" : [ { "dropping-particle" : "", "family" : "Wielgoss", "given" : "S\u00e9bastien", "non-dropping-particle" : "", "parse-names" : false, "suffix" : "" }, { "dropping-particle" : "", "family" : "Barrick", "given" : "Jeffrey E.", "non-dropping-particle" : "", "parse-names" : false, "suffix" : "" }, { "dropping-particle" : "", "family" : "Tenaillon", "given" : "Olivier", "non-dropping-particle" : "", "parse-names" : false, "suffix" : "" }, { "dropping-particle" : "", "family" : "Wiser", "given" : "Michael J", "non-dropping-particle" : "", "parse-names" : false, "suffix" : "" }, { "dropping-particle" : "", "family" : "Dittmar", "given" : "W James", "non-dropping-particle" : "", "parse-names" : false, "suffix" : "" }, { "dropping-particle" : "", "family" : "Cruveiller", "given" : "St\u00e9phane", "non-dropping-particle" : "", "parse-names" : false, "suffix" : "" }, { "dropping-particle" : "", "family" : "Chane-Woon-Ming", "given" : "B\u00e9atrice", "non-dropping-particle" : "", "parse-names" : false, "suffix" : "" }, { "dropping-particle" : "", "family" : "Medigue", "given" : "C.", "non-dropping-particle" : "", "parse-names" : false, "suffix" : "" }, { "dropping-particle" : "", "family" : "Lenski", "given" : "Richard E.", "non-dropping-particle" : "", "parse-names" : false, "suffix" : "" }, { "dropping-particle" : "", "family" : "Schneider", "given" : "D.", "non-dropping-particle" : "", "parse-names" : false, "suffix" : "" } ], "container-title" : "Proceedings of the National Academy of Sciences", "id" : "ITEM-2", "issue" : "1", "issued" : { "date-parts" : [ [ "2012", "12", "17" ] ] }, "note" : "estimating mutation rates from phylogenetic data\ncalculates selection coefficient for anti-mutators - 0.0037 and 0.0057", "page" : "222-227", "title" : "Mutation rate dynamics in a bacterial population reflect tension between adaptation and genetic load", "type" : "article-journal", "volume" : "110" }, "uris" : [ "http://www.mendeley.com/documents/?uuid=7f0edfd6-faf7-4ada-8e8b-67a0361fa9bf" ] } ], "mendeley" : { "previouslyFormattedCitation" : "[9,10]" }, "properties" : { "noteIndex" : 0 }, "schema" : "https://github.com/citation-style-language/schema/raw/master/csl-citation.json" }</w:instrText>
      </w:r>
      <w:r w:rsidR="00EA522D" w:rsidRPr="00FB3C6B">
        <w:fldChar w:fldCharType="separate"/>
      </w:r>
      <w:r w:rsidR="00F90DBC" w:rsidRPr="00F90DBC">
        <w:rPr>
          <w:noProof/>
        </w:rPr>
        <w:t>[9,10]</w:t>
      </w:r>
      <w:r w:rsidR="00EA522D" w:rsidRPr="00FB3C6B">
        <w:fldChar w:fldCharType="end"/>
      </w:r>
      <w:r w:rsidR="00E1760D">
        <w:t>,</w:t>
      </w:r>
      <w:r w:rsidR="003E2958">
        <w:t xml:space="preserve"> mathematical analysis, and</w:t>
      </w:r>
      <w:r w:rsidR="00E1760D">
        <w:t xml:space="preserve"> simulations </w:t>
      </w:r>
      <w:r w:rsidR="00EA522D">
        <w:fldChar w:fldCharType="begin" w:fldLock="1"/>
      </w:r>
      <w:r w:rsidR="00E80EFF">
        <w:instrText>ADDIN CSL_CITATION { "citationItems" : [ { "id" : "ITEM-1", "itemData" : { "DOI" : "10.1038/42696", "ISSN" : "0028-0836", "PMID" : "9192893", "abstract" : "Because most newly arising mutations are neutral or deleterious, it has been argued that the mutation rate has evolved to be as low as possible, limited only by the cost of error-avoidance and error-correction mechanisms. But up to one per cent of natural bacterial isolates are 'mutator' clones that have high mutation rates. We consider here whether high mutation rates might play an important role in adaptive evolution. Models of large, asexual, clonal populations adapting to a new environment show that strong mutator genes (such as those that increase mutation rates by 1,000-fold) can accelerate adaptation, even if the mutator gene remains at a very low frequency (for example, 10[-5]). Less potent mutators (10 to 100-fold increase) can become fixed in a fraction of finite populations. The parameters of the model have been set to values typical for Escherichia coli cultures, which behave in a manner similar to the model in long-term adaptation experiments.", "author" : [ { "dropping-particle" : "", "family" : "Taddei", "given" : "Fran\u00e7ois", "non-dropping-particle" : "", "parse-names" : false, "suffix" : "" }, { "dropping-particle" : "", "family" : "Radman", "given" : "Miroslav", "non-dropping-particle" : "", "parse-names" : false, "suffix" : "" }, { "dropping-particle" : "", "family" : "Maynard Smith", "given" : "John", "non-dropping-particle" : "", "parse-names" : false, "suffix" : "" }, { "dropping-particle" : "", "family" : "Toupance", "given" : "Bruno", "non-dropping-particle" : "", "parse-names" : false, "suffix" : "" }, { "dropping-particle" : "", "family" : "Gouyon", "given" : "Pierre-Henri", "non-dropping-particle" : "", "parse-names" : false, "suffix" : "" }, { "dropping-particle" : "", "family" : "Godelle", "given" : "Bernard", "non-dropping-particle" : "", "parse-names" : false, "suffix" : "" } ], "container-title" : "Nature", "id" : "ITEM-1", "issue" : "6634", "issued" : { "date-parts" : [ [ "1997", "6" ] ] }, "note" : "-transient mutators:  by mutation and reverse mutation at modifier gene. rate: ~ 10-5-10-7\n-if transient effect is removed, that is, no reversion allowed,  than mutators do not speed adaptation\n-\"Furthermore, these results show that during the course of evolution, where phases of adaptation and stasis alternate, there is no pure strategy of mutation rate. Rather, selection seems to result in an alternation of high and low mutation rate through forward and reverse mutations at the mutator locus. Alternatively, transient mutators\nability by increasing their mutation rate: for example, inducible mechanisms (see ref. 30 for a review) might be particularly useful in response to stress.\"\n      ", "page" : "700-2", "title" : "Role of mutator alleles in adaptive evolution.", "type" : "article-journal", "volume" : "387" }, "uris" : [ "http://www.mendeley.com/documents/?uuid=b44ffa24-a082-102d-8a22-0024e85e2bb9" ] }, { "id" : "ITEM-2", "itemData" : { "DOI" : "10.1103/PhysRevLett.80.2012", "ISSN" : "0031-9007", "abstract" : "We investigate a model of evolutionary dynamics on a smooth landscape which features a ``mutator'' allele whose effect is to increase the mutation rate. We show that the expected proportion of mutators far from equilibrium, when the fitness is steadily increasing in time, is governed solely by the transition rates into and out of the mutator state. This results is a much faster rate of fitness increase than would be the case without the mutator allele. Near the fitness equilibrium, however, the mutators are severely suppressed, due to the detrimental effects of a large mutation rate near the fitness maximum. We discuss the results of a recent experiment on natural selection of E. coli in the light of our model.", "author" : [ { "dropping-particle" : "", "family" : "Kessler", "given" : "David", "non-dropping-particle" : "", "parse-names" : false, "suffix" : "" }, { "dropping-particle" : "", "family" : "Levine", "given" : "Herbert", "non-dropping-particle" : "", "parse-names" : false, "suffix" : "" } ], "container-title" : "Physical Review Letters", "id" : "ITEM-2", "issue" : "9", "issued" : { "date-parts" : [ [ "1998", "3" ] ] }, "page" : "2012-2015", "title" : "Mutator Dynamics on a Smooth Evolutionary Landscape", "type" : "article-journal", "volume" : "80" }, "uris" : [ "http://www.mendeley.com/documents/?uuid=87e79d5f-65b8-40bf-8c34-1a7629afca5e" ] }, { "id" : "ITEM-3", "itemData" : { "ISSN" : "0016-6731", "PMID" : "10353893", "abstract" : "Selection of mutator alleles, increasing the mutation rate up to 10, 000-fold, has been observed during in vitro experimental evolution. This spread is ascribed to the hitchhiking of mutator alleles with favorable mutations, as demonstrated by a theoretical model using selective parameters corresponding to such experiments. Observations of unexpectedly high frequencies of mutators in natural isolates suggest that the same phenomenon could occur in the wild. But it remains questionable whether realistic in natura parameter values could also result in selection of mutators. In particular, the main parameters of adaptation, the size of the adapting population and the height and steepness of the adaptive peak characterizing adaptation, are very variable in nature. By simulation approach, we studied the effect of these parameters on the selection of mutators in asexual populations, assuming additive fitness. We show that the larger the population size, the more likely the fixation of mutator alleles. At a large population size, at least four adaptive mutations are needed for mutator fixation; moreover, under stronger selection stronger mutators are selected. We propose a model based on multiple mutations to illustrate how second-order selection can optimize population fitness when few favorable mutations are required for adaptation.", "author" : [ { "dropping-particle" : "", "family" : "Tenaillon", "given" : "Olivier", "non-dropping-particle" : "", "parse-names" : false, "suffix" : "" }, { "dropping-particle" : "", "family" : "Toupance", "given" : "Bruno", "non-dropping-particle" : "", "parse-names" : false, "suffix" : "" }, { "dropping-particle" : "", "family" : "Nagard", "given" : "Herve", "non-dropping-particle" : "Le", "parse-names" : false, "suffix" : "" }, { "dropping-particle" : "", "family" : "Taddei", "given" : "Fran\u00e7ois", "non-dropping-particle" : "", "parse-names" : false, "suffix" : "" }, { "dropping-particle" : "", "family" : "Godelle", "given" : "Bernard", "non-dropping-particle" : "", "parse-names" : false, "suffix" : "" } ], "container-title" : "Genetics", "id" : "ITEM-3", "issue" : "2", "issued" : { "date-parts" : [ [ "1999", "6" ] ] }, "note" : "treis to evaluate the results of Taddei et al 1997 for \"natural\" parameter values:\n*population size\n*number of beneficial mutations needed for adaptation\n*selection coefficient of beneficial mutations\n        \n        \nprobability of fixation is defined as the percantage of populations in which the frequency of the mutator  at the end of adaptation reaches 95% - much harder for the mutator then in our model", "page" : "485-93", "title" : "Mutators, population size, adaptive landscape and the adaptation of asexual populations of bacteria.", "type" : "article-journal", "volume" : "152" }, "uris" : [ "http://www.mendeley.com/documents/?uuid=31a3329f-09b7-46c8-ae20-0987c1294b44" ] } ], "mendeley" : { "previouslyFormattedCitation" : "[11\u201313]" }, "properties" : { "noteIndex" : 0 }, "schema" : "https://github.com/citation-style-language/schema/raw/master/csl-citation.json" }</w:instrText>
      </w:r>
      <w:r w:rsidR="00EA522D">
        <w:fldChar w:fldCharType="separate"/>
      </w:r>
      <w:r w:rsidR="00635E26" w:rsidRPr="00635E26">
        <w:rPr>
          <w:noProof/>
        </w:rPr>
        <w:t>[11–13]</w:t>
      </w:r>
      <w:r w:rsidR="00EA522D">
        <w:fldChar w:fldCharType="end"/>
      </w:r>
      <w:r w:rsidR="00E1760D">
        <w:t>.</w:t>
      </w:r>
      <w:r w:rsidR="003E2958">
        <w:t xml:space="preserve"> </w:t>
      </w:r>
    </w:p>
    <w:p w:rsidR="00625517" w:rsidRPr="00F4470C" w:rsidRDefault="00E26B85" w:rsidP="008D0078">
      <w:pPr>
        <w:spacing w:line="480" w:lineRule="auto"/>
      </w:pPr>
      <w:r>
        <w:t xml:space="preserve">Thus, the mutation rate </w:t>
      </w:r>
      <w:r w:rsidR="001307C7">
        <w:t xml:space="preserve">must balance </w:t>
      </w:r>
      <w:r w:rsidR="00EE3B41">
        <w:t xml:space="preserve">between two </w:t>
      </w:r>
      <w:r w:rsidR="009770F6">
        <w:t>evolutionary traits</w:t>
      </w:r>
      <w:r>
        <w:t xml:space="preserve">, as Leigh </w:t>
      </w:r>
      <w:r w:rsidR="00EA522D">
        <w:fldChar w:fldCharType="begin" w:fldLock="1"/>
      </w:r>
      <w:r w:rsidR="00E80EFF">
        <w:instrText>ADDIN CSL_CITATION { "citationItems" : [ { "id" : "ITEM-1", "itemData" : { "author" : [ { "dropping-particle" : "", "family" : "Leigh", "given" : "Egbert Giles Jr.", "non-dropping-particle" : "", "parse-names" : false, "suffix" : "" } ], "container-title" : "The American Naturalist", "id" : "ITEM-1", "issue" : "937", "issued" : { "date-parts" : [ [ "1970" ] ] }, "note" : "- \"This report calculates the selection pressures acting on different types of mutator genes\"\n - in asexuals selection favors the (Kimura's 1967) optimum mutation rate. in some environments this is far higher than the physiologically feasiable minimum.\n- ", "page" : "301-305", "title" : "Natural Selection and Mutability", "type" : "article-journal", "volume" : "104" }, "suppress-author" : 1, "uris" : [ "http://www.mendeley.com/documents/?uuid=fb67ef57-18bf-4013-8a0f-ad3ca15d5543" ] } ], "mendeley" : { "previouslyFormattedCitation" : "[14]" }, "properties" : { "noteIndex" : 0 }, "schema" : "https://github.com/citation-style-language/schema/raw/master/csl-citation.json" }</w:instrText>
      </w:r>
      <w:r w:rsidR="00EA522D">
        <w:fldChar w:fldCharType="separate"/>
      </w:r>
      <w:r w:rsidR="00635E26" w:rsidRPr="00635E26">
        <w:rPr>
          <w:noProof/>
        </w:rPr>
        <w:t>[14]</w:t>
      </w:r>
      <w:r w:rsidR="00EA522D">
        <w:fldChar w:fldCharType="end"/>
      </w:r>
      <w:r>
        <w:t xml:space="preserve"> suggested</w:t>
      </w:r>
      <w:r w:rsidR="00EE3B41">
        <w:t>:</w:t>
      </w:r>
      <w:r w:rsidR="001307C7">
        <w:t xml:space="preserve"> </w:t>
      </w:r>
      <w:r w:rsidR="001307C7" w:rsidRPr="00A725E6">
        <w:rPr>
          <w:i/>
          <w:iCs/>
        </w:rPr>
        <w:t>adaptability</w:t>
      </w:r>
      <w:r w:rsidR="001307C7">
        <w:t xml:space="preserve"> </w:t>
      </w:r>
      <w:r w:rsidR="00EE3B41">
        <w:t xml:space="preserve">– the capacity to adapt to new environmental conditions </w:t>
      </w:r>
      <w:r w:rsidR="001B2273">
        <w:t>–</w:t>
      </w:r>
      <w:r w:rsidR="00EE3B41">
        <w:t xml:space="preserve"> </w:t>
      </w:r>
      <w:r w:rsidR="001307C7">
        <w:t xml:space="preserve">and </w:t>
      </w:r>
      <w:r w:rsidR="001307C7" w:rsidRPr="00A725E6">
        <w:rPr>
          <w:i/>
          <w:iCs/>
        </w:rPr>
        <w:t>adaptedness</w:t>
      </w:r>
      <w:r w:rsidR="00EE3B41">
        <w:t xml:space="preserve"> – the capacity to remain adapted to existing conditions</w:t>
      </w:r>
      <w:r w:rsidR="001307C7">
        <w:t>.</w:t>
      </w:r>
      <w:r w:rsidR="009747FC">
        <w:t xml:space="preserve"> </w:t>
      </w:r>
    </w:p>
    <w:p w:rsidR="00F12058" w:rsidRDefault="00A725E6" w:rsidP="008D0078">
      <w:pPr>
        <w:spacing w:line="480" w:lineRule="auto"/>
      </w:pPr>
      <w:r>
        <w:t>Stress-induced mutagenesis (SIM)</w:t>
      </w:r>
      <w:r w:rsidR="00E26B85">
        <w:t xml:space="preserve"> -</w:t>
      </w:r>
      <w:r>
        <w:t xml:space="preserve"> the increase of mutation rate</w:t>
      </w:r>
      <w:r w:rsidR="00C2015F">
        <w:t>s</w:t>
      </w:r>
      <w:r>
        <w:t xml:space="preserve"> in stre</w:t>
      </w:r>
      <w:r w:rsidR="00E26B85">
        <w:t>ssed or maladapted individuals -</w:t>
      </w:r>
      <w:r>
        <w:t xml:space="preserve"> </w:t>
      </w:r>
      <w:r w:rsidR="00B87664">
        <w:t>has been</w:t>
      </w:r>
      <w:r>
        <w:t xml:space="preserve"> demonstrated in </w:t>
      </w:r>
      <w:r w:rsidR="001B2273">
        <w:t>several</w:t>
      </w:r>
      <w:r>
        <w:t xml:space="preserve"> species, </w:t>
      </w:r>
      <w:r w:rsidR="00B87664">
        <w:t xml:space="preserve">including </w:t>
      </w:r>
      <w:r>
        <w:t>both prokaryote</w:t>
      </w:r>
      <w:r w:rsidR="00E26B85">
        <w:t>s</w:t>
      </w:r>
      <w:r>
        <w:t xml:space="preserve"> and eukaryote</w:t>
      </w:r>
      <w:r w:rsidR="00E26B85">
        <w:t>s</w:t>
      </w:r>
      <w:r w:rsidR="00AE4609">
        <w:t xml:space="preserve"> </w:t>
      </w:r>
      <w:r w:rsidR="00EA522D">
        <w:fldChar w:fldCharType="begin" w:fldLock="1"/>
      </w:r>
      <w:r w:rsidR="00E80EFF">
        <w:instrText>ADDIN CSL_CITATION { "citationItems" : [ { "id" : "ITEM-1", "itemData" : { "DOI" : "10.1080/10409230701648502", "ISSN" : "1040-9238", "PMID" : "17917874", "abstract" : "Our concept of a stable genome is evolving to one in which genomes are plastic and responsive to environmental changes. Growing evidence shows that a variety of environmental stresses induce genomic instability in bacteria, yeast, and human cancer cells, generating occasional fitter mutants and potentially accelerating adaptive evolution. The emerging molecular mechanisms of stress-induced mutagenesis vary but share telling common components that underscore two common themes. The first is the regulation of mutagenesis in time by cellular stress responses, which promote random mutations specifically when cells are poorly adapted to their environments, i.e., when they are stressed. A second theme is the possible restriction of random mutagenesis in genomic space, achieved via coupling of mutation-generating machinery to local events such as DNA-break repair or transcription. Such localization may minimize accumulation of deleterious mutations in the genomes of rare fitter mutants, and promote local concerted evolution. Although mutagenesis induced by stresses other than direct damage to DNA was previously controversial, evidence for the existence of various stress-induced mutagenesis programs is now overwhelming and widespread. Such mechanisms probably fuel evolution of microbial pathogenesis and antibiotic-resistance, and tumor progression and chemotherapy resistance, all of which occur under stress, driven by mutations. The emerging commonalities in stress-induced-mutation mechanisms provide hope for new therapeutic interventions for all of these processes.", "author" : [ { "dropping-particle" : "", "family" : "Galhardo", "given" : "Rodrigo S.", "non-dropping-particle" : "", "parse-names" : false, "suffix" : "" }, { "dropping-particle" : "", "family" : "Hastings", "given" : "P. J.", "non-dropping-particle" : "", "parse-names" : false, "suffix" : "" }, { "dropping-particle" : "", "family" : "Rosenberg", "given" : "Susan M.", "non-dropping-particle" : "", "parse-names" : false, "suffix" : "" } ], "container-title" : "Critical reviews in biochemistry and molecular biology", "id" : "ITEM-1", "issue" : "5", "issued" : { "date-parts" : [ [ "2007" ] ] }, "page" : "399-435", "title" : "Mutation as a stress response and the regulation of evolvability.", "type" : "article-journal", "volume" : "42" }, "uris" : [ "http://www.mendeley.com/documents/?uuid=9fcd9085-9447-450a-a846-6665443b9611" ] } ], "mendeley" : { "previouslyFormattedCitation" : "[15]" }, "properties" : { "noteIndex" : 0 }, "schema" : "https://github.com/citation-style-language/schema/raw/master/csl-citation.json" }</w:instrText>
      </w:r>
      <w:r w:rsidR="00EA522D">
        <w:fldChar w:fldCharType="separate"/>
      </w:r>
      <w:r w:rsidR="00635E26" w:rsidRPr="00635E26">
        <w:rPr>
          <w:noProof/>
        </w:rPr>
        <w:t>[15]</w:t>
      </w:r>
      <w:r w:rsidR="00EA522D">
        <w:fldChar w:fldCharType="end"/>
      </w:r>
      <w:r w:rsidR="001B2273">
        <w:t xml:space="preserve">. SIM </w:t>
      </w:r>
      <w:r w:rsidR="00A70BE8">
        <w:t>has been</w:t>
      </w:r>
      <w:r w:rsidR="00AE4609">
        <w:t xml:space="preserve"> observed </w:t>
      </w:r>
      <w:r w:rsidR="001B2273">
        <w:t xml:space="preserve">in lab strains </w:t>
      </w:r>
      <w:r w:rsidR="00EA522D">
        <w:rPr>
          <w:i/>
          <w:iCs/>
        </w:rPr>
        <w:fldChar w:fldCharType="begin" w:fldLock="1"/>
      </w:r>
      <w:r w:rsidR="00E80EFF">
        <w:rPr>
          <w:i/>
          <w:iCs/>
        </w:rPr>
        <w:instrText>ADDIN CSL_CITATION { "citationItems" : [ { "id" : "ITEM-1", "itemData" : { "DOI" : "10.1080/10409230701648494", "ISSN" : "1040-9238", "PMID" : "17917873", "abstract" : "Bacteria spend their lives buffeted by changing environmental conditions. To adapt to and survive these stresses, bacteria have global response systems that result in sweeping changes in gene expression and cellular metabolism. These responses are controlled by master regulators, which include: alternative sigma factors, such as RpoS and RpoH; small molecule effectors, such as ppGpp; gene repressors such as LexA; and, inorganic molecules, such as polyphosphate. The response pathways extensively overlap and are induced to various extents by the same environmental stresses. These stresses include nutritional deprivation, DNA damage, temperature shift, and exposure to antibiotics. All of these global stress responses include functions that can increase genetic variability. In particular, up-regulation and activation of error-prone DNA polymerases, down-regulation of error-correcting enzymes, and movement of mobile genetic elements are common features of several stress responses. The result is that under a variety of stressful conditions, bacteria are induced for genetic change. This transient mutator state may be important for adaptive evolution.", "author" : [ { "dropping-particle" : "", "family" : "Foster", "given" : "Patricia L.", "non-dropping-particle" : "", "parse-names" : false, "suffix" : "" } ], "container-title" : "Critical reviews in biochemistry and molecular biology", "id" : "ITEM-1", "issue" : "5", "issued" : { "date-parts" : [ [ "2007" ] ] }, "page" : "373-97", "title" : "Stress-induced mutagenesis in bacteria.", "type" : "article-journal", "volume" : "42" }, "uris" : [ "http://www.mendeley.com/documents/?uuid=5e19c257-4e56-43af-8e16-9f037cac92bc" ] }, { "id" : "ITEM-2", "itemData" : { "DOI" : "10.1002/bies.201200050", "ISSN" : "1521-1878", "PMID" : "22911060", "abstract" : "Evolutionary theory assumed that mutations occur constantly, gradually, and randomly over time. This formulation from the \"modern synthesis\" of the 1930s was embraced decades before molecular understanding of genes or mutations. Since then, our labs and others have elucidated mutation mechanisms activated by stress responses. Stress-induced mutation mechanisms produce mutations, potentially accelerating evolution, specifically when cells are maladapted to their environment, that is, when they are stressed. The mechanisms of stress-induced mutation that are being revealed experimentally in laboratory settings provide compelling models for mutagenesis that propels pathogen-host adaptation, antibiotic resistance, cancer progression and resistance, and perhaps much of evolution generally. We discuss double-strand-break-dependent stress-induced mutation in Escherichia coli. Recent results illustrate how a stress response activates mutagenesis and demonstrate this mechanism's generality and importance to spontaneous mutation. New data also suggest a possible harmony between previous, apparently opposed, models for the molecular mechanism. They additionally strengthen the case for anti-evolvability therapeutics for infectious disease and cancer.", "author" : [ { "dropping-particle" : "", "family" : "Rosenberg", "given" : "Susan M.", "non-dropping-particle" : "", "parse-names" : false, "suffix" : "" }, { "dropping-particle" : "", "family" : "Shee", "given" : "Chandan", "non-dropping-particle" : "", "parse-names" : false, "suffix" : "" }, { "dropping-particle" : "", "family" : "Frisch", "given" : "Ryan L.", "non-dropping-particle" : "", "parse-names" : false, "suffix" : "" }, { "dropping-particle" : "", "family" : "Hastings", "given" : "P J", "non-dropping-particle" : "", "parse-names" : false, "suffix" : "" } ], "container-title" : "BioEssays", "id" : "ITEM-2", "issued" : { "date-parts" : [ [ "2012", "8", "22" ] ] }, "note" : "Thus, it is possible that RpoS- and PolIV-promoted mutagenic break repair might have evolved based on selection for its properties as an evolutionary engine.", "page" : "1-8", "title" : "Stress-induced mutation via DNA breaks in &lt;i&gt;Escherichia coli&lt;/i&gt;: A molecular mechanism with implications for evolution and medicine.", "type" : "article-journal" }, "uris" : [ "http://www.mendeley.com/documents/?uuid=0d85919f-39a1-461e-b94a-c8238c9dda75" ] } ], "mendeley" : { "previouslyFormattedCitation" : "[16,17]" }, "properties" : { "noteIndex" : 0 }, "schema" : "https://github.com/citation-style-language/schema/raw/master/csl-citation.json" }</w:instrText>
      </w:r>
      <w:r w:rsidR="00EA522D">
        <w:rPr>
          <w:i/>
          <w:iCs/>
        </w:rPr>
        <w:fldChar w:fldCharType="separate"/>
      </w:r>
      <w:r w:rsidR="00635E26" w:rsidRPr="00635E26">
        <w:rPr>
          <w:iCs/>
          <w:noProof/>
        </w:rPr>
        <w:t>[16,17]</w:t>
      </w:r>
      <w:r w:rsidR="00EA522D">
        <w:rPr>
          <w:i/>
          <w:iCs/>
        </w:rPr>
        <w:fldChar w:fldCharType="end"/>
      </w:r>
      <w:r w:rsidR="005B12CD">
        <w:t xml:space="preserve"> and</w:t>
      </w:r>
      <w:r w:rsidR="00AE4609">
        <w:t xml:space="preserve"> </w:t>
      </w:r>
      <w:r w:rsidR="00AE4609">
        <w:lastRenderedPageBreak/>
        <w:t>natural populations</w:t>
      </w:r>
      <w:r w:rsidR="001B2273">
        <w:t xml:space="preserve"> of </w:t>
      </w:r>
      <w:r w:rsidR="001B2273" w:rsidRPr="00FB3C6B">
        <w:rPr>
          <w:i/>
          <w:iCs/>
        </w:rPr>
        <w:t>Escherichia coli</w:t>
      </w:r>
      <w:r w:rsidR="00AE4609" w:rsidRPr="00FB3C6B">
        <w:t xml:space="preserve"> </w:t>
      </w:r>
      <w:r w:rsidR="00EA522D" w:rsidRPr="00FB3C6B">
        <w:fldChar w:fldCharType="begin" w:fldLock="1"/>
      </w:r>
      <w:r w:rsidR="00E80EFF">
        <w:instrText>ADDIN CSL_CITATION { "citationItems" : [ { "id" : "ITEM-1", "itemData" : { "DOI" : "10.1126/science.1082240", "ISSN" : "1095-9203", "PMID" : "12775833", "abstract" : "The evolutionary significance of stress-induced mutagenesis was evaluated by studying mutagenesis in aging colonies (MAC) of Escherichia coli natural isolates. A large fraction of isolates exhibited a strong MAC, and the high MAC variability reflected the diversity of selective pressures in ecological niches. MAC depends on starvation, oxygen, and RpoS and adenosine 3',5'-monophosphate regulons; thus it may be a by-product of genetic strategies for improving survival under stress. MAC could also be selected through beneficial mutations that it generates, as shown by computer modeling and the patterns of stress-inducible and constitutive mutagenesis. We suggest that irrespective of the causes of their emergence, stress-induced mutations participate in adaptive evolution.", "author" : [ { "dropping-particle" : "", "family" : "Bjedov", "given" : "Ivana", "non-dropping-particle" : "", "parse-names" : false, "suffix" : "" }, { "dropping-particle" : "", "family" : "Tenaillon", "given" : "Olivier", "non-dropping-particle" : "", "parse-names" : false, "suffix" : "" }, { "dropping-particle" : "", "family" : "G\u00e9rard", "given" : "B\u00e9n\u00e9dicte", "non-dropping-particle" : "", "parse-names" : false, "suffix" : "" }, { "dropping-particle" : "", "family" : "Souza", "given" : "Valeria", "non-dropping-particle" : "", "parse-names" : false, "suffix" : "" }, { "dropping-particle" : "", "family" : "Denamur", "given" : "Erick", "non-dropping-particle" : "", "parse-names" : false, "suffix" : "" }, { "dropping-particle" : "", "family" : "Radman", "given" : "Miroslav", "non-dropping-particle" : "", "parse-names" : false, "suffix" : "" }, { "dropping-particle" : "", "family" : "Taddei", "given" : "Fran\u00e7ois", "non-dropping-particle" : "", "parse-names" : false, "suffix" : "" }, { "dropping-particle" : "", "family" : "Matic", "given" : "Ivan", "non-dropping-particle" : "", "parse-names" : false, "suffix" : "" } ], "container-title" : "Science", "id" : "ITEM-1", "issue" : "5624", "issued" : { "date-parts" : [ [ "2003", "5", "30" ] ] }, "note" : "Differences in simulations:\nPRO Bjedov:\n1 larger populations\n2 distribution of selection coefficients - a more interesting landscape\n3 density-based and frequency-based?\n4 in freq.-based randomness only in drift\n5 stress is a decreased population size - therefor motivates adaptation\n        \nPRO ours:\n1 back mutations in all loci as opposed to counting beneficial, deleterious and fatal mutations\n2 start from ess\n3 agent-based?\n3 overlapping generations?\n4 stress is a change of favoarable alleles - therefore changes the fitness landscape", "page" : "1404-9", "title" : "Stress-induced mutagenesis in bacteria.", "type" : "article-journal", "volume" : "300" }, "uris" : [ "http://www.mendeley.com/documents/?uuid=55a034d9-5cc5-4f61-acc5-7987eba65869" ] }, { "id" : "ITEM-2", "itemData" : { "DOI" : "10.1371/journal.pgen.1003968", "ISSN" : "1553-7404", "PMID" : "24244205", "abstract" : "The frequency of mutants resistant to the antibiotic rifampicin has been shown to increase in aging (starved), compared to young colonies of Escherichia coli. These increases in resistance frequency occur in the absence of any antibiotic exposure, and similar increases have also been observed in response to additional growth limiting conditions. Understanding the causes of such increases in the frequency of resistance is important for understanding the dynamics of antibiotic resistance emergence and spread. Increased frequency of rifampicin resistant mutants in aging colonies is cited widely as evidence of stress-induced mutagenesis (SIM), a mechanism thought to allow bacteria to increase mutation rates upon exposure to growth-limiting stresses. At the same time it has been demonstrated that some rifampicin resistant mutants are relatively fitter in aging compared to young colonies, indicating that natural selection may also contribute to increased frequency of rifampicin resistance in aging colonies. Here, we demonstrate that the frequency of mutants resistant to both rifampicin and an additional antibiotic (nalidixic-acid) significantly increases in aging compared to young colonies of a lab strain of Escherichia coli. We then use whole genome sequencing to demonstrate conclusively that SIM cannot explain the observed magnitude of increased frequency of resistance to these two antibiotics. We further demonstrate that, as was previously shown for rifampicin resistance mutations, mutations conferring nalidixic acid resistance can also increase fitness in aging compared to young colonies. Our results show that increases in the frequency of antibiotic resistant mutants in aging colonies cannot be seen as evidence of SIM. Furthermore, they demonstrate that natural selection likely contributes to increases in the frequency of certain antibiotic resistance mutations, even when no selection is exerted due to the presence of antibiotics.", "author" : [ { "dropping-particle" : "", "family" : "Katz", "given" : "Sophia", "non-dropping-particle" : "", "parse-names" : false, "suffix" : "" }, { "dropping-particle" : "", "family" : "Hershberg", "given" : "Ruth", "non-dropping-particle" : "", "parse-names" : false, "suffix" : "" } ], "container-title" : "PLoS genetics", "id" : "ITEM-2", "issue" : "11", "issued" : { "date-parts" : [ [ "2013", "11", "14" ] ] }, "note" : "Evidence against Bjedov et al. 2003", "page" : "e1003968", "title" : "Elevated mutagenesis does not explain the increased frequency of antibiotic resistant mutants in starved aging colonies.", "type" : "article-journal", "volume" : "9" }, "uris" : [ "http://www.mendeley.com/documents/?uuid=9be67309-5114-4219-839f-3b0ee05db426" ] } ], "mendeley" : { "manualFormatting" : "[18, but see 19]", "previouslyFormattedCitation" : "[18,19]" }, "properties" : { "noteIndex" : 0 }, "schema" : "https://github.com/citation-style-language/schema/raw/master/csl-citation.json" }</w:instrText>
      </w:r>
      <w:r w:rsidR="00EA522D" w:rsidRPr="00FB3C6B">
        <w:fldChar w:fldCharType="separate"/>
      </w:r>
      <w:r w:rsidR="00A328A2" w:rsidRPr="00A328A2">
        <w:rPr>
          <w:noProof/>
        </w:rPr>
        <w:t>[18,</w:t>
      </w:r>
      <w:r w:rsidR="009E1389">
        <w:rPr>
          <w:noProof/>
        </w:rPr>
        <w:t xml:space="preserve"> but see </w:t>
      </w:r>
      <w:r w:rsidR="00A328A2" w:rsidRPr="00A328A2">
        <w:rPr>
          <w:noProof/>
        </w:rPr>
        <w:t>19]</w:t>
      </w:r>
      <w:r w:rsidR="00EA522D" w:rsidRPr="00FB3C6B">
        <w:fldChar w:fldCharType="end"/>
      </w:r>
      <w:r w:rsidR="001B2273" w:rsidRPr="00FB3C6B">
        <w:t>, and in</w:t>
      </w:r>
      <w:r w:rsidR="00AE4609" w:rsidRPr="00FB3C6B">
        <w:t xml:space="preserve"> other species of bacteria</w:t>
      </w:r>
      <w:r w:rsidR="001B2273" w:rsidRPr="00FB3C6B">
        <w:t xml:space="preserve"> such as</w:t>
      </w:r>
      <w:r w:rsidR="00AE4609" w:rsidRPr="00FB3C6B">
        <w:t xml:space="preserve"> Pseudomonads </w:t>
      </w:r>
      <w:r w:rsidR="00EA522D" w:rsidRPr="00FB3C6B">
        <w:fldChar w:fldCharType="begin" w:fldLock="1"/>
      </w:r>
      <w:r w:rsidR="00E80EFF">
        <w:instrText>ADDIN CSL_CITATION { "citationItems" : [ { "id" : "ITEM-1", "itemData" : { "DOI" : "10.1111/j.1574-6968.2010.02027.x", "ISSN" : "1574-6968", "PMID" : "20572869", "abstract" : "In a growth-restricting environment, mutants arise that are able to take over bacterial populations by a process known as adaptive mutation or stationary-phase mutation. This process is best studied in Escherichia coli. The genus Pseudomonas represents one of the largest groups of bacteria able to colonize multiple habitats and to adapt rapidly to new environments. The majority of bacteria including pseudomonads contain a different set of DNA polymerases and DNA repair enzymes than those identified in E. coli. The aim of this review is to provide an overview of the results of studies of mutagenic processes in pseudomonads and to discuss these results in the light of the mechanisms of stationary-phase mutagenesis discovered in E. coli.", "author" : [ { "dropping-particle" : "", "family" : "Kivisaar", "given" : "Maia", "non-dropping-particle" : "", "parse-names" : false, "suffix" : "" } ], "container-title" : "FEMS microbiology letters", "id" : "ITEM-1", "issue" : "1", "issued" : { "date-parts" : [ [ "2010", "11" ] ] }, "note" : "half-read", "page" : "1-14", "title" : "Mechanisms of stationary-phase mutagenesis in bacteria: mutational processes in pseudomonads.", "type" : "article-journal", "volume" : "312" }, "uris" : [ "http://www.mendeley.com/documents/?uuid=feaa95f9-7e63-4308-8f59-171e5f183a28" ] } ], "mendeley" : { "previouslyFormattedCitation" : "[20]" }, "properties" : { "noteIndex" : 0 }, "schema" : "https://github.com/citation-style-language/schema/raw/master/csl-citation.json" }</w:instrText>
      </w:r>
      <w:r w:rsidR="00EA522D" w:rsidRPr="00FB3C6B">
        <w:fldChar w:fldCharType="separate"/>
      </w:r>
      <w:r w:rsidR="00635E26" w:rsidRPr="00635E26">
        <w:rPr>
          <w:noProof/>
        </w:rPr>
        <w:t>[20]</w:t>
      </w:r>
      <w:r w:rsidR="00EA522D" w:rsidRPr="00FB3C6B">
        <w:fldChar w:fldCharType="end"/>
      </w:r>
      <w:r w:rsidR="00C53C8F" w:rsidRPr="00FB3C6B">
        <w:t xml:space="preserve">, </w:t>
      </w:r>
      <w:r w:rsidR="00C53C8F" w:rsidRPr="00FB3C6B">
        <w:rPr>
          <w:i/>
          <w:iCs/>
        </w:rPr>
        <w:t xml:space="preserve">Helicobacter pylori </w:t>
      </w:r>
      <w:r w:rsidR="00EA522D" w:rsidRPr="00FB3C6B">
        <w:rPr>
          <w:i/>
          <w:iCs/>
        </w:rPr>
        <w:fldChar w:fldCharType="begin" w:fldLock="1"/>
      </w:r>
      <w:r w:rsidR="00E80EFF">
        <w:rPr>
          <w:i/>
          <w:iCs/>
        </w:rPr>
        <w:instrText>ADDIN CSL_CITATION { "citationItems" : [ { "id" : "ITEM-1", "itemData" : { "DOI" : "10.1096/fj.06-6209com", "ISSN" : "1530-6860", "PMID" : "17142797", "abstract" : "Environmental stresses may lead to selection for hypermutator bacterial cells, which have an increased chance of generating beneficial variants. With stress removal, cost of mutation exceeds the fitness advantage, selecting against hypermutators. Hypermutators arise through several mechanisms, including inactivation of mismatch repair genes (MMR) or induction of error-prone polymerases. Helicobacter pylori may provide an alternative mechanism of stress-induced mutagenesis, since it lacks the MMR genes and error-prone polymerases found in other bacterial species, and possesses an endogenously high mutation frequency. In this study, we expose H. pylori strains to reactive oxygen species and reactive nitrogen species, stressors found in their natural environment. These exposures directly resulted in elevated rates of spontaneous point mutation, deletion between direct repeats, and intergenomic recombination. We demonstrate that these effects are transient and do not involve selection for hypermutator strains. That H. pylori possesses direct repeats in regions where potential gene rearrangements can occur suggests a mechanism for targeted mutation in response to stress that avoids the deleterious fitness costs of fixed hypermutation. These studies provide a new paradigm for adaptation under increased selective pressures that may be present in other prokaryotes.", "author" : [ { "dropping-particle" : "", "family" : "Kang", "given" : "Josephine M", "non-dropping-particle" : "", "parse-names" : false, "suffix" : "" }, { "dropping-particle" : "", "family" : "Iovine", "given" : "Nicole M", "non-dropping-particle" : "", "parse-names" : false, "suffix" : "" }, { "dropping-particle" : "", "family" : "Blaser", "given" : "Martin J", "non-dropping-particle" : "", "parse-names" : false, "suffix" : "" } ], "container-title" : "The FASEB journal : official publication of the Federation of American Societies for Experimental Biology", "id" : "ITEM-1", "issue" : "14", "issued" : { "date-parts" : [ [ "2006", "12" ] ] }, "note" : "direct-DNA damage induces point mutations, rearrangements and HGT.\nthis phenotype is limited to the time of stress.\nnothing about induction by starvation etc.\nno hypermutable state - this is a global effect of the environment\nis there any variance in mutaiton/recombination rates? do some individuals hyper and some don't?", "page" : "2476-85", "title" : "A paradigm for direct stress-induced mutation in prokaryotes.", "type" : "article-journal", "volume" : "20" }, "uris" : [ "http://www.mendeley.com/documents/?uuid=467269d8-8be0-4fab-915f-06a3f43cea4b" ] } ], "mendeley" : { "previouslyFormattedCitation" : "[21]" }, "properties" : { "noteIndex" : 0 }, "schema" : "https://github.com/citation-style-language/schema/raw/master/csl-citation.json" }</w:instrText>
      </w:r>
      <w:r w:rsidR="00EA522D" w:rsidRPr="00FB3C6B">
        <w:rPr>
          <w:i/>
          <w:iCs/>
        </w:rPr>
        <w:fldChar w:fldCharType="separate"/>
      </w:r>
      <w:r w:rsidR="00635E26" w:rsidRPr="00635E26">
        <w:rPr>
          <w:iCs/>
          <w:noProof/>
        </w:rPr>
        <w:t>[21]</w:t>
      </w:r>
      <w:r w:rsidR="00EA522D" w:rsidRPr="00FB3C6B">
        <w:rPr>
          <w:i/>
          <w:iCs/>
        </w:rPr>
        <w:fldChar w:fldCharType="end"/>
      </w:r>
      <w:r w:rsidR="00C53C8F" w:rsidRPr="00FB3C6B">
        <w:t>,</w:t>
      </w:r>
      <w:r w:rsidR="00E26B85">
        <w:t xml:space="preserve"> </w:t>
      </w:r>
      <w:r w:rsidR="00E26B85">
        <w:rPr>
          <w:i/>
          <w:iCs/>
        </w:rPr>
        <w:t xml:space="preserve">Vibrio cholera </w:t>
      </w:r>
      <w:r w:rsidR="00EA522D">
        <w:rPr>
          <w:i/>
          <w:iCs/>
        </w:rPr>
        <w:fldChar w:fldCharType="begin" w:fldLock="1"/>
      </w:r>
      <w:r w:rsidR="00E80EFF">
        <w:rPr>
          <w:i/>
          <w:iCs/>
        </w:rPr>
        <w:instrText>ADDIN CSL_CITATION { "citationItems" : [ { "id" : "ITEM-1", "itemData" : { "DOI" : "10.1128/AAC.01549-10", "ISSN" : "1098-6596", "PMID" : "21300836", "abstract" : "Antibiotic resistance development has been linked to the bacterial SOS stress response. In Escherichia coli, fluoroquinolones are known to induce SOS, whereas other antibiotics, such as aminoglycosides, tetracycline, and chloramphenicol, do not. Here we address whether various antibiotics induce SOS in Vibrio cholerae. Reporter green fluorescent protein (GFP) fusions were used to measure the response of SOS-regulated promoters to subinhibitory concentrations of antibiotics. We show that unlike the situation with E. coli, all these antibiotics induce SOS in V. cholerae.", "author" : [ { "dropping-particle" : "", "family" : "Baharoglu", "given" : "Zeynep", "non-dropping-particle" : "", "parse-names" : false, "suffix" : "" }, { "dropping-particle" : "", "family" : "Mazel", "given" : "Didier", "non-dropping-particle" : "", "parse-names" : false, "suffix" : "" } ], "container-title" : "Antimicrobial agents and chemotherapy", "id" : "ITEM-1", "issue" : "5", "issued" : { "date-parts" : [ [ "2011", "5" ] ] }, "page" : "2438-41", "title" : "&lt;i&gt;Vibrio cholerae&lt;/i&gt; triggers SOS and mutagenesis in response to a wide range of antibiotics: a route towards multiresistance.", "type" : "article-journal", "volume" : "55" }, "uris" : [ "http://www.mendeley.com/documents/?uuid=b95a1aaf-a0e0-416a-b3a6-0a293cdc436c" ] } ], "mendeley" : { "previouslyFormattedCitation" : "[22]" }, "properties" : { "noteIndex" : 0 }, "schema" : "https://github.com/citation-style-language/schema/raw/master/csl-citation.json" }</w:instrText>
      </w:r>
      <w:r w:rsidR="00EA522D">
        <w:rPr>
          <w:i/>
          <w:iCs/>
        </w:rPr>
        <w:fldChar w:fldCharType="separate"/>
      </w:r>
      <w:r w:rsidR="00635E26" w:rsidRPr="00635E26">
        <w:rPr>
          <w:iCs/>
          <w:noProof/>
        </w:rPr>
        <w:t>[22]</w:t>
      </w:r>
      <w:r w:rsidR="00EA522D">
        <w:rPr>
          <w:i/>
          <w:iCs/>
        </w:rPr>
        <w:fldChar w:fldCharType="end"/>
      </w:r>
      <w:r w:rsidR="00C53C8F" w:rsidRPr="00FB3C6B">
        <w:t xml:space="preserve"> and </w:t>
      </w:r>
      <w:r w:rsidR="00C53C8F" w:rsidRPr="00FB3C6B">
        <w:rPr>
          <w:i/>
          <w:iCs/>
        </w:rPr>
        <w:t>Streptococcus pneumonia</w:t>
      </w:r>
      <w:r w:rsidR="00C53C8F" w:rsidRPr="00FB3C6B">
        <w:t xml:space="preserve"> </w:t>
      </w:r>
      <w:r w:rsidR="00EA522D" w:rsidRPr="00FB3C6B">
        <w:fldChar w:fldCharType="begin" w:fldLock="1"/>
      </w:r>
      <w:r w:rsidR="00E80EFF">
        <w:instrText>ADDIN CSL_CITATION { "citationItems" : [ { "id" : "ITEM-1", "itemData" : { "DOI" : "10.1093/jac/dkl064", "ISSN" : "0305-7453", "PMID" : "16531433", "abstract" : "To investigate the effect of subinhibitory concentrations of ciprofloxacin, streptomycin, trimethoprim, ampicillin and erythromycin on mutation frequency in Streptococcus pneumoniae.", "author" : [ { "dropping-particle" : "", "family" : "Henderson-Begg", "given" : "Stephanie K", "non-dropping-particle" : "", "parse-names" : false, "suffix" : "" }, { "dropping-particle" : "", "family" : "Livermore", "given" : "David M", "non-dropping-particle" : "", "parse-names" : false, "suffix" : "" }, { "dropping-particle" : "", "family" : "Hall", "given" : "Lucinda M C", "non-dropping-particle" : "", "parse-names" : false, "suffix" : "" } ], "container-title" : "The Journal of antimicrobial chemotherapy", "id" : "ITEM-1", "issue" : "5", "issued" : { "date-parts" : [ [ "2006", "5" ] ] }, "page" : "849-54", "title" : "Effect of subinhibitory concentrations of antibiotics on mutation frequency in &lt;i&gt;Streptococcus pneumoniae&lt;/i&gt;.", "type" : "article-journal", "volume" : "57" }, "uris" : [ "http://www.mendeley.com/documents/?uuid=9d27374b-edb2-4edc-b0b7-b1636df1593c" ] } ], "mendeley" : { "previouslyFormattedCitation" : "[23]" }, "properties" : { "noteIndex" : 0 }, "schema" : "https://github.com/citation-style-language/schema/raw/master/csl-citation.json" }</w:instrText>
      </w:r>
      <w:r w:rsidR="00EA522D" w:rsidRPr="00FB3C6B">
        <w:fldChar w:fldCharType="separate"/>
      </w:r>
      <w:r w:rsidR="00635E26" w:rsidRPr="00635E26">
        <w:rPr>
          <w:noProof/>
        </w:rPr>
        <w:t>[23]</w:t>
      </w:r>
      <w:r w:rsidR="00EA522D" w:rsidRPr="00FB3C6B">
        <w:fldChar w:fldCharType="end"/>
      </w:r>
      <w:r w:rsidR="00C53C8F" w:rsidRPr="00FB3C6B">
        <w:t>.</w:t>
      </w:r>
      <w:r w:rsidR="00AE4609" w:rsidRPr="00FB3C6B">
        <w:t xml:space="preserve"> </w:t>
      </w:r>
      <w:r w:rsidR="00C53C8F" w:rsidRPr="00FB3C6B">
        <w:t xml:space="preserve">SIM </w:t>
      </w:r>
      <w:r w:rsidR="00A70BE8">
        <w:t xml:space="preserve">has </w:t>
      </w:r>
      <w:r w:rsidR="001B2273" w:rsidRPr="00FB3C6B">
        <w:t xml:space="preserve">also </w:t>
      </w:r>
      <w:r w:rsidR="00A70BE8">
        <w:t xml:space="preserve">been </w:t>
      </w:r>
      <w:r w:rsidR="001B2273" w:rsidRPr="00FB3C6B">
        <w:t xml:space="preserve">observed </w:t>
      </w:r>
      <w:r w:rsidR="00C53C8F" w:rsidRPr="00FB3C6B">
        <w:t xml:space="preserve">in yeast </w:t>
      </w:r>
      <w:r w:rsidR="00EA522D" w:rsidRPr="00FB3C6B">
        <w:fldChar w:fldCharType="begin" w:fldLock="1"/>
      </w:r>
      <w:r w:rsidR="00E80EFF">
        <w:instrText>ADDIN CSL_CITATION { "citationItems" : [ { "id" : "ITEM-1", "itemData" : { "DOI" : "10.1080/10409230701507773", "ISSN" : "1040-9238", "PMID" : "17687670", "abstract" : "Adaptive mutation is a generic term for processes that allow individual cells of nonproliferating cell populations to acquire advantageous mutations and thereby to overcome the strong selective pressure of proliferation-limiting environmental conditions. Prerequisites for an occurrence of adaptive mutation are that the selective conditions are nonlethal and that a restart of proliferation may be accomplished by some genetic change in principle. The importance of adaptive mutation is derived from the assumption that it may, on the one hand, result in an accelerated evolution of microorganisms and, on the other, in multicellular organisms may contribute to a breakout of somatic cells from negative growth regulation, i.e., to cancerogenesis. Most information on adaptive mutation in eukaryotes has been gained with the budding yeast Saccharomyces cerevisiae. This review focuses comprehensively on adaptive mutation in this organism and summarizes our current understanding of this issue.", "author" : [ { "dropping-particle" : "", "family" : "Heidenreich", "given" : "Erich", "non-dropping-particle" : "", "parse-names" : false, "suffix" : "" } ], "container-title" : "Critical reviews in biochemistry and molecular biology", "id" : "ITEM-1", "issue" : "4", "issued" : { "date-parts" : [ [ "2007" ] ] }, "page" : "285-311", "title" : "Adaptive mutation in &lt;i&gt;Saccharomyces cerevisiae&lt;/i&gt;.", "type" : "article-journal", "volume" : "42" }, "uris" : [ "http://www.mendeley.com/documents/?uuid=04d7aadf-550f-4d1a-bd6c-9d465758da10" ] }, { "id" : "ITEM-2", "itemData" : { "ISSN" : "1091-6490", "abstract" : "Mismatch repair (MMR) is a major DNA repair pathway in cells from all branches of life that removes replication errors in a strand-specific manner, such that mismatched nucleotides are preferentially removed from the newly replicated strand of DNA. Here we demonstrate a role for MMR in helping create new phenotypes in nondividing cells. We show that mispairs in yeast that escape MMR during replication can later be subject to MMR activity in a replication strand-independent manner in nondividing cells, resulting in either fully wild-type or mutant DNA sequence. In one case, this activity is responsible for what appears to be adaptive mutation. This replication strand-independent MMR activity could contribute to the formation of tumors arising in nondividing cells and could also contribute to mutagenesis observed during somatic hypermutation of Ig genes.", "author" : [ { "dropping-particle" : "", "family" : "Rodriguez", "given" : "Gina P", "non-dropping-particle" : "", "parse-names" : false, "suffix" : "" }, { "dropping-particle" : "V", "family" : "Romanova", "given" : "Nina", "non-dropping-particle" : "", "parse-names" : false, "suffix" : "" }, { "dropping-particle" : "", "family" : "Bao", "given" : "Gaobin", "non-dropping-particle" : "", "parse-names" : false, "suffix" : "" }, { "dropping-particle" : "", "family" : "Rouf", "given" : "N Cynthia", "non-dropping-particle" : "", "parse-names" : false, "suffix" : "" }, { "dropping-particle" : "", "family" : "Kow", "given" : "Yoke Wah", "non-dropping-particle" : "", "parse-names" : false, "suffix" : "" }, { "dropping-particle" : "", "family" : "Crouse", "given" : "Gray F", "non-dropping-particle" : "", "parse-names" : false, "suffix" : "" } ], "container-title" : "Proceedings of the National Academy of Sciences", "id" : "ITEM-2", "issue" : "16", "issued" : { "date-parts" : [ [ "2012", "4", "17" ] ] }, "page" : "6153-8", "title" : "Mismatch repair-dependent mutagenesis in nondividing cells.", "type" : "article-journal", "volume" : "109" }, "uris" : [ "http://www.mendeley.com/documents/?uuid=32d6e5ed-0110-42d5-893e-960080c314b0" ] } ], "mendeley" : { "previouslyFormattedCitation" : "[24,25]" }, "properties" : { "noteIndex" : 0 }, "schema" : "https://github.com/citation-style-language/schema/raw/master/csl-citation.json" }</w:instrText>
      </w:r>
      <w:r w:rsidR="00EA522D" w:rsidRPr="00FB3C6B">
        <w:fldChar w:fldCharType="separate"/>
      </w:r>
      <w:r w:rsidR="00635E26" w:rsidRPr="00635E26">
        <w:rPr>
          <w:noProof/>
        </w:rPr>
        <w:t>[24,25]</w:t>
      </w:r>
      <w:r w:rsidR="00EA522D" w:rsidRPr="00FB3C6B">
        <w:fldChar w:fldCharType="end"/>
      </w:r>
      <w:r w:rsidR="00C53C8F" w:rsidRPr="00FB3C6B">
        <w:t xml:space="preserve">, algae </w:t>
      </w:r>
      <w:r w:rsidR="00EA522D" w:rsidRPr="00FB3C6B">
        <w:fldChar w:fldCharType="begin" w:fldLock="1"/>
      </w:r>
      <w:r w:rsidR="00E80EFF">
        <w:instrText>ADDIN CSL_CITATION { "citationItems" : [ { "id" : "ITEM-1", "itemData" : { "DOI" : "10.1098/rspb.2000.0976", "ISSN" : "0962-8452", "PMID" : "10687816", "abstract" : "Cultures of Chlamydomonas were exposed to a range of relatively mild stresses for a period of 24 h. These stresses comprised high and low temperatures, osmotic stress, low pH, starvation and toxic stress. They were then allowed to recuperate for around ten vegetative generations under near-optimal conditions in unmodified minimal medium. Fitness was then assayed as the rate of division of isolated cells on agar. We found that there was a strong tendency for stressed cultures to have lower mean fitness and greater standardized variance in fitness than the negative controls which had been cultured throughout in unmodified minimal medium. The same tendency was shown, as expected, by positive controls which received mutagenic doses of ultraviolet irradiation. We concluded that the most reasonable interpretation of these observations is that mild stress increases the genomic rate of mutation. This appears to be the first time that this phenomenon has been noticed in eukaryotes. The response might be adaptive because lineages in which higher mutation rates are elicited by stress can be favourably selected through the production of a few mutants which are fortuitously well adapted to the stressful environment. Other interpretations are not excluded, however. Regardless of the mechanism involved, the elevation of mutation rates under stress will affect the rate of evolutionary response to environmental change and also the maintenance of sexuality.", "author" : [ { "dropping-particle" : "", "family" : "Goho", "given" : "Shaun", "non-dropping-particle" : "", "parse-names" : false, "suffix" : "" }, { "dropping-particle" : "", "family" : "Bell", "given" : "Graham", "non-dropping-particle" : "", "parse-names" : false, "suffix" : "" } ], "container-title" : "Proceedings of the Royal Society B: Biological Sciences", "id" : "ITEM-1", "issue" : "1439", "issued" : { "date-parts" : [ [ "2000", "1", "22" ] ] }, "note" : "SIM in algea\n        \nGoho &amp; Bell (2000) exposed replicated lines of the unicellular chlorophyte, Chlamydomonas reinhardtii,toa variety of mildly stressful environments for several generations, allowed these lines to recuperate for at least 10 generations in their standard environment, and then assayed their fitnesses. They found that these lines had significantly lower mean fitnesses and higher standard- ized variances than control lines that had not experi- enced environmental stress. They interpreted these results as evidence for increased mutation rates in stressful environments. They suggest that mutation rates are \ue00110\u201340-fold higher in mildly stressful environments. (from Agrawal 2002)", "page" : "123-9", "title" : "Mild environmental stress elicits mutations affecting fitness in Chlamydomonas.", "type" : "article-journal", "volume" : "267" }, "uris" : [ "http://www.mendeley.com/documents/?uuid=0129a77e-0b1b-4df3-a08a-c3221072dfb8" ] } ], "mendeley" : { "previouslyFormattedCitation" : "[26]" }, "properties" : { "noteIndex" : 0 }, "schema" : "https://github.com/citation-style-language/schema/raw/master/csl-citation.json" }</w:instrText>
      </w:r>
      <w:r w:rsidR="00EA522D" w:rsidRPr="00FB3C6B">
        <w:fldChar w:fldCharType="separate"/>
      </w:r>
      <w:r w:rsidR="00635E26" w:rsidRPr="00635E26">
        <w:rPr>
          <w:noProof/>
        </w:rPr>
        <w:t>[26]</w:t>
      </w:r>
      <w:r w:rsidR="00EA522D" w:rsidRPr="00FB3C6B">
        <w:fldChar w:fldCharType="end"/>
      </w:r>
      <w:r w:rsidR="00C53C8F" w:rsidRPr="00FB3C6B">
        <w:t xml:space="preserve">, </w:t>
      </w:r>
      <w:r w:rsidR="005B12CD">
        <w:t>nematodes</w:t>
      </w:r>
      <w:r w:rsidR="00C53C8F" w:rsidRPr="00FB3C6B">
        <w:t xml:space="preserve"> </w:t>
      </w:r>
      <w:r w:rsidR="00EA522D" w:rsidRPr="00FB3C6B">
        <w:fldChar w:fldCharType="begin" w:fldLock="1"/>
      </w:r>
      <w:r w:rsidR="00E80EFF">
        <w:instrText>ADDIN CSL_CITATION { "citationItems" : [ { "id" : "ITEM-1", "itemData" : { "DOI" : "10.1098/rsbl.2012.0334", "ISSN" : "1744-957X", "PMID" : "22875817", "abstract" : "Mutation rate often increases with environmental temperature, but establishing causality is complicated. Asymmetry between physiological stress and deviation from the optimal temperature means that temperature and stress are often confounded. We allowed mutations to accumulate in two species of Caenorhabditis for approximately 100 generations at 18\u00b0C and for approximately 165 generations at 26\u00b0C; 26\u00b0C is stressful for Caenorhabditis elegans but not for Caenorhabditis briggsae. We report mutation rates at a set of microsatellite loci and estimates of the per-generation decay of fitness (\u0394M(w)), the genomic mutation rate for fitness (U) and the average effect of a new mutation (E[a]), assayed at both temperatures. In C. elegans, the microsatellite mutation rate is significantly greater at 26\u00b0C than at 18\u00b0C whereas in C. briggsae there is only a slight, non-significant increase in mutation rate at 26\u00b0C, consistent with stress-dependent mutation in C. elegans. The fitness data from both species qualitatively reinforce the microsatellite results. The fitness results of C. elegans are potentially complicated by selection but also suggest temperature-dependent mutation; the difference between the two species suggests that physiological stress plays a significant role in the mutational process.", "author" : [ { "dropping-particle" : "", "family" : "Matsuba", "given" : "Chikako", "non-dropping-particle" : "", "parse-names" : false, "suffix" : "" }, { "dropping-particle" : "", "family" : "Ostrow", "given" : "Dejerianne G", "non-dropping-particle" : "", "parse-names" : false, "suffix" : "" }, { "dropping-particle" : "", "family" : "Salomon", "given" : "Matthew P", "non-dropping-particle" : "", "parse-names" : false, "suffix" : "" }, { "dropping-particle" : "", "family" : "Tolani", "given" : "Amit", "non-dropping-particle" : "", "parse-names" : false, "suffix" : "" }, { "dropping-particle" : "", "family" : "Baer", "given" : "Charles F.", "non-dropping-particle" : "", "parse-names" : false, "suffix" : "" } ], "container-title" : "Biology letters", "id" : "ITEM-1", "issue" : "August", "issued" : { "date-parts" : [ [ "2012", "8", "8" ] ] }, "page" : "8-12", "title" : "Temperature, stress and spontaneous mutation in &lt;i&gt;Caenorhabditis briggsae&lt;/i&gt; and &lt;i&gt;Caenorhabditis elegans&lt;/i&gt;.", "type" : "article-journal" }, "uris" : [ "http://www.mendeley.com/documents/?uuid=f2b45649-c465-44f2-9705-e3e1722e95e5" ] } ], "mendeley" : { "previouslyFormattedCitation" : "[27]" }, "properties" : { "noteIndex" : 0 }, "schema" : "https://github.com/citation-style-language/schema/raw/master/csl-citation.json" }</w:instrText>
      </w:r>
      <w:r w:rsidR="00EA522D" w:rsidRPr="00FB3C6B">
        <w:fldChar w:fldCharType="separate"/>
      </w:r>
      <w:r w:rsidR="00635E26" w:rsidRPr="00635E26">
        <w:rPr>
          <w:noProof/>
        </w:rPr>
        <w:t>[27]</w:t>
      </w:r>
      <w:r w:rsidR="00EA522D" w:rsidRPr="00FB3C6B">
        <w:fldChar w:fldCharType="end"/>
      </w:r>
      <w:r w:rsidR="00C53C8F" w:rsidRPr="00FB3C6B">
        <w:t xml:space="preserve">, flies </w:t>
      </w:r>
      <w:r w:rsidR="00EA522D" w:rsidRPr="00FB3C6B">
        <w:fldChar w:fldCharType="begin" w:fldLock="1"/>
      </w:r>
      <w:r w:rsidR="00E80EFF">
        <w:instrText>ADDIN CSL_CITATION { "citationItems" : [ { "id" : "ITEM-1", "itemData" : { "DOI" : "10.1073/pnas.1118918109", "ISSN" : "1091-6490", "PMID" : "22451943", "abstract" : "The deleterious mutation rate plays a key role in a number of important topics in biology, from mating system evolution to human health. Despite this broad significance, the nature and causes of variation in mutation rate are poorly understood, especially in multicellular organisms. We test whether genetic quality, the presence or absence of deleterious alleles, affects the mutation rate in Drosophila melanogaster by using a modified mutation accumulation approach. We find evidence that genotypes constructed to carry deleterious \"treatment\" alleles on one chromosome during mutation accumulation experience an elevated mutation rate on a different chromosome. Further, this elevation is correlated with the effect of the treatment alleles on phenotypic condition, measured as body mass. Treatment alleles that reduce mass by 10% cause a doubling in the rate of mutational decline. Our results show that mutation rates are sensitive to genetic stress, such that individuals with low-quality genotypes will produce offspring of even lower genetic quality, in a mutational positive feedback loop. This type of variation in mutation rate is expected to alter a variety of predictions based on mutation load theory and accelerate adaptation to new environments. Positive mutational feedback could affect human health by increasing the rate of germline mutation, and possibly somatic mutation, in individuals of poor health because of genetic or environmental stress.", "author" : [ { "dropping-particle" : "", "family" : "Sharp", "given" : "Nathaniel P.", "non-dropping-particle" : "", "parse-names" : false, "suffix" : "" }, { "dropping-particle" : "", "family" : "Agrawal", "given" : "Aneil F.", "non-dropping-particle" : "", "parse-names" : false, "suffix" : "" } ], "container-title" : "Proceedings of the National Academy of Sciences", "id" : "ITEM-1", "issue" : "16", "issued" : { "date-parts" : [ [ "2012", "4", "17" ] ] }, "page" : "6142-6", "title" : "Evidence for elevated mutation rates in low-quality genotypes.", "type" : "article-journal", "volume" : "109" }, "uris" : [ "http://www.mendeley.com/documents/?uuid=ae5981bc-560e-47cc-9f70-ebd384c1b3ea" ] } ], "mendeley" : { "previouslyFormattedCitation" : "[28]" }, "properties" : { "noteIndex" : 0 }, "schema" : "https://github.com/citation-style-language/schema/raw/master/csl-citation.json" }</w:instrText>
      </w:r>
      <w:r w:rsidR="00EA522D" w:rsidRPr="00FB3C6B">
        <w:fldChar w:fldCharType="separate"/>
      </w:r>
      <w:r w:rsidR="00635E26" w:rsidRPr="00635E26">
        <w:rPr>
          <w:noProof/>
        </w:rPr>
        <w:t>[28]</w:t>
      </w:r>
      <w:r w:rsidR="00EA522D" w:rsidRPr="00FB3C6B">
        <w:fldChar w:fldCharType="end"/>
      </w:r>
      <w:r w:rsidR="00C53C8F" w:rsidRPr="00FB3C6B">
        <w:t xml:space="preserve">, and human cancer cells </w:t>
      </w:r>
      <w:r w:rsidR="00EA522D" w:rsidRPr="00FB3C6B">
        <w:fldChar w:fldCharType="begin" w:fldLock="1"/>
      </w:r>
      <w:r w:rsidR="00E80EFF">
        <w:instrText>ADDIN CSL_CITATION { "citationItems" : [ { "id" : "ITEM-1", "itemData" : { "DOI" : "10.1038/nrc2344", "ISSN" : "1474-1768", "PMID" : "18273037", "abstract" : "Areas of hypoxic tumour tissue are known to be resistant to treatment and are associated with a poor clinical prognosis. There are several reasons why this might be, including the capacity of hypoxia to drive genomic instability and alter DNA damage repair pathways. Significantly, current models fail to distinguish between the complexities of the hypoxic microenvironment and the biological effects of acute hypoxia exposures versus longer-term, chronic hypoxia exposures on the transcription and translation of proteins involved in genetic stability and cell survival. Acute and chronic hypoxia might lead to different biology within the tumour and this might have a direct effect on the design of new therapies for the treatment of hypoxic tumours.", "author" : [ { "dropping-particle" : "", "family" : "Bristow", "given" : "Robert G.", "non-dropping-particle" : "", "parse-names" : false, "suffix" : "" }, { "dropping-particle" : "", "family" : "Hill", "given" : "Richard P.", "non-dropping-particle" : "", "parse-names" : false, "suffix" : "" } ], "container-title" : "Nature reviews. Cancer", "id" : "ITEM-1", "issue" : "3", "issued" : { "date-parts" : [ [ "2008", "3" ] ] }, "page" : "180-92", "shortTitle" : "Nat Rev Cancer", "title" : "Hypoxia and metabolism: Hypoxia, DNA repair and genetic instability.", "type" : "article-journal", "volume" : "8" }, "uris" : [ "http://www.mendeley.com/documents/?uuid=6153a5f2-da8b-42a7-acc6-65713582b4cc" ] } ], "mendeley" : { "previouslyFormattedCitation" : "[29]" }, "properties" : { "noteIndex" : 0 }, "schema" : "https://github.com/citation-style-language/schema/raw/master/csl-citation.json" }</w:instrText>
      </w:r>
      <w:r w:rsidR="00EA522D" w:rsidRPr="00FB3C6B">
        <w:fldChar w:fldCharType="separate"/>
      </w:r>
      <w:r w:rsidR="00635E26" w:rsidRPr="00635E26">
        <w:rPr>
          <w:noProof/>
        </w:rPr>
        <w:t>[29]</w:t>
      </w:r>
      <w:r w:rsidR="00EA522D" w:rsidRPr="00FB3C6B">
        <w:fldChar w:fldCharType="end"/>
      </w:r>
      <w:r w:rsidR="00C53C8F" w:rsidRPr="00FB3C6B">
        <w:t>.</w:t>
      </w:r>
      <w:r w:rsidR="00F052BD">
        <w:t xml:space="preserve"> </w:t>
      </w:r>
      <w:r w:rsidR="00C2015F">
        <w:t xml:space="preserve">Several </w:t>
      </w:r>
      <w:r>
        <w:t>stress responses</w:t>
      </w:r>
      <w:r w:rsidR="00AE0B1E">
        <w:t xml:space="preserve"> </w:t>
      </w:r>
      <w:r>
        <w:t>regulate the mutation rate</w:t>
      </w:r>
      <w:r w:rsidR="005B77E2">
        <w:t xml:space="preserve"> in bacteria </w:t>
      </w:r>
      <w:r>
        <w:t xml:space="preserve">by shifting </w:t>
      </w:r>
      <w:r w:rsidR="00C2015F">
        <w:t>replication</w:t>
      </w:r>
      <w:r>
        <w:t xml:space="preserve"> to error-prone DNA polymerases </w:t>
      </w:r>
      <w:r w:rsidR="00EA522D">
        <w:fldChar w:fldCharType="begin" w:fldLock="1"/>
      </w:r>
      <w:r w:rsidR="00E80EFF">
        <w:instrText>ADDIN CSL_CITATION { "citationItems" : [ { "id" : "ITEM-1", "itemData" : { "DOI" : "10.1016/j.molcel.2005.07.025", "ISSN" : "1097-2765", "PMID" : "16168374", "abstract" : "Special mechanisms of mutation are induced in microbes under growth-limiting stress causing genetic instability, including occasional adaptive mutations that may speed evolution. Both the mutation mechanisms and their control by stress have remained elusive. We provide evidence that the molecular basis for stress-induced mutagenesis in an E. coli model is error-prone DNA double-strand break repair (DSBR). I-SceI-endonuclease-induced DSBs strongly activate stress-induced mutations near the DSB, but not globally. The same proteins are required as for cells without induced DSBs: DSBR proteins, DinB-error-prone polymerase, and the RpoS starvation-stress-response regulator. Mutation is promoted by homology between cut and uncut DNA molecules, supporting a homology-mediated DSBR mechanism. DSBs also promote gene amplification. Finally, DSBs activate mutation only during stationary phase/starvation but will during exponential growth if RpoS is expressed. Our findings reveal an RpoS-controlled switch from high-fidelity to mutagenic DSBR under stress. This limits genetic instability both in time and to localized genome regions, potentially important evolutionary strategies.", "author" : [ { "dropping-particle" : "", "family" : "Ponder", "given" : "Rebecca G.", "non-dropping-particle" : "", "parse-names" : false, "suffix" : "" }, { "dropping-particle" : "", "family" : "Fonville", "given" : "Natalie C", "non-dropping-particle" : "", "parse-names" : false, "suffix" : "" }, { "dropping-particle" : "", "family" : "Rosenberg", "given" : "Susan M.", "non-dropping-particle" : "", "parse-names" : false, "suffix" : "" } ], "container-title" : "Molecular cell", "id" : "ITEM-1", "issue" : "6", "issued" : { "date-parts" : [ [ "2005", "9" ] ] }, "note" : "\n        From Duplicate 1 ( \n        \n          A switch from high-fidelity to error-prone DNA double-strand break repair underlies stress-induced mutation.\n        \n         - Ponder, Rebecca G.; Fonville, Natalie C; Rosenberg, Susan M. )\n\n        \n        \n\n        From Duplicate 2 ( \n        \n        \n          A switch from high-fidelity to error-prone DNA double-strand break repair underlies stress-induced mutation.\n        \n        \n         - Ponder, Rebecca G.; Fonville, Natalie C; Rosenberg, Susan M. )\n\n        \n        \n\n        From Duplicate 2 ( \n        \n        \n          A switch from high-fidelity to error-prone DNA double-strand break repair underlies stress-induced mutation.\n        \n        \n         - Ponder, Rebecca G.; Fonville, Natalie C; Rosenberg, Susan M. )\n\n        \n        \n-In this report, we provide direct evidence for an error-prone DSBR mechanism for stress-induced mutagene- sis in the E. coli Lac system.\n-RpoS controls a switch that changes the normally highfidelity process ... to an error-prone one under stress\n-localizing stress-induced mutagenesis could be an im- portant evolutionary strategy, both for minimization of deleterious mutations in genomes of cells that acquire a rare adaptive mutation and also for concerted evolu- tion within genes and gene clusters.\n-Amplification-Mutagenesis Model Not Supported These results (Figure 5A) also show that stationary phase activates mutagenesis independently of lactose.\n-Localizing mutagen- esis (Figure 1A, bottom) could reduce deleterious muta- tions that would otherwise accumulate in the same cells with rare adaptive mutations, and so decrease po- tential benefits of stress-induced mutagenesis, and also might facilitate concerted evolution within genes and gene clusters.\n-It seems likely that both limitation of genetic instability in time, by coupling mutagenesis stress responses, and to local genomic regions, by coupling to processes such as repair, may emerge as general themes in indepen- dently evolved stress-induced mutagenesis mecha- nisms that may promote evolution of microbes.\n-\n\n        \n\n        \n\n        \n\n        \n\n        \n\n        From Duplicate 2 ( \n        \n          A switch from high-fidelity to error-prone DNA double-strand break repair underlies stress-induced mutation.\n        \n         - Ponder, Rebecca G.; Fonville, Natalie C; Rosenberg, Susan M. )\n\n        \n        \n\n        From Duplicate 2 ( \n        \n        \n          A switch from high-fidelity to error-prone DNA double-strand break repair underlies stress-induced mutation.\n        \n        \n         - Ponder, Rebecca G.; Fonville, Natalie C; Rosenberg, Susan M. )\n\n        \n        \n-In this report, we provide direct evidence for an error-prone DSBR mechanism for stress-induced mutagene- sis in the E. coli Lac system.\n-RpoS controls a switch that changes the normally highfidelity process ... to an error-prone one under stress\n-localizing stress-induced mutagenesis could be an im- portant evolutionary strategy, both for minimization of deleterious mutations in genomes of cells that acquire a rare adaptive mutation and also for concerted evolu- tion within genes and gene clusters.\n-Amplification-Mutagenesis Model Not Supported These results (Figure 5A) also show that stationary phase activates mutagenesis independently of lactose.\n-Localizing mutagen- esis (Figure 1A, bottom) could reduce deleterious muta- tions that would otherwise accumulate in the same cells with rare adaptive mutations, and so decrease po- tential benefits of stress-induced mutagenesis, and also might facilitate concerted evolution within genes and gene clusters.\n-It seems likely that both limitation of genetic instability in time, by coupling mutagenesis stress responses, and to local genomic regions, by coupling to processes such as repair, may emerge as general themes in indepen- dently evolved stress-induced mutagenesis mecha- nisms that may promote evolution of microbes.\n-\n\n        \n\n        \n\n        \n\n      ", "page" : "791-804", "title" : "A switch from high-fidelity to error-prone DNA double-strand break repair underlies stress-induced mutation.", "type" : "article-journal", "volume" : "19" }, "uris" : [ "http://www.mendeley.com/documents/?uuid=afa929a9-b6d4-4301-8b7d-5273ba10127f" ] } ], "mendeley" : { "previouslyFormattedCitation" : "[30]" }, "properties" : { "noteIndex" : 0 }, "schema" : "https://github.com/citation-style-language/schema/raw/master/csl-citation.json" }</w:instrText>
      </w:r>
      <w:r w:rsidR="00EA522D">
        <w:fldChar w:fldCharType="separate"/>
      </w:r>
      <w:r w:rsidR="00635E26" w:rsidRPr="00635E26">
        <w:rPr>
          <w:noProof/>
        </w:rPr>
        <w:t>[30]</w:t>
      </w:r>
      <w:r w:rsidR="00EA522D">
        <w:fldChar w:fldCharType="end"/>
      </w:r>
      <w:r>
        <w:t xml:space="preserve"> and by inhibiting the mismatch repair system </w:t>
      </w:r>
      <w:r w:rsidR="00EA522D">
        <w:fldChar w:fldCharType="begin" w:fldLock="1"/>
      </w:r>
      <w:r w:rsidR="00E80EFF">
        <w:instrText>ADDIN CSL_CITATION { "citationItems" : [ { "id" : "ITEM-1", "itemData" : { "DOI" : "10.1128/JB.00940-10", "ISSN" : "1098-5530", "PMID" : "20971907", "abstract" : "Stress-promoted mutations that occur in non-dividing cells (adaptive mutations) have been strongly implicated in causing genetic variability as well as in species survival and in the evolutionary processes. Oxidative stress-induced DNA damage has been associated with generation of adaptive His(+) and Met(+) but not Leu(+) revertants in strain B. subtilis YB955 (hisC952 metB5 leuC427). Here, we report that an interplay between MutY and MutSL (mismatch repair system) play a pivotal role in the production of adaptive Leu(+) revertants. Essentially, the genetic disruption of MutY dramatically reduced the reversion frequency to the leu allele in this model system. Moreover, the increased rate of adaptive Leu(+) revertants produced by a MutSL knock out strain significantly diminished following mutY disruption. Interestingly, although the expression of mutY took place during growth and stationary phase and was not under control of RecA, PerR or \u03c3(B), a null mutation in mutSL operon increased several times the expression of mutY. Thus, in starved cells, saturation of MMR system may induce the expression of mutY, disturbing the balance between MutY and MMR proteins and aiding in the production of types of mutations detected by the reversion to Leucine proptotrophy. In conclusion, our results support the idea that MMR regulation of the mutagenic/antimutagenic properties of MutY promotes stationary-phase-mutagenesis in B. subtilis cells.", "author" : [ { "dropping-particle" : "", "family" : "Debora", "given" : "Bernardo N.", "non-dropping-particle" : "", "parse-names" : false, "suffix" : "" }, { "dropping-particle" : "", "family" : "Vidales", "given" : "Luz E.", "non-dropping-particle" : "", "parse-names" : false, "suffix" : "" }, { "dropping-particle" : "", "family" : "Ram\u00edrez", "given" : "Rosario", "non-dropping-particle" : "", "parse-names" : false, "suffix" : "" }, { "dropping-particle" : "", "family" : "Ram\u00edrez", "given" : "Mariana", "non-dropping-particle" : "", "parse-names" : false, "suffix" : "" }, { "dropping-particle" : "", "family" : "Robleto", "given" : "Eduardo A.", "non-dropping-particle" : "", "parse-names" : false, "suffix" : "" }, { "dropping-particle" : "", "family" : "Yasbin", "given" : "Ronald E.", "non-dropping-particle" : "", "parse-names" : false, "suffix" : "" }, { "dropping-particle" : "", "family" : "Pedraza-Reyes", "given" : "Mario", "non-dropping-particle" : "", "parse-names" : false, "suffix" : "" } ], "container-title" : "Journal of bacteriology", "id" : "ITEM-1", "issue" : "1", "issued" : { "date-parts" : [ [ "2010", "10" ] ] }, "page" : "236-45", "title" : "Mismatch Repair Modulation of MutY Activity Drives &lt;i&gt;Bacillus subtilis&lt;/i&gt; Stationary-Phase Mutagenesis.", "type" : "article-journal", "volume" : "193" }, "uris" : [ "http://www.mendeley.com/documents/?uuid=e2e3c4de-c5de-4071-8042-79a3456d97ca" ] } ], "mendeley" : { "previouslyFormattedCitation" : "[31]" }, "properties" : { "noteIndex" : 0 }, "schema" : "https://github.com/citation-style-language/schema/raw/master/csl-citation.json" }</w:instrText>
      </w:r>
      <w:r w:rsidR="00EA522D">
        <w:fldChar w:fldCharType="separate"/>
      </w:r>
      <w:r w:rsidR="00635E26" w:rsidRPr="00635E26">
        <w:rPr>
          <w:noProof/>
        </w:rPr>
        <w:t>[31]</w:t>
      </w:r>
      <w:r w:rsidR="00EA522D">
        <w:fldChar w:fldCharType="end"/>
      </w:r>
      <w:r>
        <w:t>.</w:t>
      </w:r>
      <w:r w:rsidR="00AE0B1E">
        <w:t xml:space="preserve"> </w:t>
      </w:r>
      <w:r w:rsidR="00A70BE8">
        <w:t>T</w:t>
      </w:r>
      <w:r w:rsidR="00AE0B1E">
        <w:t>hese stress responses include the SOS DNA-damage response, the RpoS-controlled general or starvation stress response</w:t>
      </w:r>
      <w:r w:rsidR="00C2015F">
        <w:t>,</w:t>
      </w:r>
      <w:r w:rsidR="00AE0B1E">
        <w:t xml:space="preserve"> and the RpoE membrane protein stress response </w:t>
      </w:r>
      <w:r w:rsidR="00EA522D">
        <w:fldChar w:fldCharType="begin" w:fldLock="1"/>
      </w:r>
      <w:r w:rsidR="00E80EFF">
        <w:instrText>ADDIN CSL_CITATION { "citationItems" : [ { "id" : "ITEM-1", "itemData" : { "DOI" : "10.1126/science.1226683", "ISSN" : "1095-9203", "PMID" : "23224554", "abstract" : "Mechanisms of DNA repair and mutagenesis are defined on the basis of relatively few proteins acting on DNA, yet the identities and functions of all proteins required are unknown. Here, we identify the network that underlies mutagenic repair of DNA breaks in stressed Escherichia coli and define functions for much of it. Using a comprehensive screen, we identified a network of \u226593 genes that function in mutation. Most operate upstream of activation of three required stress responses (RpoS, RpoE, and SOS, key network hubs), apparently sensing stress. The results reveal how a network integrates mutagenic repair into the biology of the cell, show specific pathways of environmental sensing, demonstrate the centrality of stress responses, and imply that these responses are attractive as potential drug targets for blocking the evolution of pathogens.", "author" : [ { "dropping-particle" : "", "family" : "Mamun", "given" : "Abu Amar M.", "non-dropping-particle" : "Al", "parse-names" : false, "suffix" : "" }, { "dropping-particle" : "", "family" : "Lombardo", "given" : "Mary-Jane", "non-dropping-particle" : "", "parse-names" : false, "suffix" : "" }, { "dropping-particle" : "", "family" : "Shee", "given" : "Chandan", "non-dropping-particle" : "", "parse-names" : false, "suffix" : "" }, { "dropping-particle" : "", "family" : "Lisewski", "given" : "Andreas M.", "non-dropping-particle" : "", "parse-names" : false, "suffix" : "" }, { "dropping-particle" : "", "family" : "Gonzalez", "given" : "Caleb", "non-dropping-particle" : "", "parse-names" : false, "suffix" : "" }, { "dropping-particle" : "", "family" : "Lin", "given" : "Dongxu", "non-dropping-particle" : "", "parse-names" : false, "suffix" : "" }, { "dropping-particle" : "", "family" : "Nehring", "given" : "Ralf B.", "non-dropping-particle" : "", "parse-names" : false, "suffix" : "" }, { "dropping-particle" : "", "family" : "Saint-Ruf", "given" : "Claude", "non-dropping-particle" : "", "parse-names" : false, "suffix" : "" }, { "dropping-particle" : "", "family" : "Gibson", "given" : "Janet L.", "non-dropping-particle" : "", "parse-names" : false, "suffix" : "" }, { "dropping-particle" : "", "family" : "Frisch", "given" : "Ryan L.", "non-dropping-particle" : "", "parse-names" : false, "suffix" : "" }, { "dropping-particle" : "", "family" : "Lichtarge", "given" : "Olivier", "non-dropping-particle" : "", "parse-names" : false, "suffix" : "" }, { "dropping-particle" : "", "family" : "Hastings", "given" : "P. J.", "non-dropping-particle" : "", "parse-names" : false, "suffix" : "" }, { "dropping-particle" : "", "family" : "Rosenberg", "given" : "Susan M.", "non-dropping-particle" : "", "parse-names" : false, "suffix" : "" } ], "container-title" : "Science", "id" : "ITEM-1", "issue" : "6112", "issued" : { "date-parts" : [ [ "2012", "12", "7" ] ] }, "page" : "1344-8", "title" : "Identity and function of a large gene network underlying mutagenic repair of DNA breaks.", "type" : "article-journal", "volume" : "338" }, "uris" : [ "http://www.mendeley.com/documents/?uuid=48da3a3d-371c-4d5f-91f1-3f42baab6c32" ] } ], "mendeley" : { "previouslyFormattedCitation" : "[32]" }, "properties" : { "noteIndex" : 0 }, "schema" : "https://github.com/citation-style-language/schema/raw/master/csl-citation.json" }</w:instrText>
      </w:r>
      <w:r w:rsidR="00EA522D">
        <w:fldChar w:fldCharType="separate"/>
      </w:r>
      <w:r w:rsidR="00635E26" w:rsidRPr="00635E26">
        <w:rPr>
          <w:noProof/>
        </w:rPr>
        <w:t>[32]</w:t>
      </w:r>
      <w:r w:rsidR="00EA522D">
        <w:fldChar w:fldCharType="end"/>
      </w:r>
      <w:r w:rsidR="00C2015F">
        <w:t>.</w:t>
      </w:r>
    </w:p>
    <w:p w:rsidR="001307C7" w:rsidRPr="003F04B0" w:rsidRDefault="00F12058">
      <w:pPr>
        <w:spacing w:line="480" w:lineRule="auto"/>
      </w:pPr>
      <w:r>
        <w:t xml:space="preserve">It is still not clear how SIM affects evolution and adaptation. </w:t>
      </w:r>
      <w:r w:rsidR="009770F6">
        <w:t>Some authors</w:t>
      </w:r>
      <w:r w:rsidR="00A70BE8">
        <w:t xml:space="preserve"> have</w:t>
      </w:r>
      <w:r w:rsidR="009770F6">
        <w:t xml:space="preserve"> propose</w:t>
      </w:r>
      <w:r w:rsidR="00A70BE8">
        <w:t>d</w:t>
      </w:r>
      <w:r w:rsidR="009E654C">
        <w:t xml:space="preserve"> that </w:t>
      </w:r>
      <w:r w:rsidR="001307C7">
        <w:t xml:space="preserve">SIM </w:t>
      </w:r>
      <w:r w:rsidR="009E654C">
        <w:t xml:space="preserve">has </w:t>
      </w:r>
      <w:r w:rsidR="001307C7">
        <w:t xml:space="preserve">a </w:t>
      </w:r>
      <w:r w:rsidR="00A725E6">
        <w:t xml:space="preserve">significant </w:t>
      </w:r>
      <w:r w:rsidR="001307C7">
        <w:t xml:space="preserve">impact on </w:t>
      </w:r>
      <w:r w:rsidR="001307C7">
        <w:rPr>
          <w:i/>
          <w:iCs/>
        </w:rPr>
        <w:t xml:space="preserve">adaptability </w:t>
      </w:r>
      <w:r w:rsidR="004F4440">
        <w:t>or</w:t>
      </w:r>
      <w:r w:rsidR="00A725E6">
        <w:t xml:space="preserve"> </w:t>
      </w:r>
      <w:r w:rsidR="001307C7">
        <w:rPr>
          <w:i/>
          <w:iCs/>
        </w:rPr>
        <w:t>evolvability</w:t>
      </w:r>
      <w:r w:rsidR="001307C7">
        <w:t xml:space="preserve"> </w:t>
      </w:r>
      <w:r w:rsidR="00EA522D" w:rsidRPr="00FB3C6B">
        <w:fldChar w:fldCharType="begin" w:fldLock="1"/>
      </w:r>
      <w:r w:rsidR="00E80EFF">
        <w:instrText>ADDIN CSL_CITATION { "citationItems" : [ { "id" : "ITEM-1", "itemData" : { "DOI" : "10.1016/j.tim.2004.04.002", "ISSN" : "0966-842X", "PMID" : "15165604", "abstract" : "Mutagenesis is often increased in bacterial populations as a consequence of stress-induced genetic pathways. Analysis of the molecular mechanisms involved suggests that mutagenesis might be increased as a by-product of the stress response of the organism. By contrast, computer simulations and analyses of stress-inducible phenotypes among natural isolates of Escherichia coli suggest that stress-induced mutagenesis (SIM) could be the result of selection because of the beneficial mutations that such a process can potentially generate. Regardless of the nature of the selective pressure acting on SIM, it is possible that the resulting increased genetic variability plays an important role in bacterial evolution.", "author" : [ { "dropping-particle" : "", "family" : "Tenaillon", "given" : "Olivier", "non-dropping-particle" : "", "parse-names" : false, "suffix" : "" }, { "dropping-particle" : "", "family" : "Denamur", "given" : "Erick", "non-dropping-particle" : "", "parse-names" : false, "suffix" : "" }, { "dropping-particle" : "", "family" : "Matic", "given" : "Ivan", "non-dropping-particle" : "", "parse-names" : false, "suffix" : "" } ], "container-title" : "Trends in microbiology", "id" : "ITEM-1", "issue" : "6", "issued" : { "date-parts" : [ [ "2004", "6" ] ] }, "page" : "264-70", "title" : "Evolutionary significance of stress-induced mutagenesis in bacteria.", "type" : "article-journal", "volume" : "12" }, "uris" : [ "http://www.mendeley.com/documents/?uuid=933b9a4a-3321-4aeb-aaa5-39e73295bba6" ] }, { "id" : "ITEM-2", "itemData" : { "DOI" : "10.1002/bies.201200050", "ISSN" : "1521-1878", "PMID" : "22911060", "abstract" : "Evolutionary theory assumed that mutations occur constantly, gradually, and randomly over time. This formulation from the \"modern synthesis\" of the 1930s was embraced decades before molecular understanding of genes or mutations. Since then, our labs and others have elucidated mutation mechanisms activated by stress responses. Stress-induced mutation mechanisms produce mutations, potentially accelerating evolution, specifically when cells are maladapted to their environment, that is, when they are stressed. The mechanisms of stress-induced mutation that are being revealed experimentally in laboratory settings provide compelling models for mutagenesis that propels pathogen-host adaptation, antibiotic resistance, cancer progression and resistance, and perhaps much of evolution generally. We discuss double-strand-break-dependent stress-induced mutation in Escherichia coli. Recent results illustrate how a stress response activates mutagenesis and demonstrate this mechanism's generality and importance to spontaneous mutation. New data also suggest a possible harmony between previous, apparently opposed, models for the molecular mechanism. They additionally strengthen the case for anti-evolvability therapeutics for infectious disease and cancer.", "author" : [ { "dropping-particle" : "", "family" : "Rosenberg", "given" : "Susan M.", "non-dropping-particle" : "", "parse-names" : false, "suffix" : "" }, { "dropping-particle" : "", "family" : "Shee", "given" : "Chandan", "non-dropping-particle" : "", "parse-names" : false, "suffix" : "" }, { "dropping-particle" : "", "family" : "Frisch", "given" : "Ryan L.", "non-dropping-particle" : "", "parse-names" : false, "suffix" : "" }, { "dropping-particle" : "", "family" : "Hastings", "given" : "P J", "non-dropping-particle" : "", "parse-names" : false, "suffix" : "" } ], "container-title" : "BioEssays", "id" : "ITEM-2", "issued" : { "date-parts" : [ [ "2012", "8", "22" ] ] }, "note" : "Thus, it is possible that RpoS- and PolIV-promoted mutagenic break repair might have evolved based on selection for its properties as an evolutionary engine.", "page" : "1-8", "title" : "Stress-induced mutation via DNA breaks in &lt;i&gt;Escherichia coli&lt;/i&gt;: A molecular mechanism with implications for evolution and medicine.", "type" : "article-journal" }, "uris" : [ "http://www.mendeley.com/documents/?uuid=0d85919f-39a1-461e-b94a-c8238c9dda75" ] }, { "id" : "ITEM-3", "itemData" : { "DOI" : "10.1080/10409230701597741", "ISSN" : "1040-9238", "PMID" : "17917871", "abstract" : "Mutation is the driving force behind many processes linked to human disease, including cancer, aging, and the evolution of drug resistance. Mutations have traditionally been considered the inevitable consequence of replicating large genomes with polymerases of finite fidelity. Observations over the past several decades, however, have led to a new perspective on the process of mutagenesis. It has become clear that, under some circumstances, mutagenesis is a regulated process that requires the induction of pro-mutagenic enzymes and that, at least in bacteria, this induction may facilitate evolution. Herein, we review what is known about induced mutagenesis in bacteria as well as evidence that it contributes to the evolution of antibiotic resistance. Finally, we discuss the possibility that components of induced mutation pathways might be targeted for inhibition as a novel therapeutic strategy to prevent the evolution of antibiotic resistance.", "author" : [ { "dropping-particle" : "", "family" : "Cirz", "given" : "Ryan T.", "non-dropping-particle" : "", "parse-names" : false, "suffix" : "" }, { "dropping-particle" : "", "family" : "Romesberg", "given" : "Floyd E.", "non-dropping-particle" : "", "parse-names" : false, "suffix" : "" } ], "container-title" : "Critical reviews in biochemistry and molecular biology", "id" : "ITEM-3", "issue" : "5", "issued" : { "date-parts" : [ [ "2007" ] ] }, "page" : "341-54", "title" : "Controlling mutation: intervening in evolution as a therapeutic strategy.", "type" : "article-journal", "volume" : "42" }, "uris" : [ "http://www.mendeley.com/documents/?uuid=39c629ad-ad0e-42b2-b298-d1f433c1322f" ] } ], "mendeley" : { "previouslyFormattedCitation" : "[17,33,34]" }, "properties" : { "noteIndex" : 0 }, "schema" : "https://github.com/citation-style-language/schema/raw/master/csl-citation.json" }</w:instrText>
      </w:r>
      <w:r w:rsidR="00EA522D" w:rsidRPr="00FB3C6B">
        <w:fldChar w:fldCharType="separate"/>
      </w:r>
      <w:r w:rsidR="00635E26" w:rsidRPr="00635E26">
        <w:rPr>
          <w:noProof/>
        </w:rPr>
        <w:t>[17,33,34]</w:t>
      </w:r>
      <w:r w:rsidR="00EA522D" w:rsidRPr="00FB3C6B">
        <w:fldChar w:fldCharType="end"/>
      </w:r>
      <w:r w:rsidR="00033028" w:rsidRPr="00FB3C6B">
        <w:t>, but</w:t>
      </w:r>
      <w:r w:rsidR="001307C7" w:rsidRPr="00FB3C6B">
        <w:t xml:space="preserve"> </w:t>
      </w:r>
      <w:r w:rsidR="00033028" w:rsidRPr="00FB3C6B">
        <w:t>there is no</w:t>
      </w:r>
      <w:r w:rsidR="001307C7" w:rsidRPr="00FB3C6B">
        <w:t xml:space="preserve"> theoretical treatment of this </w:t>
      </w:r>
      <w:r w:rsidR="00A725E6" w:rsidRPr="00FB3C6B">
        <w:t>impact</w:t>
      </w:r>
      <w:r w:rsidR="001307C7" w:rsidRPr="00FB3C6B">
        <w:t xml:space="preserve">. </w:t>
      </w:r>
      <w:r w:rsidR="00031C58" w:rsidRPr="00FB3C6B">
        <w:t>On the other hand, t</w:t>
      </w:r>
      <w:r w:rsidR="001307C7" w:rsidRPr="00FB3C6B">
        <w:t xml:space="preserve">he effect of SIM on </w:t>
      </w:r>
      <w:r w:rsidR="001307C7" w:rsidRPr="00FB3C6B">
        <w:rPr>
          <w:i/>
          <w:iCs/>
        </w:rPr>
        <w:t>adaptedness</w:t>
      </w:r>
      <w:r w:rsidR="001307C7" w:rsidRPr="00FB3C6B">
        <w:t xml:space="preserve"> </w:t>
      </w:r>
      <w:r w:rsidR="009770F6" w:rsidRPr="00FB3C6B">
        <w:t>was</w:t>
      </w:r>
      <w:r w:rsidR="00391853" w:rsidRPr="00FB3C6B">
        <w:t xml:space="preserve"> </w:t>
      </w:r>
      <w:r w:rsidR="00A20010" w:rsidRPr="00FB3C6B">
        <w:t xml:space="preserve">studied with deterministic </w:t>
      </w:r>
      <w:r w:rsidR="00EA522D" w:rsidRPr="00FB3C6B">
        <w:fldChar w:fldCharType="begin" w:fldLock="1"/>
      </w:r>
      <w:r w:rsidR="00E80EFF">
        <w:instrText>ADDIN CSL_CITATION { "citationItems" : [ { "id" : "ITEM-1", "itemData" : { "DOI" : "10.1046/j.1420-9101.2002.00464.x", "ISSN" : "1010061X", "abstract" : "Although much theory depends on the genome-wide rate of deleterious mutations, good estimates of the mutation rate are scarce and remain controversial. Furthermore, mutation rate may not be constant, and a recent study suggests that mutation rates are higher in mildly stressful environments. If mutation rate is a function of condition, then individuals carrying more mutations will tend to be in worse condition and therefore produce more mutations. Here I examine the mean fitnesses of sexual and asexual populations evolving under such condition-dependent mutation rates. The equilibrium mean fitness of a sexual population depends on the shape of the curve relating fitness to mutation rate. If mutation rate declines synergistically with increasing condition the mean fitness will be much lower than if mutation rate declines at a diminishing rate. In contrast, asexual populations are less affected by condition-dependent mutation rates. The equilibrium mean fitness of an asexual population only depends on the mutation rate of the individuals in the least loaded class. Because such individuals have high fitness and therefore a low mutation rate, asexual populations experience less genetic load than sexual populations, thus increasing the twofold cost of sex.", "author" : [ { "dropping-particle" : "", "family" : "Agrawal", "given" : "Aneil F.", "non-dropping-particle" : "", "parse-names" : false, "suffix" : "" } ], "container-title" : "Journal of Evolutionary Biology", "id" : "ITEM-1", "issue" : "6", "issued" : { "date-parts" : [ [ "2002", "10", "25" ] ] }, "note" : "no back mutations\nno adaptation\nno changing environment\nno cost of fidelity\nthe whole discussion assumes SIM but doesn't assume the context of SIM\n        \nthe idea here is to compare SIM effect on equilibrium mean fitness (mutational load) in asex and sex populaitons, therefore beneficial mutations are NEGLECTED\n        \nnever the less, if the final statement on asex, that the mean fitness at equilibrium depends on the mutation rate of the least loaded class, then asex populations should do SIM, as hypermutation does not affect the mean fitness", "page" : "1004-1010", "title" : "Genetic loads under fitness-dependent mutation rates", "type" : "article-journal", "volume" : "15" }, "uris" : [ "http://www.mendeley.com/documents/?uuid=79be5021-e0a1-495d-8501-fe1b249cd5b4" ] } ], "mendeley" : { "previouslyFormattedCitation" : "[35]" }, "properties" : { "noteIndex" : 0 }, "schema" : "https://github.com/citation-style-language/schema/raw/master/csl-citation.json" }</w:instrText>
      </w:r>
      <w:r w:rsidR="00EA522D" w:rsidRPr="00FB3C6B">
        <w:fldChar w:fldCharType="separate"/>
      </w:r>
      <w:r w:rsidR="00635E26" w:rsidRPr="00635E26">
        <w:rPr>
          <w:noProof/>
        </w:rPr>
        <w:t>[35]</w:t>
      </w:r>
      <w:r w:rsidR="00EA522D" w:rsidRPr="00FB3C6B">
        <w:fldChar w:fldCharType="end"/>
      </w:r>
      <w:r w:rsidR="009770F6" w:rsidRPr="00FB3C6B">
        <w:t xml:space="preserve"> and </w:t>
      </w:r>
      <w:r w:rsidR="00A20010" w:rsidRPr="00FB3C6B">
        <w:t xml:space="preserve">stochastic </w:t>
      </w:r>
      <w:r w:rsidR="00EA522D" w:rsidRPr="00FB3C6B">
        <w:fldChar w:fldCharType="begin" w:fldLock="1"/>
      </w:r>
      <w:r w:rsidR="00E80EFF">
        <w:instrText>ADDIN CSL_CITATION { "citationItems" : [ { "id" : "ITEM-1", "itemData" : { "DOI" : "10.1111/j.1420-9101.2011.02320.x", "ISSN" : "1420-9101", "PMID" : "21635607", "abstract" : "Mutation rate may be condition dependent, whereby individuals in poor condition, perhaps from high mutation load, have higher mutation rates than individuals in good condition. Agrawal (J. Evol. Biol.15, 2002, 1004) explored the basic properties of fitness-dependent mutation rate (FDMR) in infinite populations and reported some heuristic results for finite populations. The key parameter governing how infinite populations evolve under FDMR is the curvature (k) of the relationship between fitness and mutation rate. We extend Agrawal's analysis to finite populations and consider dominance and epistasis. In finite populations, the probability of long-term existence depends on k. In sexual populations, positive curvature leads to low equilibrium mutation rate, whereas negative curvature results in high mutation rate. In asexual populations, negative curvature results in rapid extinction via 'mutational meltdown', whereas positive curvature sometimes allows persistence. We speculate that fitness-dependent mutation rate may provide the conditions for genetic architecture to diverge between sexual and asexual taxa.", "author" : [ { "dropping-particle" : "", "family" : "Shaw", "given" : "Frank H.", "non-dropping-particle" : "", "parse-names" : false, "suffix" : "" }, { "dropping-particle" : "", "family" : "Baer", "given" : "Charles F.", "non-dropping-particle" : "", "parse-names" : false, "suffix" : "" } ], "container-title" : "Journal of evolutionary biology", "id" : "ITEM-1", "issue" : "8", "issued" : { "date-parts" : [ [ "2011", "8", "3" ] ] }, "note" : "for k&gt;1, asexual populations persist - slows or stops Muller's Ratchet\nsmall populations sizes - beneficial mutations can be ignored.", "page" : "1677-84", "title" : "Fitness-dependent mutation rates in finite populations.", "type" : "article-journal", "volume" : "24" }, "uris" : [ "http://www.mendeley.com/documents/?uuid=51c7b678-b1b3-4296-a577-b5079020e525" ] } ], "mendeley" : { "previouslyFormattedCitation" : "[36]" }, "properties" : { "noteIndex" : 0 }, "schema" : "https://github.com/citation-style-language/schema/raw/master/csl-citation.json" }</w:instrText>
      </w:r>
      <w:r w:rsidR="00EA522D" w:rsidRPr="00FB3C6B">
        <w:fldChar w:fldCharType="separate"/>
      </w:r>
      <w:r w:rsidR="00635E26" w:rsidRPr="00635E26">
        <w:rPr>
          <w:noProof/>
        </w:rPr>
        <w:t>[36]</w:t>
      </w:r>
      <w:r w:rsidR="00EA522D" w:rsidRPr="00FB3C6B">
        <w:fldChar w:fldCharType="end"/>
      </w:r>
      <w:r w:rsidR="00A20010" w:rsidRPr="00FB3C6B">
        <w:t xml:space="preserve"> models. </w:t>
      </w:r>
      <w:r w:rsidR="005B12CD">
        <w:t>These</w:t>
      </w:r>
      <w:r w:rsidR="00A20010" w:rsidRPr="00FB3C6B">
        <w:t xml:space="preserve"> </w:t>
      </w:r>
      <w:r w:rsidR="00F90DBC">
        <w:t>models</w:t>
      </w:r>
      <w:r w:rsidR="00F90DBC" w:rsidRPr="00FB3C6B">
        <w:t xml:space="preserve"> </w:t>
      </w:r>
      <w:r w:rsidR="001307C7" w:rsidRPr="00FB3C6B">
        <w:t xml:space="preserve">showed </w:t>
      </w:r>
      <w:r w:rsidR="00932C9B" w:rsidRPr="00FB3C6B">
        <w:t xml:space="preserve">that </w:t>
      </w:r>
      <w:r w:rsidR="009770F6" w:rsidRPr="00FB3C6B">
        <w:t>without beneficial mutat</w:t>
      </w:r>
      <w:r w:rsidR="00031C58" w:rsidRPr="00FB3C6B">
        <w:t>ions</w:t>
      </w:r>
      <w:r w:rsidR="009770F6" w:rsidRPr="00FB3C6B">
        <w:t xml:space="preserve"> </w:t>
      </w:r>
      <w:r w:rsidR="00932C9B" w:rsidRPr="00FB3C6B">
        <w:t>SIM doesn't affect the mean fitness</w:t>
      </w:r>
      <w:r w:rsidR="00031C58" w:rsidRPr="00FB3C6B">
        <w:t xml:space="preserve"> of asexual population</w:t>
      </w:r>
      <w:r w:rsidR="00C2015F" w:rsidRPr="00FB3C6B">
        <w:t>s</w:t>
      </w:r>
      <w:r w:rsidR="00031C58" w:rsidRPr="00FB3C6B">
        <w:t xml:space="preserve"> in </w:t>
      </w:r>
      <w:r w:rsidR="005B12CD">
        <w:t>stable</w:t>
      </w:r>
      <w:r w:rsidR="00031C58" w:rsidRPr="00FB3C6B">
        <w:t xml:space="preserve"> environments</w:t>
      </w:r>
      <w:r w:rsidR="00A533A9" w:rsidRPr="00FB3C6B">
        <w:t>, in contrast with constitutive mutagenesis, which decreases the population mean fitness</w:t>
      </w:r>
      <w:r w:rsidR="00932C9B" w:rsidRPr="00FB3C6B">
        <w:t xml:space="preserve">. </w:t>
      </w:r>
      <w:r w:rsidR="00072D95" w:rsidRPr="00FB3C6B">
        <w:t>More r</w:t>
      </w:r>
      <w:r w:rsidR="009770F6" w:rsidRPr="00FB3C6B">
        <w:t>ecently</w:t>
      </w:r>
      <w:r w:rsidR="00932C9B" w:rsidRPr="00FB3C6B">
        <w:t xml:space="preserve">, we </w:t>
      </w:r>
      <w:r w:rsidR="00A70BE8">
        <w:t>have shown</w:t>
      </w:r>
      <w:r w:rsidR="00932C9B" w:rsidRPr="00FB3C6B">
        <w:t xml:space="preserve"> that </w:t>
      </w:r>
      <w:r w:rsidR="009770F6" w:rsidRPr="00FB3C6B">
        <w:t>with rare beneficial mutations</w:t>
      </w:r>
      <w:r w:rsidR="00072D95" w:rsidRPr="00FB3C6B">
        <w:t>,</w:t>
      </w:r>
      <w:r w:rsidR="009770F6" w:rsidRPr="00FB3C6B">
        <w:t xml:space="preserve"> </w:t>
      </w:r>
      <w:r w:rsidR="00C24454" w:rsidRPr="00FB3C6B">
        <w:t xml:space="preserve">if </w:t>
      </w:r>
      <w:r w:rsidR="009770F6" w:rsidRPr="00FB3C6B">
        <w:t>maladapted individ</w:t>
      </w:r>
      <w:r w:rsidR="00C24454" w:rsidRPr="00FB3C6B">
        <w:t>uals increase thei</w:t>
      </w:r>
      <w:r w:rsidR="005B12CD">
        <w:t>r mutation rate</w:t>
      </w:r>
      <w:r w:rsidR="00C24454" w:rsidRPr="00FB3C6B">
        <w:t xml:space="preserve"> </w:t>
      </w:r>
      <w:r w:rsidR="009770F6" w:rsidRPr="00FB3C6B">
        <w:t>the</w:t>
      </w:r>
      <w:r w:rsidR="00C24454" w:rsidRPr="00FB3C6B">
        <w:t>n the</w:t>
      </w:r>
      <w:r w:rsidR="009770F6" w:rsidRPr="00FB3C6B">
        <w:t xml:space="preserve"> </w:t>
      </w:r>
      <w:r w:rsidR="00A533A9" w:rsidRPr="003F04B0">
        <w:t xml:space="preserve">population </w:t>
      </w:r>
      <w:r w:rsidR="009770F6" w:rsidRPr="003F04B0">
        <w:t xml:space="preserve">mean fitness </w:t>
      </w:r>
      <w:r w:rsidR="00031C58" w:rsidRPr="003F04B0">
        <w:t xml:space="preserve">of </w:t>
      </w:r>
      <w:r w:rsidR="00C24454" w:rsidRPr="003F04B0">
        <w:t xml:space="preserve">asexual populations increases </w:t>
      </w:r>
      <w:r w:rsidR="00EA522D" w:rsidRPr="003F04B0">
        <w:fldChar w:fldCharType="begin" w:fldLock="1"/>
      </w:r>
      <w:r w:rsidR="00E80EFF">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"[37]" }, "properties" : { "noteIndex" : 0 }, "schema" : "https://github.com/citation-style-language/schema/raw/master/csl-citation.json" }</w:instrText>
      </w:r>
      <w:r w:rsidR="00EA522D" w:rsidRPr="003F04B0">
        <w:fldChar w:fldCharType="separate"/>
      </w:r>
      <w:r w:rsidR="00635E26" w:rsidRPr="00635E26">
        <w:rPr>
          <w:noProof/>
        </w:rPr>
        <w:t>[37]</w:t>
      </w:r>
      <w:r w:rsidR="00EA522D" w:rsidRPr="003F04B0">
        <w:fldChar w:fldCharType="end"/>
      </w:r>
      <w:r w:rsidR="00932C9B" w:rsidRPr="003F04B0">
        <w:t>.</w:t>
      </w:r>
    </w:p>
    <w:p w:rsidR="003967C6" w:rsidRDefault="003967C6" w:rsidP="00805EEF">
      <w:pPr>
        <w:spacing w:line="480" w:lineRule="auto"/>
      </w:pPr>
      <w:r w:rsidRPr="003967C6">
        <w:rPr>
          <w:highlight w:val="yellow"/>
          <w:lang w:bidi="hi-IN"/>
        </w:rPr>
        <w:t xml:space="preserve">Complex traits, coded by </w:t>
      </w:r>
      <w:r w:rsidRPr="00805EEF">
        <w:rPr>
          <w:highlight w:val="yellow"/>
          <w:lang w:bidi="hi-IN"/>
        </w:rPr>
        <w:t>multiple genes, present an open evolutionary problem, first described by Sewall Wright in 1931</w:t>
      </w:r>
      <w:r w:rsidR="00805EEF" w:rsidRPr="00805EEF">
        <w:rPr>
          <w:highlight w:val="yellow"/>
          <w:lang w:bidi="hi-IN"/>
        </w:rPr>
        <w:t xml:space="preserve"> </w:t>
      </w:r>
      <w:r w:rsidR="00805EEF" w:rsidRPr="00805EEF">
        <w:rPr>
          <w:highlight w:val="yellow"/>
        </w:rPr>
        <w:fldChar w:fldCharType="begin" w:fldLock="1"/>
      </w:r>
      <w:r w:rsidR="00E80EFF">
        <w:rPr>
          <w:highlight w:val="yellow"/>
        </w:rPr>
        <w:instrText>ADDIN CSL_CITATION { "citationItems" : [ { "id" : "ITEM-1", "itemData" : { "ISSN" : "0016-6731", "PMID" : "17246615", "author" : [ { "dropping-particle" : "", "family" : "Wright", "given" : "Sewall", "non-dropping-particle" : "", "parse-names" : false, "suffix" : "" } ], "container-title" : "Genetics", "id" : "ITEM-1", "issue" : "2", "issued" : { "date-parts" : [ [ "1931", "3" ] ] }, "page" : "97-159", "title" : "Evolution in Mendelian Populations", "type" : "article-journal", "volume" : "16" }, "uris" : [ "http://www.mendeley.com/documents/?uuid=64aa84ac-09b4-4902-b1d9-0ee5a74178b9" ] }, { "id" : "ITEM-2", "itemData" : { "DOI" : "10.1086/284777", "author" : [ { "dropping-particle" : "", "family" : "Wright", "given" : "Sewall", "non-dropping-particle" : "", "parse-names" : false, "suffix" : "" } ], "container-title" : "American Naturalist", "id" : "ITEM-2", "issue" : "1", "issued" : { "date-parts" : [ [ "1988" ] ] }, "page" : "115-123", "title" : "Surfaces of selective value revisited", "type" : "article-journal", "volume" : "131" }, "uris" : [ "http://www.mendeley.com/documents/?uuid=d87f4fbe-a199-484a-9adf-4f7d4361ef0d" ] } ], "mendeley" : { "previouslyFormattedCitation" : "[38,39]" }, "properties" : { "noteIndex" : 0 }, "schema" : "https://github.com/citation-style-language/schema/raw/master/csl-citation.json" }</w:instrText>
      </w:r>
      <w:r w:rsidR="00805EEF" w:rsidRPr="00805EEF">
        <w:rPr>
          <w:highlight w:val="yellow"/>
        </w:rPr>
        <w:fldChar w:fldCharType="separate"/>
      </w:r>
      <w:r w:rsidR="00805EEF" w:rsidRPr="00805EEF">
        <w:rPr>
          <w:noProof/>
          <w:highlight w:val="yellow"/>
        </w:rPr>
        <w:t>[38,39]</w:t>
      </w:r>
      <w:r w:rsidR="00805EEF" w:rsidRPr="00805EEF">
        <w:rPr>
          <w:highlight w:val="yellow"/>
        </w:rPr>
        <w:fldChar w:fldCharType="end"/>
      </w:r>
      <w:r w:rsidRPr="00805EEF">
        <w:rPr>
          <w:highlight w:val="yellow"/>
          <w:lang w:bidi="hi-IN"/>
        </w:rPr>
        <w:t xml:space="preserve">: if </w:t>
      </w:r>
      <w:r w:rsidRPr="003967C6">
        <w:rPr>
          <w:highlight w:val="yellow"/>
          <w:lang w:bidi="hi-IN"/>
        </w:rPr>
        <w:t xml:space="preserve">different alleles are separately deleterious but jointly advantageous, how can a population evolve from one co-adapted gene complex to a fitter one, crossing a less fit "valley"? Wright suggested the "shifting-balance theory of evolution". His solution is valid </w:t>
      </w:r>
      <w:r w:rsidRPr="003967C6">
        <w:rPr>
          <w:highlight w:val="yellow"/>
          <w:lang w:bidi="hi-IN"/>
        </w:rPr>
        <w:fldChar w:fldCharType="begin" w:fldLock="1"/>
      </w:r>
      <w:r w:rsidR="00E80EFF">
        <w:rPr>
          <w:highlight w:val="yellow"/>
          <w:lang w:bidi="hi-IN"/>
        </w:rPr>
        <w:instrText>ADDIN CSL_CITATION { "citationItems" : [ { "id" : "ITEM-1", "itemData" : { "DOI" : "10.2307/2409403", "ISSN" : "00143820", "abstract" : "We examine the third phase of Wright's shifting-balance theory of evolution, the ex- portation by migration of favorable gene combinations from a fitter subgroup to the rest of the population. The equations are deterministic and are studied numerically. Most of the models studied involve 2-9 loci in which all intermediates between two extreme genotypes are equally unfit. If the favored combination consists of dominant alleles, it is usually fixed even if the migration rate is two orders of magnitude less than the selection coefficient, and if the combination is recessive, one order. Although Wright thought of migration as being essentially one-way, two-way migration does not significantly alter the results. We conclude that, whatever weaknesses the Wright theory may have, they are not in phase III.", "author" : [ { "dropping-particle" : "", "family" : "Crow", "given" : "James F.", "non-dropping-particle" : "", "parse-names" : false, "suffix" : "" }, { "dropping-particle" : "", "family" : "Engels", "given" : "W. R.", "non-dropping-particle" : "", "parse-names" : false, "suffix" : "" }, { "dropping-particle" : "", "family" : "Denniston", "given" : "C.", "non-dropping-particle" : "", "parse-names" : false, "suffix" : "" } ], "container-title" : "Evolution", "id" : "ITEM-1", "issue" : "2", "issued" : { "date-parts" : [ [ "1990", "3" ] ] }, "page" : "233", "title" : "Phase Three of Wright's Shifting-Balance Theory", "type" : "article-journal", "volume" : "44" }, "uris" : [ "http://www.mendeley.com/documents/?uuid=eb0ad4d7-6c96-4e8e-988e-fd0c6e6d3d95" ] }, { "id" : "ITEM-2", "itemData" : { "DOI" : "10.1126/science.1887214", "ISSN" : "0036-8075", "PMID" : "1887214", "abstract" : "Experimental confirmation of Wright's shifting balance theory of evolution, one of the most comprehensive theories of adaptive evolution, is presented. The theory is regarded by many as a cornerstone of modern evolutionary thought, but there has been little direct empirical evidence supporting it. Some of its underlying assumptions are viewed as contradictory, and the existence and efficacy of the theory's fundamental adaptive process, interdemic selection, is the focus of controversy. Interdemic selection was imposed on large arrays of laboratory populations of the flour beetle Tribolium castaneum in the manner described by Wright: the differential dispersion of individuals from demes of high fitness into demes of low fitness. A significant increase in average fitness was observed in the experimental arrays when compared to control populations with equivalent but random migration rates. The response was not proportional to the selection differential: The largest response occurred with interdemic selection every two generations rather than every generation or every three generations. The results indicate that the interdemic phase of Wright's shifting balance theory can increase average fitness and suggest that gene interactions are involved in the observed response.", "author" : [ { "dropping-particle" : "", "family" : "Wade", "given" : "M J", "non-dropping-particle" : "", "parse-names" : false, "suffix" : "" }, { "dropping-particle" : "", "family" : "Goodnight", "given" : "C J", "non-dropping-particle" : "", "parse-names" : false, "suffix" : "" } ], "container-title" : "Science", "id" : "ITEM-2", "issue" : "5023", "issued" : { "date-parts" : [ [ "1991", "8", "30" ] ] }, "page" : "1015-8", "title" : "Wright's shifting balance theory: an experimental study.", "type" : "article-journal", "volume" : "253" }, "uris" : [ "http://www.mendeley.com/documents/?uuid=d725fa05-85e6-495e-ae07-6b39be7ad80d" ] }, { "id" : "ITEM-3", "itemData" : { "DOI" : "10.1111/j.0014-3820.2000.tb00035.x", "ISSN" : "0014-3820", "PMID" : "10937211", "author" : [ { "dropping-particle" : "", "family" : "Peck", "given" : "Steven L", "non-dropping-particle" : "", "parse-names" : false, "suffix" : "" }, { "dropping-particle" : "", "family" : "Ellner", "given" : "Stephen P.", "non-dropping-particle" : "", "parse-names" : false, "suffix" : "" }, { "dropping-particle" : "", "family" : "Gould", "given" : "Fred", "non-dropping-particle" : "", "parse-names" : false, "suffix" : "" } ], "container-title" : "Evolution", "id" : "ITEM-3", "issue" : "1", "issued" : { "date-parts" : [ [ "2000", "2", "9" ] ] }, "page" : "324-7", "title" : "Varying migration and deme size and the feasibility of the shifting balance.", "type" : "article-journal", "volume" : "54" }, "uris" : [ "http://www.mendeley.com/documents/?uuid=fbf15705-5450-4334-a9ad-0af20e58365f" ] } ], "mendeley" : { "previouslyFormattedCitation" : "[40\u201342]" }, "properties" : { "noteIndex" : 0 }, "schema" : "https://github.com/citation-style-language/schema/raw/master/csl-citation.json" }</w:instrText>
      </w:r>
      <w:r w:rsidRPr="003967C6">
        <w:rPr>
          <w:highlight w:val="yellow"/>
          <w:lang w:bidi="hi-IN"/>
        </w:rPr>
        <w:fldChar w:fldCharType="separate"/>
      </w:r>
      <w:r w:rsidRPr="003967C6">
        <w:rPr>
          <w:noProof/>
          <w:highlight w:val="yellow"/>
          <w:lang w:bidi="hi-IN"/>
        </w:rPr>
        <w:t>[40–42]</w:t>
      </w:r>
      <w:r w:rsidRPr="003967C6">
        <w:rPr>
          <w:highlight w:val="yellow"/>
          <w:lang w:bidi="hi-IN"/>
        </w:rPr>
        <w:fldChar w:fldCharType="end"/>
      </w:r>
      <w:r w:rsidRPr="003967C6">
        <w:rPr>
          <w:highlight w:val="yellow"/>
          <w:lang w:bidi="hi-IN"/>
        </w:rPr>
        <w:t xml:space="preserve"> but possibly limited to specific parameter ranges </w:t>
      </w:r>
      <w:r w:rsidRPr="003967C6">
        <w:rPr>
          <w:highlight w:val="yellow"/>
          <w:lang w:bidi="hi-IN"/>
        </w:rPr>
        <w:fldChar w:fldCharType="begin" w:fldLock="1"/>
      </w:r>
      <w:r w:rsidR="00E80EFF">
        <w:rPr>
          <w:highlight w:val="yellow"/>
          <w:lang w:bidi="hi-IN"/>
        </w:rPr>
        <w:instrText>ADDIN CSL_CITATION { "citationItems" : [ { "id" : "ITEM-1", "itemData" : { "DOI" : "10.2307/2410004", "ISSN" : "00143820", "abstract" : "Wright partitioned the shifting-balance process into three phases. Phase one is the shift of a deme within a population to the domain of a higher adaptive peak from that of the historical peak. Phase two is mass selection within a deme towards that higher peak. Phase three is the conversion of additional demes to the higher peak. The migration rate between demes is critical for the existence of phases one and three. Phase one requires small effective population sizes, hence low migration rates. Phase three is optimal under high migration rates that spread the most-fit genotype from deme to deme. Thus, a population-wide peak shift requires intermediate levels of migration. By altering the rates of phases one and three, migration affects the predominant direction of mass selection within a population. This study examines the degree to which migration, through its effects on phases one and three, determines the probability of a simulated population arriving at its genotypic optimum after 12,000 generations. These simulations reveal that there is a range of migration rates for which an entire population might be expected to shift to a higher peak. Below m = 0.001 peak shifts occur frequently (phases I and II) but are not successfully exported out of subpopulations (phase III), and above 0.01 peak shifts within demes (phase I and II), required to initiate phase III, become increasingly uncommon. Because it is unlikely that real populations will have uniform migration rates from generation to generation, the probable effects of varying migration rates on broadening the range of conditions producing peak shifts are discussed.", "author" : [ { "dropping-particle" : "", "family" : "Moore", "given" : "Francisco B.-G.", "non-dropping-particle" : "", "parse-names" : false, "suffix" : "" }, { "dropping-particle" : "", "family" : "Tonsor", "given" : "Stephen J", "non-dropping-particle" : "", "parse-names" : false, "suffix" : "" } ], "container-title" : "Evolution", "id" : "ITEM-1", "issue" : "1", "issued" : { "date-parts" : [ [ "1994", "2" ] ] }, "page" : "69", "title" : "A Simulation of Wright's Shifting-Balance Process: Migration and the Three Phases", "type" : "article-journal", "volume" : "48" }, "uris" : [ "http://www.mendeley.com/documents/?uuid=d50f1f34-1629-47dd-babe-470839754b68" ] }, { "id" : "ITEM-2", "itemData" : { "DOI" : "10.2307/2410644", "ISSN" : "00143820", "abstract" : "A common conclusion in several recent publications devoted to the deterministic analysis of the third phase of Wright's shifting-balance theory is that under reasonable conditions phase three should proceed easily. I argue that the mathematical equations analyzed in these papers do not correspond to the biological situation they were meant to describe. I present a more appropriate study of the third base of the shifting balance. My results show that the third phase can proceed only under much more restricted conditions than the previous studies suggested. Migration should be neither too strong not too weak relative to selection. The higher peak should be sufficiently dominant over the lower peak. Recombination can greatly reduce the plausibility of this phase or completely preclude peak shifts. A very important determinant of the ultimate outcome of the competition between different peaks is the topological structure of the network of demes. Peak shifts in two-dimensional networks of demes are more difficult than in one-dimensional networks. Phase three can be accomplished easiest if it is initialed in one of the peripheral demes.", "author" : [ { "dropping-particle" : "", "family" : "Gavrilets", "given" : "Sergey", "non-dropping-particle" : "", "parse-names" : false, "suffix" : "" } ], "container-title" : "Evolution", "id" : "ITEM-2", "issue" : "3", "issued" : { "date-parts" : [ [ "1996" ] ] }, "page" : "1034-1041", "title" : "On phase three of the shifting-balance theory", "type" : "article-journal", "volume" : "50" }, "uris" : [ "http://www.mendeley.com/documents/?uuid=2a4576a3-7857-4468-9c6f-9de873a47a7c" ] }, { "id" : "ITEM-3", "itemData" : { "DOI" : "10.1111/j.0014-3820.2000.tb00033.x", "ISSN" : "0014-3820", "author" : [ { "dropping-particle" : "", "family" : "Coyne", "given" : "Jerry A.", "non-dropping-particle" : "", "parse-names" : false, "suffix" : "" }, { "dropping-particle" : "", "family" : "Barton", "given" : "Nicholas H.", "non-dropping-particle" : "", "parse-names" : false, "suffix" : "" }, { "dropping-particle" : "", "family" : "Turelli", "given" : "Michael", "non-dropping-particle" : "", "parse-names" : false, "suffix" : "" } ], "container-title" : "Evolution", "id" : "ITEM-3", "issue" : "1", "issued" : { "date-parts" : [ [ "2000", "2" ] ] }, "page" : "306-317", "title" : "Is Wright's shifting balance process important in evolution?", "type" : "article-journal", "volume" : "54" }, "uris" : [ "http://www.mendeley.com/documents/?uuid=bfc90c03-d5e0-414d-a8c7-d6840ae8d2fd" ] }, { "id" : "ITEM-4", "itemData" : { "DOI" : "10.1016/S0169-5347(00)01930-3", "ISSN" : "01695347", "abstract" : "Coyne et al. are trying to bury the corpse of the SBT. Why its enduring attraction? First, Wright's metaphor of evolution on an adaptive landscape is one of the most compelling in evolutionary biology. Seemingly, it reduces a complex set of interacting forces to a simple graphical form. However, multidimensional landscapes are likely to be quite complicated and to possess emergent properties not easily represented in simple diagrams. For instance, adaptive peaks in two dimensions might be spanned by ridges of higher fitness in other dimensions, therefore, not requiring drift for evolution on a rugged landscape15 and 16. Second, the SBT directly confronts the evolution of complexity. The basic mechanisms of biological systems suggest that they are composed of complexes of interacting components whose individual roles seem crucial to the successful functioning of the whole. Complexity in, and of, itself does not necessitate a shifting-balance process; components can be added to complex systems independently, as long as they exhibit some initial advantageous function. It is also possible that many parts of existing systems are stuck at local optima as Wright envisioned, but that overall evolutionary change does not cease because there is nearly always some dimension in which the system as a whole can improve 1. Third, the SBT is the most synthetic theory of evolutionary change ever formulated. Of the major forces on evolution, only mutation does not play a central and determinative role in Wright's account of the theory 17, although it is included in the equilibrium solutions. The SBT is a powerful pedagogical tool because it forces one to appreciate the potential importance of the balance and tradeoffs among evolutionary forces.", "author" : [ { "dropping-particle" : "", "family" : "Whitlock", "given" : "Michael C.", "non-dropping-particle" : "", "parse-names" : false, "suffix" : "" }, { "dropping-particle" : "", "family" : "Phillips", "given" : "Patrick C", "non-dropping-particle" : "", "parse-names" : false, "suffix" : "" } ], "container-title" : "Trends in Ecology &amp; Evolution", "id" : "ITEM-4", "issue" : "9", "issued" : { "date-parts" : [ [ "2000", "9" ] ] }, "page" : "347-348", "title" : "The exquisite corpse: a shifting view of the shifting balance", "type" : "article-journal", "volume" : "15" }, "uris" : [ "http://www.mendeley.com/documents/?uuid=b48f5779-e3ce-4778-a096-b532180cbb17" ] } ], "mendeley" : { "previouslyFormattedCitation" : "[43\u201346]" }, "properties" : { "noteIndex" : 0 }, "schema" : "https://github.com/citation-style-language/schema/raw/master/csl-citation.json" }</w:instrText>
      </w:r>
      <w:r w:rsidRPr="003967C6">
        <w:rPr>
          <w:highlight w:val="yellow"/>
          <w:lang w:bidi="hi-IN"/>
        </w:rPr>
        <w:fldChar w:fldCharType="separate"/>
      </w:r>
      <w:r w:rsidRPr="003967C6">
        <w:rPr>
          <w:noProof/>
          <w:highlight w:val="yellow"/>
          <w:lang w:bidi="hi-IN"/>
        </w:rPr>
        <w:t>[43–46]</w:t>
      </w:r>
      <w:r w:rsidRPr="003967C6">
        <w:rPr>
          <w:highlight w:val="yellow"/>
          <w:lang w:bidi="hi-IN"/>
        </w:rPr>
        <w:fldChar w:fldCharType="end"/>
      </w:r>
      <w:r w:rsidRPr="003967C6">
        <w:rPr>
          <w:highlight w:val="yellow"/>
          <w:lang w:bidi="hi-IN"/>
        </w:rPr>
        <w:t xml:space="preserve">. As a result, other mechanisms have </w:t>
      </w:r>
      <w:r w:rsidRPr="003967C6">
        <w:rPr>
          <w:highlight w:val="yellow"/>
          <w:lang w:bidi="hi-IN"/>
        </w:rPr>
        <w:lastRenderedPageBreak/>
        <w:t xml:space="preserve">been proposed: increased phenotypic variance after population bottlenecks </w:t>
      </w:r>
      <w:r w:rsidRPr="003967C6">
        <w:rPr>
          <w:highlight w:val="yellow"/>
          <w:lang w:bidi="hi-IN"/>
        </w:rPr>
        <w:fldChar w:fldCharType="begin" w:fldLock="1"/>
      </w:r>
      <w:r w:rsidR="00E80EFF">
        <w:rPr>
          <w:highlight w:val="yellow"/>
          <w:lang w:bidi="hi-IN"/>
        </w:rPr>
        <w:instrText>ADDIN CSL_CITATION { "citationItems" : [ { "id" : "ITEM-1", "itemData" : { "DOI" : "10.2307/2410335", "ISSN" : "00143820", "abstract" : "The increase in phenotypic variance that occurs in some populations as a result of bottlenecks and founder events can cause a dramatic increase in the probability of a peak shift from one adaptive state to another. Periods of small population size allow drift in the amount of phenotypic variance. Increases in phenotypic variance, coupled with a constant individual fitness function with multiple peaks, can cause the mean fitness landscape to change from bimodal to unimodal, thereby allowing the population's mean phenotype to change deterministically by selection. As the amount of phenotypic variance is returned to an equilibrium state, the multiple peaks reemerge, but the population has moved from one stable state to another. These variance-induced peak shifts allow punctuational evolution from one peak to another at a rate that can be much higher than that predicted by Wright's shifting-balance process alone.", "author" : [ { "dropping-particle" : "", "family" : "Whitlock", "given" : "Michael C.", "non-dropping-particle" : "", "parse-names" : false, "suffix" : "" } ], "container-title" : "Evolution", "id" : "ITEM-1", "issue" : "2", "issued" : { "date-parts" : [ [ "1995", "4" ] ] }, "page" : "252", "title" : "Variance-induced peak shifts", "type" : "article-journal", "volume" : "49" }, "uris" : [ "http://www.mendeley.com/documents/?uuid=9677a331-0ab6-445a-9ebb-7dd74f04895d" ] } ], "mendeley" : { "previouslyFormattedCitation" : "[47]" }, "properties" : { "noteIndex" : 0 }, "schema" : "https://github.com/citation-style-language/schema/raw/master/csl-citation.json" }</w:instrText>
      </w:r>
      <w:r w:rsidRPr="003967C6">
        <w:rPr>
          <w:highlight w:val="yellow"/>
          <w:lang w:bidi="hi-IN"/>
        </w:rPr>
        <w:fldChar w:fldCharType="separate"/>
      </w:r>
      <w:r w:rsidRPr="003967C6">
        <w:rPr>
          <w:noProof/>
          <w:highlight w:val="yellow"/>
          <w:lang w:bidi="hi-IN"/>
        </w:rPr>
        <w:t>[47]</w:t>
      </w:r>
      <w:r w:rsidRPr="003967C6">
        <w:rPr>
          <w:highlight w:val="yellow"/>
          <w:lang w:bidi="hi-IN"/>
        </w:rPr>
        <w:fldChar w:fldCharType="end"/>
      </w:r>
      <w:r w:rsidRPr="003967C6">
        <w:rPr>
          <w:highlight w:val="yellow"/>
          <w:lang w:bidi="hi-IN"/>
        </w:rPr>
        <w:t xml:space="preserve">; environmental fluctuations </w:t>
      </w:r>
      <w:r w:rsidRPr="003967C6">
        <w:rPr>
          <w:highlight w:val="yellow"/>
          <w:lang w:bidi="hi-IN"/>
        </w:rPr>
        <w:fldChar w:fldCharType="begin" w:fldLock="1"/>
      </w:r>
      <w:r w:rsidR="00E80EFF">
        <w:rPr>
          <w:highlight w:val="yellow"/>
          <w:lang w:bidi="hi-IN"/>
        </w:rPr>
        <w:instrText>ADDIN CSL_CITATION { "citationItems" : [ { "id" : "ITEM-1", "itemData" : { "DOI" : "10.2307/2411033", "ISSN" : "00143820", "abstract" : "Two similar evolutionary theories, the shifting balance theory and founder-flush models, invoke random genetic drift to allow evolution on complex adaptive landscapes. These models, in their usual incarnations, deal with fitness as a static entity, and the probability of transition from one form to another is predicted to be quite small by analysis of these models. Fitness itself can change, however, and the amount of change in the parameters of the fitness functions required to allow deterministic evolution to new adaptive peaks is very small. The probability of environmental changes sufficient to allow substantial morphological evolution or reproductive isolation is large relative to the probability that similar changes could occur by processes requiring genetic drift, even with very small population sizes. The rapid evolution or speciation following a population founding event is more closely linked with environmental changes than genetic drift.", "author" : [ { "dropping-particle" : "", "family" : "Whitlock", "given" : "Michael C.", "non-dropping-particle" : "", "parse-names" : false, "suffix" : "" } ], "container-title" : "Evolution", "id" : "ITEM-1", "issue" : "4", "issued" : { "date-parts" : [ [ "1997", "8" ] ] }, "page" : "1044", "title" : "Founder effects and peak shifts without genetic drift: adaptive peak shifts occur easily when environments fluctuate slightly", "type" : "article-journal", "volume" : "51" }, "uris" : [ "http://www.mendeley.com/documents/?uuid=48fba2e5-f15a-4da5-9774-8911ec3ca826" ] } ], "mendeley" : { "previouslyFormattedCitation" : "[48]" }, "properties" : { "noteIndex" : 0 }, "schema" : "https://github.com/citation-style-language/schema/raw/master/csl-citation.json" }</w:instrText>
      </w:r>
      <w:r w:rsidRPr="003967C6">
        <w:rPr>
          <w:highlight w:val="yellow"/>
          <w:lang w:bidi="hi-IN"/>
        </w:rPr>
        <w:fldChar w:fldCharType="separate"/>
      </w:r>
      <w:r w:rsidRPr="003967C6">
        <w:rPr>
          <w:noProof/>
          <w:highlight w:val="yellow"/>
          <w:lang w:bidi="hi-IN"/>
        </w:rPr>
        <w:t>[48]</w:t>
      </w:r>
      <w:r w:rsidRPr="003967C6">
        <w:rPr>
          <w:highlight w:val="yellow"/>
          <w:lang w:bidi="hi-IN"/>
        </w:rPr>
        <w:fldChar w:fldCharType="end"/>
      </w:r>
      <w:r w:rsidRPr="003967C6">
        <w:rPr>
          <w:highlight w:val="yellow"/>
          <w:lang w:bidi="hi-IN"/>
        </w:rPr>
        <w:t xml:space="preserve">; environmental heterogeneity </w:t>
      </w:r>
      <w:r w:rsidRPr="003967C6">
        <w:rPr>
          <w:highlight w:val="yellow"/>
          <w:lang w:bidi="hi-IN"/>
        </w:rPr>
        <w:fldChar w:fldCharType="begin" w:fldLock="1"/>
      </w:r>
      <w:r w:rsidR="00E80EFF">
        <w:rPr>
          <w:highlight w:val="yellow"/>
          <w:lang w:bidi="hi-IN"/>
        </w:rPr>
        <w:instrText>ADDIN CSL_CITATION { "citationItems" : [ { "id" : "ITEM-1", "itemData" : { "DOI" : "10.1016/S0040-5809(02)00011-4", "ISSN" : "00405809", "PMID" : "12464494", "abstract" : "The problem of moving from one coadapted gene complex to a better one can be divided into two steps: first the advantageous combination has to appear and then it has to take over the population. Selection can have contrasting effects on the two stages. When selection is weak intermediate forms are frequent, and the advantageous combination appears easily. Spreading of that advantageous combination, on the other hand, tends to be hard, as recombination acts to break it. The opposite is true when selection is strong. Spreading is easier, but if selection is also strong against the intermediate forms, the appearance of the beneficial combination becomes an extremely rare event. This inherent contrast in the optimal conditions for the two stages raises the possibility that proximity of areas differing in the intensity of selection may significantly shorten the expected waiting time for a peak shift. We studied this phenomenon in a haploid two-locus diallelic model of two neighboring subpopulations. Our results show that limited migration between the two areas might shorten the waiting time for a peak shift by orders of magnitude in comparison with either complete isolation or complete mixing. Implications for peripheral evolution and speciation are discussed.", "author" : [ { "dropping-particle" : "", "family" : "Hadany", "given" : "Lilach", "non-dropping-particle" : "", "parse-names" : false, "suffix" : "" } ], "container-title" : "Theoretical Population Biology", "id" : "ITEM-1", "issue" : "1", "issued" : { "date-parts" : [ [ "2003", "2" ] ] }, "page" : "41-51", "title" : "Adaptive peak shifts in a heterogenous environment", "type" : "article-journal", "volume" : "63" }, "uris" : [ "http://www.mendeley.com/documents/?uuid=e48413a3-7f71-4094-aced-178c92e4447f" ] } ], "mendeley" : { "previouslyFormattedCitation" : "[49]" }, "properties" : { "noteIndex" : 0 }, "schema" : "https://github.com/citation-style-language/schema/raw/master/csl-citation.json" }</w:instrText>
      </w:r>
      <w:r w:rsidRPr="003967C6">
        <w:rPr>
          <w:highlight w:val="yellow"/>
          <w:lang w:bidi="hi-IN"/>
        </w:rPr>
        <w:fldChar w:fldCharType="separate"/>
      </w:r>
      <w:r w:rsidRPr="003967C6">
        <w:rPr>
          <w:noProof/>
          <w:highlight w:val="yellow"/>
          <w:lang w:bidi="hi-IN"/>
        </w:rPr>
        <w:t>[49]</w:t>
      </w:r>
      <w:r w:rsidRPr="003967C6">
        <w:rPr>
          <w:highlight w:val="yellow"/>
          <w:lang w:bidi="hi-IN"/>
        </w:rPr>
        <w:fldChar w:fldCharType="end"/>
      </w:r>
      <w:r w:rsidRPr="003967C6">
        <w:rPr>
          <w:highlight w:val="yellow"/>
          <w:lang w:bidi="hi-IN"/>
        </w:rPr>
        <w:t xml:space="preserve">; fitness-associated recombination </w:t>
      </w:r>
      <w:r w:rsidRPr="003967C6">
        <w:rPr>
          <w:highlight w:val="yellow"/>
          <w:lang w:bidi="hi-IN"/>
        </w:rPr>
        <w:fldChar w:fldCharType="begin" w:fldLock="1"/>
      </w:r>
      <w:r w:rsidR="00E80EFF">
        <w:rPr>
          <w:highlight w:val="yellow"/>
          <w:lang w:bidi="hi-IN"/>
        </w:rPr>
        <w:instrText>ADDIN CSL_CITATION { "citationItems" : [ { "id" : "ITEM-1", "itemData" : { "DOI" : "10.1046/j.1420-9101.2003.00586.x", "ISSN" : "1010-061X", "PMID" : "14635901", "abstract" : "A negative correlation between fitness and recombination rates seems to exist in various organisms. In this article we suggest that a correlation of that kind may play an important role in the evolution of complex traits. We study the effects of such fitness-associated recombination (FAR) in a simple two-locus deterministic model, as well as in a multi-loci NK rugged adaptive landscape. In both models studied, FAR results in faster adaptation and higher average population fitness, compared with uniform-rate recombination.", "author" : [ { "dropping-particle" : "", "family" : "Hadany", "given" : "Lilach", "non-dropping-particle" : "", "parse-names" : false, "suffix" : "" }, { "dropping-particle" : "", "family" : "Beker", "given" : "Tuvik", "non-dropping-particle" : "", "parse-names" : false, "suffix" : "" } ], "container-title" : "Journal of evolutionary biology", "id" : "ITEM-1", "issue" : "5", "issued" : { "date-parts" : [ [ "2003", "9" ] ] }, "page" : "862-870", "title" : "Fitness-associated recombination on rugged adaptive landscapes", "type" : "article-journal", "volume" : "16" }, "uris" : [ "http://www.mendeley.com/documents/?uuid=a73c2de4-f081-4ce5-b626-a1c3730364a0" ] } ], "mendeley" : { "previouslyFormattedCitation" : "[50]" }, "properties" : { "noteIndex" : 0 }, "schema" : "https://github.com/citation-style-language/schema/raw/master/csl-citation.json" }</w:instrText>
      </w:r>
      <w:r w:rsidRPr="003967C6">
        <w:rPr>
          <w:highlight w:val="yellow"/>
          <w:lang w:bidi="hi-IN"/>
        </w:rPr>
        <w:fldChar w:fldCharType="separate"/>
      </w:r>
      <w:r w:rsidRPr="003967C6">
        <w:rPr>
          <w:noProof/>
          <w:highlight w:val="yellow"/>
          <w:lang w:bidi="hi-IN"/>
        </w:rPr>
        <w:t>[50]</w:t>
      </w:r>
      <w:r w:rsidRPr="003967C6">
        <w:rPr>
          <w:highlight w:val="yellow"/>
          <w:lang w:bidi="hi-IN"/>
        </w:rPr>
        <w:fldChar w:fldCharType="end"/>
      </w:r>
      <w:r w:rsidRPr="003967C6">
        <w:rPr>
          <w:highlight w:val="yellow"/>
          <w:lang w:bidi="hi-IN"/>
        </w:rPr>
        <w:t xml:space="preserve">; stochastic tunneling in large asexual populations </w:t>
      </w:r>
      <w:r w:rsidRPr="003967C6">
        <w:rPr>
          <w:highlight w:val="yellow"/>
          <w:lang w:bidi="hi-IN"/>
        </w:rPr>
        <w:fldChar w:fldCharType="begin" w:fldLock="1"/>
      </w:r>
      <w:r w:rsidR="00E80EFF">
        <w:rPr>
          <w:highlight w:val="yellow"/>
          <w:lang w:bidi="hi-IN"/>
        </w:rPr>
        <w:instrText>ADDIN CSL_CITATION { "citationItems" : [ { "id" : "ITEM-1", "itemData" : { "DOI" : "10.1016/j.tpb.2009.02.006", "ISSN" : "1096-0325", "PMID" : "19285994", "abstract" : "Complex traits often involve interactions between different genetic loci. This can lead to sign epistasis, whereby mutations that are individually deleterious or neutral combine to confer a fitness benefit. In order to acquire the beneficial genotype, an asexual population must cross a fitness valley or plateau by first acquiring the deleterious or neutral intermediates. Here, we present a complete, intuitive theoretical description of the valley-crossing process across the full spectrum of possible parameter regimes. We calculate the rate at which a population crosses a fitness valley or plateau of arbitrary width, as a function of the mutation rates, the population size, and the fitnesses of the intermediates. We find that when intermediates are close to neutral, a large population can cross even wide fitness valleys remarkably quickly, so that valley-crossing dynamics may be common even when mutations that directly increase fitness are also possible. Thus the evolutionary dynamics of large populations can be sensitive to the structure of an extended region of the fitness landscape - the population may not take directly uphill paths in favor of paths across valleys and plateaus that lead eventually to fitter genotypes. In smaller populations, we find that below a threshold size, which depends on the width of the fitness valley and the strength of selection against intermediate genotypes, valley-crossing is much less likely and hence the evolutionary dynamics are less influenced by distant regions of the fitness landscape.", "author" : [ { "dropping-particle" : "", "family" : "Weissman", "given" : "Daniel B.", "non-dropping-particle" : "", "parse-names" : false, "suffix" : "" }, { "dropping-particle" : "", "family" : "Desai", "given" : "Michael M", "non-dropping-particle" : "", "parse-names" : false, "suffix" : "" }, { "dropping-particle" : "", "family" : "Fisher", "given" : "Daniel S.", "non-dropping-particle" : "", "parse-names" : false, "suffix" : "" }, { "dropping-particle" : "", "family" : "Feldman", "given" : "Marcus W.", "non-dropping-particle" : "", "parse-names" : false, "suffix" : "" } ], "container-title" : "Theoretical population biology", "id" : "ITEM-1", "issue" : "4", "issued" : { "date-parts" : [ [ "2009", "6" ] ] }, "page" : "286-300", "publisher" : "Elsevier Inc.", "title" : "The rate at which asexual populations cross fitness valleys.", "type" : "article-journal", "volume" : "75" }, "uris" : [ "http://www.mendeley.com/documents/?uuid=bee6ce89-ea59-4b39-a20c-ad9a53ae049d" ] } ], "mendeley" : { "previouslyFormattedCitation" : "[51]" }, "properties" : { "noteIndex" : 0 }, "schema" : "https://github.com/citation-style-language/schema/raw/master/csl-citation.json" }</w:instrText>
      </w:r>
      <w:r w:rsidRPr="003967C6">
        <w:rPr>
          <w:highlight w:val="yellow"/>
          <w:lang w:bidi="hi-IN"/>
        </w:rPr>
        <w:fldChar w:fldCharType="separate"/>
      </w:r>
      <w:r w:rsidRPr="003967C6">
        <w:rPr>
          <w:noProof/>
          <w:highlight w:val="yellow"/>
          <w:lang w:bidi="hi-IN"/>
        </w:rPr>
        <w:t>[51]</w:t>
      </w:r>
      <w:r w:rsidRPr="003967C6">
        <w:rPr>
          <w:highlight w:val="yellow"/>
          <w:lang w:bidi="hi-IN"/>
        </w:rPr>
        <w:fldChar w:fldCharType="end"/>
      </w:r>
      <w:r w:rsidRPr="003967C6">
        <w:rPr>
          <w:highlight w:val="yellow"/>
          <w:lang w:bidi="hi-IN"/>
        </w:rPr>
        <w:t xml:space="preserve">; and intermediate recombination rates </w:t>
      </w:r>
      <w:r w:rsidRPr="003967C6">
        <w:rPr>
          <w:highlight w:val="yellow"/>
          <w:lang w:bidi="hi-IN"/>
        </w:rPr>
        <w:fldChar w:fldCharType="begin" w:fldLock="1"/>
      </w:r>
      <w:r w:rsidR="00E80EFF">
        <w:rPr>
          <w:highlight w:val="yellow"/>
          <w:lang w:bidi="hi-IN"/>
        </w:rPr>
        <w:instrText>ADDIN CSL_CITATION { "citationItems" : [ { "id" : "ITEM-1", "itemData" : { "DOI" : "10.1534/genetics.110.123240", "ISSN" : "1943-2631", "PMID" : "20923976", "abstract" : "Biological traits result in part from interactions between different genetic loci. This can lead to sign epistasis, in which a beneficial adaptation involves a combination of individually deleterious or neutral mutations; in this case, a population must cross a \"fitness valley\" to adapt. Recombination can assist this process by combining mutations from different individuals or retard it by breaking up the adaptive combination. Here, we analyze the simplest fitness valley, in which an adaptation requires one mutation at each of two loci to provide a fitness benefit. We present a theoretical analysis of the effect of recombination on the valley-crossing process across the full spectrum of possible parameter regimes. We find that low recombination rates can speed up valley crossing relative to the asexual case, while higher recombination rates slow down valley crossing, with the transition between the two regimes occurring when the recombination rate between the loci is approximately equal to the selective advantage provided by the adaptation. In large populations, if the recombination rate is high and selection against single mutants is substantial, the time to cross the valley grows exponentially with population size, effectively meaning that the population cannot acquire the adaptation. Recombination at the optimal (low) rate can reduce the valley-crossing time by up to several orders of magnitude relative to that in an asexual population.", "author" : [ { "dropping-particle" : "", "family" : "Weissman", "given" : "Daniel B.", "non-dropping-particle" : "", "parse-names" : false, "suffix" : "" }, { "dropping-particle" : "", "family" : "Feldman", "given" : "Marcus W.", "non-dropping-particle" : "", "parse-names" : false, "suffix" : "" }, { "dropping-particle" : "", "family" : "Fisher", "given" : "Daniel S.", "non-dropping-particle" : "", "parse-names" : false, "suffix" : "" } ], "container-title" : "Genetics", "id" : "ITEM-1", "issue" : "4", "issued" : { "date-parts" : [ [ "2010", "12" ] ] }, "page" : "1389-410", "title" : "The rate of fitness-valley crossing in sexual populations.", "type" : "article-journal", "volume" : "186" }, "uris" : [ "http://www.mendeley.com/documents/?uuid=8ad392bb-4cb8-4104-b0fd-f4d56789bc3e" ] } ], "mendeley" : { "previouslyFormattedCitation" : "[52]" }, "properties" : { "noteIndex" : 0 }, "schema" : "https://github.com/citation-style-language/schema/raw/master/csl-citation.json" }</w:instrText>
      </w:r>
      <w:r w:rsidRPr="003967C6">
        <w:rPr>
          <w:highlight w:val="yellow"/>
          <w:lang w:bidi="hi-IN"/>
        </w:rPr>
        <w:fldChar w:fldCharType="separate"/>
      </w:r>
      <w:r w:rsidRPr="003967C6">
        <w:rPr>
          <w:noProof/>
          <w:highlight w:val="yellow"/>
          <w:lang w:bidi="hi-IN"/>
        </w:rPr>
        <w:t>[52]</w:t>
      </w:r>
      <w:r w:rsidRPr="003967C6">
        <w:rPr>
          <w:highlight w:val="yellow"/>
          <w:lang w:bidi="hi-IN"/>
        </w:rPr>
        <w:fldChar w:fldCharType="end"/>
      </w:r>
      <w:r w:rsidRPr="003967C6">
        <w:rPr>
          <w:highlight w:val="yellow"/>
          <w:lang w:bidi="hi-IN"/>
        </w:rPr>
        <w:t>.</w:t>
      </w:r>
    </w:p>
    <w:p w:rsidR="00625517" w:rsidRDefault="00600689" w:rsidP="003967C6">
      <w:pPr>
        <w:spacing w:line="480" w:lineRule="auto"/>
        <w:rPr>
          <w:lang w:bidi="hi-IN"/>
        </w:rPr>
      </w:pPr>
      <w:r w:rsidRPr="003F04B0">
        <w:t xml:space="preserve">Here, we analyze population genetics models of adaptive evolution to explore the rate </w:t>
      </w:r>
      <w:r w:rsidR="00800DD3">
        <w:t xml:space="preserve">of complex </w:t>
      </w:r>
      <w:r w:rsidRPr="003F04B0">
        <w:t>adaptation</w:t>
      </w:r>
      <w:r w:rsidR="00800DD3">
        <w:t xml:space="preserve"> on rugged fitness landscapes, in which </w:t>
      </w:r>
      <w:r w:rsidRPr="003F04B0">
        <w:t xml:space="preserve">adaptations require two separately deleterious mutations. </w:t>
      </w:r>
      <w:r w:rsidR="00625517" w:rsidRPr="003F04B0">
        <w:t xml:space="preserve">We </w:t>
      </w:r>
      <w:r w:rsidR="00A725E6" w:rsidRPr="003F04B0">
        <w:t xml:space="preserve">develop </w:t>
      </w:r>
      <w:r w:rsidR="005B12CD">
        <w:t>analytic</w:t>
      </w:r>
      <w:r w:rsidR="00FC62DB" w:rsidRPr="003F04B0">
        <w:t xml:space="preserve"> </w:t>
      </w:r>
      <w:r w:rsidR="005B12CD">
        <w:t>approximations</w:t>
      </w:r>
      <w:r w:rsidR="0033327A" w:rsidRPr="003F04B0">
        <w:t xml:space="preserve"> and</w:t>
      </w:r>
      <w:r w:rsidR="00FC62DB" w:rsidRPr="003F04B0">
        <w:t xml:space="preserve"> stochastic simulations</w:t>
      </w:r>
      <w:r w:rsidR="0033327A" w:rsidRPr="003F04B0">
        <w:t xml:space="preserve"> and compare </w:t>
      </w:r>
      <w:r w:rsidR="0033327A" w:rsidRPr="003F04B0">
        <w:rPr>
          <w:lang w:bidi="hi-IN"/>
        </w:rPr>
        <w:t xml:space="preserve">normal, </w:t>
      </w:r>
      <w:r w:rsidR="00FC62DB" w:rsidRPr="003F04B0">
        <w:rPr>
          <w:lang w:bidi="hi-IN"/>
        </w:rPr>
        <w:t>constitutive</w:t>
      </w:r>
      <w:r w:rsidR="00095098" w:rsidRPr="003F04B0">
        <w:rPr>
          <w:lang w:bidi="hi-IN"/>
        </w:rPr>
        <w:t>,</w:t>
      </w:r>
      <w:r w:rsidR="00095098">
        <w:rPr>
          <w:lang w:bidi="hi-IN"/>
        </w:rPr>
        <w:t xml:space="preserve"> and </w:t>
      </w:r>
      <w:r w:rsidR="00095098">
        <w:t>stress-induced</w:t>
      </w:r>
      <w:r w:rsidR="00FC62DB">
        <w:rPr>
          <w:lang w:bidi="hi-IN"/>
        </w:rPr>
        <w:t xml:space="preserve"> </w:t>
      </w:r>
      <w:r w:rsidR="004F4440">
        <w:rPr>
          <w:lang w:bidi="hi-IN"/>
        </w:rPr>
        <w:t>mutagenesis</w:t>
      </w:r>
      <w:r w:rsidR="0033327A">
        <w:rPr>
          <w:lang w:bidi="hi-IN"/>
        </w:rPr>
        <w:t>. We</w:t>
      </w:r>
      <w:r w:rsidR="00FC62DB">
        <w:rPr>
          <w:lang w:bidi="hi-IN"/>
        </w:rPr>
        <w:t xml:space="preserve"> </w:t>
      </w:r>
      <w:r w:rsidR="004F4440">
        <w:rPr>
          <w:lang w:bidi="hi-IN"/>
        </w:rPr>
        <w:t xml:space="preserve">show that </w:t>
      </w:r>
      <w:r w:rsidR="0033327A">
        <w:t>stress-induced</w:t>
      </w:r>
      <w:r w:rsidR="0033327A">
        <w:rPr>
          <w:lang w:bidi="hi-IN"/>
        </w:rPr>
        <w:t xml:space="preserve"> mutagenesis </w:t>
      </w:r>
      <w:r w:rsidR="000A7865">
        <w:rPr>
          <w:lang w:bidi="hi-IN"/>
        </w:rPr>
        <w:t xml:space="preserve">can </w:t>
      </w:r>
      <w:r w:rsidR="00FC62DB">
        <w:rPr>
          <w:lang w:bidi="hi-IN"/>
        </w:rPr>
        <w:t xml:space="preserve">break the trade-off between </w:t>
      </w:r>
      <w:r w:rsidR="00932C9B" w:rsidRPr="00932C9B">
        <w:rPr>
          <w:i/>
          <w:iCs/>
          <w:lang w:bidi="hi-IN"/>
        </w:rPr>
        <w:t>adaptability</w:t>
      </w:r>
      <w:r w:rsidR="00932C9B">
        <w:rPr>
          <w:lang w:bidi="hi-IN"/>
        </w:rPr>
        <w:t xml:space="preserve"> </w:t>
      </w:r>
      <w:r w:rsidR="00FC62DB">
        <w:rPr>
          <w:lang w:bidi="hi-IN"/>
        </w:rPr>
        <w:t xml:space="preserve">and </w:t>
      </w:r>
      <w:r w:rsidR="00932C9B" w:rsidRPr="00932C9B">
        <w:rPr>
          <w:i/>
          <w:iCs/>
          <w:lang w:bidi="hi-IN"/>
        </w:rPr>
        <w:t>adaptedness</w:t>
      </w:r>
      <w:r w:rsidR="00FC62DB">
        <w:rPr>
          <w:lang w:bidi="hi-IN"/>
        </w:rPr>
        <w:t xml:space="preserve"> by increasing the </w:t>
      </w:r>
      <w:r w:rsidR="0037763B">
        <w:rPr>
          <w:lang w:bidi="hi-IN"/>
        </w:rPr>
        <w:t xml:space="preserve">rate of complex </w:t>
      </w:r>
      <w:r w:rsidR="00FC62DB">
        <w:rPr>
          <w:lang w:bidi="hi-IN"/>
        </w:rPr>
        <w:t>adaptation without decreasing the</w:t>
      </w:r>
      <w:r w:rsidR="00033028">
        <w:rPr>
          <w:lang w:bidi="hi-IN"/>
        </w:rPr>
        <w:t xml:space="preserve"> population</w:t>
      </w:r>
      <w:r w:rsidR="00FC62DB">
        <w:rPr>
          <w:lang w:bidi="hi-IN"/>
        </w:rPr>
        <w:t xml:space="preserve"> mean fitness.</w:t>
      </w:r>
      <w:r w:rsidR="00A70BE8">
        <w:rPr>
          <w:lang w:bidi="hi-IN"/>
        </w:rPr>
        <w:t xml:space="preserve"> </w:t>
      </w:r>
    </w:p>
    <w:p w:rsidR="005316EE" w:rsidRDefault="005316EE" w:rsidP="008D0078">
      <w:pPr>
        <w:pStyle w:val="Heading1"/>
        <w:spacing w:line="480" w:lineRule="auto"/>
        <w:rPr>
          <w:lang w:bidi="hi-IN"/>
        </w:rPr>
      </w:pPr>
      <w:r w:rsidRPr="0038310A">
        <w:rPr>
          <w:szCs w:val="24"/>
        </w:rPr>
        <w:softHyphen/>
      </w:r>
      <w:bookmarkStart w:id="0" w:name="_Ref361735010"/>
      <w:r>
        <w:rPr>
          <w:lang w:bidi="hi-IN"/>
        </w:rPr>
        <w:t>Model</w:t>
      </w:r>
      <w:bookmarkEnd w:id="0"/>
    </w:p>
    <w:p w:rsidR="005316EE" w:rsidRPr="007169AD" w:rsidRDefault="005316EE" w:rsidP="008D0078">
      <w:pPr>
        <w:spacing w:line="480" w:lineRule="auto"/>
        <w:rPr>
          <w:lang w:bidi="hi-IN"/>
        </w:rPr>
      </w:pPr>
      <w:r w:rsidRPr="00BA2B02">
        <w:rPr>
          <w:lang w:bidi="hi-IN"/>
        </w:rPr>
        <w:t xml:space="preserve">We </w:t>
      </w:r>
      <w:r w:rsidR="00A70BE8">
        <w:rPr>
          <w:lang w:bidi="hi-IN"/>
        </w:rPr>
        <w:t xml:space="preserve">model </w:t>
      </w:r>
      <w:r w:rsidRPr="00BA2B02">
        <w:rPr>
          <w:lang w:bidi="hi-IN"/>
        </w:rPr>
        <w:t xml:space="preserve">a population of </w:t>
      </w:r>
      <w:r w:rsidRPr="00BA2B02">
        <w:rPr>
          <w:i/>
          <w:iCs/>
          <w:lang w:bidi="hi-IN"/>
        </w:rPr>
        <w:t>N</w:t>
      </w:r>
      <w:r w:rsidRPr="00BA2B02">
        <w:rPr>
          <w:lang w:bidi="hi-IN"/>
        </w:rPr>
        <w:t xml:space="preserve"> haploid asexual individuals with a large number of loci in full linkage. </w:t>
      </w:r>
      <w:r w:rsidR="00A70BE8">
        <w:rPr>
          <w:lang w:bidi="hi-IN"/>
        </w:rPr>
        <w:t>The</w:t>
      </w:r>
      <w:r w:rsidRPr="00BA2B02">
        <w:rPr>
          <w:lang w:bidi="hi-IN"/>
        </w:rPr>
        <w:t xml:space="preserve"> model </w:t>
      </w:r>
      <w:r w:rsidR="00A70BE8">
        <w:rPr>
          <w:lang w:bidi="hi-IN"/>
        </w:rPr>
        <w:t xml:space="preserve">includes </w:t>
      </w:r>
      <w:r w:rsidRPr="00BA2B02">
        <w:rPr>
          <w:lang w:bidi="hi-IN"/>
        </w:rPr>
        <w:t>the effects of mutation, selection, and genetic drift.</w:t>
      </w:r>
      <w:r w:rsidR="00A70BE8">
        <w:rPr>
          <w:lang w:bidi="hi-IN"/>
        </w:rPr>
        <w:t xml:space="preserve"> </w:t>
      </w:r>
      <w:r w:rsidRPr="00BA2B02">
        <w:rPr>
          <w:lang w:bidi="hi-IN"/>
        </w:rPr>
        <w:t xml:space="preserve">Individuals are characterized by their genotype in two specific bi-allelic loci </w:t>
      </w:r>
      <w:r w:rsidR="0035669E" w:rsidRPr="00BA2B02">
        <w:rPr>
          <w:lang w:bidi="hi-IN"/>
        </w:rPr>
        <w:t>–</w:t>
      </w:r>
      <w:r w:rsidRPr="00BA2B02">
        <w:rPr>
          <w:lang w:bidi="hi-IN"/>
        </w:rPr>
        <w:t xml:space="preserve"> </w:t>
      </w:r>
      <w:r w:rsidRPr="00BA2B02">
        <w:rPr>
          <w:i/>
          <w:iCs/>
          <w:lang w:bidi="hi-IN"/>
        </w:rPr>
        <w:t>ab</w:t>
      </w:r>
      <w:r w:rsidRPr="00BA2B02">
        <w:rPr>
          <w:lang w:bidi="hi-IN"/>
        </w:rPr>
        <w:t xml:space="preserve">, </w:t>
      </w:r>
      <w:r w:rsidRPr="00BA2B02">
        <w:rPr>
          <w:i/>
          <w:iCs/>
          <w:lang w:bidi="hi-IN"/>
        </w:rPr>
        <w:t>Ab</w:t>
      </w:r>
      <w:r w:rsidRPr="00BA2B02">
        <w:rPr>
          <w:lang w:bidi="hi-IN"/>
        </w:rPr>
        <w:t xml:space="preserve">, </w:t>
      </w:r>
      <w:r w:rsidRPr="00BA2B02">
        <w:rPr>
          <w:i/>
          <w:iCs/>
          <w:lang w:bidi="hi-IN"/>
        </w:rPr>
        <w:t>aB</w:t>
      </w:r>
      <w:r w:rsidRPr="00BA2B02">
        <w:rPr>
          <w:lang w:bidi="hi-IN"/>
        </w:rPr>
        <w:t xml:space="preserve">, and </w:t>
      </w:r>
      <w:r w:rsidRPr="00BA2B02">
        <w:rPr>
          <w:i/>
          <w:iCs/>
          <w:lang w:bidi="hi-IN"/>
        </w:rPr>
        <w:t xml:space="preserve">AB </w:t>
      </w:r>
      <w:r w:rsidRPr="00BA2B02">
        <w:rPr>
          <w:lang w:bidi="hi-IN"/>
        </w:rPr>
        <w:t xml:space="preserve">– and by the number of deleterious mutations they </w:t>
      </w:r>
      <w:r>
        <w:rPr>
          <w:lang w:bidi="hi-IN"/>
        </w:rPr>
        <w:t>carry</w:t>
      </w:r>
      <w:r w:rsidRPr="00BA2B02">
        <w:rPr>
          <w:lang w:bidi="hi-IN"/>
        </w:rPr>
        <w:t xml:space="preserve"> in the rest of t</w:t>
      </w:r>
      <w:r w:rsidRPr="007169AD">
        <w:rPr>
          <w:lang w:bidi="hi-IN"/>
        </w:rPr>
        <w:t xml:space="preserve">he non-specific loci. For example, </w:t>
      </w:r>
      <w:r w:rsidRPr="007169AD">
        <w:rPr>
          <w:i/>
          <w:iCs/>
          <w:lang w:bidi="hi-IN"/>
        </w:rPr>
        <w:t>aB/3</w:t>
      </w:r>
      <w:r w:rsidRPr="007169AD">
        <w:rPr>
          <w:lang w:bidi="hi-IN"/>
        </w:rPr>
        <w:t xml:space="preserve"> is the </w:t>
      </w:r>
      <w:r w:rsidRPr="007169AD">
        <w:rPr>
          <w:i/>
          <w:iCs/>
          <w:lang w:bidi="hi-IN"/>
        </w:rPr>
        <w:t>aB</w:t>
      </w:r>
      <w:r w:rsidRPr="007169AD">
        <w:rPr>
          <w:lang w:bidi="hi-IN"/>
        </w:rPr>
        <w:t xml:space="preserve"> genotype with additional three </w:t>
      </w:r>
      <w:r>
        <w:rPr>
          <w:lang w:bidi="hi-IN"/>
        </w:rPr>
        <w:t xml:space="preserve">deleterious </w:t>
      </w:r>
      <w:r w:rsidRPr="007169AD">
        <w:rPr>
          <w:lang w:bidi="hi-IN"/>
        </w:rPr>
        <w:t xml:space="preserve">mutations in non-specific loci. </w:t>
      </w:r>
    </w:p>
    <w:p w:rsidR="00AF189F" w:rsidRPr="00BA2B02" w:rsidRDefault="005316EE" w:rsidP="00AF189F">
      <w:pPr>
        <w:spacing w:line="480" w:lineRule="auto"/>
        <w:rPr>
          <w:lang w:bidi="hi-IN"/>
        </w:rPr>
      </w:pPr>
      <w:r w:rsidRPr="007169AD">
        <w:rPr>
          <w:lang w:bidi="hi-IN"/>
        </w:rPr>
        <w:t xml:space="preserve">We </w:t>
      </w:r>
      <w:r w:rsidR="0035669E">
        <w:rPr>
          <w:lang w:bidi="hi-IN"/>
        </w:rPr>
        <w:t>focus on</w:t>
      </w:r>
      <w:r w:rsidRPr="007169AD">
        <w:rPr>
          <w:lang w:bidi="hi-IN"/>
        </w:rPr>
        <w:t xml:space="preserve"> adaptation to a new </w:t>
      </w:r>
      <w:r w:rsidR="00191D82">
        <w:rPr>
          <w:lang w:bidi="hi-IN"/>
        </w:rPr>
        <w:t>rugged fitness landscape</w:t>
      </w:r>
      <w:r w:rsidRPr="007169AD">
        <w:rPr>
          <w:lang w:bidi="hi-IN"/>
        </w:rPr>
        <w:t xml:space="preserve">. The fitness of the wildtype </w:t>
      </w:r>
      <w:r w:rsidRPr="007169AD">
        <w:rPr>
          <w:i/>
          <w:iCs/>
          <w:lang w:bidi="hi-IN"/>
        </w:rPr>
        <w:t xml:space="preserve">ab/0 </w:t>
      </w:r>
      <w:r w:rsidRPr="007169AD">
        <w:rPr>
          <w:lang w:bidi="hi-IN"/>
        </w:rPr>
        <w:t xml:space="preserve">is 1, the fitness of the single mutants </w:t>
      </w:r>
      <w:r w:rsidRPr="007169AD">
        <w:rPr>
          <w:i/>
          <w:iCs/>
          <w:lang w:bidi="hi-IN"/>
        </w:rPr>
        <w:t>Ab</w:t>
      </w:r>
      <w:r w:rsidRPr="007169AD">
        <w:rPr>
          <w:lang w:bidi="hi-IN"/>
        </w:rPr>
        <w:t xml:space="preserve">/0 and </w:t>
      </w:r>
      <w:r w:rsidRPr="007169AD">
        <w:rPr>
          <w:i/>
          <w:iCs/>
          <w:lang w:bidi="hi-IN"/>
        </w:rPr>
        <w:t>aB</w:t>
      </w:r>
      <w:r w:rsidRPr="007169AD">
        <w:rPr>
          <w:lang w:bidi="hi-IN"/>
        </w:rPr>
        <w:t>/0 is 1-</w:t>
      </w:r>
      <w:r w:rsidRPr="007169AD">
        <w:rPr>
          <w:i/>
          <w:iCs/>
          <w:lang w:bidi="hi-IN"/>
        </w:rPr>
        <w:t>s</w:t>
      </w:r>
      <w:r w:rsidRPr="007169AD">
        <w:rPr>
          <w:lang w:bidi="hi-IN"/>
        </w:rPr>
        <w:t xml:space="preserve">, and </w:t>
      </w:r>
      <w:r w:rsidRPr="007169AD">
        <w:t xml:space="preserve">the double mutant </w:t>
      </w:r>
      <w:r w:rsidRPr="007169AD">
        <w:rPr>
          <w:i/>
          <w:iCs/>
        </w:rPr>
        <w:t>AB/0</w:t>
      </w:r>
      <w:r w:rsidRPr="007169AD">
        <w:t xml:space="preserve"> has the highest fitness 1+</w:t>
      </w:r>
      <w:r w:rsidRPr="007169AD">
        <w:rPr>
          <w:i/>
          <w:iCs/>
        </w:rPr>
        <w:t>sH</w:t>
      </w:r>
      <w:r w:rsidRPr="007169AD">
        <w:t xml:space="preserve">, where </w:t>
      </w:r>
      <w:r w:rsidRPr="007169AD">
        <w:rPr>
          <w:i/>
          <w:iCs/>
        </w:rPr>
        <w:t>s</w:t>
      </w:r>
      <w:r w:rsidRPr="007169AD">
        <w:t xml:space="preserve"> is the selection coefficient and </w:t>
      </w:r>
      <w:r w:rsidRPr="007169AD">
        <w:rPr>
          <w:i/>
          <w:iCs/>
        </w:rPr>
        <w:t>H</w:t>
      </w:r>
      <w:r w:rsidRPr="007169AD">
        <w:t xml:space="preserve"> is the relative advantage of the double mutant</w:t>
      </w:r>
      <w:r w:rsidRPr="007169AD">
        <w:rPr>
          <w:lang w:bidi="hi-IN"/>
        </w:rPr>
        <w:t xml:space="preserve">. </w:t>
      </w:r>
      <w:r w:rsidRPr="007169AD">
        <w:t xml:space="preserve">This is the simplest case of a </w:t>
      </w:r>
      <w:r w:rsidRPr="007169AD">
        <w:lastRenderedPageBreak/>
        <w:t>rugged fitness landscape</w:t>
      </w:r>
      <w:r>
        <w:t>:</w:t>
      </w:r>
      <w:r w:rsidRPr="007169AD">
        <w:t xml:space="preserve"> the single mutants </w:t>
      </w:r>
      <w:r w:rsidRPr="007169AD">
        <w:rPr>
          <w:i/>
          <w:iCs/>
        </w:rPr>
        <w:t>Ab</w:t>
      </w:r>
      <w:r w:rsidRPr="007169AD">
        <w:t xml:space="preserve"> and </w:t>
      </w:r>
      <w:r w:rsidRPr="007169AD">
        <w:rPr>
          <w:i/>
          <w:iCs/>
        </w:rPr>
        <w:t>aB</w:t>
      </w:r>
      <w:r w:rsidRPr="007169AD">
        <w:t xml:space="preserve"> are fitness valleys between the local and global fitness peaks </w:t>
      </w:r>
      <w:r w:rsidRPr="007169AD">
        <w:rPr>
          <w:i/>
          <w:iCs/>
        </w:rPr>
        <w:t>ab</w:t>
      </w:r>
      <w:r w:rsidRPr="007169AD">
        <w:t xml:space="preserve">/0 and </w:t>
      </w:r>
      <w:r w:rsidRPr="007169AD">
        <w:rPr>
          <w:i/>
          <w:iCs/>
        </w:rPr>
        <w:t>AB/0</w:t>
      </w:r>
      <w:r w:rsidRPr="00BA2B02">
        <w:t xml:space="preserve"> (</w:t>
      </w:r>
      <w:r w:rsidR="006620EE">
        <w:rPr>
          <w:lang w:bidi="hi-IN"/>
        </w:rPr>
        <w:t>Figure 1</w:t>
      </w:r>
      <w:r w:rsidRPr="00BA2B02">
        <w:rPr>
          <w:lang w:bidi="hi-IN"/>
        </w:rPr>
        <w:t>)</w:t>
      </w:r>
      <w:r w:rsidRPr="007169AD">
        <w:rPr>
          <w:lang w:bidi="hi-IN"/>
        </w:rPr>
        <w:t xml:space="preserve">. </w:t>
      </w:r>
      <w:r w:rsidR="00AF189F">
        <w:rPr>
          <w:highlight w:val="yellow"/>
          <w:lang w:bidi="hi-IN"/>
        </w:rPr>
        <w:t xml:space="preserve">We do not </w:t>
      </w:r>
      <w:r w:rsidR="00AF189F" w:rsidRPr="008A48BD">
        <w:rPr>
          <w:highlight w:val="yellow"/>
          <w:lang w:bidi="hi-IN"/>
        </w:rPr>
        <w:t xml:space="preserve">consider </w:t>
      </w:r>
      <w:r w:rsidR="00AF189F">
        <w:rPr>
          <w:highlight w:val="yellow"/>
          <w:lang w:bidi="hi-IN"/>
        </w:rPr>
        <w:t xml:space="preserve">smooth fitness landscapes in which </w:t>
      </w:r>
      <w:r w:rsidR="00AF189F" w:rsidRPr="008A48BD">
        <w:rPr>
          <w:highlight w:val="yellow"/>
          <w:lang w:bidi="hi-IN"/>
        </w:rPr>
        <w:t>single mutants have intermediate fitness (</w:t>
      </w:r>
      <w:r w:rsidR="00AF189F">
        <w:rPr>
          <w:i/>
          <w:iCs/>
          <w:highlight w:val="yellow"/>
          <w:lang w:bidi="hi-IN"/>
        </w:rPr>
        <w:t>sH</w:t>
      </w:r>
      <w:r w:rsidR="00AF189F">
        <w:rPr>
          <w:highlight w:val="yellow"/>
          <w:lang w:bidi="hi-IN"/>
        </w:rPr>
        <w:t>&lt;</w:t>
      </w:r>
      <w:r w:rsidR="00AF189F" w:rsidRPr="008A48BD">
        <w:rPr>
          <w:i/>
          <w:iCs/>
          <w:highlight w:val="yellow"/>
          <w:lang w:bidi="hi-IN"/>
        </w:rPr>
        <w:t>s</w:t>
      </w:r>
      <w:r w:rsidR="00AF189F" w:rsidRPr="008A48BD">
        <w:rPr>
          <w:highlight w:val="yellow"/>
          <w:lang w:bidi="hi-IN"/>
        </w:rPr>
        <w:t xml:space="preserve">&lt;0). We </w:t>
      </w:r>
      <w:r w:rsidR="00AF189F">
        <w:rPr>
          <w:highlight w:val="yellow"/>
          <w:lang w:bidi="hi-IN"/>
        </w:rPr>
        <w:t xml:space="preserve">have already </w:t>
      </w:r>
      <w:r w:rsidR="00AF189F" w:rsidRPr="008A48BD">
        <w:rPr>
          <w:highlight w:val="yellow"/>
          <w:lang w:bidi="hi-IN"/>
        </w:rPr>
        <w:t>show</w:t>
      </w:r>
      <w:r w:rsidR="00AF189F">
        <w:rPr>
          <w:highlight w:val="yellow"/>
          <w:lang w:bidi="hi-IN"/>
        </w:rPr>
        <w:t>n</w:t>
      </w:r>
      <w:r w:rsidR="00AF189F" w:rsidRPr="008A48BD">
        <w:rPr>
          <w:highlight w:val="yellow"/>
          <w:lang w:bidi="hi-IN"/>
        </w:rPr>
        <w:t xml:space="preserve"> that SIM is favored by selection </w:t>
      </w:r>
      <w:r w:rsidR="00AF189F">
        <w:rPr>
          <w:highlight w:val="yellow"/>
          <w:lang w:bidi="hi-IN"/>
        </w:rPr>
        <w:t xml:space="preserve">on these landscapes </w:t>
      </w:r>
      <w:r w:rsidR="00AF189F">
        <w:rPr>
          <w:highlight w:val="yellow"/>
          <w:lang w:bidi="hi-IN"/>
        </w:rPr>
        <w:fldChar w:fldCharType="begin" w:fldLock="1"/>
      </w:r>
      <w:r w:rsidR="00E80EFF">
        <w:rPr>
          <w:highlight w:val="yellow"/>
          <w:lang w:bidi="hi-IN"/>
        </w:rPr>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"[37]" }, "properties" : { "noteIndex" : 0 }, "schema" : "https://github.com/citation-style-language/schema/raw/master/csl-citation.json" }</w:instrText>
      </w:r>
      <w:r w:rsidR="00AF189F">
        <w:rPr>
          <w:highlight w:val="yellow"/>
          <w:lang w:bidi="hi-IN"/>
        </w:rPr>
        <w:fldChar w:fldCharType="separate"/>
      </w:r>
      <w:r w:rsidR="00AF189F" w:rsidRPr="00AF189F">
        <w:rPr>
          <w:noProof/>
          <w:highlight w:val="yellow"/>
          <w:lang w:bidi="hi-IN"/>
        </w:rPr>
        <w:t>[37]</w:t>
      </w:r>
      <w:r w:rsidR="00AF189F">
        <w:rPr>
          <w:highlight w:val="yellow"/>
          <w:lang w:bidi="hi-IN"/>
        </w:rPr>
        <w:fldChar w:fldCharType="end"/>
      </w:r>
      <w:r w:rsidR="00AF189F" w:rsidRPr="008A48BD">
        <w:rPr>
          <w:highlight w:val="yellow"/>
          <w:lang w:bidi="hi-IN"/>
        </w:rPr>
        <w:t>; however, analy</w:t>
      </w:r>
      <w:r w:rsidR="00AF189F">
        <w:rPr>
          <w:highlight w:val="yellow"/>
          <w:lang w:bidi="hi-IN"/>
        </w:rPr>
        <w:t>sis of</w:t>
      </w:r>
      <w:r w:rsidR="00AF189F" w:rsidRPr="008A48BD">
        <w:rPr>
          <w:highlight w:val="yellow"/>
          <w:lang w:bidi="hi-IN"/>
        </w:rPr>
        <w:t xml:space="preserve"> the effect of SIM on </w:t>
      </w:r>
      <w:r w:rsidR="00AF189F">
        <w:rPr>
          <w:highlight w:val="yellow"/>
          <w:lang w:bidi="hi-IN"/>
        </w:rPr>
        <w:t xml:space="preserve">the </w:t>
      </w:r>
      <w:r w:rsidR="00AF189F" w:rsidRPr="008A48BD">
        <w:rPr>
          <w:highlight w:val="yellow"/>
          <w:lang w:bidi="hi-IN"/>
        </w:rPr>
        <w:t>adaptation rate</w:t>
      </w:r>
      <w:r w:rsidR="00AF189F">
        <w:rPr>
          <w:highlight w:val="yellow"/>
          <w:lang w:bidi="hi-IN"/>
        </w:rPr>
        <w:t xml:space="preserve"> </w:t>
      </w:r>
      <w:r w:rsidR="00AF189F">
        <w:rPr>
          <w:highlight w:val="yellow"/>
          <w:lang w:bidi="hi-IN"/>
        </w:rPr>
        <w:t>on smooth landscapes will be the subject of future work.</w:t>
      </w:r>
    </w:p>
    <w:p w:rsidR="00AF189F" w:rsidRDefault="00AF189F" w:rsidP="008D0078">
      <w:pPr>
        <w:spacing w:line="480" w:lineRule="auto"/>
        <w:rPr>
          <w:lang w:bidi="hi-IN"/>
        </w:rPr>
      </w:pPr>
    </w:p>
    <w:p w:rsidR="00CD3F78" w:rsidRDefault="00CD3F78" w:rsidP="008D0078">
      <w:pPr>
        <w:spacing w:line="480" w:lineRule="auto"/>
        <w:rPr>
          <w:lang w:bidi="hi-IN"/>
        </w:rPr>
      </w:pPr>
    </w:p>
    <w:p w:rsidR="00CD3F78" w:rsidRDefault="00DF299B" w:rsidP="008D0078">
      <w:pPr>
        <w:pStyle w:val="FigureLegend"/>
        <w:spacing w:line="480" w:lineRule="auto"/>
        <w:rPr>
          <w:b/>
          <w:bCs/>
          <w:sz w:val="20"/>
          <w:szCs w:val="20"/>
        </w:rPr>
      </w:pPr>
      <w:bookmarkStart w:id="1" w:name="_Ref354316371"/>
      <w:r w:rsidRPr="00E956C1">
        <w:rPr>
          <w:b/>
          <w:bCs/>
          <w:noProof/>
          <w:sz w:val="20"/>
          <w:szCs w:val="20"/>
        </w:rPr>
        <w:drawing>
          <wp:inline distT="0" distB="0" distL="0" distR="0" wp14:anchorId="6CF0738F" wp14:editId="5F8E2929">
            <wp:extent cx="5266690" cy="2179955"/>
            <wp:effectExtent l="0" t="0" r="0" b="0"/>
            <wp:docPr id="2" name="Picture 2" descr="D:\workspace\ruggedsim\manuscript\ram_f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orkspace\ruggedsim\manuscript\ram_f1.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66690" cy="2179955"/>
                    </a:xfrm>
                    <a:prstGeom prst="rect">
                      <a:avLst/>
                    </a:prstGeom>
                    <a:noFill/>
                    <a:ln>
                      <a:noFill/>
                    </a:ln>
                  </pic:spPr>
                </pic:pic>
              </a:graphicData>
            </a:graphic>
          </wp:inline>
        </w:drawing>
      </w:r>
    </w:p>
    <w:p w:rsidR="00CD3F78" w:rsidRDefault="00CD3F78" w:rsidP="005E3B94">
      <w:pPr>
        <w:pStyle w:val="FigureLegend"/>
        <w:spacing w:line="480" w:lineRule="auto"/>
        <w:jc w:val="left"/>
        <w:rPr>
          <w:sz w:val="20"/>
          <w:szCs w:val="20"/>
        </w:rPr>
      </w:pPr>
      <w:r w:rsidRPr="00733307">
        <w:rPr>
          <w:b/>
          <w:bCs/>
          <w:sz w:val="20"/>
          <w:szCs w:val="20"/>
        </w:rPr>
        <w:t xml:space="preserve">Figure </w:t>
      </w:r>
      <w:r w:rsidR="00EA522D" w:rsidRPr="00733307">
        <w:rPr>
          <w:b/>
          <w:bCs/>
          <w:sz w:val="20"/>
          <w:szCs w:val="20"/>
        </w:rPr>
        <w:fldChar w:fldCharType="begin"/>
      </w:r>
      <w:r w:rsidRPr="00733307">
        <w:rPr>
          <w:b/>
          <w:bCs/>
          <w:sz w:val="20"/>
          <w:szCs w:val="20"/>
        </w:rPr>
        <w:instrText xml:space="preserve"> SEQ Figure \* ARABIC </w:instrText>
      </w:r>
      <w:r w:rsidR="00EA522D" w:rsidRPr="00733307">
        <w:rPr>
          <w:b/>
          <w:bCs/>
          <w:sz w:val="20"/>
          <w:szCs w:val="20"/>
        </w:rPr>
        <w:fldChar w:fldCharType="separate"/>
      </w:r>
      <w:r w:rsidR="00C47BD2">
        <w:rPr>
          <w:b/>
          <w:bCs/>
          <w:noProof/>
          <w:sz w:val="20"/>
          <w:szCs w:val="20"/>
        </w:rPr>
        <w:t>1</w:t>
      </w:r>
      <w:r w:rsidR="00EA522D" w:rsidRPr="00733307">
        <w:rPr>
          <w:b/>
          <w:bCs/>
          <w:sz w:val="20"/>
          <w:szCs w:val="20"/>
        </w:rPr>
        <w:fldChar w:fldCharType="end"/>
      </w:r>
      <w:bookmarkEnd w:id="1"/>
      <w:r w:rsidRPr="00733307">
        <w:rPr>
          <w:b/>
          <w:bCs/>
          <w:sz w:val="20"/>
          <w:szCs w:val="20"/>
        </w:rPr>
        <w:t xml:space="preserve"> – Adaptation on a </w:t>
      </w:r>
      <w:r>
        <w:rPr>
          <w:b/>
          <w:bCs/>
          <w:sz w:val="20"/>
          <w:szCs w:val="20"/>
        </w:rPr>
        <w:t>rugged</w:t>
      </w:r>
      <w:r w:rsidRPr="00733307">
        <w:rPr>
          <w:b/>
          <w:bCs/>
          <w:sz w:val="20"/>
          <w:szCs w:val="20"/>
        </w:rPr>
        <w:t xml:space="preserve"> fitness landscape.</w:t>
      </w:r>
      <w:r w:rsidRPr="00733307">
        <w:rPr>
          <w:sz w:val="20"/>
          <w:szCs w:val="20"/>
        </w:rPr>
        <w:t xml:space="preserve"> </w:t>
      </w:r>
      <w:r>
        <w:rPr>
          <w:sz w:val="20"/>
          <w:szCs w:val="20"/>
        </w:rPr>
        <w:t>The figure shows the fi</w:t>
      </w:r>
      <w:r w:rsidR="00BD46F2">
        <w:rPr>
          <w:sz w:val="20"/>
          <w:szCs w:val="20"/>
        </w:rPr>
        <w:t xml:space="preserve">tness of the possible genotypes, which are </w:t>
      </w:r>
      <w:r w:rsidR="005E3B94">
        <w:rPr>
          <w:sz w:val="20"/>
          <w:szCs w:val="20"/>
        </w:rPr>
        <w:t>represented</w:t>
      </w:r>
      <w:r w:rsidR="00BD46F2">
        <w:rPr>
          <w:sz w:val="20"/>
          <w:szCs w:val="20"/>
        </w:rPr>
        <w:t xml:space="preserve"> by the allele combination at the specific loci (</w:t>
      </w:r>
      <w:r w:rsidRPr="00733307">
        <w:rPr>
          <w:i/>
          <w:iCs/>
          <w:sz w:val="20"/>
          <w:szCs w:val="20"/>
        </w:rPr>
        <w:t>a</w:t>
      </w:r>
      <w:r>
        <w:rPr>
          <w:i/>
          <w:iCs/>
          <w:sz w:val="20"/>
          <w:szCs w:val="20"/>
        </w:rPr>
        <w:t>b</w:t>
      </w:r>
      <w:r>
        <w:rPr>
          <w:sz w:val="20"/>
          <w:szCs w:val="20"/>
        </w:rPr>
        <w:t>,</w:t>
      </w:r>
      <w:r w:rsidRPr="00733307">
        <w:rPr>
          <w:sz w:val="20"/>
          <w:szCs w:val="20"/>
        </w:rPr>
        <w:t xml:space="preserve"> </w:t>
      </w:r>
      <w:r w:rsidRPr="00733307">
        <w:rPr>
          <w:i/>
          <w:iCs/>
          <w:sz w:val="20"/>
          <w:szCs w:val="20"/>
        </w:rPr>
        <w:t>A</w:t>
      </w:r>
      <w:r>
        <w:rPr>
          <w:i/>
          <w:iCs/>
          <w:sz w:val="20"/>
          <w:szCs w:val="20"/>
        </w:rPr>
        <w:t>b</w:t>
      </w:r>
      <w:r>
        <w:rPr>
          <w:sz w:val="20"/>
          <w:szCs w:val="20"/>
        </w:rPr>
        <w:t xml:space="preserve">, </w:t>
      </w:r>
      <w:r>
        <w:rPr>
          <w:i/>
          <w:iCs/>
          <w:sz w:val="20"/>
          <w:szCs w:val="20"/>
        </w:rPr>
        <w:t>aB</w:t>
      </w:r>
      <w:r>
        <w:rPr>
          <w:sz w:val="20"/>
          <w:szCs w:val="20"/>
        </w:rPr>
        <w:t>,</w:t>
      </w:r>
      <w:r w:rsidRPr="00733307">
        <w:rPr>
          <w:sz w:val="20"/>
          <w:szCs w:val="20"/>
        </w:rPr>
        <w:t xml:space="preserve"> and </w:t>
      </w:r>
      <w:r>
        <w:rPr>
          <w:i/>
          <w:iCs/>
          <w:sz w:val="20"/>
          <w:szCs w:val="20"/>
        </w:rPr>
        <w:t>AB</w:t>
      </w:r>
      <w:r w:rsidR="00BD46F2">
        <w:rPr>
          <w:sz w:val="20"/>
          <w:szCs w:val="20"/>
        </w:rPr>
        <w:t xml:space="preserve">) and </w:t>
      </w:r>
      <w:r w:rsidRPr="00733307">
        <w:rPr>
          <w:sz w:val="20"/>
          <w:szCs w:val="20"/>
        </w:rPr>
        <w:t xml:space="preserve">the number of deleterious alleles across the genome </w:t>
      </w:r>
      <w:r>
        <w:rPr>
          <w:sz w:val="20"/>
          <w:szCs w:val="20"/>
        </w:rPr>
        <w:t>following</w:t>
      </w:r>
      <w:r w:rsidRPr="00733307">
        <w:rPr>
          <w:sz w:val="20"/>
          <w:szCs w:val="20"/>
        </w:rPr>
        <w:t xml:space="preserve"> the forward-slash ('/'). </w:t>
      </w:r>
      <w:r>
        <w:rPr>
          <w:sz w:val="20"/>
          <w:szCs w:val="20"/>
        </w:rPr>
        <w:t xml:space="preserve">The y-axis </w:t>
      </w:r>
      <w:r w:rsidRPr="00733307">
        <w:rPr>
          <w:sz w:val="20"/>
          <w:szCs w:val="20"/>
        </w:rPr>
        <w:t xml:space="preserve">represents fitness: </w:t>
      </w:r>
      <w:r>
        <w:rPr>
          <w:sz w:val="20"/>
          <w:szCs w:val="20"/>
        </w:rPr>
        <w:t xml:space="preserve">the wildtype </w:t>
      </w:r>
      <w:r w:rsidRPr="00DE20E5">
        <w:rPr>
          <w:i/>
          <w:iCs/>
          <w:sz w:val="20"/>
          <w:szCs w:val="20"/>
        </w:rPr>
        <w:t>ab/0</w:t>
      </w:r>
      <w:r>
        <w:rPr>
          <w:sz w:val="20"/>
          <w:szCs w:val="20"/>
        </w:rPr>
        <w:t xml:space="preserve"> has fitness 1; </w:t>
      </w:r>
      <w:r w:rsidRPr="00733307">
        <w:rPr>
          <w:sz w:val="20"/>
          <w:szCs w:val="20"/>
        </w:rPr>
        <w:t>the fittest genotype</w:t>
      </w:r>
      <w:r>
        <w:rPr>
          <w:i/>
          <w:iCs/>
          <w:sz w:val="20"/>
          <w:szCs w:val="20"/>
        </w:rPr>
        <w:t xml:space="preserve"> </w:t>
      </w:r>
      <w:r w:rsidRPr="00733307">
        <w:rPr>
          <w:i/>
          <w:iCs/>
          <w:sz w:val="20"/>
          <w:szCs w:val="20"/>
        </w:rPr>
        <w:t>AB/</w:t>
      </w:r>
      <w:r w:rsidRPr="00733307">
        <w:rPr>
          <w:sz w:val="20"/>
          <w:szCs w:val="20"/>
        </w:rPr>
        <w:t>0</w:t>
      </w:r>
      <w:r>
        <w:rPr>
          <w:sz w:val="20"/>
          <w:szCs w:val="20"/>
        </w:rPr>
        <w:t xml:space="preserve"> has fitness 1+</w:t>
      </w:r>
      <w:r>
        <w:rPr>
          <w:i/>
          <w:iCs/>
          <w:sz w:val="20"/>
          <w:szCs w:val="20"/>
        </w:rPr>
        <w:t>sH</w:t>
      </w:r>
      <w:r>
        <w:rPr>
          <w:sz w:val="20"/>
          <w:szCs w:val="20"/>
        </w:rPr>
        <w:t xml:space="preserve">; </w:t>
      </w:r>
      <w:r w:rsidRPr="00733307">
        <w:rPr>
          <w:sz w:val="20"/>
          <w:szCs w:val="20"/>
        </w:rPr>
        <w:t xml:space="preserve">deleterious alleles, either at the </w:t>
      </w:r>
      <w:r w:rsidRPr="00733307">
        <w:rPr>
          <w:i/>
          <w:iCs/>
          <w:sz w:val="20"/>
          <w:szCs w:val="20"/>
        </w:rPr>
        <w:t>A/a</w:t>
      </w:r>
      <w:r w:rsidRPr="00733307">
        <w:rPr>
          <w:sz w:val="20"/>
          <w:szCs w:val="20"/>
        </w:rPr>
        <w:t xml:space="preserve"> and </w:t>
      </w:r>
      <w:r w:rsidRPr="00733307">
        <w:rPr>
          <w:i/>
          <w:iCs/>
          <w:sz w:val="20"/>
          <w:szCs w:val="20"/>
        </w:rPr>
        <w:t>B/b</w:t>
      </w:r>
      <w:r w:rsidRPr="00733307">
        <w:rPr>
          <w:sz w:val="20"/>
          <w:szCs w:val="20"/>
        </w:rPr>
        <w:t xml:space="preserve"> loci</w:t>
      </w:r>
      <w:r>
        <w:rPr>
          <w:sz w:val="20"/>
          <w:szCs w:val="20"/>
        </w:rPr>
        <w:t>,</w:t>
      </w:r>
      <w:r w:rsidRPr="00733307">
        <w:rPr>
          <w:sz w:val="20"/>
          <w:szCs w:val="20"/>
        </w:rPr>
        <w:t xml:space="preserve"> or at the non-specific loci</w:t>
      </w:r>
      <w:r>
        <w:rPr>
          <w:sz w:val="20"/>
          <w:szCs w:val="20"/>
        </w:rPr>
        <w:t>, reduce fitness by 1-</w:t>
      </w:r>
      <w:r>
        <w:rPr>
          <w:i/>
          <w:iCs/>
          <w:sz w:val="20"/>
          <w:szCs w:val="20"/>
        </w:rPr>
        <w:t>s</w:t>
      </w:r>
      <w:r w:rsidRPr="00733307">
        <w:rPr>
          <w:sz w:val="20"/>
          <w:szCs w:val="20"/>
        </w:rPr>
        <w:t xml:space="preserve">. </w:t>
      </w:r>
      <w:r>
        <w:rPr>
          <w:sz w:val="20"/>
          <w:szCs w:val="20"/>
        </w:rPr>
        <w:t>The x-axis represents the number of accumulated mutations</w:t>
      </w:r>
      <w:r w:rsidR="002D7AB0">
        <w:rPr>
          <w:sz w:val="20"/>
          <w:szCs w:val="20"/>
        </w:rPr>
        <w:t xml:space="preserve"> (genotypes are jittered to increase separation)</w:t>
      </w:r>
      <w:r>
        <w:rPr>
          <w:sz w:val="20"/>
          <w:szCs w:val="20"/>
        </w:rPr>
        <w:t xml:space="preserve">. </w:t>
      </w:r>
      <w:r w:rsidRPr="00733307">
        <w:rPr>
          <w:sz w:val="20"/>
          <w:szCs w:val="20"/>
        </w:rPr>
        <w:t xml:space="preserve">Solid </w:t>
      </w:r>
      <w:r>
        <w:rPr>
          <w:sz w:val="20"/>
          <w:szCs w:val="20"/>
        </w:rPr>
        <w:t xml:space="preserve">lines </w:t>
      </w:r>
      <w:r w:rsidRPr="00733307">
        <w:rPr>
          <w:sz w:val="20"/>
          <w:szCs w:val="20"/>
        </w:rPr>
        <w:t xml:space="preserve">represent mutations at the </w:t>
      </w:r>
      <w:r w:rsidRPr="00733307">
        <w:rPr>
          <w:i/>
          <w:iCs/>
          <w:sz w:val="20"/>
          <w:szCs w:val="20"/>
        </w:rPr>
        <w:t>a/A</w:t>
      </w:r>
      <w:r w:rsidRPr="00733307">
        <w:rPr>
          <w:sz w:val="20"/>
          <w:szCs w:val="20"/>
        </w:rPr>
        <w:t xml:space="preserve"> and </w:t>
      </w:r>
      <w:r w:rsidRPr="00733307">
        <w:rPr>
          <w:i/>
          <w:iCs/>
          <w:sz w:val="20"/>
          <w:szCs w:val="20"/>
        </w:rPr>
        <w:t>b/B</w:t>
      </w:r>
      <w:r w:rsidRPr="00733307">
        <w:rPr>
          <w:sz w:val="20"/>
          <w:szCs w:val="20"/>
        </w:rPr>
        <w:t xml:space="preserve"> loci</w:t>
      </w:r>
      <w:r>
        <w:rPr>
          <w:sz w:val="20"/>
          <w:szCs w:val="20"/>
        </w:rPr>
        <w:t xml:space="preserve">, occurring with probability </w:t>
      </w:r>
      <w:r w:rsidRPr="008F2169">
        <w:rPr>
          <w:i/>
          <w:iCs/>
          <w:sz w:val="20"/>
          <w:szCs w:val="20"/>
        </w:rPr>
        <w:t>µ</w:t>
      </w:r>
      <w:r w:rsidRPr="00733307">
        <w:rPr>
          <w:sz w:val="20"/>
          <w:szCs w:val="20"/>
        </w:rPr>
        <w:t xml:space="preserve">. Dashed </w:t>
      </w:r>
      <w:r>
        <w:rPr>
          <w:sz w:val="20"/>
          <w:szCs w:val="20"/>
        </w:rPr>
        <w:t xml:space="preserve">lines </w:t>
      </w:r>
      <w:r w:rsidRPr="00733307">
        <w:rPr>
          <w:sz w:val="20"/>
          <w:szCs w:val="20"/>
        </w:rPr>
        <w:t>represent deleterious mutations in the rest of the genome</w:t>
      </w:r>
      <w:r>
        <w:rPr>
          <w:sz w:val="20"/>
          <w:szCs w:val="20"/>
        </w:rPr>
        <w:t xml:space="preserve">, occurring with rate </w:t>
      </w:r>
      <w:r>
        <w:rPr>
          <w:i/>
          <w:iCs/>
          <w:sz w:val="20"/>
          <w:szCs w:val="20"/>
        </w:rPr>
        <w:t>U</w:t>
      </w:r>
      <w:r w:rsidRPr="00733307">
        <w:rPr>
          <w:sz w:val="20"/>
          <w:szCs w:val="20"/>
        </w:rPr>
        <w:t xml:space="preserve">. Mutagenesis is induced in </w:t>
      </w:r>
      <w:r w:rsidRPr="00733307">
        <w:rPr>
          <w:sz w:val="20"/>
          <w:szCs w:val="20"/>
        </w:rPr>
        <w:lastRenderedPageBreak/>
        <w:t>stressed genotypes</w:t>
      </w:r>
      <w:r>
        <w:rPr>
          <w:sz w:val="20"/>
          <w:szCs w:val="20"/>
        </w:rPr>
        <w:t xml:space="preserve"> with </w:t>
      </w:r>
      <w:r w:rsidRPr="00733307">
        <w:rPr>
          <w:sz w:val="20"/>
          <w:szCs w:val="20"/>
        </w:rPr>
        <w:t>fitness &lt;1</w:t>
      </w:r>
      <w:r>
        <w:rPr>
          <w:sz w:val="20"/>
          <w:szCs w:val="20"/>
        </w:rPr>
        <w:t xml:space="preserve"> (gray background)</w:t>
      </w:r>
      <w:r w:rsidRPr="00733307">
        <w:rPr>
          <w:sz w:val="20"/>
          <w:szCs w:val="20"/>
        </w:rPr>
        <w:t xml:space="preserve">. Fit genotypes, </w:t>
      </w:r>
      <w:r>
        <w:rPr>
          <w:sz w:val="20"/>
          <w:szCs w:val="20"/>
        </w:rPr>
        <w:t xml:space="preserve">with </w:t>
      </w:r>
      <w:r w:rsidRPr="00733307">
        <w:rPr>
          <w:sz w:val="20"/>
          <w:szCs w:val="20"/>
        </w:rPr>
        <w:t xml:space="preserve">fitness </w:t>
      </w:r>
      <w:r w:rsidRPr="00733307">
        <w:rPr>
          <w:rFonts w:ascii="Times New Roman" w:hAnsi="Times New Roman" w:cs="Times New Roman"/>
          <w:sz w:val="20"/>
          <w:szCs w:val="20"/>
        </w:rPr>
        <w:t>≥</w:t>
      </w:r>
      <w:r w:rsidRPr="00733307">
        <w:rPr>
          <w:sz w:val="20"/>
          <w:szCs w:val="20"/>
        </w:rPr>
        <w:t>1</w:t>
      </w:r>
      <w:r>
        <w:rPr>
          <w:sz w:val="20"/>
          <w:szCs w:val="20"/>
        </w:rPr>
        <w:t>,</w:t>
      </w:r>
      <w:r w:rsidRPr="00733307">
        <w:rPr>
          <w:sz w:val="20"/>
          <w:szCs w:val="20"/>
        </w:rPr>
        <w:t xml:space="preserve"> do not hypermutate</w:t>
      </w:r>
      <w:r>
        <w:rPr>
          <w:sz w:val="20"/>
          <w:szCs w:val="20"/>
        </w:rPr>
        <w:t xml:space="preserve"> (white background)</w:t>
      </w:r>
      <w:r w:rsidRPr="00733307">
        <w:rPr>
          <w:sz w:val="20"/>
          <w:szCs w:val="20"/>
        </w:rPr>
        <w:t xml:space="preserve">. </w:t>
      </w:r>
      <w:r w:rsidRPr="00733307">
        <w:rPr>
          <w:b/>
          <w:bCs/>
          <w:sz w:val="20"/>
          <w:szCs w:val="20"/>
        </w:rPr>
        <w:t>(A)</w:t>
      </w:r>
      <w:r w:rsidRPr="00733307">
        <w:rPr>
          <w:sz w:val="20"/>
          <w:szCs w:val="20"/>
        </w:rPr>
        <w:t xml:space="preserve"> In the analytic model genotypes with deleterious alleles in non-specific loci are considered "</w:t>
      </w:r>
      <w:r>
        <w:rPr>
          <w:sz w:val="20"/>
          <w:szCs w:val="20"/>
        </w:rPr>
        <w:t>E</w:t>
      </w:r>
      <w:r w:rsidRPr="00733307">
        <w:rPr>
          <w:sz w:val="20"/>
          <w:szCs w:val="20"/>
        </w:rPr>
        <w:t xml:space="preserve">volutionary </w:t>
      </w:r>
      <w:r>
        <w:rPr>
          <w:sz w:val="20"/>
          <w:szCs w:val="20"/>
        </w:rPr>
        <w:t>D</w:t>
      </w:r>
      <w:r w:rsidRPr="00733307">
        <w:rPr>
          <w:sz w:val="20"/>
          <w:szCs w:val="20"/>
        </w:rPr>
        <w:t>ead</w:t>
      </w:r>
      <w:r>
        <w:rPr>
          <w:sz w:val="20"/>
          <w:szCs w:val="20"/>
        </w:rPr>
        <w:t xml:space="preserve"> E</w:t>
      </w:r>
      <w:r w:rsidRPr="00733307">
        <w:rPr>
          <w:sz w:val="20"/>
          <w:szCs w:val="20"/>
        </w:rPr>
        <w:t xml:space="preserve">nds" and do not contribute to adaptation. </w:t>
      </w:r>
      <w:r w:rsidRPr="00733307">
        <w:rPr>
          <w:b/>
          <w:bCs/>
          <w:sz w:val="20"/>
          <w:szCs w:val="20"/>
        </w:rPr>
        <w:t>(B)</w:t>
      </w:r>
      <w:r w:rsidRPr="00733307">
        <w:rPr>
          <w:sz w:val="20"/>
          <w:szCs w:val="20"/>
        </w:rPr>
        <w:t xml:space="preserve"> In the simulations individuals can accumulate up to 25 deleterious alleles (the figure only shows three). Multiple mutations can occur simultaneously but are not shown for simplicity of the illustration.</w:t>
      </w:r>
    </w:p>
    <w:p w:rsidR="005316EE" w:rsidRPr="00331E7E" w:rsidRDefault="00191D82">
      <w:pPr>
        <w:spacing w:line="480" w:lineRule="auto"/>
        <w:rPr>
          <w:lang w:bidi="hi-IN"/>
        </w:rPr>
      </w:pPr>
      <w:r>
        <w:rPr>
          <w:lang w:bidi="hi-IN"/>
        </w:rPr>
        <w:t>D</w:t>
      </w:r>
      <w:r w:rsidR="005316EE" w:rsidRPr="007169AD">
        <w:rPr>
          <w:lang w:bidi="hi-IN"/>
        </w:rPr>
        <w:t>eleterious mutation</w:t>
      </w:r>
      <w:r>
        <w:rPr>
          <w:lang w:bidi="hi-IN"/>
        </w:rPr>
        <w:t>s</w:t>
      </w:r>
      <w:r w:rsidR="005316EE" w:rsidRPr="007169AD">
        <w:rPr>
          <w:lang w:bidi="hi-IN"/>
        </w:rPr>
        <w:t xml:space="preserve"> in the non-specific loci independently (multiplicatively) </w:t>
      </w:r>
      <w:r w:rsidR="005316EE" w:rsidRPr="007169AD">
        <w:t>reduce the fitness of the individual by 1-</w:t>
      </w:r>
      <w:r w:rsidR="005316EE" w:rsidRPr="007169AD">
        <w:rPr>
          <w:i/>
          <w:iCs/>
        </w:rPr>
        <w:t>s</w:t>
      </w:r>
      <w:r w:rsidR="005316EE" w:rsidRPr="007169AD">
        <w:t xml:space="preserve">. </w:t>
      </w:r>
      <w:r w:rsidR="0035669E">
        <w:rPr>
          <w:lang w:bidi="hi-IN"/>
        </w:rPr>
        <w:t>M</w:t>
      </w:r>
      <w:r w:rsidR="005316EE" w:rsidRPr="007169AD">
        <w:rPr>
          <w:lang w:bidi="hi-IN"/>
        </w:rPr>
        <w:t xml:space="preserve">utations occur in the specific loci with probability </w:t>
      </w:r>
      <w:r w:rsidR="005316EE" w:rsidRPr="007169AD">
        <w:rPr>
          <w:rFonts w:ascii="Times New Roman" w:hAnsi="Times New Roman"/>
          <w:i/>
          <w:iCs/>
        </w:rPr>
        <w:t>µ</w:t>
      </w:r>
      <w:r>
        <w:rPr>
          <w:lang w:bidi="hi-IN"/>
        </w:rPr>
        <w:t>. T</w:t>
      </w:r>
      <w:r w:rsidR="005316EE" w:rsidRPr="00BA2B02">
        <w:rPr>
          <w:lang w:bidi="hi-IN"/>
        </w:rPr>
        <w:t>he number of new mutations per replication</w:t>
      </w:r>
      <w:r w:rsidR="005316EE">
        <w:rPr>
          <w:lang w:bidi="hi-IN"/>
        </w:rPr>
        <w:t xml:space="preserve"> i</w:t>
      </w:r>
      <w:r w:rsidR="005316EE" w:rsidRPr="007169AD">
        <w:rPr>
          <w:lang w:bidi="hi-IN"/>
        </w:rPr>
        <w:t>n the rest</w:t>
      </w:r>
      <w:r w:rsidR="005316EE" w:rsidRPr="00BA2B02">
        <w:rPr>
          <w:lang w:bidi="hi-IN"/>
        </w:rPr>
        <w:t xml:space="preserve"> of the genome</w:t>
      </w:r>
      <w:r>
        <w:rPr>
          <w:lang w:bidi="hi-IN"/>
        </w:rPr>
        <w:t xml:space="preserve"> (the non-specific loci)</w:t>
      </w:r>
      <w:r w:rsidR="005316EE" w:rsidRPr="00BA2B02">
        <w:rPr>
          <w:lang w:bidi="hi-IN"/>
        </w:rPr>
        <w:t xml:space="preserve"> is Poisson </w:t>
      </w:r>
      <w:r w:rsidR="005316EE" w:rsidRPr="00331E7E">
        <w:rPr>
          <w:lang w:bidi="hi-IN"/>
        </w:rPr>
        <w:t xml:space="preserve">distributed with an average </w:t>
      </w:r>
      <w:r w:rsidR="005316EE" w:rsidRPr="00331E7E">
        <w:rPr>
          <w:i/>
          <w:iCs/>
          <w:lang w:bidi="hi-IN"/>
        </w:rPr>
        <w:t>U</w:t>
      </w:r>
      <w:r w:rsidR="005316EE" w:rsidRPr="00331E7E">
        <w:rPr>
          <w:lang w:bidi="hi-IN"/>
        </w:rPr>
        <w:t xml:space="preserve">. </w:t>
      </w:r>
      <w:r w:rsidR="0035669E" w:rsidRPr="00331E7E">
        <w:rPr>
          <w:lang w:bidi="hi-IN"/>
        </w:rPr>
        <w:t>The model</w:t>
      </w:r>
      <w:r w:rsidR="005316EE" w:rsidRPr="00331E7E">
        <w:rPr>
          <w:lang w:bidi="hi-IN"/>
        </w:rPr>
        <w:t xml:space="preserve"> neglect</w:t>
      </w:r>
      <w:r w:rsidR="0035669E" w:rsidRPr="00331E7E">
        <w:rPr>
          <w:lang w:bidi="hi-IN"/>
        </w:rPr>
        <w:t>s</w:t>
      </w:r>
      <w:r w:rsidR="005316EE" w:rsidRPr="00331E7E">
        <w:rPr>
          <w:lang w:bidi="hi-IN"/>
        </w:rPr>
        <w:t xml:space="preserve"> </w:t>
      </w:r>
      <w:r w:rsidR="005316EE" w:rsidRPr="00331E7E">
        <w:t>back-mutations and compensatory mutations</w:t>
      </w:r>
      <w:r w:rsidRPr="00331E7E">
        <w:t xml:space="preserve"> </w:t>
      </w:r>
      <w:r w:rsidR="00616194" w:rsidRPr="00331E7E">
        <w:t xml:space="preserve">due </w:t>
      </w:r>
      <w:r w:rsidR="00167352">
        <w:t>to</w:t>
      </w:r>
      <w:r w:rsidR="00167352" w:rsidRPr="00331E7E">
        <w:t xml:space="preserve"> </w:t>
      </w:r>
      <w:r w:rsidR="00616194" w:rsidRPr="00331E7E">
        <w:t xml:space="preserve">their </w:t>
      </w:r>
      <w:r w:rsidR="00167352" w:rsidRPr="00331E7E">
        <w:t>insignificant</w:t>
      </w:r>
      <w:r w:rsidR="00616194" w:rsidRPr="00331E7E">
        <w:t xml:space="preserve"> </w:t>
      </w:r>
      <w:r w:rsidR="00167352" w:rsidRPr="00331E7E">
        <w:t>short</w:t>
      </w:r>
      <w:r w:rsidR="00167352">
        <w:t>-</w:t>
      </w:r>
      <w:r w:rsidR="00616194" w:rsidRPr="00331E7E">
        <w:t>term effects</w:t>
      </w:r>
      <w:r w:rsidR="005316EE" w:rsidRPr="00331E7E">
        <w:t>.</w:t>
      </w:r>
    </w:p>
    <w:p w:rsidR="00EA522D" w:rsidRDefault="005316EE">
      <w:pPr>
        <w:spacing w:line="480" w:lineRule="auto"/>
        <w:rPr>
          <w:lang w:bidi="hi-IN"/>
        </w:rPr>
      </w:pPr>
      <w:r w:rsidRPr="00331E7E">
        <w:rPr>
          <w:lang w:bidi="hi-IN"/>
        </w:rPr>
        <w:t xml:space="preserve">We consider three </w:t>
      </w:r>
      <w:r w:rsidRPr="00331E7E">
        <w:t>mutational strategies</w:t>
      </w:r>
      <w:r w:rsidRPr="00331E7E">
        <w:rPr>
          <w:lang w:bidi="hi-IN"/>
        </w:rPr>
        <w:t>: normal mutagenesis</w:t>
      </w:r>
      <w:r w:rsidRPr="00BA2B02">
        <w:rPr>
          <w:lang w:bidi="hi-IN"/>
        </w:rPr>
        <w:t xml:space="preserve"> (NM)</w:t>
      </w:r>
      <w:r w:rsidRPr="00BA2B02">
        <w:t xml:space="preserve">, where there </w:t>
      </w:r>
      <w:r>
        <w:t>is no increase in the mutation rate</w:t>
      </w:r>
      <w:r w:rsidRPr="00BA2B02">
        <w:t xml:space="preserve">; constitutive mutagenesis (CM), where all individuals always increase their mutation rate by </w:t>
      </w:r>
      <w:r w:rsidRPr="00BA2B02">
        <w:rPr>
          <w:i/>
          <w:iCs/>
        </w:rPr>
        <w:t>τ</w:t>
      </w:r>
      <w:r w:rsidRPr="00BA2B02">
        <w:t>,</w:t>
      </w:r>
      <w:r w:rsidRPr="00BA2B02">
        <w:rPr>
          <w:i/>
          <w:iCs/>
        </w:rPr>
        <w:t xml:space="preserve"> </w:t>
      </w:r>
      <w:r w:rsidRPr="00BA2B02">
        <w:t xml:space="preserve">the mutation rate fold increase; and stress-induced mutagenesis (SIM), where only stressed or maladapted individuals increase their mutation rate by </w:t>
      </w:r>
      <w:r w:rsidRPr="00BA2B02">
        <w:rPr>
          <w:i/>
          <w:iCs/>
        </w:rPr>
        <w:t>τ</w:t>
      </w:r>
      <w:r w:rsidRPr="00BA2B02">
        <w:t xml:space="preserve">. Individuals are considered stressed if their fitness is below a specific threshold, so stress can be caused by a deleterious </w:t>
      </w:r>
      <w:r w:rsidRPr="00A514A3">
        <w:t xml:space="preserve">mutation (either in the specific </w:t>
      </w:r>
      <w:r w:rsidRPr="00A514A3">
        <w:rPr>
          <w:i/>
          <w:iCs/>
        </w:rPr>
        <w:t>A/a</w:t>
      </w:r>
      <w:r w:rsidRPr="00A514A3">
        <w:t xml:space="preserve"> and </w:t>
      </w:r>
      <w:r w:rsidRPr="00A514A3">
        <w:rPr>
          <w:i/>
          <w:iCs/>
        </w:rPr>
        <w:t>B/b</w:t>
      </w:r>
      <w:r w:rsidRPr="00A514A3">
        <w:t xml:space="preserve"> loci or in non-specific loci</w:t>
      </w:r>
      <w:r w:rsidR="00200EB9" w:rsidRPr="00A514A3">
        <w:t>)</w:t>
      </w:r>
      <w:r w:rsidR="00584435" w:rsidRPr="00A514A3">
        <w:rPr>
          <w:lang w:bidi="hi-IN"/>
        </w:rPr>
        <w:t xml:space="preserve">. </w:t>
      </w:r>
      <w:r w:rsidR="00EA522D" w:rsidRPr="00A514A3">
        <w:rPr>
          <w:lang w:bidi="hi-IN"/>
        </w:rPr>
        <w:t>E</w:t>
      </w:r>
      <w:r w:rsidR="00EA0567" w:rsidRPr="00A514A3">
        <w:rPr>
          <w:lang w:bidi="hi-IN"/>
        </w:rPr>
        <w:t>vidence shows that numerous stress responses induce mutagenesis in bacteria</w:t>
      </w:r>
      <w:r w:rsidR="00584435" w:rsidRPr="00A514A3">
        <w:rPr>
          <w:lang w:bidi="hi-IN"/>
        </w:rPr>
        <w:t xml:space="preserve"> </w:t>
      </w:r>
      <w:r w:rsidR="00EA522D" w:rsidRPr="00A514A3">
        <w:rPr>
          <w:lang w:bidi="hi-IN"/>
        </w:rPr>
        <w:fldChar w:fldCharType="begin" w:fldLock="1"/>
      </w:r>
      <w:r w:rsidR="00E80EFF">
        <w:rPr>
          <w:lang w:bidi="hi-IN"/>
        </w:rPr>
        <w:instrText>ADDIN CSL_CITATION { "citationItems" : [ { "id" : "ITEM-1", "itemData" : { "DOI" : "10.1080/10409230701648494", "ISSN" : "1040-9238", "PMID" : "17917873", "abstract" : "Bacteria spend their lives buffeted by changing environmental conditions. To adapt to and survive these stresses, bacteria have global response systems that result in sweeping changes in gene expression and cellular metabolism. These responses are controlled by master regulators, which include: alternative sigma factors, such as RpoS and RpoH; small molecule effectors, such as ppGpp; gene repressors such as LexA; and, inorganic molecules, such as polyphosphate. The response pathways extensively overlap and are induced to various extents by the same environmental stresses. These stresses include nutritional deprivation, DNA damage, temperature shift, and exposure to antibiotics. All of these global stress responses include functions that can increase genetic variability. In particular, up-regulation and activation of error-prone DNA polymerases, down-regulation of error-correcting enzymes, and movement of mobile genetic elements are common features of several stress responses. The result is that under a variety of stressful conditions, bacteria are induced for genetic change. This transient mutator state may be important for adaptive evolution.", "author" : [ { "dropping-particle" : "", "family" : "Foster", "given" : "Patricia L.", "non-dropping-particle" : "", "parse-names" : false, "suffix" : "" } ], "container-title" : "Critical reviews in biochemistry and molecular biology", "id" : "ITEM-1", "issue" : "5", "issued" : { "date-parts" : [ [ "2007" ] ] }, "page" : "373-97", "title" : "Stress-induced mutagenesis in bacteria.", "type" : "article-journal", "volume" : "42" }, "uris" : [ "http://www.mendeley.com/documents/?uuid=5e19c257-4e56-43af-8e16-9f037cac92bc" ] }, { "id" : "ITEM-2", "itemData" : { "DOI" : "10.1126/science.1226683", "ISSN" : "1095-9203", "PMID" : "23224554", "abstract" : "Mechanisms of DNA repair and mutagenesis are defined on the basis of relatively few proteins acting on DNA, yet the identities and functions of all proteins required are unknown. Here, we identify the network that underlies mutagenic repair of DNA breaks in stressed Escherichia coli and define functions for much of it. Using a comprehensive screen, we identified a network of \u226593 genes that function in mutation. Most operate upstream of activation of three required stress responses (RpoS, RpoE, and SOS, key network hubs), apparently sensing stress. The results reveal how a network integrates mutagenic repair into the biology of the cell, show specific pathways of environmental sensing, demonstrate the centrality of stress responses, and imply that these responses are attractive as potential drug targets for blocking the evolution of pathogens.", "author" : [ { "dropping-particle" : "", "family" : "Mamun", "given" : "Abu Amar M.", "non-dropping-particle" : "Al", "parse-names" : false, "suffix" : "" }, { "dropping-particle" : "", "family" : "Lombardo", "given" : "Mary-Jane", "non-dropping-particle" : "", "parse-names" : false, "suffix" : "" }, { "dropping-particle" : "", "family" : "Shee", "given" : "Chandan", "non-dropping-particle" : "", "parse-names" : false, "suffix" : "" }, { "dropping-particle" : "", "family" : "Lisewski", "given" : "Andreas M.", "non-dropping-particle" : "", "parse-names" : false, "suffix" : "" }, { "dropping-particle" : "", "family" : "Gonzalez", "given" : "Caleb", "non-dropping-particle" : "", "parse-names" : false, "suffix" : "" }, { "dropping-particle" : "", "family" : "Lin", "given" : "Dongxu", "non-dropping-particle" : "", "parse-names" : false, "suffix" : "" }, { "dropping-particle" : "", "family" : "Nehring", "given" : "Ralf B.", "non-dropping-particle" : "", "parse-names" : false, "suffix" : "" }, { "dropping-particle" : "", "family" : "Saint-Ruf", "given" : "Claude", "non-dropping-particle" : "", "parse-names" : false, "suffix" : "" }, { "dropping-particle" : "", "family" : "Gibson", "given" : "Janet L.", "non-dropping-particle" : "", "parse-names" : false, "suffix" : "" }, { "dropping-particle" : "", "family" : "Frisch", "given" : "Ryan L.", "non-dropping-particle" : "", "parse-names" : false, "suffix" : "" }, { "dropping-particle" : "", "family" : "Lichtarge", "given" : "Olivier", "non-dropping-particle" : "", "parse-names" : false, "suffix" : "" }, { "dropping-particle" : "", "family" : "Hastings", "given" : "P. J.", "non-dropping-particle" : "", "parse-names" : false, "suffix" : "" }, { "dropping-particle" : "", "family" : "Rosenberg", "given" : "Susan M.", "non-dropping-particle" : "", "parse-names" : false, "suffix" : "" } ], "container-title" : "Science", "id" : "ITEM-2", "issue" : "6112", "issued" : { "date-parts" : [ [ "2012", "12", "7" ] ] }, "page" : "1344-8", "title" : "Identity and function of a large gene network underlying mutagenic repair of DNA breaks.", "type" : "article-journal", "volume" : "338" }, "uris" : [ "http://www.mendeley.com/documents/?uuid=48da3a3d-371c-4d5f-91f1-3f42baab6c32" ] } ], "mendeley" : { "previouslyFormattedCitation" : "[16,32]" }, "properties" : { "noteIndex" : 0 }, "schema" : "https://github.com/citation-style-language/schema/raw/master/csl-citation.json" }</w:instrText>
      </w:r>
      <w:r w:rsidR="00EA522D" w:rsidRPr="00A514A3">
        <w:rPr>
          <w:lang w:bidi="hi-IN"/>
        </w:rPr>
        <w:fldChar w:fldCharType="separate"/>
      </w:r>
      <w:r w:rsidR="00584435" w:rsidRPr="00A514A3">
        <w:rPr>
          <w:noProof/>
          <w:lang w:bidi="hi-IN"/>
        </w:rPr>
        <w:t>[16,32]</w:t>
      </w:r>
      <w:r w:rsidR="00EA522D" w:rsidRPr="00A514A3">
        <w:rPr>
          <w:lang w:bidi="hi-IN"/>
        </w:rPr>
        <w:fldChar w:fldCharType="end"/>
      </w:r>
      <w:r w:rsidR="00584435" w:rsidRPr="00A514A3">
        <w:rPr>
          <w:lang w:bidi="hi-IN"/>
        </w:rPr>
        <w:t>. These responses can be activated due to deteriorating environmental conditions (see section 3.5) or due to mutations that impair important cell functions, thereby</w:t>
      </w:r>
      <w:r w:rsidR="00AB673F" w:rsidRPr="00A514A3">
        <w:rPr>
          <w:lang w:bidi="hi-IN"/>
        </w:rPr>
        <w:t xml:space="preserve"> reducing fitness and </w:t>
      </w:r>
      <w:r w:rsidR="00584435" w:rsidRPr="00A514A3">
        <w:rPr>
          <w:lang w:bidi="hi-IN"/>
        </w:rPr>
        <w:t>inducing a stress response. For example,</w:t>
      </w:r>
      <w:r w:rsidR="00F10DC1" w:rsidRPr="00A514A3">
        <w:rPr>
          <w:lang w:bidi="hi-IN"/>
        </w:rPr>
        <w:t xml:space="preserve"> </w:t>
      </w:r>
      <w:r w:rsidR="0061395B" w:rsidRPr="00A514A3">
        <w:rPr>
          <w:lang w:bidi="hi-IN"/>
        </w:rPr>
        <w:t xml:space="preserve">a frameshift mutation in the </w:t>
      </w:r>
      <w:r w:rsidR="00EA522D" w:rsidRPr="00A514A3">
        <w:rPr>
          <w:i/>
          <w:iCs/>
          <w:lang w:bidi="hi-IN"/>
        </w:rPr>
        <w:t>lac</w:t>
      </w:r>
      <w:r w:rsidR="0061395B" w:rsidRPr="00A514A3">
        <w:rPr>
          <w:lang w:bidi="hi-IN"/>
        </w:rPr>
        <w:t xml:space="preserve"> </w:t>
      </w:r>
      <w:r w:rsidR="0061395B" w:rsidRPr="00A514A3">
        <w:rPr>
          <w:lang w:bidi="hi-IN"/>
        </w:rPr>
        <w:lastRenderedPageBreak/>
        <w:t>gene ca</w:t>
      </w:r>
      <w:r w:rsidR="00090D3E" w:rsidRPr="00A514A3">
        <w:rPr>
          <w:lang w:bidi="hi-IN"/>
        </w:rPr>
        <w:t>uses</w:t>
      </w:r>
      <w:r w:rsidR="0061395B" w:rsidRPr="00A514A3">
        <w:rPr>
          <w:lang w:bidi="hi-IN"/>
        </w:rPr>
        <w:t xml:space="preserve"> cells to starve on lactose, </w:t>
      </w:r>
      <w:r w:rsidR="007C1036" w:rsidRPr="00A514A3">
        <w:rPr>
          <w:lang w:bidi="hi-IN"/>
        </w:rPr>
        <w:t>thus</w:t>
      </w:r>
      <w:r w:rsidR="0061395B" w:rsidRPr="00A514A3">
        <w:rPr>
          <w:lang w:bidi="hi-IN"/>
        </w:rPr>
        <w:t xml:space="preserve"> inducing mutagenesis</w:t>
      </w:r>
      <w:r w:rsidR="007C1036" w:rsidRPr="00A514A3">
        <w:rPr>
          <w:lang w:bidi="hi-IN"/>
        </w:rPr>
        <w:t xml:space="preserve"> via a stress response </w:t>
      </w:r>
      <w:r w:rsidR="00EA522D" w:rsidRPr="00A514A3">
        <w:rPr>
          <w:lang w:bidi="hi-IN"/>
        </w:rPr>
        <w:fldChar w:fldCharType="begin" w:fldLock="1"/>
      </w:r>
      <w:r w:rsidR="00E80EFF">
        <w:rPr>
          <w:lang w:bidi="hi-IN"/>
        </w:rPr>
        <w:instrText>ADDIN CSL_CITATION { "citationItems" : [ { "id" : "ITEM-1", "itemData" : { "DOI" : "10.1111/j.1365-2958.2010.07213.x", "ISSN" : "1365-2958", "PMID" : "20497332", "abstract" : "Pathways of mutagenesis are induced in microbes under adverse conditions controlled by stress responses. Control of mutagenesis by stress responses may accelerate evolution specifically when cells are maladapted to their environments, i.e. are stressed. Stress-induced mutagenesis in the Escherichia coli Lac assay occurs either by 'point' mutation or gene amplification. Point mutagenesis is associated with DNA double-strand-break (DSB) repair and requires DinB error-prone DNA polymerase and the SOS DNA-damage- and RpoS general-stress responses. We report that the RpoE envelope-protein-stress response is also required. In a screen for mutagenesis-defective mutants, we isolated a transposon insertion in the rpoE P2 promoter. The insertion prevents rpoE induction during stress, but leaves constitutive expression intact, and allows cell viability. rpoE insertion and suppressed null mutants display reduced point mutagenesis and maintenance of amplified DNA. Furthermore, sigma(E) acts independently of stress responses previously implicated: SOS/DinB and RpoS, and of sigma(32), which was postulated to affect mutagenesis. I-SceI-induced DSBs alleviated much of the rpoE phenotype, implying that sigma(E) promoted DSB formation. Thus, a third stress response and stress input regulate DSB-repair-associated stress-induced mutagenesis. This provides the first report of mutagenesis promoted by sigma(E), and implies that extracytoplasmic stressors may affect genome integrity and, potentially, the ability to evolve.", "author" : [ { "dropping-particle" : "", "family" : "Gibson", "given" : "Janet L.", "non-dropping-particle" : "", "parse-names" : false, "suffix" : "" }, { "dropping-particle" : "", "family" : "Lombardo", "given" : "Mary-Jane", "non-dropping-particle" : "", "parse-names" : false, "suffix" : "" }, { "dropping-particle" : "", "family" : "Thornton", "given" : "Philip C.", "non-dropping-particle" : "", "parse-names" : false, "suffix" : "" }, { "dropping-particle" : "", "family" : "Hu", "given" : "Kenneth H.", "non-dropping-particle" : "", "parse-names" : false, "suffix" : "" }, { "dropping-particle" : "", "family" : "Galhardo", "given" : "Rodrigo S.", "non-dropping-particle" : "", "parse-names" : false, "suffix" : "" }, { "dropping-particle" : "", "family" : "Beadle", "given" : "Bernadette", "non-dropping-particle" : "", "parse-names" : false, "suffix" : "" }, { "dropping-particle" : "", "family" : "Habib", "given" : "Anand", "non-dropping-particle" : "", "parse-names" : false, "suffix" : "" }, { "dropping-particle" : "", "family" : "Magner", "given" : "Daniel B.", "non-dropping-particle" : "", "parse-names" : false, "suffix" : "" }, { "dropping-particle" : "", "family" : "Frost", "given" : "Laura S.", "non-dropping-particle" : "", "parse-names" : false, "suffix" : "" }, { "dropping-particle" : "", "family" : "Herman", "given" : "Christophe", "non-dropping-particle" : "", "parse-names" : false, "suffix" : "" }, { "dropping-particle" : "", "family" : "Hastings", "given" : "P. J.", "non-dropping-particle" : "", "parse-names" : false, "suffix" : "" }, { "dropping-particle" : "", "family" : "Rosenberg", "given" : "Susan M.", "non-dropping-particle" : "", "parse-names" : false, "suffix" : "" } ], "container-title" : "Molecular microbiology", "id" : "ITEM-1", "issue" : "2", "issued" : { "date-parts" : [ [ "2010", "7" ] ] }, "page" : "415-30", "title" : "The sigma(E) stress response is required for stress-induced mutation and amplification in Escherichia coli.", "type" : "article-journal", "volume" : "77" }, "uris" : [ "http://www.mendeley.com/documents/?uuid=7ccd4f49-8430-463a-ac4e-7abe4d8132a3" ] } ], "mendeley" : { "previouslyFormattedCitation" : "[53]" }, "properties" : { "noteIndex" : 0 }, "schema" : "https://github.com/citation-style-language/schema/raw/master/csl-citation.json" }</w:instrText>
      </w:r>
      <w:r w:rsidR="00EA522D" w:rsidRPr="00A514A3">
        <w:rPr>
          <w:lang w:bidi="hi-IN"/>
        </w:rPr>
        <w:fldChar w:fldCharType="separate"/>
      </w:r>
      <w:r w:rsidR="003967C6" w:rsidRPr="003967C6">
        <w:rPr>
          <w:noProof/>
          <w:lang w:bidi="hi-IN"/>
        </w:rPr>
        <w:t>[53]</w:t>
      </w:r>
      <w:r w:rsidR="00EA522D" w:rsidRPr="00A514A3">
        <w:rPr>
          <w:lang w:bidi="hi-IN"/>
        </w:rPr>
        <w:fldChar w:fldCharType="end"/>
      </w:r>
      <w:r w:rsidR="00EA522D" w:rsidRPr="00A514A3">
        <w:rPr>
          <w:lang w:bidi="hi-IN"/>
        </w:rPr>
        <w:t>.</w:t>
      </w:r>
    </w:p>
    <w:p w:rsidR="005316EE" w:rsidRPr="00BA2B02" w:rsidRDefault="0035669E" w:rsidP="00FB73BF">
      <w:pPr>
        <w:spacing w:line="480" w:lineRule="auto"/>
        <w:rPr>
          <w:lang w:bidi="hi-IN"/>
        </w:rPr>
      </w:pPr>
      <w:r w:rsidRPr="00A771C8">
        <w:rPr>
          <w:lang w:bidi="hi-IN"/>
        </w:rPr>
        <w:t>The</w:t>
      </w:r>
      <w:r w:rsidR="005316EE" w:rsidRPr="00A771C8">
        <w:rPr>
          <w:lang w:bidi="hi-IN"/>
        </w:rPr>
        <w:t xml:space="preserve"> main analysis assumes that </w:t>
      </w:r>
      <w:r w:rsidRPr="00A771C8">
        <w:rPr>
          <w:lang w:bidi="hi-IN"/>
        </w:rPr>
        <w:t xml:space="preserve">the </w:t>
      </w:r>
      <w:r w:rsidR="00FB73BF" w:rsidRPr="00A771C8">
        <w:rPr>
          <w:lang w:bidi="hi-IN"/>
        </w:rPr>
        <w:t xml:space="preserve">SIM induces mutagenesis in individuals less fit than the wildtype, that is, the mutation rate </w:t>
      </w:r>
      <w:r w:rsidR="00FB73BF" w:rsidRPr="00A771C8">
        <w:rPr>
          <w:i/>
          <w:iCs/>
          <w:lang w:bidi="hi-IN"/>
        </w:rPr>
        <w:t>U</w:t>
      </w:r>
      <w:r w:rsidR="00FB73BF" w:rsidRPr="00A771C8">
        <w:rPr>
          <w:lang w:bidi="hi-IN"/>
        </w:rPr>
        <w:t xml:space="preserve"> of individuals with fitness </w:t>
      </w:r>
      <w:r w:rsidR="00FB73BF" w:rsidRPr="00A771C8">
        <w:rPr>
          <w:rFonts w:ascii="Times New Roman" w:hAnsi="Times New Roman" w:cs="Times New Roman"/>
          <w:i/>
          <w:iCs/>
          <w:lang w:bidi="hi-IN"/>
        </w:rPr>
        <w:t>ω</w:t>
      </w:r>
      <w:r w:rsidR="00FB73BF" w:rsidRPr="00A771C8">
        <w:rPr>
          <w:lang w:bidi="hi-IN"/>
        </w:rPr>
        <w:t xml:space="preserve"> is</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0"/>
        <w:gridCol w:w="852"/>
      </w:tblGrid>
      <w:tr w:rsidR="005316EE" w:rsidRPr="00BA2B02" w:rsidTr="0035669E">
        <w:trPr>
          <w:trHeight w:val="70"/>
        </w:trPr>
        <w:tc>
          <w:tcPr>
            <w:tcW w:w="4500" w:type="pct"/>
            <w:vAlign w:val="center"/>
          </w:tcPr>
          <w:p w:rsidR="005316EE" w:rsidRPr="00BA2B02" w:rsidRDefault="005316EE" w:rsidP="008D0078">
            <w:pPr>
              <w:spacing w:line="480" w:lineRule="auto"/>
              <w:ind w:left="340"/>
              <w:jc w:val="center"/>
            </w:pPr>
            <m:oMath>
              <m:r>
                <w:rPr>
                  <w:rFonts w:ascii="Cambria Math" w:hAnsi="Cambria Math"/>
                  <w:lang w:bidi="hi-IN"/>
                </w:rPr>
                <m:t>U(ω)=</m:t>
              </m:r>
              <m:d>
                <m:dPr>
                  <m:begChr m:val="{"/>
                  <m:endChr m:val=""/>
                  <m:ctrlPr>
                    <w:rPr>
                      <w:rFonts w:ascii="Cambria Math" w:eastAsiaTheme="minorHAnsi" w:hAnsi="Cambria Math" w:cstheme="minorBidi"/>
                      <w:i/>
                      <w:sz w:val="22"/>
                      <w:szCs w:val="22"/>
                      <w:lang w:bidi="hi-IN"/>
                    </w:rPr>
                  </m:ctrlPr>
                </m:dPr>
                <m:e>
                  <m:eqArr>
                    <m:eqArrPr>
                      <m:ctrlPr>
                        <w:rPr>
                          <w:rFonts w:ascii="Cambria Math" w:eastAsiaTheme="minorHAnsi" w:hAnsi="Cambria Math" w:cstheme="minorBidi"/>
                          <w:i/>
                          <w:sz w:val="22"/>
                          <w:szCs w:val="22"/>
                          <w:lang w:bidi="hi-IN"/>
                        </w:rPr>
                      </m:ctrlPr>
                    </m:eqArrPr>
                    <m:e>
                      <m:r>
                        <w:rPr>
                          <w:rFonts w:ascii="Cambria Math" w:hAnsi="Cambria Math"/>
                          <w:lang w:bidi="hi-IN"/>
                        </w:rPr>
                        <m:t>τU,   ω&lt;1</m:t>
                      </m:r>
                    </m:e>
                    <m:e>
                      <m:r>
                        <w:rPr>
                          <w:rFonts w:ascii="Cambria Math" w:hAnsi="Cambria Math"/>
                          <w:lang w:bidi="hi-IN"/>
                        </w:rPr>
                        <m:t>U,   ω≥1</m:t>
                      </m:r>
                    </m:e>
                  </m:eqArr>
                </m:e>
              </m:d>
            </m:oMath>
            <w:r w:rsidRPr="00BA2B02">
              <w:t>.</w:t>
            </w:r>
          </w:p>
        </w:tc>
        <w:tc>
          <w:tcPr>
            <w:tcW w:w="500" w:type="pct"/>
            <w:vAlign w:val="center"/>
          </w:tcPr>
          <w:p w:rsidR="005316EE" w:rsidRPr="00BA2B02" w:rsidRDefault="005316EE" w:rsidP="008D0078">
            <w:pPr>
              <w:spacing w:line="480" w:lineRule="auto"/>
            </w:pPr>
            <w:bookmarkStart w:id="2" w:name="_Ref374443384"/>
            <w:bookmarkStart w:id="3" w:name="_Ref374460264"/>
            <w:r w:rsidRPr="00BA2B02">
              <w:t>(</w:t>
            </w:r>
            <w:r w:rsidR="00EA522D">
              <w:fldChar w:fldCharType="begin"/>
            </w:r>
            <w:r w:rsidR="00DA55AA">
              <w:instrText xml:space="preserve"> SEQ Equation </w:instrText>
            </w:r>
            <w:r w:rsidR="00EA522D">
              <w:fldChar w:fldCharType="separate"/>
            </w:r>
            <w:r w:rsidR="00C47BD2">
              <w:rPr>
                <w:noProof/>
              </w:rPr>
              <w:t>1</w:t>
            </w:r>
            <w:r w:rsidR="00EA522D">
              <w:rPr>
                <w:noProof/>
              </w:rPr>
              <w:fldChar w:fldCharType="end"/>
            </w:r>
            <w:bookmarkEnd w:id="2"/>
            <w:r w:rsidRPr="00BA2B02">
              <w:t>)</w:t>
            </w:r>
            <w:bookmarkEnd w:id="3"/>
          </w:p>
        </w:tc>
      </w:tr>
    </w:tbl>
    <w:p w:rsidR="005316EE" w:rsidRPr="00DF5A14" w:rsidRDefault="005316EE" w:rsidP="00FB73BF">
      <w:pPr>
        <w:spacing w:line="480" w:lineRule="auto"/>
        <w:rPr>
          <w:lang w:bidi="hi-IN"/>
        </w:rPr>
      </w:pPr>
      <w:r w:rsidRPr="00BA2B02">
        <w:rPr>
          <w:lang w:bidi="hi-IN"/>
        </w:rPr>
        <w:t xml:space="preserve">This </w:t>
      </w:r>
      <w:r w:rsidR="0035669E">
        <w:rPr>
          <w:lang w:bidi="hi-IN"/>
        </w:rPr>
        <w:t xml:space="preserve">equation </w:t>
      </w:r>
      <w:r>
        <w:rPr>
          <w:lang w:bidi="hi-IN"/>
        </w:rPr>
        <w:t>models</w:t>
      </w:r>
      <w:r w:rsidRPr="00BA2B02">
        <w:rPr>
          <w:lang w:bidi="hi-IN"/>
        </w:rPr>
        <w:t xml:space="preserve"> a scenario in which an environmental change – </w:t>
      </w:r>
      <w:r w:rsidR="0035669E">
        <w:rPr>
          <w:i/>
          <w:iCs/>
          <w:lang w:bidi="hi-IN"/>
        </w:rPr>
        <w:t>i.e.</w:t>
      </w:r>
      <w:r w:rsidRPr="00BA2B02">
        <w:rPr>
          <w:lang w:bidi="hi-IN"/>
        </w:rPr>
        <w:t>, appearance of a new ecological niche o</w:t>
      </w:r>
      <w:r w:rsidRPr="007169AD">
        <w:rPr>
          <w:lang w:bidi="hi-IN"/>
        </w:rPr>
        <w:t>r a new carbon source – provides an opportunity for adaptation without affecting the fitness of the wildtype</w:t>
      </w:r>
      <w:r w:rsidR="0035669E">
        <w:rPr>
          <w:lang w:bidi="hi-IN"/>
        </w:rPr>
        <w:t xml:space="preserve"> (</w:t>
      </w:r>
      <w:r w:rsidR="0035669E">
        <w:rPr>
          <w:i/>
          <w:iCs/>
          <w:lang w:bidi="hi-IN"/>
        </w:rPr>
        <w:t>ab/0</w:t>
      </w:r>
      <w:r w:rsidR="0035669E">
        <w:rPr>
          <w:lang w:bidi="hi-IN"/>
        </w:rPr>
        <w:t>)</w:t>
      </w:r>
      <w:r w:rsidRPr="007169AD">
        <w:rPr>
          <w:lang w:bidi="hi-IN"/>
        </w:rPr>
        <w:t xml:space="preserve">. We also study a different scenario in which the </w:t>
      </w:r>
      <w:r w:rsidRPr="001D0862">
        <w:rPr>
          <w:lang w:bidi="hi-IN"/>
        </w:rPr>
        <w:t xml:space="preserve">environmental change reduces the absolute fitness of the </w:t>
      </w:r>
      <w:r w:rsidR="0035669E" w:rsidRPr="001D0862">
        <w:rPr>
          <w:lang w:bidi="hi-IN"/>
        </w:rPr>
        <w:t xml:space="preserve">wildtype so that it is also </w:t>
      </w:r>
      <w:r w:rsidRPr="001D0862">
        <w:rPr>
          <w:lang w:bidi="hi-IN"/>
        </w:rPr>
        <w:t>stress</w:t>
      </w:r>
      <w:r w:rsidR="0035669E" w:rsidRPr="001D0862">
        <w:rPr>
          <w:lang w:bidi="hi-IN"/>
        </w:rPr>
        <w:t>ed</w:t>
      </w:r>
      <w:r w:rsidR="00A514A3" w:rsidRPr="001D0862">
        <w:rPr>
          <w:lang w:bidi="hi-IN"/>
        </w:rPr>
        <w:t xml:space="preserve"> (</w:t>
      </w:r>
      <w:r w:rsidRPr="001D0862">
        <w:rPr>
          <w:lang w:bidi="hi-IN"/>
        </w:rPr>
        <w:t>see section</w:t>
      </w:r>
      <w:r w:rsidR="00A90051" w:rsidRPr="001D0862">
        <w:t xml:space="preserve"> 3.5</w:t>
      </w:r>
      <w:r w:rsidR="00A514A3" w:rsidRPr="001D0862">
        <w:t>)</w:t>
      </w:r>
      <w:r w:rsidRPr="001D0862">
        <w:t>.</w:t>
      </w:r>
      <w:r w:rsidR="006E7AB4" w:rsidRPr="001D0862">
        <w:rPr>
          <w:lang w:bidi="hi-IN"/>
        </w:rPr>
        <w:t xml:space="preserve"> </w:t>
      </w:r>
      <w:r w:rsidR="00EA522D" w:rsidRPr="001D0862">
        <w:rPr>
          <w:lang w:bidi="hi-IN"/>
        </w:rPr>
        <w:t xml:space="preserve">The </w:t>
      </w:r>
      <w:r w:rsidR="004F45F7" w:rsidRPr="001D0862">
        <w:rPr>
          <w:lang w:bidi="hi-IN"/>
        </w:rPr>
        <w:t xml:space="preserve">assumption of a </w:t>
      </w:r>
      <w:r w:rsidR="00EA522D" w:rsidRPr="001D0862">
        <w:rPr>
          <w:lang w:bidi="hi-IN"/>
        </w:rPr>
        <w:t>threshold relationship between fitness and the mutation rate</w:t>
      </w:r>
      <w:r w:rsidR="00EA0567" w:rsidRPr="001D0862">
        <w:rPr>
          <w:lang w:bidi="hi-IN"/>
        </w:rPr>
        <w:t xml:space="preserve"> in</w:t>
      </w:r>
      <w:r w:rsidR="00EA522D" w:rsidRPr="001D0862">
        <w:rPr>
          <w:lang w:bidi="hi-IN"/>
        </w:rPr>
        <w:t xml:space="preserve"> eq. </w:t>
      </w:r>
      <w:r w:rsidR="00EA522D" w:rsidRPr="001D0862">
        <w:rPr>
          <w:lang w:bidi="hi-IN"/>
        </w:rPr>
        <w:fldChar w:fldCharType="begin"/>
      </w:r>
      <w:r w:rsidR="00EA522D" w:rsidRPr="001D0862">
        <w:rPr>
          <w:lang w:bidi="hi-IN"/>
        </w:rPr>
        <w:instrText xml:space="preserve"> REF _Ref374443384 \h </w:instrText>
      </w:r>
      <w:r w:rsidR="001B7896" w:rsidRPr="001D0862">
        <w:rPr>
          <w:lang w:bidi="hi-IN"/>
        </w:rPr>
        <w:instrText xml:space="preserve"> \* MERGEFORMAT </w:instrText>
      </w:r>
      <w:r w:rsidR="00EA522D" w:rsidRPr="001D0862">
        <w:rPr>
          <w:lang w:bidi="hi-IN"/>
        </w:rPr>
      </w:r>
      <w:r w:rsidR="00EA522D" w:rsidRPr="001D0862">
        <w:rPr>
          <w:lang w:bidi="hi-IN"/>
        </w:rPr>
        <w:fldChar w:fldCharType="separate"/>
      </w:r>
      <w:r w:rsidR="00EA522D" w:rsidRPr="001D0862">
        <w:rPr>
          <w:noProof/>
        </w:rPr>
        <w:t>1</w:t>
      </w:r>
      <w:r w:rsidR="00EA522D" w:rsidRPr="001D0862">
        <w:rPr>
          <w:lang w:bidi="hi-IN"/>
        </w:rPr>
        <w:fldChar w:fldCharType="end"/>
      </w:r>
      <w:r w:rsidR="00EA522D" w:rsidRPr="001D0862">
        <w:rPr>
          <w:lang w:bidi="hi-IN"/>
        </w:rPr>
        <w:t xml:space="preserve"> is relaxed in Appendix E in which we explore continuous relationships between fitness and the mutation rate.</w:t>
      </w:r>
      <w:r w:rsidR="00A514A3" w:rsidRPr="001D0862">
        <w:rPr>
          <w:lang w:bidi="hi-IN"/>
        </w:rPr>
        <w:t xml:space="preserve"> The results are robust to this relaxation (see section 3.3</w:t>
      </w:r>
      <w:r w:rsidR="00FB73BF" w:rsidRPr="001D0862">
        <w:rPr>
          <w:lang w:bidi="hi-IN"/>
        </w:rPr>
        <w:t>).</w:t>
      </w:r>
      <w:del w:id="4" w:author="Yoav Ram" w:date="2014-07-17T10:17:00Z">
        <w:r w:rsidR="002A0B22" w:rsidDel="00FB73BF">
          <w:rPr>
            <w:lang w:bidi="hi-IN"/>
          </w:rPr>
          <w:delText xml:space="preserve"> </w:delText>
        </w:r>
      </w:del>
    </w:p>
    <w:p w:rsidR="005316EE" w:rsidRDefault="005316EE" w:rsidP="008D0078">
      <w:pPr>
        <w:spacing w:line="480" w:lineRule="auto"/>
      </w:pPr>
      <w:r>
        <w:t xml:space="preserve">We are interested in calculating the adaptation rate of a population homogenous for each of the above mutational strategies (NM, CM, or SIM). </w:t>
      </w:r>
      <w:r w:rsidR="0035669E">
        <w:t>T</w:t>
      </w:r>
      <w:r>
        <w:t xml:space="preserve">he adaptation process </w:t>
      </w:r>
      <w:r w:rsidR="0035669E">
        <w:t>is separated in</w:t>
      </w:r>
      <w:r>
        <w:t xml:space="preserve">to two </w:t>
      </w:r>
      <w:r>
        <w:softHyphen/>
      </w:r>
      <w:r>
        <w:softHyphen/>
      </w:r>
      <w:r>
        <w:softHyphen/>
      </w:r>
      <w:r>
        <w:softHyphen/>
        <w:t xml:space="preserve">distinct stages. In the first stage, a double mutant </w:t>
      </w:r>
      <w:r>
        <w:rPr>
          <w:i/>
          <w:iCs/>
        </w:rPr>
        <w:t>AB</w:t>
      </w:r>
      <w:r>
        <w:t xml:space="preserve"> appears in the population, usually in a single copy. In the second stage, the double mutant either goes to extinction or avoids extinction, increases in frequency, and goes to fixation. </w:t>
      </w:r>
    </w:p>
    <w:p w:rsidR="005316EE" w:rsidRDefault="005316EE" w:rsidP="008D0078">
      <w:pPr>
        <w:spacing w:line="480" w:lineRule="auto"/>
      </w:pPr>
      <w:r>
        <w:t>We analyzed this model with two methods. The first is analytic (</w:t>
      </w:r>
      <w:r w:rsidR="006620EE">
        <w:t>Figure 1A</w:t>
      </w:r>
      <w:r>
        <w:t>), in which we assume that: (i) genotypes with deleterious backgrounds (deleterious alleles in the non-specific loci) do not contribute to the adaptation process;</w:t>
      </w:r>
      <w:r w:rsidR="0035669E">
        <w:t xml:space="preserve"> and</w:t>
      </w:r>
      <w:r>
        <w:t xml:space="preserve"> (ii) the number </w:t>
      </w:r>
      <w:r>
        <w:lastRenderedPageBreak/>
        <w:t xml:space="preserve">of deleterious alleles per individual before the appearance of a double mutant is at a mutation-selection balance (MSB) and is Poisson distributed with mean </w:t>
      </w:r>
      <w:r w:rsidRPr="00527A49">
        <w:rPr>
          <w:i/>
          <w:iCs/>
        </w:rPr>
        <w:t>U/s</w:t>
      </w:r>
      <w:r>
        <w:t xml:space="preserve"> </w:t>
      </w:r>
      <w:r w:rsidR="00EA522D">
        <w:fldChar w:fldCharType="begin" w:fldLock="1"/>
      </w:r>
      <w:r w:rsidR="00E80EFF">
        <w:instrText>ADDIN CSL_CITATION { "citationItems" : [ { "id" : "ITEM-1", "itemData" : { "DOI" : "10.1016/0040-5809(78)90027-8", "ISSN" : "00405809", "abstract" : "A quantitative study of the operation of Muller's Ratchet for the accumulation of deleterious genes in an asexually reproducing population is made. For a population of size N, in which deleterious mutations occur at rate \u03bb/genome/ generation, and the relative fitness of an individual with k mutants is (1 \u2212 s)k, the most important parameter is . If n0 is large (\u2a7e25), deleterious mutations will accumulate very slowly, and independently of each other; if n0 is small (&lt;1), the rate of accumulation of deleterious mutations will be greater than a natural population could plausibly bear; an estimate of the speed of the Ratchet for intermediate values of n0 is made. It is pointed out that the frequency distribution for the numbers of individuals carrying k mutants will retain its shape, but will move bodily to the right at the same average speed as the Ratchet. When favourable mutations also occur, the frequency distributions can move right of left; an estimate of the probability that any particular step is right or left is made, and it is shown that, for a given net rate of arrisal of deleterious mutations, the greater the rate of beneficial mutation, the greater the chance that beneficial mutations will accumulate.", "author" : [ { "dropping-particle" : "", "family" : "Haigh", "given" : "John", "non-dropping-particle" : "", "parse-names" : false, "suffix" : "" } ], "container-title" : "Theoretical Population Biology", "id" : "ITEM-1", "issue" : "2", "issued" : { "date-parts" : [ [ "1978", "10" ] ] }, "page" : "251-267", "title" : "The accumulation of deleterious genes in a population - Muller's Ratchet", "type" : "article-journal", "volume" : "14" }, "uris" : [ "http://www.mendeley.com/documents/?uuid=03d5fe6b-a63a-4bf6-90c2-151c5d8d03ef" ] } ], "mendeley" : { "manualFormatting" : "(Haigh 1978)", "previouslyFormattedCitation" : "[54]" }, "properties" : { "noteIndex" : 0 }, "schema" : "https://github.com/citation-style-language/schema/raw/master/csl-citation.json" }</w:instrText>
      </w:r>
      <w:r w:rsidR="00EA522D">
        <w:fldChar w:fldCharType="separate"/>
      </w:r>
      <w:r w:rsidRPr="00CD660F">
        <w:rPr>
          <w:noProof/>
        </w:rPr>
        <w:t>(Haigh 1978)</w:t>
      </w:r>
      <w:r w:rsidR="00EA522D">
        <w:fldChar w:fldCharType="end"/>
      </w:r>
      <w:r>
        <w:t>. The former assumption requires that mutation is weaker than selection (</w:t>
      </w:r>
      <m:oMath>
        <m:r>
          <w:rPr>
            <w:rFonts w:ascii="Cambria Math" w:hAnsi="Cambria Math"/>
          </w:rPr>
          <m:t>U≪s</m:t>
        </m:r>
      </m:oMath>
      <w:r>
        <w:t>); the later assumption only requires that mutation is no</w:t>
      </w:r>
      <w:r w:rsidR="0035669E">
        <w:t>t much stronger than selection.</w:t>
      </w:r>
      <w:r>
        <w:t xml:space="preserve"> </w:t>
      </w:r>
      <w:r w:rsidR="0035669E">
        <w:t>S</w:t>
      </w:r>
      <w:r>
        <w:t>pecifically, the expected number of mutation-free individual</w:t>
      </w:r>
      <w:r w:rsidR="00C37953">
        <w:t>s</w:t>
      </w:r>
      <w:r>
        <w:t xml:space="preserve"> is at least one</w:t>
      </w:r>
      <w:r w:rsidR="00D20FB0">
        <w:t>:</w:t>
      </w:r>
      <w:r>
        <w:t xml:space="preserve"> </w:t>
      </w:r>
      <m:oMath>
        <m:r>
          <w:rPr>
            <w:rFonts w:ascii="Cambria Math" w:hAnsi="Cambria Math"/>
          </w:rPr>
          <m:t>N</m:t>
        </m:r>
        <m:sSup>
          <m:sSupPr>
            <m:ctrlPr>
              <w:rPr>
                <w:rFonts w:ascii="Cambria Math" w:hAnsi="Cambria Math"/>
                <w:i/>
              </w:rPr>
            </m:ctrlPr>
          </m:sSupPr>
          <m:e>
            <m:r>
              <w:rPr>
                <w:rFonts w:ascii="Cambria Math" w:hAnsi="Cambria Math"/>
              </w:rPr>
              <m:t>e</m:t>
            </m:r>
          </m:e>
          <m:sup>
            <m:r>
              <w:rPr>
                <w:rFonts w:ascii="Cambria Math" w:hAnsi="Cambria Math"/>
              </w:rPr>
              <m:t>-U/s</m:t>
            </m:r>
          </m:sup>
        </m:sSup>
        <m:r>
          <w:rPr>
            <w:rFonts w:ascii="Cambria Math" w:hAnsi="Cambria Math"/>
          </w:rPr>
          <m:t>&gt;1⇒U&lt;s⋅logN</m:t>
        </m:r>
      </m:oMath>
      <w:r w:rsidR="00D20FB0">
        <w:t xml:space="preserve"> </w:t>
      </w:r>
      <w:r w:rsidR="00EA522D">
        <w:fldChar w:fldCharType="begin" w:fldLock="1"/>
      </w:r>
      <w:r w:rsidR="00E80EFF">
        <w:instrText>ADDIN CSL_CITATION { "citationItems" : [ { "id" : "ITEM-1", "itemData" : { "DOI" : "10.1017/S0016672300034686", "ISSN" : "0016-6723", "abstract" : "An analysis of mutation accumulation in finite, asexual populations shows that by modeling discrete individuals, a necessary condition for mutation\u2013selection balance is often not met. It is found that over a wide parameter range (whenever N e\u2212\u03bc/s &lt; 1, where N is the population size, \u03bc is the genome-wide mutation rate, and s is the realized strength of selection), asexual populations will fail to achieve mutation\u2013selection balance. This is specifically because the steady-state strength of selection on the best individuals is too weak to counter mutation pressure. The discrete nature of individuals means that if the equilibrium level of mutation and selection is such that less than one individual is expected in a class, then equilibration towards this level acts to remove the class. When applied to the classes with the fewest mutations, this drives mutation accumulation. This drive is in addition to the well-known identification of the stochastic loss of the best class as a mechanism for Muller's ratchet. Quantification of this process explains why the distribution of the number of mutations per individual can be markedly hypodispersed compared to the Poisson expectation. The actual distribution, when corrected for stochasticity between the best class and the mean, is akin to a shifted negative binomial. The parameterization of the distribution allows for an approximation for the rate of Muller's ratchet when N e\u2212\u03bc/s &lt; 1. The analysis is extended to the case of variable selection coefficients where incoming mutations assume a distribution of deleterious effects. Under this condition, asexual populations accumulate mutations faster, yet may be able to survive longer, than previously estimated.", "author" : [ { "dropping-particle" : "", "family" : "Gessler", "given" : "Damian D. G.", "non-dropping-particle" : "", "parse-names" : false, "suffix" : "" } ], "container-title" : "Genetical Research", "id" : "ITEM-1", "issue" : "03", "issued" : { "date-parts" : [ [ "1995", "4", "14" ] ] }, "page" : "241", "title" : "The constraints of finite size in asexual populations and the rate of the ratchet", "type" : "article-journal", "volume" : "66" }, "uris" : [ "http://www.mendeley.com/documents/?uuid=fa53166b-1858-4534-90c6-10f3e7c0ae8b" ] } ], "mendeley" : { "previouslyFormattedCitation" : "[55]" }, "properties" : { "noteIndex" : 0 }, "schema" : "https://github.com/citation-style-language/schema/raw/master/csl-citation.json" }</w:instrText>
      </w:r>
      <w:r w:rsidR="00EA522D">
        <w:fldChar w:fldCharType="separate"/>
      </w:r>
      <w:r w:rsidR="003967C6" w:rsidRPr="003967C6">
        <w:rPr>
          <w:noProof/>
        </w:rPr>
        <w:t>[55]</w:t>
      </w:r>
      <w:r w:rsidR="00EA522D">
        <w:fldChar w:fldCharType="end"/>
      </w:r>
      <w:r>
        <w:t>.</w:t>
      </w:r>
    </w:p>
    <w:p w:rsidR="005316EE" w:rsidRDefault="005316EE" w:rsidP="008D0078">
      <w:pPr>
        <w:spacing w:line="480" w:lineRule="auto"/>
      </w:pPr>
      <w:r>
        <w:t>The second method is a stochastic Wright-Fisher simulation with selection, mutation and genetic drift (</w:t>
      </w:r>
      <w:r w:rsidR="006620EE">
        <w:t>Figure 1</w:t>
      </w:r>
      <w:r>
        <w:t xml:space="preserve">B), in which: (i) individuals with a deleterious background </w:t>
      </w:r>
      <w:r w:rsidR="0035669E">
        <w:t xml:space="preserve">can </w:t>
      </w:r>
      <w:r>
        <w:t>contribute to adaptation; (ii) a mutation-free population evolve</w:t>
      </w:r>
      <w:r w:rsidR="0035669E">
        <w:t>s</w:t>
      </w:r>
      <w:r>
        <w:t xml:space="preserve"> t</w:t>
      </w:r>
      <w:r w:rsidRPr="00BA2B02">
        <w:t>o</w:t>
      </w:r>
      <w:r w:rsidR="00C37953">
        <w:t>wards</w:t>
      </w:r>
      <w:r w:rsidRPr="00BA2B02">
        <w:t xml:space="preserve"> </w:t>
      </w:r>
      <w:r w:rsidR="00C37953">
        <w:t>a</w:t>
      </w:r>
      <w:r w:rsidRPr="00BA2B02">
        <w:t xml:space="preserve"> MSB</w:t>
      </w:r>
      <w:r>
        <w:t xml:space="preserve"> without assuming a Poisson distribution of </w:t>
      </w:r>
      <w:r w:rsidR="00C37953">
        <w:t xml:space="preserve">the number of </w:t>
      </w:r>
      <w:r>
        <w:t>deleterious alleles</w:t>
      </w:r>
      <w:r w:rsidRPr="00BA2B02">
        <w:t xml:space="preserve">. </w:t>
      </w:r>
    </w:p>
    <w:p w:rsidR="005316EE" w:rsidRDefault="005316EE" w:rsidP="008D0078">
      <w:pPr>
        <w:pStyle w:val="Heading2"/>
        <w:spacing w:line="480" w:lineRule="auto"/>
      </w:pPr>
      <w:r>
        <w:t>Wright-Fisher simulations</w:t>
      </w:r>
    </w:p>
    <w:p w:rsidR="005316EE" w:rsidRPr="00020A87" w:rsidRDefault="005316EE" w:rsidP="008D0078">
      <w:pPr>
        <w:spacing w:line="480" w:lineRule="auto"/>
      </w:pPr>
      <w:r>
        <w:t>W</w:t>
      </w:r>
      <w:r w:rsidRPr="00020A87">
        <w:t xml:space="preserve">e </w:t>
      </w:r>
      <w:r w:rsidR="005C7620">
        <w:t>track the number of</w:t>
      </w:r>
      <w:r w:rsidRPr="00020A87">
        <w:t xml:space="preserve"> individuals </w:t>
      </w:r>
      <w:r w:rsidR="005C7620">
        <w:t>in each genotype class:</w:t>
      </w:r>
      <w:r w:rsidR="005C7620">
        <w:rPr>
          <w:i/>
          <w:iCs/>
        </w:rPr>
        <w:t xml:space="preserve"> </w:t>
      </w:r>
      <w:r w:rsidRPr="00020A87">
        <w:rPr>
          <w:i/>
          <w:iCs/>
        </w:rPr>
        <w:t>ab/x</w:t>
      </w:r>
      <w:r w:rsidRPr="00020A87">
        <w:t xml:space="preserve">, </w:t>
      </w:r>
      <w:r w:rsidRPr="00020A87">
        <w:rPr>
          <w:i/>
          <w:iCs/>
        </w:rPr>
        <w:t>Ab/x</w:t>
      </w:r>
      <w:r w:rsidRPr="00020A87">
        <w:t>,</w:t>
      </w:r>
      <w:r w:rsidRPr="00020A87">
        <w:rPr>
          <w:i/>
          <w:iCs/>
        </w:rPr>
        <w:t xml:space="preserve"> aB/x</w:t>
      </w:r>
      <w:r w:rsidRPr="00020A87">
        <w:t>,</w:t>
      </w:r>
      <w:r w:rsidRPr="00020A87">
        <w:rPr>
          <w:i/>
          <w:iCs/>
        </w:rPr>
        <w:t xml:space="preserve"> </w:t>
      </w:r>
      <w:r w:rsidRPr="00020A87">
        <w:t>and</w:t>
      </w:r>
      <w:r w:rsidRPr="00020A87">
        <w:rPr>
          <w:i/>
          <w:iCs/>
        </w:rPr>
        <w:t xml:space="preserve"> AB/x</w:t>
      </w:r>
      <w:r w:rsidRPr="00020A87">
        <w:t xml:space="preserve">, where </w:t>
      </w:r>
      <w:r w:rsidRPr="00020A87">
        <w:rPr>
          <w:i/>
          <w:iCs/>
        </w:rPr>
        <w:t>x</w:t>
      </w:r>
      <w:r w:rsidRPr="00020A87">
        <w:rPr>
          <w:rFonts w:ascii="Times New Roman" w:hAnsi="Times New Roman" w:cs="Times New Roman"/>
        </w:rPr>
        <w:t>≥</w:t>
      </w:r>
      <w:r w:rsidRPr="00020A87">
        <w:t>0 is the number of deleterious alleles</w:t>
      </w:r>
      <w:r w:rsidR="00C37953">
        <w:t xml:space="preserve"> in non-specific loci</w:t>
      </w:r>
      <w:r w:rsidRPr="00020A87">
        <w:t xml:space="preserve">. The simulations start with a </w:t>
      </w:r>
      <w:r w:rsidR="005C7620">
        <w:t>single-</w:t>
      </w:r>
      <w:r w:rsidR="00C37953">
        <w:t xml:space="preserve">peak </w:t>
      </w:r>
      <w:r w:rsidRPr="00020A87">
        <w:t>smooth fitness landscape</w:t>
      </w:r>
      <w:r w:rsidR="00191D82">
        <w:t xml:space="preserve"> (the fitness of </w:t>
      </w:r>
      <w:r w:rsidR="00191D82">
        <w:rPr>
          <w:i/>
        </w:rPr>
        <w:t xml:space="preserve">AB/x </w:t>
      </w:r>
      <w:r w:rsidR="00191D82">
        <w:t xml:space="preserve"> is (1-</w:t>
      </w:r>
      <w:r w:rsidR="00191D82">
        <w:rPr>
          <w:i/>
        </w:rPr>
        <w:t>s</w:t>
      </w:r>
      <w:r w:rsidR="00191D82">
        <w:t>)</w:t>
      </w:r>
      <w:r w:rsidR="00191D82">
        <w:rPr>
          <w:vertAlign w:val="superscript"/>
        </w:rPr>
        <w:t>2+</w:t>
      </w:r>
      <w:r w:rsidR="00191D82">
        <w:rPr>
          <w:i/>
          <w:vertAlign w:val="superscript"/>
        </w:rPr>
        <w:t>x</w:t>
      </w:r>
      <w:r w:rsidR="00616194" w:rsidRPr="00331E7E">
        <w:t>)</w:t>
      </w:r>
      <w:r w:rsidRPr="00020A87">
        <w:t xml:space="preserve"> and a mutation-free population (all individuals start in the </w:t>
      </w:r>
      <w:r w:rsidR="00C37953">
        <w:t xml:space="preserve">optimal </w:t>
      </w:r>
      <w:r w:rsidRPr="00020A87">
        <w:rPr>
          <w:i/>
          <w:iCs/>
        </w:rPr>
        <w:t>ab/0</w:t>
      </w:r>
      <w:r w:rsidRPr="00020A87">
        <w:t xml:space="preserve"> </w:t>
      </w:r>
      <w:r w:rsidR="00C37953">
        <w:t>genotype with fitness 1</w:t>
      </w:r>
      <w:r w:rsidRPr="00020A87">
        <w:t xml:space="preserve">) that accumulates deleterious </w:t>
      </w:r>
      <w:r w:rsidR="005C7620">
        <w:t>mutations</w:t>
      </w:r>
      <w:r w:rsidRPr="00020A87">
        <w:t xml:space="preserve"> over the first 5</w:t>
      </w:r>
      <w:r>
        <w:t>,</w:t>
      </w:r>
      <w:r w:rsidRPr="00020A87">
        <w:t>0</w:t>
      </w:r>
      <w:r>
        <w:t>0</w:t>
      </w:r>
      <w:r w:rsidRPr="00020A87">
        <w:t xml:space="preserve">0 generations of the simulation. With </w:t>
      </w:r>
      <w:r w:rsidRPr="00020A87">
        <w:rPr>
          <w:i/>
          <w:iCs/>
        </w:rPr>
        <w:t>s</w:t>
      </w:r>
      <w:r w:rsidRPr="00020A87">
        <w:t>=0.05</w:t>
      </w:r>
      <w:r>
        <w:t xml:space="preserve"> and 0.005</w:t>
      </w:r>
      <w:r w:rsidRPr="00020A87">
        <w:t xml:space="preserve">, </w:t>
      </w:r>
      <w:r>
        <w:t xml:space="preserve">180 and 1,800 </w:t>
      </w:r>
      <w:r w:rsidRPr="00020A87">
        <w:t xml:space="preserve">generations are enough </w:t>
      </w:r>
      <w:r w:rsidR="00191D82">
        <w:t>for</w:t>
      </w:r>
      <w:r w:rsidRPr="00020A87">
        <w:t xml:space="preserve"> the average number of deleterious alleles per individual to </w:t>
      </w:r>
      <w:r w:rsidR="00191D82">
        <w:t xml:space="preserve">reach </w:t>
      </w:r>
      <w:r w:rsidRPr="00020A87">
        <w:t>99.</w:t>
      </w:r>
      <w:r>
        <w:t>99</w:t>
      </w:r>
      <w:r w:rsidRPr="00020A87">
        <w:t xml:space="preserve">% of its MSB value, </w:t>
      </w:r>
      <w:r w:rsidRPr="00020A87">
        <w:rPr>
          <w:i/>
          <w:iCs/>
        </w:rPr>
        <w:t>U/s</w:t>
      </w:r>
      <w:r w:rsidRPr="00020A87">
        <w:t xml:space="preserve"> </w:t>
      </w:r>
      <w:r w:rsidR="00EA522D" w:rsidRPr="00020A87">
        <w:fldChar w:fldCharType="begin" w:fldLock="1"/>
      </w:r>
      <w:r w:rsidR="00E80EFF">
        <w:instrText>ADDIN CSL_CITATION { "citationItems" : [ { "id" : "ITEM-1", "itemData" : { "DOI" : "10.1103/PhysRevE.71.031907", "ISSN" : "1539-3755", "abstract" : "Deleterious mutations are of extreme evolutionary importance because, even though they are eliminated by natural selection, their continuous pressure creates a pool of variability in natural populations. They are of potential relevance for the existence of several features in evolution, such as sexual reproduction, and pose a risk to small asexual populations. Despite their extreme importance, the deleterious mutation rate and the effects of each mutation on fitness are poorly known quantities. Here we analyze a simple model that can be applied to simple experiments, in microorganisms, aiming at the quantification of these values.", "author" : [ { "dropping-particle" : "", "family" : "Gordo", "given" : "Isabel", "non-dropping-particle" : "", "parse-names" : false, "suffix" : "" }, { "dropping-particle" : "", "family" : "Dionisio", "given" : "Francisco", "non-dropping-particle" : "", "parse-names" : false, "suffix" : "" } ], "container-title" : "Physical Review E", "id" : "ITEM-1", "issue" : "3", "issued" : { "date-parts" : [ [ "2005", "3" ] ] }, "page" : "18-21", "title" : "Nonequilibrium model for estimating parameters of deleterious mutations", "type" : "article-journal", "volume" : "71" }, "uris" : [ "http://www.mendeley.com/documents/?uuid=9716e292-c714-4242-9a99-1febfc2b0ae9" ] } ], "mendeley" : { "previouslyFormattedCitation" : "[56]" }, "properties" : { "noteIndex" : 0 }, "schema" : "https://github.com/citation-style-language/schema/raw/master/csl-citation.json" }</w:instrText>
      </w:r>
      <w:r w:rsidR="00EA522D" w:rsidRPr="00020A87">
        <w:fldChar w:fldCharType="separate"/>
      </w:r>
      <w:r w:rsidR="003967C6" w:rsidRPr="003967C6">
        <w:rPr>
          <w:noProof/>
        </w:rPr>
        <w:t>[56]</w:t>
      </w:r>
      <w:r w:rsidR="00EA522D" w:rsidRPr="00020A87">
        <w:fldChar w:fldCharType="end"/>
      </w:r>
      <w:r w:rsidRPr="00020A87">
        <w:t>.</w:t>
      </w:r>
    </w:p>
    <w:p w:rsidR="005316EE" w:rsidRPr="00020A87" w:rsidRDefault="005316EE" w:rsidP="008D0078">
      <w:pPr>
        <w:spacing w:line="480" w:lineRule="auto"/>
        <w:rPr>
          <w:lang w:bidi="hi-IN"/>
        </w:rPr>
      </w:pPr>
      <w:r w:rsidRPr="00020A87">
        <w:t>After 5</w:t>
      </w:r>
      <w:r>
        <w:t>,0</w:t>
      </w:r>
      <w:r w:rsidRPr="00020A87">
        <w:t xml:space="preserve">00 generations the fitness landscape changes to a rugged one, </w:t>
      </w:r>
      <w:r w:rsidR="00C37953">
        <w:t>making</w:t>
      </w:r>
      <w:r w:rsidRPr="00020A87">
        <w:t xml:space="preserve"> </w:t>
      </w:r>
      <w:r w:rsidRPr="00020A87">
        <w:rPr>
          <w:i/>
          <w:iCs/>
        </w:rPr>
        <w:t xml:space="preserve">AB </w:t>
      </w:r>
      <w:r w:rsidRPr="00020A87">
        <w:t>the optimal genotype with fitness 1+</w:t>
      </w:r>
      <w:r w:rsidRPr="00020A87">
        <w:rPr>
          <w:i/>
          <w:iCs/>
        </w:rPr>
        <w:t>sH</w:t>
      </w:r>
      <w:r w:rsidRPr="00020A87">
        <w:t xml:space="preserve"> (</w:t>
      </w:r>
      <w:r w:rsidR="006620EE">
        <w:t>Figure 1</w:t>
      </w:r>
      <w:r w:rsidRPr="00020A87">
        <w:t xml:space="preserve">B). The simulation then proceeds until an </w:t>
      </w:r>
      <w:r w:rsidRPr="00020A87">
        <w:rPr>
          <w:i/>
          <w:iCs/>
        </w:rPr>
        <w:t>AB</w:t>
      </w:r>
      <w:r w:rsidRPr="00020A87">
        <w:t xml:space="preserve"> </w:t>
      </w:r>
      <w:r w:rsidR="00C37953">
        <w:t>genotype</w:t>
      </w:r>
      <w:r w:rsidRPr="00020A87">
        <w:t xml:space="preserve"> appears and either fixates in the population or goes extinct (either all </w:t>
      </w:r>
      <w:r w:rsidRPr="00020A87">
        <w:lastRenderedPageBreak/>
        <w:t xml:space="preserve">or no individuals are in the </w:t>
      </w:r>
      <w:r w:rsidRPr="00020A87">
        <w:rPr>
          <w:i/>
          <w:iCs/>
        </w:rPr>
        <w:t>AB</w:t>
      </w:r>
      <w:r w:rsidRPr="00020A87">
        <w:t xml:space="preserve"> class</w:t>
      </w:r>
      <w:r w:rsidR="00C37953">
        <w:t>es</w:t>
      </w:r>
      <w:r w:rsidRPr="00020A87">
        <w:t>, respectively). Therefore, each simulation provides one sample of the waiting time for the appearance of a double mutant</w:t>
      </w:r>
      <w:r>
        <w:t xml:space="preserve"> </w:t>
      </w:r>
      <w:r w:rsidRPr="00020A87">
        <w:t xml:space="preserve">and one sample of the probability of fixation of a double mutant. At least 1,000 simulations were performed for each parameter set. </w:t>
      </w:r>
    </w:p>
    <w:p w:rsidR="005316EE" w:rsidRDefault="00BA3FE6" w:rsidP="008D0078">
      <w:pPr>
        <w:spacing w:line="480" w:lineRule="auto"/>
      </w:pPr>
      <w:r>
        <w:fldChar w:fldCharType="begin"/>
      </w:r>
      <w:r>
        <w:instrText xml:space="preserve"> REF _Ref358791100 \h  \* MERGEFORMAT </w:instrText>
      </w:r>
      <w:r>
        <w:fldChar w:fldCharType="separate"/>
      </w:r>
      <w:r w:rsidR="00C47BD2">
        <w:t>Table 1</w:t>
      </w:r>
      <w:r>
        <w:fldChar w:fldCharType="end"/>
      </w:r>
      <w:r w:rsidR="005316EE" w:rsidRPr="00BA2B02">
        <w:t xml:space="preserve"> summarizes the model parameters with</w:t>
      </w:r>
      <w:r w:rsidR="005316EE">
        <w:t xml:space="preserve"> estimated values for </w:t>
      </w:r>
      <w:r w:rsidR="005316EE">
        <w:rPr>
          <w:i/>
          <w:iCs/>
        </w:rPr>
        <w:t>E.</w:t>
      </w:r>
      <w:r w:rsidR="005316EE" w:rsidRPr="001A482B">
        <w:rPr>
          <w:i/>
          <w:iCs/>
        </w:rPr>
        <w:t xml:space="preserve"> coli</w:t>
      </w:r>
      <w:r w:rsidR="005316EE">
        <w:t>.</w:t>
      </w:r>
    </w:p>
    <w:p w:rsidR="005316EE" w:rsidRPr="00BA2B02" w:rsidRDefault="005316EE" w:rsidP="008D0078">
      <w:pPr>
        <w:pStyle w:val="Heading1"/>
        <w:spacing w:line="480" w:lineRule="auto"/>
        <w:rPr>
          <w:lang w:bidi="hi-IN"/>
        </w:rPr>
      </w:pPr>
      <w:r w:rsidRPr="00BA2B02">
        <w:rPr>
          <w:lang w:bidi="hi-IN"/>
        </w:rPr>
        <w:t>Results</w:t>
      </w:r>
    </w:p>
    <w:p w:rsidR="005316EE" w:rsidRDefault="00DD0EC1" w:rsidP="008D0078">
      <w:pPr>
        <w:pStyle w:val="Heading2"/>
        <w:spacing w:line="480" w:lineRule="auto"/>
      </w:pPr>
      <w:r>
        <w:softHyphen/>
      </w:r>
      <w:r>
        <w:softHyphen/>
      </w:r>
      <w:r>
        <w:softHyphen/>
      </w:r>
      <w:r>
        <w:softHyphen/>
      </w:r>
      <w:r w:rsidR="005316EE">
        <w:t>Appearance of a double mutant</w:t>
      </w:r>
    </w:p>
    <w:p w:rsidR="005316EE" w:rsidRDefault="005316EE" w:rsidP="008D0078">
      <w:pPr>
        <w:spacing w:after="0" w:line="480" w:lineRule="auto"/>
        <w:jc w:val="both"/>
      </w:pPr>
      <w:r>
        <w:t xml:space="preserve">We are interested in the waiting time for the appearance of a double mutant </w:t>
      </w:r>
      <w:r w:rsidRPr="005F2EC7">
        <w:rPr>
          <w:i/>
          <w:iCs/>
        </w:rPr>
        <w:t>AB</w:t>
      </w:r>
      <w:r>
        <w:t xml:space="preserve"> </w:t>
      </w:r>
      <w:r w:rsidRPr="005F2EC7">
        <w:t>either</w:t>
      </w:r>
      <w:r>
        <w:t xml:space="preserve"> by a double mutation in a wildtype individual </w:t>
      </w:r>
      <w:r>
        <w:rPr>
          <w:i/>
          <w:iCs/>
        </w:rPr>
        <w:t>ab</w:t>
      </w:r>
      <w:r>
        <w:t xml:space="preserve">, or via a single mutation in a single mutant </w:t>
      </w:r>
      <w:r>
        <w:rPr>
          <w:i/>
          <w:iCs/>
        </w:rPr>
        <w:t>Ab</w:t>
      </w:r>
      <w:r>
        <w:t xml:space="preserve"> or </w:t>
      </w:r>
      <w:r>
        <w:rPr>
          <w:i/>
          <w:iCs/>
        </w:rPr>
        <w:t xml:space="preserve">aB </w:t>
      </w:r>
      <w:r w:rsidRPr="00D65806">
        <w:t>(</w:t>
      </w:r>
      <w:r w:rsidR="006620EE">
        <w:t>Figure 1</w:t>
      </w:r>
      <w:r>
        <w:t>A). Denoting the popu</w:t>
      </w:r>
      <w:r w:rsidRPr="00BA2B02">
        <w:t xml:space="preserve">lation size by </w:t>
      </w:r>
      <w:r w:rsidRPr="00BA2B02">
        <w:rPr>
          <w:i/>
          <w:iCs/>
        </w:rPr>
        <w:t xml:space="preserve">N, </w:t>
      </w:r>
      <w:r w:rsidRPr="00BA2B02">
        <w:t xml:space="preserve">we note that (i) if </w:t>
      </w:r>
      <m:oMath>
        <m:r>
          <w:rPr>
            <w:rFonts w:ascii="Cambria Math" w:hAnsi="Cambria Math"/>
          </w:rPr>
          <m:t>N</m:t>
        </m:r>
        <m:sSup>
          <m:sSupPr>
            <m:ctrlPr>
              <w:rPr>
                <w:rFonts w:ascii="Cambria Math" w:hAnsi="Cambria Math"/>
                <w:i/>
              </w:rPr>
            </m:ctrlPr>
          </m:sSupPr>
          <m:e>
            <m:r>
              <w:rPr>
                <w:rFonts w:ascii="Cambria Math" w:hAnsi="Cambria Math"/>
              </w:rPr>
              <m:t>e</m:t>
            </m:r>
          </m:e>
          <m:sup>
            <m:r>
              <w:rPr>
                <w:rFonts w:ascii="Cambria Math" w:hAnsi="Cambria Math"/>
                <w:vertAlign w:val="superscript"/>
              </w:rPr>
              <m:t>-</m:t>
            </m:r>
            <m:f>
              <m:fPr>
                <m:type m:val="lin"/>
                <m:ctrlPr>
                  <w:rPr>
                    <w:rFonts w:ascii="Cambria Math" w:hAnsi="Cambria Math"/>
                    <w:i/>
                    <w:vertAlign w:val="superscript"/>
                  </w:rPr>
                </m:ctrlPr>
              </m:fPr>
              <m:num>
                <m:r>
                  <w:rPr>
                    <w:rFonts w:ascii="Cambria Math" w:hAnsi="Cambria Math"/>
                    <w:vertAlign w:val="superscript"/>
                  </w:rPr>
                  <m:t>U</m:t>
                </m:r>
              </m:num>
              <m:den>
                <m:r>
                  <w:rPr>
                    <w:rFonts w:ascii="Cambria Math" w:hAnsi="Cambria Math"/>
                    <w:vertAlign w:val="superscript"/>
                  </w:rPr>
                  <m:t>s</m:t>
                </m:r>
              </m:den>
            </m:f>
          </m:sup>
        </m:sSup>
        <m:sSup>
          <m:sSupPr>
            <m:ctrlPr>
              <w:rPr>
                <w:rFonts w:ascii="Cambria Math" w:hAnsi="Cambria Math"/>
                <w:i/>
              </w:rPr>
            </m:ctrlPr>
          </m:sSupPr>
          <m:e>
            <m:d>
              <m:dPr>
                <m:ctrlPr>
                  <w:rPr>
                    <w:rFonts w:ascii="Cambria Math" w:hAnsi="Cambria Math"/>
                    <w:i/>
                  </w:rPr>
                </m:ctrlPr>
              </m:dPr>
              <m:e>
                <m:f>
                  <m:fPr>
                    <m:type m:val="lin"/>
                    <m:ctrlPr>
                      <w:rPr>
                        <w:rFonts w:ascii="Cambria Math" w:hAnsi="Cambria Math"/>
                        <w:i/>
                      </w:rPr>
                    </m:ctrlPr>
                  </m:fPr>
                  <m:num>
                    <m:r>
                      <w:rPr>
                        <w:rFonts w:ascii="Cambria Math" w:hAnsi="Cambria Math"/>
                      </w:rPr>
                      <m:t>µ</m:t>
                    </m:r>
                  </m:num>
                  <m:den>
                    <m:r>
                      <w:rPr>
                        <w:rFonts w:ascii="Cambria Math" w:hAnsi="Cambria Math"/>
                      </w:rPr>
                      <m:t>s</m:t>
                    </m:r>
                  </m:den>
                </m:f>
                <m:r>
                  <w:rPr>
                    <w:rFonts w:ascii="Cambria Math" w:hAnsi="Cambria Math"/>
                  </w:rPr>
                  <m:t xml:space="preserve"> </m:t>
                </m:r>
              </m:e>
            </m:d>
          </m:e>
          <m:sup>
            <m:r>
              <w:rPr>
                <w:rFonts w:ascii="Cambria Math" w:hAnsi="Cambria Math"/>
              </w:rPr>
              <m:t>2</m:t>
            </m:r>
          </m:sup>
        </m:sSup>
        <m:r>
          <w:rPr>
            <w:rFonts w:ascii="Cambria Math" w:hAnsi="Cambria Math"/>
          </w:rPr>
          <m:t>&gt;1</m:t>
        </m:r>
      </m:oMath>
      <w:r w:rsidRPr="00BA2B02">
        <w:t xml:space="preserve"> then double mutants are already expected at the MSB and adaptation will not require new mutations;</w:t>
      </w:r>
      <w:r>
        <w:t xml:space="preserve"> </w:t>
      </w:r>
      <w:r w:rsidRPr="00BA2B02">
        <w:t xml:space="preserve">(ii) if </w:t>
      </w:r>
      <m:oMath>
        <m:r>
          <w:rPr>
            <w:rFonts w:ascii="Cambria Math" w:hAnsi="Cambria Math"/>
          </w:rPr>
          <m:t>N</m:t>
        </m:r>
        <m:sSup>
          <m:sSupPr>
            <m:ctrlPr>
              <w:rPr>
                <w:rFonts w:ascii="Cambria Math" w:hAnsi="Cambria Math"/>
                <w:i/>
              </w:rPr>
            </m:ctrlPr>
          </m:sSupPr>
          <m:e>
            <m:r>
              <w:rPr>
                <w:rFonts w:ascii="Cambria Math" w:hAnsi="Cambria Math"/>
              </w:rPr>
              <m:t>e</m:t>
            </m:r>
          </m:e>
          <m:sup>
            <m:r>
              <w:rPr>
                <w:rFonts w:ascii="Cambria Math" w:hAnsi="Cambria Math"/>
              </w:rPr>
              <m:t>-</m:t>
            </m:r>
            <m:f>
              <m:fPr>
                <m:type m:val="lin"/>
                <m:ctrlPr>
                  <w:rPr>
                    <w:rFonts w:ascii="Cambria Math" w:hAnsi="Cambria Math"/>
                    <w:i/>
                  </w:rPr>
                </m:ctrlPr>
              </m:fPr>
              <m:num>
                <m:r>
                  <w:rPr>
                    <w:rFonts w:ascii="Cambria Math" w:hAnsi="Cambria Math"/>
                  </w:rPr>
                  <m:t>U</m:t>
                </m:r>
              </m:num>
              <m:den>
                <m:r>
                  <w:rPr>
                    <w:rFonts w:ascii="Cambria Math" w:hAnsi="Cambria Math"/>
                  </w:rPr>
                  <m:t>s</m:t>
                </m:r>
              </m:den>
            </m:f>
          </m:sup>
        </m:sSup>
        <m:f>
          <m:fPr>
            <m:type m:val="lin"/>
            <m:ctrlPr>
              <w:rPr>
                <w:rFonts w:ascii="Cambria Math" w:hAnsi="Cambria Math"/>
                <w:i/>
              </w:rPr>
            </m:ctrlPr>
          </m:fPr>
          <m:num>
            <m:r>
              <w:rPr>
                <w:rFonts w:ascii="Cambria Math" w:hAnsi="Cambria Math"/>
              </w:rPr>
              <m:t>µ</m:t>
            </m:r>
            <m:ctrlPr>
              <w:rPr>
                <w:rFonts w:ascii="Cambria Math" w:hAnsi="Cambria Math"/>
                <w:i/>
                <w:iCs/>
              </w:rPr>
            </m:ctrlPr>
          </m:num>
          <m:den>
            <m:r>
              <w:rPr>
                <w:rFonts w:ascii="Cambria Math" w:hAnsi="Cambria Math"/>
              </w:rPr>
              <m:t>s</m:t>
            </m:r>
          </m:den>
        </m:f>
        <m:r>
          <w:rPr>
            <w:rFonts w:ascii="Cambria Math" w:hAnsi="Cambria Math"/>
          </w:rPr>
          <m:t>&lt;1</m:t>
        </m:r>
      </m:oMath>
      <w:r>
        <w:t xml:space="preserve"> then no single mutants are expected at the MSB and double mutants must be generated by a double mutation in a wildtype individual. In this case</w:t>
      </w:r>
      <w:r w:rsidRPr="00183F36">
        <w:t xml:space="preserve">, increasing the mutation rate of individuals with fitness below 1 will </w:t>
      </w:r>
      <w:r>
        <w:t xml:space="preserve">have no </w:t>
      </w:r>
      <w:r w:rsidRPr="00183F36">
        <w:t xml:space="preserve">effect </w:t>
      </w:r>
      <w:r>
        <w:t xml:space="preserve">on the appearance of the double mutant and there is no point in analyzing the effect of SIM. </w:t>
      </w:r>
    </w:p>
    <w:p w:rsidR="005316EE" w:rsidRDefault="005316EE" w:rsidP="008D0078">
      <w:pPr>
        <w:spacing w:after="0" w:line="480" w:lineRule="auto"/>
        <w:jc w:val="both"/>
      </w:pPr>
      <w:r>
        <w:t xml:space="preserve">Combining the two constraints we get this constraint on the population size </w:t>
      </w:r>
      <w:r w:rsidRPr="00AC2BE1">
        <w:rPr>
          <w:i/>
          <w:iCs/>
        </w:rPr>
        <w:t>N</w:t>
      </w:r>
      <w:r>
        <w:t>:</w:t>
      </w:r>
      <w:r>
        <w:rPr>
          <w:rFonts w:eastAsiaTheme="minorEastAsia"/>
        </w:rPr>
        <w:t xml:space="preserve"> </w:t>
      </w:r>
      <m:oMath>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U/s</m:t>
            </m:r>
          </m:sup>
        </m:sSup>
        <m:f>
          <m:fPr>
            <m:type m:val="lin"/>
            <m:ctrlPr>
              <w:rPr>
                <w:rFonts w:ascii="Cambria Math" w:hAnsi="Cambria Math"/>
                <w:i/>
              </w:rPr>
            </m:ctrlPr>
          </m:fPr>
          <m:num>
            <m:r>
              <w:rPr>
                <w:rFonts w:ascii="Cambria Math" w:hAnsi="Cambria Math"/>
              </w:rPr>
              <m:t>s</m:t>
            </m:r>
          </m:num>
          <m:den>
            <m:r>
              <w:rPr>
                <w:rFonts w:ascii="Cambria Math" w:hAnsi="Cambria Math"/>
              </w:rPr>
              <m:t>μ</m:t>
            </m:r>
          </m:den>
        </m:f>
        <m:r>
          <w:rPr>
            <w:rFonts w:ascii="Cambria Math" w:hAnsi="Cambria Math"/>
          </w:rPr>
          <m:t>&lt;N&lt;</m:t>
        </m:r>
        <m:sSup>
          <m:sSupPr>
            <m:ctrlPr>
              <w:rPr>
                <w:rFonts w:ascii="Cambria Math" w:hAnsi="Cambria Math"/>
                <w:i/>
              </w:rPr>
            </m:ctrlPr>
          </m:sSupPr>
          <m:e>
            <m:r>
              <w:rPr>
                <w:rFonts w:ascii="Cambria Math" w:hAnsi="Cambria Math"/>
              </w:rPr>
              <m:t>e</m:t>
            </m:r>
          </m:e>
          <m:sup>
            <m:r>
              <w:rPr>
                <w:rFonts w:ascii="Cambria Math" w:hAnsi="Cambria Math"/>
              </w:rPr>
              <m:t>U/s</m:t>
            </m:r>
          </m:sup>
        </m:sSup>
        <m:sSup>
          <m:sSupPr>
            <m:ctrlPr>
              <w:rPr>
                <w:rFonts w:ascii="Cambria Math" w:hAnsi="Cambria Math"/>
                <w:i/>
              </w:rPr>
            </m:ctrlPr>
          </m:sSupPr>
          <m:e>
            <m:d>
              <m:dPr>
                <m:ctrlPr>
                  <w:rPr>
                    <w:rFonts w:ascii="Cambria Math" w:hAnsi="Cambria Math"/>
                    <w:i/>
                  </w:rPr>
                </m:ctrlPr>
              </m:dPr>
              <m:e>
                <m:f>
                  <m:fPr>
                    <m:type m:val="lin"/>
                    <m:ctrlPr>
                      <w:rPr>
                        <w:rFonts w:ascii="Cambria Math" w:hAnsi="Cambria Math"/>
                        <w:i/>
                      </w:rPr>
                    </m:ctrlPr>
                  </m:fPr>
                  <m:num>
                    <m:r>
                      <w:rPr>
                        <w:rFonts w:ascii="Cambria Math" w:hAnsi="Cambria Math"/>
                      </w:rPr>
                      <m:t>s</m:t>
                    </m:r>
                  </m:num>
                  <m:den>
                    <m:r>
                      <w:rPr>
                        <w:rFonts w:ascii="Cambria Math" w:hAnsi="Cambria Math"/>
                      </w:rPr>
                      <m:t>μ</m:t>
                    </m:r>
                  </m:den>
                </m:f>
              </m:e>
            </m:d>
          </m:e>
          <m:sup>
            <m:r>
              <w:rPr>
                <w:rFonts w:ascii="Cambria Math" w:hAnsi="Cambria Math"/>
              </w:rPr>
              <m:t>2</m:t>
            </m:r>
          </m:sup>
        </m:sSup>
      </m:oMath>
      <w:r>
        <w:rPr>
          <w:rFonts w:eastAsiaTheme="minorEastAsia"/>
        </w:rPr>
        <w:t>.</w:t>
      </w:r>
      <w:r>
        <w:t xml:space="preserve"> This constraint is reasonable for bacterial populations (see </w:t>
      </w:r>
      <w:r w:rsidR="00BA3FE6">
        <w:fldChar w:fldCharType="begin"/>
      </w:r>
      <w:r w:rsidR="00BA3FE6">
        <w:instrText xml:space="preserve"> REF _Ref358791100 \h  \* MERGEFORMAT </w:instrText>
      </w:r>
      <w:r w:rsidR="00BA3FE6">
        <w:fldChar w:fldCharType="separate"/>
      </w:r>
      <w:r w:rsidR="00C47BD2">
        <w:t>Table 1</w:t>
      </w:r>
      <w:r w:rsidR="00BA3FE6">
        <w:fldChar w:fldCharType="end"/>
      </w:r>
      <w:r>
        <w:t>).</w:t>
      </w:r>
    </w:p>
    <w:p w:rsidR="005316EE" w:rsidRPr="00BA2B02" w:rsidRDefault="005316EE" w:rsidP="008D0078">
      <w:pPr>
        <w:spacing w:line="480" w:lineRule="auto"/>
      </w:pPr>
      <w:r>
        <w:t>The frequenc</w:t>
      </w:r>
      <w:r w:rsidR="00C37953">
        <w:t xml:space="preserve">ies </w:t>
      </w:r>
      <w:r>
        <w:t>of w</w:t>
      </w:r>
      <w:r w:rsidRPr="00BA2B02">
        <w:t>ildtype (</w:t>
      </w:r>
      <w:r w:rsidRPr="00BA2B02">
        <w:rPr>
          <w:i/>
          <w:iCs/>
        </w:rPr>
        <w:t>ab</w:t>
      </w:r>
      <w:r w:rsidRPr="00BA2B02">
        <w:t>)</w:t>
      </w:r>
      <w:r>
        <w:t xml:space="preserve"> and single mutants</w:t>
      </w:r>
      <w:r w:rsidRPr="00BA2B02">
        <w:t xml:space="preserve"> (</w:t>
      </w:r>
      <w:r w:rsidRPr="00BA2B02">
        <w:rPr>
          <w:i/>
          <w:iCs/>
        </w:rPr>
        <w:t>aB</w:t>
      </w:r>
      <w:r w:rsidRPr="00BA2B02">
        <w:t xml:space="preserve"> and </w:t>
      </w:r>
      <w:r w:rsidRPr="00BA2B02">
        <w:rPr>
          <w:i/>
          <w:iCs/>
        </w:rPr>
        <w:t>Ab</w:t>
      </w:r>
      <w:r w:rsidRPr="00BA2B02">
        <w:t xml:space="preserve"> combined) that are mutation-free at the MSB are</w:t>
      </w:r>
      <w:r>
        <w:t xml:space="preserve"> </w:t>
      </w:r>
      <w:r w:rsidRPr="007169AD">
        <w:t>roughly</w:t>
      </w:r>
      <w:r w:rsidRPr="00BA2B02">
        <w:t xml:space="preserve"> </w:t>
      </w:r>
      <m:oMath>
        <m:sSup>
          <m:sSupPr>
            <m:ctrlPr>
              <w:rPr>
                <w:rFonts w:ascii="Cambria Math" w:hAnsi="Cambria Math"/>
                <w:i/>
              </w:rPr>
            </m:ctrlPr>
          </m:sSupPr>
          <m:e>
            <m:r>
              <w:rPr>
                <w:rFonts w:ascii="Cambria Math" w:hAnsi="Cambria Math"/>
              </w:rPr>
              <m:t>e</m:t>
            </m:r>
          </m:e>
          <m:sup>
            <m:f>
              <m:fPr>
                <m:type m:val="lin"/>
                <m:ctrlPr>
                  <w:rPr>
                    <w:rFonts w:ascii="Cambria Math" w:hAnsi="Cambria Math"/>
                    <w:i/>
                  </w:rPr>
                </m:ctrlPr>
              </m:fPr>
              <m:num>
                <m:r>
                  <w:rPr>
                    <w:rFonts w:ascii="Cambria Math" w:hAnsi="Cambria Math"/>
                  </w:rPr>
                  <m:t>-U</m:t>
                </m:r>
              </m:num>
              <m:den>
                <m:r>
                  <w:rPr>
                    <w:rFonts w:ascii="Cambria Math" w:hAnsi="Cambria Math"/>
                  </w:rPr>
                  <m:t>s</m:t>
                </m:r>
              </m:den>
            </m:f>
          </m:sup>
        </m:sSup>
      </m:oMath>
      <w:r w:rsidRPr="00BA2B02">
        <w:t xml:space="preserve"> and  </w:t>
      </w:r>
      <m:oMath>
        <m:r>
          <w:rPr>
            <w:rFonts w:ascii="Cambria Math" w:hAnsi="Cambria Math"/>
          </w:rPr>
          <m:t>2</m:t>
        </m:r>
        <m:f>
          <m:fPr>
            <m:type m:val="lin"/>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type m:val="lin"/>
                <m:ctrlPr>
                  <w:rPr>
                    <w:rFonts w:ascii="Cambria Math" w:hAnsi="Cambria Math"/>
                    <w:i/>
                  </w:rPr>
                </m:ctrlPr>
              </m:fPr>
              <m:num>
                <m:r>
                  <w:rPr>
                    <w:rFonts w:ascii="Cambria Math" w:hAnsi="Cambria Math"/>
                  </w:rPr>
                  <m:t>U</m:t>
                </m:r>
              </m:num>
              <m:den>
                <m:r>
                  <w:rPr>
                    <w:rFonts w:ascii="Cambria Math" w:hAnsi="Cambria Math"/>
                  </w:rPr>
                  <m:t>s</m:t>
                </m:r>
              </m:den>
            </m:f>
          </m:sup>
        </m:sSup>
      </m:oMath>
      <w:r w:rsidRPr="00BA2B02">
        <w:t xml:space="preserve">, respectively. The probability that an offspring of </w:t>
      </w:r>
      <w:r>
        <w:t xml:space="preserve">a </w:t>
      </w:r>
      <w:r w:rsidRPr="00BA2B02">
        <w:t>wildtype or single mutant parent</w:t>
      </w:r>
      <w:r>
        <w:t xml:space="preserve"> is a double </w:t>
      </w:r>
      <w:r>
        <w:lastRenderedPageBreak/>
        <w:t xml:space="preserve">mutant </w:t>
      </w:r>
      <w:r w:rsidRPr="00BA2B02">
        <w:rPr>
          <w:i/>
          <w:iCs/>
        </w:rPr>
        <w:t>AB</w:t>
      </w:r>
      <w:r w:rsidRPr="00BA2B02">
        <w:t xml:space="preserve"> is </w:t>
      </w:r>
      <m:oMath>
        <m:sSup>
          <m:sSupPr>
            <m:ctrlPr>
              <w:rPr>
                <w:rFonts w:ascii="Cambria Math" w:hAnsi="Cambria Math"/>
                <w:i/>
              </w:rPr>
            </m:ctrlPr>
          </m:sSupPr>
          <m:e>
            <m:r>
              <w:rPr>
                <w:rFonts w:ascii="Cambria Math" w:hAnsi="Cambria Math"/>
              </w:rPr>
              <m:t>μ</m:t>
            </m:r>
          </m:e>
          <m:sup>
            <m:r>
              <w:rPr>
                <w:rFonts w:ascii="Cambria Math" w:hAnsi="Cambria Math"/>
              </w:rPr>
              <m:t>2</m:t>
            </m:r>
          </m:sup>
        </m:sSup>
      </m:oMath>
      <w:r w:rsidRPr="00BA2B02">
        <w:rPr>
          <w:rFonts w:eastAsiaTheme="minorEastAsia"/>
        </w:rPr>
        <w:t xml:space="preserve"> and </w:t>
      </w:r>
      <m:oMath>
        <m:r>
          <w:rPr>
            <w:rFonts w:ascii="Cambria Math" w:hAnsi="Cambria Math"/>
          </w:rPr>
          <m:t>μ</m:t>
        </m:r>
      </m:oMath>
      <w:r w:rsidRPr="00BA2B02">
        <w:t xml:space="preserve">, respectively. The probability that such an offspring is also mutation-free </w:t>
      </w:r>
      <w:r>
        <w:t>in</w:t>
      </w:r>
      <w:r w:rsidRPr="00BA2B02">
        <w:t xml:space="preserve"> the rest of its genome</w:t>
      </w:r>
      <w:r w:rsidR="00C37953">
        <w:t xml:space="preserve"> (</w:t>
      </w:r>
      <w:r w:rsidRPr="00BA2B02">
        <w:t>the only mutations that occurred were at the specific loci</w:t>
      </w:r>
      <w:r w:rsidR="00C37953">
        <w:t>)</w:t>
      </w:r>
      <w:r w:rsidRPr="00BA2B02">
        <w:t xml:space="preserve"> is </w:t>
      </w:r>
      <m:oMath>
        <m:sSup>
          <m:sSupPr>
            <m:ctrlPr>
              <w:rPr>
                <w:rFonts w:ascii="Cambria Math" w:hAnsi="Cambria Math"/>
                <w:i/>
              </w:rPr>
            </m:ctrlPr>
          </m:sSupPr>
          <m:e>
            <m:r>
              <w:rPr>
                <w:rFonts w:ascii="Cambria Math" w:hAnsi="Cambria Math"/>
              </w:rPr>
              <m:t>e</m:t>
            </m:r>
          </m:e>
          <m:sup>
            <m:r>
              <w:rPr>
                <w:rFonts w:ascii="Cambria Math" w:hAnsi="Cambria Math"/>
              </w:rPr>
              <m:t>-U</m:t>
            </m:r>
          </m:sup>
        </m:sSup>
      </m:oMath>
      <w:r w:rsidRPr="00BA2B02">
        <w:rPr>
          <w:rFonts w:eastAsiaTheme="minorEastAsia"/>
        </w:rPr>
        <w:t xml:space="preserve">. Therefore, </w:t>
      </w:r>
      <w:r w:rsidRPr="00BA2B02">
        <w:t xml:space="preserve">the probability </w:t>
      </w:r>
      <w:r w:rsidRPr="00BA2B02">
        <w:rPr>
          <w:i/>
          <w:iCs/>
        </w:rPr>
        <w:t>q</w:t>
      </w:r>
      <w:r w:rsidRPr="00BA2B02">
        <w:t xml:space="preserve"> that a random offspring is a double mutant, given there are no double mutants in the current generation</w:t>
      </w:r>
      <w:r>
        <w:t>,</w:t>
      </w:r>
      <w:r w:rsidRPr="00BA2B02">
        <w:t xml:space="preserve"> </w:t>
      </w:r>
      <w:r w:rsidR="00C37953">
        <w:t xml:space="preserve">is </w:t>
      </w:r>
      <w:r w:rsidRPr="00BA2B02">
        <w:t>approximat</w:t>
      </w:r>
      <w:r w:rsidR="005C7620">
        <w:t>ed by</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0"/>
        <w:gridCol w:w="852"/>
      </w:tblGrid>
      <w:tr w:rsidR="005316EE" w:rsidTr="003F2D32">
        <w:tc>
          <w:tcPr>
            <w:tcW w:w="4500" w:type="pct"/>
            <w:vAlign w:val="center"/>
          </w:tcPr>
          <w:p w:rsidR="005316EE" w:rsidRPr="00BA2B02" w:rsidRDefault="005316EE" w:rsidP="008D0078">
            <w:pPr>
              <w:spacing w:line="480" w:lineRule="auto"/>
              <w:ind w:left="340"/>
              <w:jc w:val="center"/>
            </w:pPr>
            <m:oMath>
              <m:r>
                <w:rPr>
                  <w:rFonts w:ascii="Cambria Math" w:hAnsi="Cambria Math"/>
                </w:rPr>
                <m:t>q=</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oMath>
            <w:r w:rsidRPr="00BA2B02">
              <w:t>.</w:t>
            </w:r>
          </w:p>
        </w:tc>
        <w:tc>
          <w:tcPr>
            <w:tcW w:w="500" w:type="pct"/>
            <w:vAlign w:val="center"/>
          </w:tcPr>
          <w:p w:rsidR="005316EE" w:rsidRDefault="005316EE" w:rsidP="008D0078">
            <w:pPr>
              <w:spacing w:line="480" w:lineRule="auto"/>
            </w:pPr>
            <w:bookmarkStart w:id="5" w:name="_Ref378231031"/>
            <w:bookmarkStart w:id="6" w:name="_Ref354134924"/>
            <w:r w:rsidRPr="00BA2B02">
              <w:t>(</w:t>
            </w:r>
            <w:r w:rsidR="00EA522D">
              <w:fldChar w:fldCharType="begin"/>
            </w:r>
            <w:r w:rsidR="00DA55AA">
              <w:instrText xml:space="preserve"> SEQ Equation </w:instrText>
            </w:r>
            <w:r w:rsidR="00EA522D">
              <w:fldChar w:fldCharType="separate"/>
            </w:r>
            <w:r w:rsidR="00C47BD2">
              <w:rPr>
                <w:noProof/>
              </w:rPr>
              <w:t>2</w:t>
            </w:r>
            <w:r w:rsidR="00EA522D">
              <w:rPr>
                <w:noProof/>
              </w:rPr>
              <w:fldChar w:fldCharType="end"/>
            </w:r>
            <w:bookmarkEnd w:id="5"/>
            <w:r w:rsidRPr="00BA2B02">
              <w:t>)</w:t>
            </w:r>
            <w:bookmarkEnd w:id="6"/>
          </w:p>
        </w:tc>
      </w:tr>
    </w:tbl>
    <w:p w:rsidR="005316EE" w:rsidRDefault="005316EE" w:rsidP="008D0078">
      <w:pPr>
        <w:spacing w:line="480" w:lineRule="auto"/>
      </w:pPr>
      <w:r>
        <w:t>The first expression assumes that individuals</w:t>
      </w:r>
      <w:r w:rsidR="00C37953">
        <w:t xml:space="preserve"> with a deleterious background do</w:t>
      </w:r>
      <w:r>
        <w:t>n't contribute to adaptation and that the MSB distribution of deleterious alleles is Poisson. The second expression also assumes that mutation</w:t>
      </w:r>
      <w:r w:rsidR="005C7620">
        <w:t xml:space="preserve"> is much weaker than selection:</w:t>
      </w:r>
      <w:r>
        <w:t xml:space="preserve"> </w:t>
      </w:r>
      <w:r>
        <w:rPr>
          <w:i/>
          <w:iCs/>
        </w:rPr>
        <w:t>U&lt;&lt;</w:t>
      </w:r>
      <w:r w:rsidRPr="00EF4617">
        <w:t>s</w:t>
      </w:r>
      <w:r>
        <w:t xml:space="preserve">. </w:t>
      </w:r>
    </w:p>
    <w:p w:rsidR="005316EE" w:rsidRDefault="005316EE" w:rsidP="008D0078">
      <w:pPr>
        <w:spacing w:line="480" w:lineRule="auto"/>
      </w:pPr>
      <w:r w:rsidRPr="00EF4617">
        <w:t>With</w:t>
      </w:r>
      <w:r>
        <w:t xml:space="preserve"> SIM the mutation rate of single mutants is increased </w:t>
      </w:r>
      <w:r w:rsidRPr="002D7506">
        <w:rPr>
          <w:i/>
          <w:iCs/>
        </w:rPr>
        <w:t>τ</w:t>
      </w:r>
      <w:r>
        <w:t xml:space="preserve">-fold and the probability that a random </w:t>
      </w:r>
      <w:r w:rsidR="005C7620">
        <w:t>offspring is a double mutant is</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0"/>
        <w:gridCol w:w="852"/>
      </w:tblGrid>
      <w:tr w:rsidR="005316EE" w:rsidTr="003F2D32">
        <w:tc>
          <w:tcPr>
            <w:tcW w:w="4500" w:type="pct"/>
            <w:vAlign w:val="center"/>
          </w:tcPr>
          <w:p w:rsidR="005316EE" w:rsidRDefault="00DD2BEC" w:rsidP="008D0078">
            <w:pPr>
              <w:spacing w:line="480" w:lineRule="auto"/>
              <w:ind w:left="340"/>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τμ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-τU</m:t>
                  </m:r>
                </m:sup>
              </m:sSup>
              <m:r>
                <w:rPr>
                  <w:rFonts w:ascii="Cambria Math" w:hAnsi="Cambria Math"/>
                </w:rPr>
                <m:t>≈q⋅τ(1-τU)</m:t>
              </m:r>
            </m:oMath>
            <w:r w:rsidR="005316EE">
              <w:t>.</w:t>
            </w:r>
          </w:p>
        </w:tc>
        <w:tc>
          <w:tcPr>
            <w:tcW w:w="500" w:type="pct"/>
            <w:vAlign w:val="center"/>
          </w:tcPr>
          <w:p w:rsidR="005316EE" w:rsidRDefault="005316EE" w:rsidP="008D0078">
            <w:pPr>
              <w:spacing w:line="480" w:lineRule="auto"/>
            </w:pPr>
            <w:bookmarkStart w:id="7" w:name="_Ref354134926"/>
            <w:r>
              <w:t>(</w:t>
            </w:r>
            <w:r w:rsidR="00EA522D">
              <w:fldChar w:fldCharType="begin"/>
            </w:r>
            <w:r w:rsidRPr="00EC7EBC">
              <w:instrText xml:space="preserve"> SEQ Equation </w:instrText>
            </w:r>
            <w:r w:rsidR="00EA522D">
              <w:fldChar w:fldCharType="separate"/>
            </w:r>
            <w:r w:rsidR="00C47BD2">
              <w:rPr>
                <w:noProof/>
              </w:rPr>
              <w:t>3</w:t>
            </w:r>
            <w:r w:rsidR="00EA522D">
              <w:rPr>
                <w:noProof/>
              </w:rPr>
              <w:fldChar w:fldCharType="end"/>
            </w:r>
            <w:r>
              <w:t>)</w:t>
            </w:r>
            <w:bookmarkEnd w:id="7"/>
          </w:p>
        </w:tc>
      </w:tr>
    </w:tbl>
    <w:p w:rsidR="005316EE" w:rsidRDefault="005316EE" w:rsidP="008D0078">
      <w:pPr>
        <w:spacing w:line="480" w:lineRule="auto"/>
      </w:pPr>
      <w:r>
        <w:t>The</w:t>
      </w:r>
      <w:r w:rsidR="005C7620">
        <w:t>se</w:t>
      </w:r>
      <w:r>
        <w:t xml:space="preserve"> expressions </w:t>
      </w:r>
      <w:r w:rsidR="005C7620">
        <w:t>use</w:t>
      </w:r>
      <w:r>
        <w:t xml:space="preserve"> the same assumptions as in eq. 2. The second expression also assumes that </w:t>
      </w:r>
      <m:oMath>
        <m:r>
          <w:rPr>
            <w:rFonts w:ascii="Cambria Math" w:hAnsi="Cambria Math"/>
          </w:rPr>
          <m:t>τU&lt;1</m:t>
        </m:r>
      </m:oMath>
      <w:r>
        <w:t xml:space="preserve">. </w:t>
      </w:r>
    </w:p>
    <w:p w:rsidR="005316EE" w:rsidRDefault="005316EE" w:rsidP="008D0078">
      <w:pPr>
        <w:spacing w:line="480" w:lineRule="auto"/>
      </w:pPr>
      <w:r>
        <w:t xml:space="preserve">Appendix </w:t>
      </w:r>
      <w:r w:rsidR="00C56AB4">
        <w:t>A</w:t>
      </w:r>
      <w:r>
        <w:t xml:space="preserve"> i</w:t>
      </w:r>
      <w:r w:rsidR="0084602B">
        <w:t>ncludes full derivations of the above</w:t>
      </w:r>
      <w:r>
        <w:t xml:space="preserve"> </w:t>
      </w:r>
      <w:r w:rsidR="005C7620">
        <w:t xml:space="preserve">equations and </w:t>
      </w:r>
      <w:r>
        <w:t xml:space="preserve">Figure S1 </w:t>
      </w:r>
      <w:r w:rsidR="005C7620">
        <w:t xml:space="preserve">compares them </w:t>
      </w:r>
      <w:r>
        <w:t>with simulations results.</w:t>
      </w:r>
    </w:p>
    <w:p w:rsidR="005316EE" w:rsidRDefault="005316EE" w:rsidP="008D0078">
      <w:pPr>
        <w:pStyle w:val="Heading2"/>
        <w:spacing w:line="480" w:lineRule="auto"/>
      </w:pPr>
      <w:bookmarkStart w:id="8" w:name="_Ref354319797"/>
      <w:r>
        <w:t xml:space="preserve">Fixation probability </w:t>
      </w:r>
      <w:bookmarkEnd w:id="8"/>
      <w:r>
        <w:t>of the double mutant</w:t>
      </w:r>
    </w:p>
    <w:p w:rsidR="005316EE" w:rsidRPr="005447DA" w:rsidRDefault="005316EE" w:rsidP="008D0078">
      <w:pPr>
        <w:spacing w:line="480" w:lineRule="auto"/>
      </w:pPr>
      <w:r>
        <w:t xml:space="preserve">Assuming an advantage to the double mutant </w:t>
      </w:r>
      <w:r w:rsidRPr="00CA58CA">
        <w:t>(</w:t>
      </w:r>
      <w:r w:rsidRPr="002E568C">
        <w:rPr>
          <w:rFonts w:asciiTheme="majorBidi" w:hAnsiTheme="majorBidi" w:cstheme="majorBidi"/>
          <w:i/>
          <w:iCs/>
        </w:rPr>
        <w:t>H</w:t>
      </w:r>
      <w:r w:rsidRPr="00CA58CA">
        <w:rPr>
          <w:rFonts w:asciiTheme="majorBidi" w:hAnsiTheme="majorBidi" w:cstheme="majorBidi"/>
        </w:rPr>
        <w:t>&gt;</w:t>
      </w:r>
      <w:r w:rsidRPr="00CA58CA">
        <w:rPr>
          <w:rFonts w:cstheme="majorBidi"/>
        </w:rPr>
        <w:t>1)</w:t>
      </w:r>
      <w:r>
        <w:rPr>
          <w:rFonts w:cstheme="majorBidi"/>
          <w:i/>
          <w:iCs/>
        </w:rPr>
        <w:t xml:space="preserve"> </w:t>
      </w:r>
      <w:r>
        <w:rPr>
          <w:rFonts w:cstheme="majorBidi"/>
        </w:rPr>
        <w:t xml:space="preserve">and a large population size (see the </w:t>
      </w:r>
      <w:r w:rsidR="009354C5">
        <w:rPr>
          <w:rFonts w:cstheme="majorBidi"/>
        </w:rPr>
        <w:t>above</w:t>
      </w:r>
      <w:r>
        <w:rPr>
          <w:rFonts w:cstheme="majorBidi"/>
        </w:rPr>
        <w:t xml:space="preserve"> constraint on </w:t>
      </w:r>
      <w:r>
        <w:rPr>
          <w:rFonts w:cstheme="majorBidi"/>
          <w:i/>
          <w:iCs/>
        </w:rPr>
        <w:t>N</w:t>
      </w:r>
      <w:r>
        <w:rPr>
          <w:rFonts w:cstheme="majorBidi"/>
        </w:rPr>
        <w:t xml:space="preserve">), a double mutant </w:t>
      </w:r>
      <w:r>
        <w:t xml:space="preserve">has two possible fates after its </w:t>
      </w:r>
      <w:r>
        <w:lastRenderedPageBreak/>
        <w:t>appearance: fixation or extinction.</w:t>
      </w:r>
      <w:r w:rsidRPr="003F5091">
        <w:t xml:space="preserve"> </w:t>
      </w:r>
      <w:r>
        <w:t xml:space="preserve">Following Eshel </w:t>
      </w:r>
      <w:r w:rsidR="00EA522D">
        <w:fldChar w:fldCharType="begin" w:fldLock="1"/>
      </w:r>
      <w:r w:rsidR="00E80EFF">
        <w:instrText>ADDIN CSL_CITATION { "citationItems" : [ { "id" : "ITEM-1", "itemData" : { "DOI" : "10.1007/BF00276922", "ISSN" : "0303-6812", "abstract" : "A branching process method is employed to study the survival probability of a slightly advantageous mutant gene with a general distribution of progeny size in a large population. A counter-example to a classic proposition is given. A somewhat weaker result is proved.", "author" : [ { "dropping-particle" : "", "family" : "Eshel", "given" : "Ilan", "non-dropping-particle" : "", "parse-names" : false, "suffix" : "" } ], "container-title" : "Journal of Mathematical Biology", "id" : "ITEM-1", "issue" : "3", "issued" : { "date-parts" : [ [ "1981", "8" ] ] }, "page" : "355-362", "title" : "On the survival probability of a slightly advantageous mutant gene with a general distribution of progeny size - a branching process model", "type" : "article-journal", "volume" : "12" }, "suppress-author" : 1, "uris" : [ "http://www.mendeley.com/documents/?uuid=935a0a5d-5ac9-4e39-9957-d23904f30ab8" ] } ], "mendeley" : { "previouslyFormattedCitation" : "[57]" }, "properties" : { "noteIndex" : 0 }, "schema" : "https://github.com/citation-style-language/schema/raw/master/csl-citation.json" }</w:instrText>
      </w:r>
      <w:r w:rsidR="00EA522D">
        <w:fldChar w:fldCharType="separate"/>
      </w:r>
      <w:r w:rsidR="003967C6" w:rsidRPr="003967C6">
        <w:rPr>
          <w:noProof/>
        </w:rPr>
        <w:t>[57]</w:t>
      </w:r>
      <w:r w:rsidR="00EA522D">
        <w:fldChar w:fldCharType="end"/>
      </w:r>
      <w:r>
        <w:t xml:space="preserve">, the fixation probability </w:t>
      </w:r>
      <w:r w:rsidRPr="006A479B">
        <w:rPr>
          <w:i/>
          <w:iCs/>
        </w:rPr>
        <w:t>ρ</w:t>
      </w:r>
      <w:r>
        <w:t xml:space="preserve"> of the do</w:t>
      </w:r>
      <w:r w:rsidR="00C56AB4">
        <w:t>uble mutant is (see Appendix B</w:t>
      </w:r>
      <w:r w:rsidR="009354C5">
        <w: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0"/>
        <w:gridCol w:w="852"/>
      </w:tblGrid>
      <w:tr w:rsidR="005316EE" w:rsidTr="003F2D32">
        <w:tc>
          <w:tcPr>
            <w:tcW w:w="4500" w:type="pct"/>
            <w:vAlign w:val="center"/>
          </w:tcPr>
          <w:p w:rsidR="005316EE" w:rsidRDefault="005316EE" w:rsidP="008D0078">
            <w:pPr>
              <w:spacing w:line="480" w:lineRule="auto"/>
              <w:ind w:left="340"/>
              <w:jc w:val="center"/>
            </w:pPr>
            <m:oMath>
              <m:r>
                <w:rPr>
                  <w:rFonts w:ascii="Cambria Math" w:hAnsi="Cambria Math"/>
                </w:rPr>
                <m:t>ρ≈2</m:t>
              </m:r>
              <m:f>
                <m:fPr>
                  <m:ctrlPr>
                    <w:rPr>
                      <w:rFonts w:ascii="Cambria Math" w:hAnsi="Cambria Math"/>
                      <w:i/>
                    </w:rPr>
                  </m:ctrlPr>
                </m:fPr>
                <m:num>
                  <m:r>
                    <w:rPr>
                      <w:rFonts w:ascii="Cambria Math" w:hAnsi="Cambria Math"/>
                    </w:rPr>
                    <m:t>sH</m:t>
                  </m:r>
                </m:num>
                <m:den>
                  <m:r>
                    <w:rPr>
                      <w:rFonts w:ascii="Cambria Math" w:hAnsi="Cambria Math"/>
                    </w:rPr>
                    <m:t>1+sH</m:t>
                  </m:r>
                </m:den>
              </m:f>
              <m:r>
                <w:rPr>
                  <w:rFonts w:ascii="Cambria Math" w:hAnsi="Cambria Math"/>
                </w:rPr>
                <m:t>≈2sH</m:t>
              </m:r>
            </m:oMath>
            <w:r>
              <w:t>.</w:t>
            </w:r>
          </w:p>
        </w:tc>
        <w:tc>
          <w:tcPr>
            <w:tcW w:w="500" w:type="pct"/>
            <w:vAlign w:val="center"/>
          </w:tcPr>
          <w:p w:rsidR="005316EE" w:rsidRDefault="005316EE" w:rsidP="008D0078">
            <w:pPr>
              <w:spacing w:line="480" w:lineRule="auto"/>
            </w:pPr>
            <w:bookmarkStart w:id="9" w:name="_Ref378231034"/>
            <w:r>
              <w:t>(</w:t>
            </w:r>
            <w:r w:rsidR="00EA522D">
              <w:fldChar w:fldCharType="begin"/>
            </w:r>
            <w:r w:rsidRPr="00EC7EBC">
              <w:instrText xml:space="preserve"> SEQ Equation </w:instrText>
            </w:r>
            <w:r w:rsidR="00EA522D">
              <w:fldChar w:fldCharType="separate"/>
            </w:r>
            <w:r w:rsidR="00C47BD2">
              <w:rPr>
                <w:noProof/>
              </w:rPr>
              <w:t>4</w:t>
            </w:r>
            <w:r w:rsidR="00EA522D">
              <w:rPr>
                <w:noProof/>
              </w:rPr>
              <w:fldChar w:fldCharType="end"/>
            </w:r>
            <w:bookmarkEnd w:id="9"/>
            <w:r>
              <w:t>)</w:t>
            </w:r>
          </w:p>
        </w:tc>
      </w:tr>
    </w:tbl>
    <w:p w:rsidR="005316EE" w:rsidRDefault="005316EE" w:rsidP="008D0078">
      <w:pPr>
        <w:spacing w:line="480" w:lineRule="auto"/>
        <w:rPr>
          <w:lang w:bidi="hi-IN"/>
        </w:rPr>
      </w:pPr>
      <w:bookmarkStart w:id="10" w:name="_Ref360181968"/>
      <w:r>
        <w:rPr>
          <w:lang w:bidi="hi-IN"/>
        </w:rPr>
        <w:t xml:space="preserve">That is, the fixation probability of the double mutant is roughly twice its adaptive advantage. This is a classic result of population genetics theory </w:t>
      </w:r>
      <w:r w:rsidR="00EA522D">
        <w:rPr>
          <w:lang w:bidi="hi-IN"/>
        </w:rPr>
        <w:fldChar w:fldCharType="begin" w:fldLock="1"/>
      </w:r>
      <w:r w:rsidR="00E80EFF">
        <w:rPr>
          <w:lang w:bidi="hi-IN"/>
        </w:rPr>
        <w:instrText>ADDIN CSL_CITATION { "citationItems" : [ { "id" : "ITEM-1", "itemData" : { "author" : [ { "dropping-particle" : "", "family" : "Fisher", "given" : "R.A.", "non-dropping-particle" : "", "parse-names" : false, "suffix" : "" } ], "id" : "ITEM-1", "issued" : { "date-parts" : [ [ "1930" ] ] }, "page" : "272", "publisher" : "Clarendon Press", "publisher-place" : "Oxford", "title" : "The Genetical Theory of Natural Selection", "type" : "book" }, "locator" : "76", "uris" : [ "http://www.mendeley.com/documents/?uuid=9a1150dc-e0d3-4e3a-ac63-c866b5764a0f" ] }, { "id" : "ITEM-2", "itemData" : { "DOI" : "10.1098/rsif.2008.0248", "ISSN" : "1742-5689", "PMID" : "18664425", "abstract" : "The fixation probability, the probability that the frequency of a particular allele in a population will ultimately reach unity, is one of the cornerstones of population genetics. In this review, we give a brief historical overview of mathematical approaches used to estimate the fixation probability of beneficial alleles. We then focus on more recent work that has relaxed some of the key assumptions in these early papers, providing estimates that have wider applicability to both natural and laboratory settings. In the final section, we address the possibility of future work that might bridge the gap between theoretical results to date and results that might realistically be applied to the experimental evolution of microbial populations. Our aim is to highlight the concrete, testable predictions that have arisen from the theoretical literature, with the intention of further motivating the invaluable interplay between theory and experiment.", "author" : [ { "dropping-particle" : "", "family" : "Patwa", "given" : "Z", "non-dropping-particle" : "", "parse-names" : false, "suffix" : "" }, { "dropping-particle" : "", "family" : "Wahl", "given" : "L M", "non-dropping-particle" : "", "parse-names" : false, "suffix" : "" } ], "container-title" : "Journal of the Royal Society, Interface / the Royal Society", "id" : "ITEM-2", "issue" : "28", "issued" : { "date-parts" : [ [ "2008", "11", "6" ] ] }, "page" : "1279-89", "title" : "The fixation probability of beneficial mutations.", "type" : "article-journal", "volume" : "5" }, "uris" : [ "http://www.mendeley.com/documents/?uuid=973a8f17-58e3-480c-8de8-ec078259c244" ] } ], "mendeley" : { "previouslyFormattedCitation" : "[58,59]" }, "properties" : { "noteIndex" : 0 }, "schema" : "https://github.com/citation-style-language/schema/raw/master/csl-citation.json" }</w:instrText>
      </w:r>
      <w:r w:rsidR="00EA522D">
        <w:rPr>
          <w:lang w:bidi="hi-IN"/>
        </w:rPr>
        <w:fldChar w:fldCharType="separate"/>
      </w:r>
      <w:r w:rsidR="003967C6" w:rsidRPr="003967C6">
        <w:rPr>
          <w:noProof/>
          <w:lang w:bidi="hi-IN"/>
        </w:rPr>
        <w:t>[58,59]</w:t>
      </w:r>
      <w:r w:rsidR="00EA522D">
        <w:rPr>
          <w:lang w:bidi="hi-IN"/>
        </w:rPr>
        <w:fldChar w:fldCharType="end"/>
      </w:r>
      <w:r>
        <w:rPr>
          <w:lang w:bidi="hi-IN"/>
        </w:rPr>
        <w:t>.</w:t>
      </w:r>
    </w:p>
    <w:p w:rsidR="005316EE" w:rsidRDefault="005316EE" w:rsidP="008D0078">
      <w:pPr>
        <w:spacing w:line="480" w:lineRule="auto"/>
        <w:rPr>
          <w:lang w:bidi="hi-IN"/>
        </w:rPr>
      </w:pPr>
      <w:r>
        <w:rPr>
          <w:lang w:bidi="hi-IN"/>
        </w:rPr>
        <w:t xml:space="preserve">The fixation probability with SIM equals that of NM and CM because the mutation rate of the wildtype </w:t>
      </w:r>
      <w:r>
        <w:rPr>
          <w:i/>
          <w:iCs/>
          <w:lang w:bidi="hi-IN"/>
        </w:rPr>
        <w:t>ab</w:t>
      </w:r>
      <w:r>
        <w:rPr>
          <w:lang w:bidi="hi-IN"/>
        </w:rPr>
        <w:t xml:space="preserve"> equals that of the double mutant </w:t>
      </w:r>
      <w:r>
        <w:rPr>
          <w:i/>
          <w:iCs/>
          <w:lang w:bidi="hi-IN"/>
        </w:rPr>
        <w:t>AB</w:t>
      </w:r>
      <w:r>
        <w:rPr>
          <w:lang w:bidi="hi-IN"/>
        </w:rPr>
        <w:t xml:space="preserve"> (but see an exception in section 3.</w:t>
      </w:r>
      <w:r w:rsidR="00A90051">
        <w:rPr>
          <w:lang w:bidi="hi-IN"/>
        </w:rPr>
        <w:t>5</w:t>
      </w:r>
      <w:r>
        <w:rPr>
          <w:lang w:bidi="hi-IN"/>
        </w:rPr>
        <w:t>).</w:t>
      </w:r>
    </w:p>
    <w:p w:rsidR="005316EE" w:rsidRDefault="005316EE" w:rsidP="008D0078">
      <w:pPr>
        <w:pStyle w:val="Heading2"/>
        <w:spacing w:line="480" w:lineRule="auto"/>
      </w:pPr>
      <w:r>
        <w:t>Adaptation rate</w:t>
      </w:r>
      <w:bookmarkEnd w:id="10"/>
    </w:p>
    <w:p w:rsidR="005316EE" w:rsidRPr="000448EE" w:rsidRDefault="005316EE" w:rsidP="008D0078">
      <w:pPr>
        <w:spacing w:line="480" w:lineRule="auto"/>
      </w:pPr>
      <w:r w:rsidRPr="00A328A2">
        <w:rPr>
          <w:lang w:val="en-GB"/>
        </w:rPr>
        <w:t xml:space="preserve">From the probability </w:t>
      </w:r>
      <w:r w:rsidRPr="00A328A2">
        <w:rPr>
          <w:i/>
          <w:iCs/>
          <w:lang w:val="en-GB"/>
        </w:rPr>
        <w:t>q</w:t>
      </w:r>
      <w:r w:rsidRPr="00A328A2">
        <w:rPr>
          <w:lang w:val="en-GB"/>
        </w:rPr>
        <w:t xml:space="preserve"> that a random offspring is a double mutant, we can derive the probability that one or more double mutants appear in the next generation: </w:t>
      </w:r>
      <m:oMath>
        <m:r>
          <w:rPr>
            <w:rFonts w:ascii="Cambria Math" w:hAnsi="Cambria Math"/>
            <w:lang w:val="en-GB"/>
          </w:rPr>
          <m:t>1-</m:t>
        </m:r>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1-q</m:t>
                </m:r>
              </m:e>
            </m:d>
          </m:e>
          <m:sup>
            <m:r>
              <w:rPr>
                <w:rFonts w:ascii="Cambria Math" w:hAnsi="Cambria Math"/>
                <w:lang w:val="en-GB"/>
              </w:rPr>
              <m:t>N</m:t>
            </m:r>
          </m:sup>
        </m:sSup>
        <m:r>
          <w:rPr>
            <w:rFonts w:ascii="Cambria Math" w:hAnsi="Cambria Math"/>
            <w:lang w:val="en-GB"/>
          </w:rPr>
          <m:t>≈Nq</m:t>
        </m:r>
      </m:oMath>
      <w:r w:rsidRPr="00A328A2">
        <w:rPr>
          <w:lang w:val="en-GB"/>
        </w:rPr>
        <w:t xml:space="preserve">. </w:t>
      </w:r>
      <w:r w:rsidRPr="00BA2B02">
        <w:t xml:space="preserve">This is a good approximation because </w:t>
      </w:r>
      <w:r w:rsidRPr="00BA2B02">
        <w:rPr>
          <w:i/>
          <w:iCs/>
        </w:rPr>
        <w:t>Nq</w:t>
      </w:r>
      <w:r w:rsidRPr="00BA2B02">
        <w:t xml:space="preserve"> is very small due to the </w:t>
      </w:r>
      <w:r w:rsidRPr="000448EE">
        <w:t xml:space="preserve">constraint on </w:t>
      </w:r>
      <w:r w:rsidRPr="000448EE">
        <w:rPr>
          <w:i/>
          <w:iCs/>
        </w:rPr>
        <w:t>N</w:t>
      </w:r>
      <w:r w:rsidRPr="000448EE">
        <w:t xml:space="preserve">. Once a double mutant appears it goes to fixation with probability </w:t>
      </w:r>
      <w:r w:rsidRPr="000448EE">
        <w:rPr>
          <w:i/>
          <w:iCs/>
        </w:rPr>
        <w:t>ρ</w:t>
      </w:r>
      <w:r w:rsidRPr="000448EE">
        <w:t>.</w:t>
      </w:r>
    </w:p>
    <w:p w:rsidR="005316EE" w:rsidRDefault="00815A6A" w:rsidP="008D0078">
      <w:pPr>
        <w:spacing w:line="480" w:lineRule="auto"/>
        <w:rPr>
          <w:lang w:bidi="hi-IN"/>
        </w:rPr>
      </w:pPr>
      <w:r w:rsidRPr="000448EE">
        <w:t xml:space="preserve">When fixation is much faster than appearance of the double mutant </w:t>
      </w:r>
      <w:r w:rsidRPr="000448EE">
        <w:rPr>
          <w:i/>
          <w:iCs/>
        </w:rPr>
        <w:t>AB</w:t>
      </w:r>
      <w:r w:rsidRPr="000448EE">
        <w:t xml:space="preserve">, the </w:t>
      </w:r>
      <w:r w:rsidR="005316EE" w:rsidRPr="000448EE">
        <w:t xml:space="preserve">time for adaptation </w:t>
      </w:r>
      <w:r w:rsidR="005316EE" w:rsidRPr="000448EE">
        <w:rPr>
          <w:i/>
          <w:iCs/>
        </w:rPr>
        <w:t>T</w:t>
      </w:r>
      <w:r w:rsidR="005316EE" w:rsidRPr="000448EE">
        <w:t xml:space="preserve"> can be approximated by the waiting time for a double mutant that goes</w:t>
      </w:r>
      <w:r w:rsidR="005316EE" w:rsidRPr="00CB2F61">
        <w:t xml:space="preserve"> to fixation. </w:t>
      </w:r>
      <w:r w:rsidR="005316EE">
        <w:t>This waiting time</w:t>
      </w:r>
      <w:r w:rsidR="005316EE" w:rsidRPr="00CB2F61">
        <w:t xml:space="preserve"> follows a geometric distribution with </w:t>
      </w:r>
      <w:r w:rsidR="005316EE">
        <w:t>rate</w:t>
      </w:r>
      <w:r w:rsidR="005316EE" w:rsidRPr="00CB2F61">
        <w:t xml:space="preserve"> </w:t>
      </w:r>
      <w:r w:rsidR="005316EE" w:rsidRPr="00CB2F61">
        <w:rPr>
          <w:i/>
          <w:iCs/>
        </w:rPr>
        <w:t>Nqρ</w:t>
      </w:r>
      <w:r w:rsidR="005316EE" w:rsidRPr="00CB2F61">
        <w:t xml:space="preserve"> and therefore the </w:t>
      </w:r>
      <w:r w:rsidR="005316EE">
        <w:rPr>
          <w:lang w:bidi="hi-IN"/>
        </w:rPr>
        <w:t>adaptation rate</w:t>
      </w:r>
      <w:r w:rsidR="0084602B">
        <w:rPr>
          <w:lang w:bidi="hi-IN"/>
        </w:rPr>
        <w:t xml:space="preserve"> </w:t>
      </w:r>
      <w:r w:rsidR="0084602B" w:rsidRPr="0084602B">
        <w:rPr>
          <w:rFonts w:ascii="Times New Roman" w:hAnsi="Times New Roman" w:cs="Times New Roman"/>
          <w:i/>
          <w:iCs/>
          <w:lang w:bidi="hi-IN"/>
        </w:rPr>
        <w:t>ν</w:t>
      </w:r>
      <w:r w:rsidR="005316EE">
        <w:rPr>
          <w:lang w:bidi="hi-IN"/>
        </w:rPr>
        <w:t xml:space="preserve"> (the inverse of the waiting time for adaptation) is approxima</w:t>
      </w:r>
      <w:r w:rsidR="0094254A">
        <w:rPr>
          <w:lang w:bidi="hi-IN"/>
        </w:rPr>
        <w:t>tely</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0"/>
        <w:gridCol w:w="852"/>
      </w:tblGrid>
      <w:tr w:rsidR="005316EE" w:rsidTr="003F2D32">
        <w:tc>
          <w:tcPr>
            <w:tcW w:w="4500" w:type="pct"/>
            <w:vAlign w:val="center"/>
          </w:tcPr>
          <w:p w:rsidR="005316EE" w:rsidRDefault="005316EE" w:rsidP="008D0078">
            <w:pPr>
              <w:spacing w:line="480" w:lineRule="auto"/>
              <w:jc w:val="center"/>
              <w:rPr>
                <w:lang w:bidi="hi-IN"/>
              </w:rPr>
            </w:pPr>
            <m:oMath>
              <m:r>
                <w:rPr>
                  <w:rFonts w:ascii="Cambria Math" w:hAnsi="Cambria Math"/>
                  <w:lang w:bidi="hi-IN"/>
                </w:rPr>
                <m:t>ν=E</m:t>
              </m:r>
              <m:sSup>
                <m:sSupPr>
                  <m:ctrlPr>
                    <w:rPr>
                      <w:rFonts w:ascii="Cambria Math" w:hAnsi="Cambria Math"/>
                      <w:i/>
                      <w:lang w:bidi="hi-IN"/>
                    </w:rPr>
                  </m:ctrlPr>
                </m:sSupPr>
                <m:e>
                  <m:d>
                    <m:dPr>
                      <m:begChr m:val="["/>
                      <m:endChr m:val="]"/>
                      <m:ctrlPr>
                        <w:rPr>
                          <w:rFonts w:ascii="Cambria Math" w:hAnsi="Cambria Math"/>
                          <w:i/>
                          <w:lang w:bidi="hi-IN"/>
                        </w:rPr>
                      </m:ctrlPr>
                    </m:dPr>
                    <m:e>
                      <m:r>
                        <w:rPr>
                          <w:rFonts w:ascii="Cambria Math" w:hAnsi="Cambria Math"/>
                          <w:lang w:bidi="hi-IN"/>
                        </w:rPr>
                        <m:t>T</m:t>
                      </m:r>
                    </m:e>
                  </m:d>
                </m:e>
                <m:sup>
                  <m:r>
                    <w:rPr>
                      <w:rFonts w:ascii="Cambria Math" w:hAnsi="Cambria Math"/>
                      <w:lang w:bidi="hi-IN"/>
                    </w:rPr>
                    <m:t>-1</m:t>
                  </m:r>
                </m:sup>
              </m:sSup>
              <m:r>
                <w:rPr>
                  <w:rFonts w:ascii="Cambria Math" w:hAnsi="Cambria Math"/>
                  <w:lang w:bidi="hi-IN"/>
                </w:rPr>
                <m:t>≈Nqρ</m:t>
              </m:r>
            </m:oMath>
            <w:r>
              <w:rPr>
                <w:rFonts w:eastAsiaTheme="minorEastAsia"/>
                <w:lang w:bidi="hi-IN"/>
              </w:rPr>
              <w:t>.</w:t>
            </w:r>
          </w:p>
        </w:tc>
        <w:tc>
          <w:tcPr>
            <w:tcW w:w="500" w:type="pct"/>
            <w:vAlign w:val="center"/>
          </w:tcPr>
          <w:p w:rsidR="005316EE" w:rsidRDefault="005316EE" w:rsidP="008D0078">
            <w:pPr>
              <w:spacing w:line="480" w:lineRule="auto"/>
            </w:pPr>
            <w:bookmarkStart w:id="11" w:name="_Ref378231036"/>
            <w:r>
              <w:t>(</w:t>
            </w:r>
            <w:r w:rsidR="00EA522D">
              <w:fldChar w:fldCharType="begin"/>
            </w:r>
            <w:r w:rsidRPr="00EC7EBC">
              <w:instrText xml:space="preserve"> SEQ Equation </w:instrText>
            </w:r>
            <w:r w:rsidR="00EA522D">
              <w:fldChar w:fldCharType="separate"/>
            </w:r>
            <w:r w:rsidR="00C47BD2">
              <w:rPr>
                <w:noProof/>
              </w:rPr>
              <w:t>5</w:t>
            </w:r>
            <w:r w:rsidR="00EA522D">
              <w:rPr>
                <w:noProof/>
              </w:rPr>
              <w:fldChar w:fldCharType="end"/>
            </w:r>
            <w:bookmarkEnd w:id="11"/>
            <w:r>
              <w:t>)</w:t>
            </w:r>
          </w:p>
        </w:tc>
      </w:tr>
    </w:tbl>
    <w:p w:rsidR="005316EE" w:rsidRDefault="005316EE" w:rsidP="008D0078">
      <w:pPr>
        <w:spacing w:line="480" w:lineRule="auto"/>
      </w:pPr>
      <w:r>
        <w:t xml:space="preserve">Plugging eqs. </w:t>
      </w:r>
      <w:r w:rsidR="00531D87">
        <w:t xml:space="preserve">2-4 </w:t>
      </w:r>
      <w:r>
        <w:t>in eq. 5, we get these approximations:</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0"/>
        <w:gridCol w:w="852"/>
      </w:tblGrid>
      <w:tr w:rsidR="005316EE" w:rsidTr="003F2D32">
        <w:tc>
          <w:tcPr>
            <w:tcW w:w="4500" w:type="pct"/>
            <w:vAlign w:val="center"/>
          </w:tcPr>
          <w:p w:rsidR="005316EE" w:rsidRPr="00980D12" w:rsidRDefault="00DD2BEC" w:rsidP="008D0078">
            <w:pPr>
              <w:spacing w:line="480" w:lineRule="auto"/>
              <w:rPr>
                <w:lang w:bidi="hi-IN"/>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r>
                  <w:rPr>
                    <w:rFonts w:ascii="Cambria Math" w:hAnsi="Cambria Math"/>
                    <w:lang w:bidi="hi-IN"/>
                  </w:rPr>
                  <m:t>=</m:t>
                </m:r>
                <m:r>
                  <w:rPr>
                    <w:rFonts w:ascii="Cambria Math" w:hAnsi="Cambria Math"/>
                  </w:rPr>
                  <m:t>2NH</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d>
                  <m:dPr>
                    <m:ctrlPr>
                      <w:rPr>
                        <w:rFonts w:ascii="Cambria Math" w:hAnsi="Cambria Math"/>
                        <w:i/>
                      </w:rPr>
                    </m:ctrlPr>
                  </m:dPr>
                  <m:e>
                    <m:r>
                      <w:rPr>
                        <w:rFonts w:ascii="Cambria Math" w:hAnsi="Cambria Math"/>
                      </w:rPr>
                      <m:t>2+s</m:t>
                    </m:r>
                  </m:e>
                </m:d>
                <m:r>
                  <w:rPr>
                    <w:rFonts w:ascii="Cambria Math" w:hAnsi="Cambria Math"/>
                  </w:rPr>
                  <m:t>≈</m:t>
                </m:r>
                <m:r>
                  <w:rPr>
                    <w:rFonts w:ascii="Cambria Math" w:hAnsi="Cambria Math"/>
                    <w:lang w:bidi="hi-IN"/>
                  </w:rPr>
                  <m:t>4NH</m:t>
                </m:r>
                <m:sSup>
                  <m:sSupPr>
                    <m:ctrlPr>
                      <w:rPr>
                        <w:rFonts w:ascii="Cambria Math" w:hAnsi="Cambria Math"/>
                        <w:i/>
                        <w:lang w:bidi="hi-IN"/>
                      </w:rPr>
                    </m:ctrlPr>
                  </m:sSupPr>
                  <m:e>
                    <m:r>
                      <w:rPr>
                        <w:rFonts w:ascii="Cambria Math" w:hAnsi="Cambria Math"/>
                        <w:lang w:bidi="hi-IN"/>
                      </w:rPr>
                      <m:t>μ</m:t>
                    </m:r>
                  </m:e>
                  <m:sup>
                    <m:r>
                      <w:rPr>
                        <w:rFonts w:ascii="Cambria Math" w:hAnsi="Cambria Math"/>
                        <w:lang w:bidi="hi-IN"/>
                      </w:rPr>
                      <m:t>2</m:t>
                    </m:r>
                  </m:sup>
                </m:sSup>
                <m:d>
                  <m:dPr>
                    <m:ctrlPr>
                      <w:rPr>
                        <w:rFonts w:ascii="Cambria Math" w:hAnsi="Cambria Math"/>
                        <w:i/>
                        <w:lang w:bidi="hi-IN"/>
                      </w:rPr>
                    </m:ctrlPr>
                  </m:dPr>
                  <m:e>
                    <m:r>
                      <w:rPr>
                        <w:rFonts w:ascii="Cambria Math" w:hAnsi="Cambria Math"/>
                        <w:lang w:bidi="hi-IN"/>
                      </w:rPr>
                      <m:t>1-</m:t>
                    </m:r>
                    <m:f>
                      <m:fPr>
                        <m:ctrlPr>
                          <w:rPr>
                            <w:rFonts w:ascii="Cambria Math" w:hAnsi="Cambria Math"/>
                            <w:i/>
                            <w:lang w:bidi="hi-IN"/>
                          </w:rPr>
                        </m:ctrlPr>
                      </m:fPr>
                      <m:num>
                        <m:r>
                          <w:rPr>
                            <w:rFonts w:ascii="Cambria Math" w:hAnsi="Cambria Math"/>
                            <w:lang w:bidi="hi-IN"/>
                          </w:rPr>
                          <m:t>U</m:t>
                        </m:r>
                      </m:num>
                      <m:den>
                        <m:r>
                          <w:rPr>
                            <w:rFonts w:ascii="Cambria Math" w:hAnsi="Cambria Math"/>
                            <w:lang w:bidi="hi-IN"/>
                          </w:rPr>
                          <m:t>s</m:t>
                        </m:r>
                      </m:den>
                    </m:f>
                  </m:e>
                </m:d>
              </m:oMath>
            </m:oMathPara>
          </w:p>
        </w:tc>
        <w:tc>
          <w:tcPr>
            <w:tcW w:w="500" w:type="pct"/>
            <w:vAlign w:val="center"/>
          </w:tcPr>
          <w:p w:rsidR="005316EE" w:rsidRDefault="005316EE" w:rsidP="008D0078">
            <w:pPr>
              <w:spacing w:line="480" w:lineRule="auto"/>
            </w:pPr>
            <w:r>
              <w:t>(</w:t>
            </w:r>
            <w:r w:rsidR="00EA522D">
              <w:fldChar w:fldCharType="begin"/>
            </w:r>
            <w:r w:rsidRPr="00C23983">
              <w:instrText xml:space="preserve"> SEQ Equation </w:instrText>
            </w:r>
            <w:r w:rsidR="00EA522D">
              <w:fldChar w:fldCharType="separate"/>
            </w:r>
            <w:r w:rsidR="00C47BD2">
              <w:rPr>
                <w:noProof/>
              </w:rPr>
              <w:t>6</w:t>
            </w:r>
            <w:r w:rsidR="00EA522D">
              <w:rPr>
                <w:noProof/>
              </w:rPr>
              <w:fldChar w:fldCharType="end"/>
            </w:r>
            <w:r>
              <w:t>)</w:t>
            </w:r>
          </w:p>
        </w:tc>
      </w:tr>
      <w:tr w:rsidR="005316EE" w:rsidTr="003F2D3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500" w:type="pct"/>
            <w:tcBorders>
              <w:top w:val="nil"/>
              <w:left w:val="nil"/>
              <w:bottom w:val="nil"/>
              <w:right w:val="nil"/>
            </w:tcBorders>
          </w:tcPr>
          <w:p w:rsidR="005316EE" w:rsidRPr="00980D12" w:rsidRDefault="00DD2BEC" w:rsidP="008D0078">
            <w:pPr>
              <w:spacing w:line="480" w:lineRule="auto"/>
              <w:rPr>
                <w:lang w:bidi="hi-IN"/>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CM</m:t>
                    </m:r>
                  </m:sub>
                </m:sSub>
                <m:r>
                  <w:rPr>
                    <w:rFonts w:ascii="Cambria Math" w:hAnsi="Cambria Math"/>
                    <w:lang w:bidi="hi-IN"/>
                  </w:rPr>
                  <m:t>=</m:t>
                </m:r>
                <m:sSub>
                  <m:sSubPr>
                    <m:ctrlPr>
                      <w:rPr>
                        <w:rFonts w:ascii="Cambria Math" w:hAnsi="Cambria Math"/>
                        <w:i/>
                      </w:rPr>
                    </m:ctrlPr>
                  </m:sSubPr>
                  <m:e>
                    <m:r>
                      <w:rPr>
                        <w:rFonts w:ascii="Cambria Math" w:hAnsi="Cambria Math"/>
                      </w:rPr>
                      <m:t>ν</m:t>
                    </m:r>
                  </m:e>
                  <m:sub>
                    <m:r>
                      <w:rPr>
                        <w:rFonts w:ascii="Cambria Math" w:hAnsi="Cambria Math"/>
                      </w:rPr>
                      <m:t>NM</m:t>
                    </m:r>
                  </m:sub>
                </m:sSub>
                <m:r>
                  <w:rPr>
                    <w:rFonts w:ascii="Cambria Math" w:hAnsi="Cambria Math"/>
                  </w:rPr>
                  <m:t>⋅</m:t>
                </m:r>
                <m:sSup>
                  <m:sSupPr>
                    <m:ctrlPr>
                      <w:rPr>
                        <w:rFonts w:ascii="Cambria Math" w:hAnsi="Cambria Math"/>
                        <w:i/>
                      </w:rPr>
                    </m:ctrlPr>
                  </m:sSupPr>
                  <m:e>
                    <m:r>
                      <w:rPr>
                        <w:rFonts w:ascii="Cambria Math" w:hAnsi="Cambria Math"/>
                      </w:rPr>
                      <m:t>τ</m:t>
                    </m:r>
                  </m:e>
                  <m:sup>
                    <m:r>
                      <w:rPr>
                        <w:rFonts w:ascii="Cambria Math" w:hAnsi="Cambria Math"/>
                      </w:rPr>
                      <m:t>2</m:t>
                    </m:r>
                  </m:sup>
                </m:sSup>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m:t>
                        </m:r>
                        <m:d>
                          <m:dPr>
                            <m:ctrlPr>
                              <w:rPr>
                                <w:rFonts w:ascii="Cambria Math" w:hAnsi="Cambria Math"/>
                                <w:i/>
                              </w:rPr>
                            </m:ctrlPr>
                          </m:dPr>
                          <m:e>
                            <m:r>
                              <w:rPr>
                                <w:rFonts w:ascii="Cambria Math" w:hAnsi="Cambria Math"/>
                              </w:rPr>
                              <m:t>τ-1</m:t>
                            </m:r>
                          </m:e>
                        </m:d>
                        <m:r>
                          <w:rPr>
                            <w:rFonts w:ascii="Cambria Math" w:hAnsi="Cambria Math"/>
                          </w:rPr>
                          <m:t>U(1+s)</m:t>
                        </m:r>
                      </m:num>
                      <m:den>
                        <m:r>
                          <w:rPr>
                            <w:rFonts w:ascii="Cambria Math" w:hAnsi="Cambria Math"/>
                          </w:rPr>
                          <m:t>s</m:t>
                        </m:r>
                      </m:den>
                    </m:f>
                  </m:sup>
                </m:sSup>
                <m:r>
                  <w:rPr>
                    <w:rFonts w:ascii="Cambria Math" w:hAnsi="Cambria Math"/>
                    <w:lang w:bidi="hi-IN"/>
                  </w:rPr>
                  <m:t>≈</m:t>
                </m:r>
                <m:sSub>
                  <m:sSubPr>
                    <m:ctrlPr>
                      <w:rPr>
                        <w:rFonts w:ascii="Cambria Math" w:hAnsi="Cambria Math"/>
                        <w:i/>
                      </w:rPr>
                    </m:ctrlPr>
                  </m:sSubPr>
                  <m:e>
                    <m:r>
                      <w:rPr>
                        <w:rFonts w:ascii="Cambria Math" w:hAnsi="Cambria Math"/>
                      </w:rPr>
                      <m:t>ν</m:t>
                    </m:r>
                    <m:ctrlPr>
                      <w:rPr>
                        <w:rFonts w:ascii="Cambria Math" w:hAnsi="Cambria Math"/>
                        <w:i/>
                        <w:lang w:bidi="hi-IN"/>
                      </w:rPr>
                    </m:ctrlPr>
                  </m:e>
                  <m:sub>
                    <m:r>
                      <w:rPr>
                        <w:rFonts w:ascii="Cambria Math" w:hAnsi="Cambria Math"/>
                      </w:rPr>
                      <m:t>NM</m:t>
                    </m:r>
                  </m:sub>
                </m:sSub>
                <m:r>
                  <w:rPr>
                    <w:rFonts w:ascii="Cambria Math" w:hAnsi="Cambria Math"/>
                  </w:rPr>
                  <m:t>⋅</m:t>
                </m:r>
                <m:sSup>
                  <m:sSupPr>
                    <m:ctrlPr>
                      <w:rPr>
                        <w:rFonts w:ascii="Cambria Math" w:hAnsi="Cambria Math"/>
                        <w:i/>
                      </w:rPr>
                    </m:ctrlPr>
                  </m:sSupPr>
                  <m:e>
                    <m:r>
                      <w:rPr>
                        <w:rFonts w:ascii="Cambria Math" w:hAnsi="Cambria Math"/>
                      </w:rPr>
                      <m:t>τ</m:t>
                    </m:r>
                  </m:e>
                  <m:sup>
                    <m:r>
                      <w:rPr>
                        <w:rFonts w:ascii="Cambria Math" w:hAnsi="Cambria Math"/>
                      </w:rPr>
                      <m:t>2</m:t>
                    </m:r>
                  </m:sup>
                </m:sSup>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τU</m:t>
                        </m:r>
                      </m:num>
                      <m:den>
                        <m:r>
                          <w:rPr>
                            <w:rFonts w:ascii="Cambria Math" w:hAnsi="Cambria Math"/>
                          </w:rPr>
                          <m:t>s</m:t>
                        </m:r>
                      </m:den>
                    </m:f>
                  </m:e>
                </m:d>
              </m:oMath>
            </m:oMathPara>
          </w:p>
        </w:tc>
        <w:tc>
          <w:tcPr>
            <w:tcW w:w="500" w:type="pct"/>
            <w:tcBorders>
              <w:top w:val="nil"/>
              <w:left w:val="nil"/>
              <w:bottom w:val="nil"/>
              <w:right w:val="nil"/>
            </w:tcBorders>
          </w:tcPr>
          <w:p w:rsidR="005316EE" w:rsidRDefault="005316EE" w:rsidP="008D0078">
            <w:pPr>
              <w:spacing w:line="480" w:lineRule="auto"/>
            </w:pPr>
            <w:r>
              <w:t>(</w:t>
            </w:r>
            <w:r w:rsidR="00EA522D">
              <w:fldChar w:fldCharType="begin"/>
            </w:r>
            <w:r w:rsidR="00DA55AA">
              <w:instrText xml:space="preserve"> SEQ Equation </w:instrText>
            </w:r>
            <w:r w:rsidR="00EA522D">
              <w:fldChar w:fldCharType="separate"/>
            </w:r>
            <w:r w:rsidR="00C47BD2">
              <w:rPr>
                <w:noProof/>
              </w:rPr>
              <w:t>7</w:t>
            </w:r>
            <w:r w:rsidR="00EA522D">
              <w:rPr>
                <w:noProof/>
              </w:rPr>
              <w:fldChar w:fldCharType="end"/>
            </w:r>
            <w:r>
              <w:t>)</w:t>
            </w:r>
          </w:p>
        </w:tc>
      </w:tr>
      <w:tr w:rsidR="005316EE" w:rsidTr="003F2D3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500" w:type="pct"/>
            <w:tcBorders>
              <w:top w:val="nil"/>
              <w:left w:val="nil"/>
              <w:bottom w:val="nil"/>
              <w:right w:val="nil"/>
            </w:tcBorders>
          </w:tcPr>
          <w:p w:rsidR="005316EE" w:rsidRPr="00980D12" w:rsidRDefault="00DD2BEC" w:rsidP="008D0078">
            <w:pPr>
              <w:spacing w:line="480" w:lineRule="auto"/>
              <w:jc w:val="center"/>
              <w:rPr>
                <w:rFonts w:eastAsiaTheme="minorEastAsia"/>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SIM</m:t>
                    </m:r>
                  </m:sub>
                </m:sSub>
                <m:r>
                  <w:rPr>
                    <w:rFonts w:ascii="Cambria Math" w:hAnsi="Cambria Math"/>
                    <w:lang w:bidi="hi-IN"/>
                  </w:rPr>
                  <m:t>=</m:t>
                </m:r>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r>
                  <w:rPr>
                    <w:rFonts w:ascii="Cambria Math" w:hAnsi="Cambria Math"/>
                    <w:lang w:bidi="hi-IN"/>
                  </w:rPr>
                  <m:t>⋅</m:t>
                </m:r>
                <m:f>
                  <m:fPr>
                    <m:ctrlPr>
                      <w:rPr>
                        <w:rFonts w:ascii="Cambria Math" w:hAnsi="Cambria Math"/>
                        <w:i/>
                      </w:rPr>
                    </m:ctrlPr>
                  </m:fPr>
                  <m:num>
                    <m:r>
                      <w:rPr>
                        <w:rFonts w:ascii="Cambria Math" w:hAnsi="Cambria Math"/>
                      </w:rPr>
                      <m:t>2τ</m:t>
                    </m:r>
                    <m:sSup>
                      <m:sSupPr>
                        <m:ctrlPr>
                          <w:rPr>
                            <w:rFonts w:ascii="Cambria Math" w:hAnsi="Cambria Math"/>
                            <w:i/>
                          </w:rPr>
                        </m:ctrlPr>
                      </m:sSupPr>
                      <m:e>
                        <m:r>
                          <w:rPr>
                            <w:rFonts w:ascii="Cambria Math" w:hAnsi="Cambria Math"/>
                          </w:rPr>
                          <m:t>e</m:t>
                        </m:r>
                      </m:e>
                      <m:sup>
                        <m:r>
                          <w:rPr>
                            <w:rFonts w:ascii="Cambria Math" w:hAnsi="Cambria Math"/>
                          </w:rPr>
                          <m:t>-</m:t>
                        </m:r>
                        <m:d>
                          <m:dPr>
                            <m:ctrlPr>
                              <w:rPr>
                                <w:rFonts w:ascii="Cambria Math" w:hAnsi="Cambria Math"/>
                                <w:i/>
                              </w:rPr>
                            </m:ctrlPr>
                          </m:dPr>
                          <m:e>
                            <m:r>
                              <w:rPr>
                                <w:rFonts w:ascii="Cambria Math" w:hAnsi="Cambria Math"/>
                              </w:rPr>
                              <m:t>τ-1</m:t>
                            </m:r>
                          </m:e>
                        </m:d>
                        <m:r>
                          <w:rPr>
                            <w:rFonts w:ascii="Cambria Math" w:hAnsi="Cambria Math"/>
                          </w:rPr>
                          <m:t>U</m:t>
                        </m:r>
                      </m:sup>
                    </m:sSup>
                    <m:r>
                      <w:rPr>
                        <w:rFonts w:ascii="Cambria Math" w:hAnsi="Cambria Math"/>
                      </w:rPr>
                      <m:t xml:space="preserve">+s </m:t>
                    </m:r>
                    <m:ctrlPr>
                      <w:rPr>
                        <w:rFonts w:ascii="Cambria Math" w:hAnsi="Cambria Math"/>
                        <w:i/>
                        <w:lang w:bidi="hi-IN"/>
                      </w:rPr>
                    </m:ctrlPr>
                  </m:num>
                  <m:den>
                    <m:r>
                      <w:rPr>
                        <w:rFonts w:ascii="Cambria Math" w:hAnsi="Cambria Math"/>
                      </w:rPr>
                      <m:t>2+s</m:t>
                    </m:r>
                  </m:den>
                </m:f>
                <m:r>
                  <w:rPr>
                    <w:rFonts w:ascii="Cambria Math" w:hAnsi="Cambria Math"/>
                  </w:rPr>
                  <m:t>≈</m:t>
                </m:r>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r>
                  <w:rPr>
                    <w:rFonts w:ascii="Cambria Math" w:hAnsi="Cambria Math"/>
                  </w:rPr>
                  <m:t>⋅τ</m:t>
                </m:r>
                <m:d>
                  <m:dPr>
                    <m:ctrlPr>
                      <w:rPr>
                        <w:rFonts w:ascii="Cambria Math" w:hAnsi="Cambria Math"/>
                        <w:i/>
                      </w:rPr>
                    </m:ctrlPr>
                  </m:dPr>
                  <m:e>
                    <m:r>
                      <w:rPr>
                        <w:rFonts w:ascii="Cambria Math" w:hAnsi="Cambria Math"/>
                      </w:rPr>
                      <m:t>1-τU</m:t>
                    </m:r>
                  </m:e>
                </m:d>
              </m:oMath>
            </m:oMathPara>
          </w:p>
        </w:tc>
        <w:tc>
          <w:tcPr>
            <w:tcW w:w="500" w:type="pct"/>
            <w:tcBorders>
              <w:top w:val="nil"/>
              <w:left w:val="nil"/>
              <w:bottom w:val="nil"/>
              <w:right w:val="nil"/>
            </w:tcBorders>
          </w:tcPr>
          <w:p w:rsidR="005316EE" w:rsidRDefault="005316EE" w:rsidP="008D0078">
            <w:pPr>
              <w:spacing w:line="480" w:lineRule="auto"/>
            </w:pPr>
            <w:bookmarkStart w:id="12" w:name="_Ref393100711"/>
            <w:r>
              <w:t>(</w:t>
            </w:r>
            <w:r w:rsidR="00EA522D">
              <w:fldChar w:fldCharType="begin"/>
            </w:r>
            <w:r w:rsidRPr="00C23983">
              <w:instrText xml:space="preserve"> SEQ Equation </w:instrText>
            </w:r>
            <w:r w:rsidR="00EA522D">
              <w:fldChar w:fldCharType="separate"/>
            </w:r>
            <w:r w:rsidR="00C47BD2">
              <w:rPr>
                <w:noProof/>
              </w:rPr>
              <w:t>8</w:t>
            </w:r>
            <w:r w:rsidR="00EA522D">
              <w:rPr>
                <w:noProof/>
              </w:rPr>
              <w:fldChar w:fldCharType="end"/>
            </w:r>
            <w:bookmarkEnd w:id="12"/>
            <w:r>
              <w:t>)</w:t>
            </w:r>
          </w:p>
        </w:tc>
      </w:tr>
    </w:tbl>
    <w:p w:rsidR="005316EE" w:rsidRDefault="005316EE" w:rsidP="008D0078">
      <w:pPr>
        <w:spacing w:line="480" w:lineRule="auto"/>
        <w:rPr>
          <w:lang w:bidi="hi-IN"/>
        </w:rPr>
      </w:pPr>
      <w:r>
        <w:t xml:space="preserve">NM is normal mutagenesis, CM is constitutive mutagenesis, and SIM is stress-induced mutagenesis. </w:t>
      </w:r>
      <w:r>
        <w:rPr>
          <w:lang w:bidi="hi-IN"/>
        </w:rPr>
        <w:t xml:space="preserve">The middle expression in each equation is the full approximation, which assumes a Poison distribution and no </w:t>
      </w:r>
      <w:r w:rsidR="0084602B">
        <w:rPr>
          <w:lang w:bidi="hi-IN"/>
        </w:rPr>
        <w:t>contribution of</w:t>
      </w:r>
      <w:r>
        <w:rPr>
          <w:lang w:bidi="hi-IN"/>
        </w:rPr>
        <w:t xml:space="preserve"> deleterious </w:t>
      </w:r>
      <w:r w:rsidR="0084602B">
        <w:rPr>
          <w:lang w:bidi="hi-IN"/>
        </w:rPr>
        <w:t>genotypes to adaptation</w:t>
      </w:r>
      <w:r>
        <w:rPr>
          <w:lang w:bidi="hi-IN"/>
        </w:rPr>
        <w:t>. The right hand side</w:t>
      </w:r>
      <w:r w:rsidR="00585914">
        <w:rPr>
          <w:lang w:bidi="hi-IN"/>
        </w:rPr>
        <w:t>s</w:t>
      </w:r>
      <w:r>
        <w:rPr>
          <w:lang w:bidi="hi-IN"/>
        </w:rPr>
        <w:t xml:space="preserve"> </w:t>
      </w:r>
      <w:r w:rsidR="00585914">
        <w:rPr>
          <w:lang w:bidi="hi-IN"/>
        </w:rPr>
        <w:t>are</w:t>
      </w:r>
      <w:r>
        <w:rPr>
          <w:lang w:bidi="hi-IN"/>
        </w:rPr>
        <w:t xml:space="preserve"> first order approximation</w:t>
      </w:r>
      <w:r w:rsidR="00585914">
        <w:rPr>
          <w:lang w:bidi="hi-IN"/>
        </w:rPr>
        <w:t>s that assume</w:t>
      </w:r>
      <w:r>
        <w:rPr>
          <w:lang w:bidi="hi-IN"/>
        </w:rPr>
        <w:t xml:space="preserve"> mutation is much weaker than selection (</w:t>
      </w:r>
      <m:oMath>
        <m:r>
          <w:rPr>
            <w:rFonts w:ascii="Cambria Math" w:hAnsi="Cambria Math"/>
            <w:lang w:bidi="hi-IN"/>
          </w:rPr>
          <m:t>U≪s</m:t>
        </m:r>
      </m:oMath>
      <w:r>
        <w:rPr>
          <w:rFonts w:eastAsiaTheme="minorEastAsia"/>
          <w:lang w:bidi="hi-IN"/>
        </w:rPr>
        <w:t xml:space="preserve"> for NM and SIM, </w:t>
      </w:r>
      <m:oMath>
        <m:r>
          <w:rPr>
            <w:rFonts w:ascii="Cambria Math" w:eastAsiaTheme="minorEastAsia" w:hAnsi="Cambria Math"/>
            <w:lang w:bidi="hi-IN"/>
          </w:rPr>
          <m:t>τU≪s</m:t>
        </m:r>
      </m:oMath>
      <w:r>
        <w:rPr>
          <w:rFonts w:eastAsiaTheme="minorEastAsia"/>
          <w:lang w:bidi="hi-IN"/>
        </w:rPr>
        <w:t xml:space="preserve"> for CM) and that </w:t>
      </w:r>
      <w:r w:rsidR="0084602B">
        <w:rPr>
          <w:rFonts w:eastAsiaTheme="minorEastAsia"/>
          <w:lang w:bidi="hi-IN"/>
        </w:rPr>
        <w:t>1&lt;</w:t>
      </w:r>
      <w:r>
        <w:rPr>
          <w:rFonts w:ascii="Times New Roman" w:eastAsiaTheme="minorEastAsia" w:hAnsi="Times New Roman" w:cs="Times New Roman"/>
          <w:lang w:bidi="hi-IN"/>
        </w:rPr>
        <w:t>τ</w:t>
      </w:r>
      <w:r w:rsidR="0084602B">
        <w:rPr>
          <w:rFonts w:eastAsiaTheme="minorEastAsia"/>
          <w:lang w:bidi="hi-IN"/>
        </w:rPr>
        <w:t>&lt;</w:t>
      </w:r>
      <w:r>
        <w:rPr>
          <w:rFonts w:eastAsiaTheme="minorEastAsia"/>
          <w:lang w:bidi="hi-IN"/>
        </w:rPr>
        <w:t>1</w:t>
      </w:r>
      <w:r w:rsidR="0084602B">
        <w:rPr>
          <w:rFonts w:eastAsiaTheme="minorEastAsia"/>
          <w:lang w:bidi="hi-IN"/>
        </w:rPr>
        <w:t>/</w:t>
      </w:r>
      <w:r w:rsidR="0084602B" w:rsidRPr="0084602B">
        <w:rPr>
          <w:rFonts w:eastAsiaTheme="minorEastAsia"/>
          <w:i/>
          <w:iCs/>
          <w:lang w:bidi="hi-IN"/>
        </w:rPr>
        <w:t>U</w:t>
      </w:r>
      <w:r>
        <w:rPr>
          <w:rFonts w:eastAsiaTheme="minorEastAsia"/>
          <w:lang w:bidi="hi-IN"/>
        </w:rPr>
        <w:t>.</w:t>
      </w:r>
      <w:r>
        <w:t xml:space="preserve"> S</w:t>
      </w:r>
      <w:r>
        <w:rPr>
          <w:lang w:bidi="hi-IN"/>
        </w:rPr>
        <w:t xml:space="preserve">ee </w:t>
      </w:r>
      <w:r w:rsidR="00BA3FE6">
        <w:fldChar w:fldCharType="begin"/>
      </w:r>
      <w:r w:rsidR="00BA3FE6">
        <w:instrText xml:space="preserve"> REF _Ref358791100 \h  \* MERGEFORMAT </w:instrText>
      </w:r>
      <w:r w:rsidR="00BA3FE6">
        <w:fldChar w:fldCharType="separate"/>
      </w:r>
      <w:r w:rsidR="00C47BD2">
        <w:t>Table 1</w:t>
      </w:r>
      <w:r w:rsidR="00BA3FE6">
        <w:fldChar w:fldCharType="end"/>
      </w:r>
      <w:r>
        <w:rPr>
          <w:lang w:bidi="hi-IN"/>
        </w:rPr>
        <w:t xml:space="preserve"> for description of model parameters and</w:t>
      </w:r>
      <w:r w:rsidR="00585914">
        <w:rPr>
          <w:lang w:bidi="hi-IN"/>
        </w:rPr>
        <w:t xml:space="preserve"> an article by Weinreich and Chao</w:t>
      </w:r>
      <w:r>
        <w:rPr>
          <w:lang w:bidi="hi-IN"/>
        </w:rPr>
        <w:t xml:space="preserve"> </w:t>
      </w:r>
      <w:r w:rsidR="00EA522D">
        <w:rPr>
          <w:lang w:bidi="hi-IN"/>
        </w:rPr>
        <w:fldChar w:fldCharType="begin" w:fldLock="1"/>
      </w:r>
      <w:r w:rsidR="00E80EFF">
        <w:rPr>
          <w:lang w:bidi="hi-IN"/>
        </w:rPr>
        <w:instrText>ADDIN CSL_CITATION { "citationItems" : [ { "id" : "ITEM-1", "itemData" : { "ISSN" : "0014-3820", "PMID" : "16050095", "abstract" : "Fitness interactions between loci in the genome, or epistasis, can result in mutations that are individually deleterious but jointly beneficial. Such epistasis gives rise to multiple peaks on the genotypic fitness landscape. The problem of evolutionary escape from such local peaks has been a central problem of evolutionary genetics for at least 75 years. Much attention has focused on models of small populations, in which the sequential fixation of valley genotypes carrying individually deleterious mutations operates most quickly owing to genetic drift. However, valley genotypes can also be subject to mutation while transiently segregating, giving rise to copies of the high fitness escape genotype carrying the jointly beneficial mutations. In the absence of genetic recombination, these mutations may then fix simultaneously. The time for this process declines sharply with increasing population size, and it eventually comes to dominate evolutionary behavior. Here we develop an analytic expression for N(crit), the critical population size that defines the boundary between these regimes, which shows that both are likely to operate in nature. Frequent recombination may disrupt high-fitness escape genotypes produced in populations larger than N(crit) before they reach fixation, defining a third regime whose rate again slows with increasing population size. We develop a novel expression for this critical recombination rate, which shows that in large populations the simultaneous fixation of mutations that are beneficial only jointly is unlikely to be disrupted by genetic recombination if their map distance is on the order of the size of single genes. Thus, counterintuitively, mass selection alone offers a biologically realistic resolution to the problem of evolutionary escape from local fitness peaks in natural populations.", "author" : [ { "dropping-particle" : "", "family" : "Weinreich", "given" : "Daniel M.", "non-dropping-particle" : "", "parse-names" : false, "suffix" : "" }, { "dropping-particle" : "", "family" : "Chao", "given" : "Lin", "non-dropping-particle" : "", "parse-names" : false, "suffix" : "" } ], "container-title" : "Evolution", "id" : "ITEM-1", "issue" : "6", "issued" : { "date-parts" : [ [ "2005", "6" ] ] }, "page" : "1175-82", "title" : "Rapid evolutionary escape by large populations from local fitness peaks is likely in nature.", "type" : "article-journal", "volume" : "59" }, "suppress-author" : 1, "uris" : [ "http://www.mendeley.com/documents/?uuid=665d2fc8-fe19-4342-9c74-6e252036a8d6" ] } ], "mendeley" : { "previouslyFormattedCitation" : "[60]" }, "properties" : { "noteIndex" : 0 }, "schema" : "https://github.com/citation-style-language/schema/raw/master/csl-citation.json" }</w:instrText>
      </w:r>
      <w:r w:rsidR="00EA522D">
        <w:rPr>
          <w:lang w:bidi="hi-IN"/>
        </w:rPr>
        <w:fldChar w:fldCharType="separate"/>
      </w:r>
      <w:r w:rsidR="003967C6" w:rsidRPr="003967C6">
        <w:rPr>
          <w:noProof/>
          <w:lang w:bidi="hi-IN"/>
        </w:rPr>
        <w:t>[60]</w:t>
      </w:r>
      <w:r w:rsidR="00EA522D">
        <w:rPr>
          <w:lang w:bidi="hi-IN"/>
        </w:rPr>
        <w:fldChar w:fldCharType="end"/>
      </w:r>
      <w:r>
        <w:rPr>
          <w:lang w:bidi="hi-IN"/>
        </w:rPr>
        <w:t xml:space="preserve"> for a result similar to eq. 6.</w:t>
      </w:r>
    </w:p>
    <w:p w:rsidR="0084602B" w:rsidRDefault="00323C45" w:rsidP="008D0078">
      <w:pPr>
        <w:spacing w:line="480" w:lineRule="auto"/>
      </w:pPr>
      <w:r>
        <w:rPr>
          <w:rFonts w:eastAsiaTheme="minorEastAsia"/>
          <w:lang w:bidi="hi-IN"/>
        </w:rPr>
        <w:t>The main</w:t>
      </w:r>
      <w:r w:rsidR="005316EE">
        <w:rPr>
          <w:rFonts w:eastAsiaTheme="minorEastAsia"/>
          <w:lang w:bidi="hi-IN"/>
        </w:rPr>
        <w:t xml:space="preserve"> conclusions from eqs. 6-8: First, adaptation with CM </w:t>
      </w:r>
      <w:r>
        <w:rPr>
          <w:rFonts w:eastAsiaTheme="minorEastAsia"/>
          <w:lang w:bidi="hi-IN"/>
        </w:rPr>
        <w:t>is faster than with NM. Second,</w:t>
      </w:r>
      <w:r w:rsidR="005316EE">
        <w:rPr>
          <w:rFonts w:eastAsiaTheme="minorEastAsia"/>
          <w:lang w:bidi="hi-IN"/>
        </w:rPr>
        <w:t xml:space="preserve"> </w:t>
      </w:r>
      <w:r w:rsidR="005316EE">
        <w:t>adaptation with SIM is also faster than with NM, but not as fast as with CM because the mutation-free wildtype (</w:t>
      </w:r>
      <w:r w:rsidR="005316EE">
        <w:rPr>
          <w:i/>
          <w:iCs/>
        </w:rPr>
        <w:t>ab/0</w:t>
      </w:r>
      <w:r w:rsidR="005316EE">
        <w:t>) does not hypermutate.</w:t>
      </w:r>
    </w:p>
    <w:p w:rsidR="00323C45" w:rsidRDefault="0084602B" w:rsidP="008D0078">
      <w:pPr>
        <w:spacing w:line="480" w:lineRule="auto"/>
      </w:pPr>
      <w:r>
        <w:rPr>
          <w:rFonts w:eastAsiaTheme="minorEastAsia"/>
          <w:lang w:bidi="hi-IN"/>
        </w:rPr>
        <w:t>If mutation is weaker than selection (</w:t>
      </w:r>
      <m:oMath>
        <m:r>
          <w:rPr>
            <w:rFonts w:ascii="Cambria Math" w:eastAsiaTheme="minorEastAsia" w:hAnsi="Cambria Math"/>
            <w:lang w:bidi="hi-IN"/>
          </w:rPr>
          <m:t>U≪s</m:t>
        </m:r>
      </m:oMath>
      <w:r>
        <w:rPr>
          <w:rFonts w:eastAsiaTheme="minorEastAsia"/>
          <w:lang w:bidi="hi-IN"/>
        </w:rPr>
        <w:t xml:space="preserve">) then the adaptation rate with CM increases with </w:t>
      </w:r>
      <w:r w:rsidRPr="00FC507C">
        <w:rPr>
          <w:i/>
          <w:iCs/>
        </w:rPr>
        <w:t>τ</w:t>
      </w:r>
      <w:r w:rsidR="00585914">
        <w:rPr>
          <w:i/>
          <w:iCs/>
          <w:vertAlign w:val="superscript"/>
        </w:rPr>
        <w:t>2</w:t>
      </w:r>
      <w:r>
        <w:rPr>
          <w:rFonts w:eastAsiaTheme="minorEastAsia"/>
          <w:lang w:bidi="hi-IN"/>
        </w:rPr>
        <w:t xml:space="preserve"> and </w:t>
      </w:r>
      <w:r>
        <w:t xml:space="preserve">the adaptation rate with SIM increases with </w:t>
      </w:r>
      <w:r w:rsidRPr="00320207">
        <w:rPr>
          <w:i/>
          <w:iCs/>
        </w:rPr>
        <w:t>τ</w:t>
      </w:r>
      <w:r>
        <w:t>. In addition, b</w:t>
      </w:r>
      <w:r w:rsidR="00323C45">
        <w:t>ecause the fixation probability is the same for NM, CM and SIM, the difference</w:t>
      </w:r>
      <w:r w:rsidR="00585914">
        <w:t>s</w:t>
      </w:r>
      <w:r w:rsidR="00323C45">
        <w:t xml:space="preserve"> in </w:t>
      </w:r>
      <w:r w:rsidR="00585914">
        <w:t xml:space="preserve">the </w:t>
      </w:r>
      <w:r w:rsidR="00323C45">
        <w:t xml:space="preserve">adaptation rate </w:t>
      </w:r>
      <w:r w:rsidR="00585914">
        <w:t>are</w:t>
      </w:r>
      <w:r w:rsidR="00323C45">
        <w:t xml:space="preserve"> due to differences in the appearance probability </w:t>
      </w:r>
      <w:r w:rsidR="00323C45">
        <w:rPr>
          <w:i/>
          <w:iCs/>
        </w:rPr>
        <w:t>q</w:t>
      </w:r>
      <w:r w:rsidR="00323C45">
        <w:t xml:space="preserve"> </w:t>
      </w:r>
      <w:r w:rsidR="00323C45" w:rsidRPr="00320207">
        <w:t>(</w:t>
      </w:r>
      <w:r w:rsidR="00323C45">
        <w:t>Figure S1)</w:t>
      </w:r>
      <w:r w:rsidR="00585914">
        <w:t>;</w:t>
      </w:r>
      <w:r w:rsidR="00323C45">
        <w:t xml:space="preserve"> see section 3.</w:t>
      </w:r>
      <w:r w:rsidR="00A90051">
        <w:t>5</w:t>
      </w:r>
      <w:r w:rsidR="00323C45">
        <w:t xml:space="preserve"> for a different scenario in which SIM</w:t>
      </w:r>
      <w:r>
        <w:t xml:space="preserve"> also</w:t>
      </w:r>
      <w:r w:rsidR="00323C45">
        <w:t xml:space="preserve"> increases the fixation probability.</w:t>
      </w:r>
    </w:p>
    <w:p w:rsidR="008A48BD" w:rsidRPr="001D0862" w:rsidRDefault="00DD0EC1" w:rsidP="008A48BD">
      <w:pPr>
        <w:spacing w:line="480" w:lineRule="auto"/>
        <w:rPr>
          <w:lang w:bidi="hi-IN"/>
        </w:rPr>
      </w:pPr>
      <w:r>
        <w:rPr>
          <w:rFonts w:eastAsiaTheme="minorEastAsia"/>
          <w:lang w:bidi="hi-IN"/>
        </w:rPr>
        <w:t>Figure 2</w:t>
      </w:r>
      <w:r w:rsidR="005316EE">
        <w:rPr>
          <w:rFonts w:eastAsiaTheme="minorEastAsia"/>
          <w:lang w:bidi="hi-IN"/>
        </w:rPr>
        <w:t xml:space="preserve"> compares the analytic approximations with simulation results for the weak mutation regime (</w:t>
      </w:r>
      <m:oMath>
        <m:r>
          <w:rPr>
            <w:rFonts w:ascii="Cambria Math" w:eastAsiaTheme="minorEastAsia" w:hAnsi="Cambria Math"/>
            <w:lang w:bidi="hi-IN"/>
          </w:rPr>
          <m:t>U≪s</m:t>
        </m:r>
      </m:oMath>
      <w:r w:rsidR="005316EE" w:rsidRPr="00CD660F">
        <w:rPr>
          <w:rFonts w:eastAsiaTheme="minorEastAsia"/>
          <w:lang w:bidi="hi-IN"/>
        </w:rPr>
        <w:t>)</w:t>
      </w:r>
      <w:r w:rsidR="005316EE">
        <w:rPr>
          <w:lang w:bidi="hi-IN"/>
        </w:rPr>
        <w:t xml:space="preserve">. This regime is relevant </w:t>
      </w:r>
      <w:r w:rsidR="0084602B">
        <w:rPr>
          <w:lang w:bidi="hi-IN"/>
        </w:rPr>
        <w:t>for</w:t>
      </w:r>
      <w:r w:rsidR="005316EE">
        <w:rPr>
          <w:lang w:bidi="hi-IN"/>
        </w:rPr>
        <w:t xml:space="preserve"> asexual microbes in which the </w:t>
      </w:r>
      <w:r w:rsidR="005316EE">
        <w:rPr>
          <w:lang w:bidi="hi-IN"/>
        </w:rPr>
        <w:lastRenderedPageBreak/>
        <w:t>deleterious mutation rate is generally 10</w:t>
      </w:r>
      <w:r w:rsidR="005316EE">
        <w:rPr>
          <w:vertAlign w:val="superscript"/>
          <w:lang w:bidi="hi-IN"/>
        </w:rPr>
        <w:t>-4</w:t>
      </w:r>
      <w:r w:rsidR="005316EE">
        <w:rPr>
          <w:lang w:bidi="hi-IN"/>
        </w:rPr>
        <w:t>-10</w:t>
      </w:r>
      <w:r w:rsidR="005316EE">
        <w:rPr>
          <w:vertAlign w:val="superscript"/>
          <w:lang w:bidi="hi-IN"/>
        </w:rPr>
        <w:t>-3</w:t>
      </w:r>
      <w:r w:rsidR="005316EE">
        <w:rPr>
          <w:lang w:bidi="hi-IN"/>
        </w:rPr>
        <w:t xml:space="preserve"> mutations per genome per generation and selection coefficients are estimated to be between 10</w:t>
      </w:r>
      <w:r w:rsidR="005316EE">
        <w:rPr>
          <w:vertAlign w:val="superscript"/>
          <w:lang w:bidi="hi-IN"/>
        </w:rPr>
        <w:t>-1</w:t>
      </w:r>
      <w:r w:rsidR="005316EE">
        <w:rPr>
          <w:lang w:bidi="hi-IN"/>
        </w:rPr>
        <w:t xml:space="preserve"> and 10</w:t>
      </w:r>
      <w:r w:rsidR="005316EE">
        <w:rPr>
          <w:vertAlign w:val="superscript"/>
          <w:lang w:bidi="hi-IN"/>
        </w:rPr>
        <w:t>-2</w:t>
      </w:r>
      <w:r w:rsidR="005316EE">
        <w:rPr>
          <w:lang w:bidi="hi-IN"/>
        </w:rPr>
        <w:t xml:space="preserve"> (see </w:t>
      </w:r>
      <w:r w:rsidR="00BA3FE6">
        <w:fldChar w:fldCharType="begin"/>
      </w:r>
      <w:r w:rsidR="00BA3FE6">
        <w:instrText xml:space="preserve"> REF _Ref358791100 \h  \* MERGEFORMAT </w:instrText>
      </w:r>
      <w:r w:rsidR="00BA3FE6">
        <w:fldChar w:fldCharType="separate"/>
      </w:r>
      <w:r w:rsidR="00C47BD2">
        <w:t>Table 1</w:t>
      </w:r>
      <w:r w:rsidR="00BA3FE6">
        <w:fldChar w:fldCharType="end"/>
      </w:r>
      <w:r w:rsidR="005316EE">
        <w:rPr>
          <w:lang w:bidi="hi-IN"/>
        </w:rPr>
        <w:t>). When the mutation rate fold increas</w:t>
      </w:r>
      <w:r w:rsidR="005316EE" w:rsidRPr="00D10D48">
        <w:rPr>
          <w:lang w:bidi="hi-IN"/>
        </w:rPr>
        <w:t xml:space="preserve">e </w:t>
      </w:r>
      <w:r w:rsidR="005316EE" w:rsidRPr="00D10D48">
        <w:rPr>
          <w:i/>
          <w:iCs/>
        </w:rPr>
        <w:t xml:space="preserve">τ </w:t>
      </w:r>
      <w:r w:rsidR="005316EE" w:rsidRPr="00D10D48">
        <w:t>is high</w:t>
      </w:r>
      <w:r w:rsidR="005316EE">
        <w:t xml:space="preserve"> (&gt;10)</w:t>
      </w:r>
      <w:r w:rsidR="005316EE">
        <w:rPr>
          <w:lang w:bidi="hi-IN"/>
        </w:rPr>
        <w:t xml:space="preserve">, the approximations slightly overestimate </w:t>
      </w:r>
      <w:r w:rsidR="0084602B">
        <w:rPr>
          <w:lang w:bidi="hi-IN"/>
        </w:rPr>
        <w:t>the</w:t>
      </w:r>
      <w:r w:rsidR="005316EE">
        <w:rPr>
          <w:lang w:bidi="hi-IN"/>
        </w:rPr>
        <w:t xml:space="preserve"> adaptation rate because the double mutant </w:t>
      </w:r>
      <w:r w:rsidR="005316EE">
        <w:rPr>
          <w:i/>
          <w:iCs/>
          <w:lang w:bidi="hi-IN"/>
        </w:rPr>
        <w:t>AB</w:t>
      </w:r>
      <w:r w:rsidR="005316EE">
        <w:rPr>
          <w:lang w:bidi="hi-IN"/>
        </w:rPr>
        <w:t xml:space="preserve"> is more likely to appe</w:t>
      </w:r>
      <w:r w:rsidR="00585914">
        <w:rPr>
          <w:lang w:bidi="hi-IN"/>
        </w:rPr>
        <w:t>ar on a deleterious background</w:t>
      </w:r>
      <w:r w:rsidR="0084602B">
        <w:rPr>
          <w:lang w:bidi="hi-IN"/>
        </w:rPr>
        <w:t xml:space="preserve"> </w:t>
      </w:r>
      <w:r w:rsidR="00585914">
        <w:rPr>
          <w:lang w:bidi="hi-IN"/>
        </w:rPr>
        <w:t>(</w:t>
      </w:r>
      <w:r w:rsidR="005316EE">
        <w:rPr>
          <w:i/>
          <w:iCs/>
          <w:lang w:bidi="hi-IN"/>
        </w:rPr>
        <w:t xml:space="preserve">AB/1 </w:t>
      </w:r>
      <w:r w:rsidR="005316EE">
        <w:t xml:space="preserve">instead of </w:t>
      </w:r>
      <w:r w:rsidR="005316EE">
        <w:rPr>
          <w:i/>
          <w:iCs/>
        </w:rPr>
        <w:t>AB/0</w:t>
      </w:r>
      <w:r w:rsidR="00585914">
        <w:t>)</w:t>
      </w:r>
      <w:r w:rsidR="0084602B">
        <w:t xml:space="preserve">. Because the fitness of </w:t>
      </w:r>
      <w:r w:rsidR="0084602B">
        <w:rPr>
          <w:i/>
          <w:iCs/>
        </w:rPr>
        <w:t>AB/1</w:t>
      </w:r>
      <w:r w:rsidR="0084602B">
        <w:t xml:space="preserve"> is higher than that of the wildtype </w:t>
      </w:r>
      <w:r w:rsidR="0084602B">
        <w:rPr>
          <w:i/>
          <w:iCs/>
        </w:rPr>
        <w:t xml:space="preserve">ab/0 </w:t>
      </w:r>
      <w:r w:rsidR="0084602B">
        <w:t>(</w:t>
      </w:r>
      <w:r w:rsidR="00585914">
        <w:t xml:space="preserve">this happens </w:t>
      </w:r>
      <w:r w:rsidR="00BF0B48">
        <w:t>because</w:t>
      </w:r>
      <w:r w:rsidR="00335216">
        <w:t xml:space="preserve"> </w:t>
      </w:r>
      <w:r w:rsidR="00335216">
        <w:rPr>
          <w:i/>
          <w:iCs/>
        </w:rPr>
        <w:t>H</w:t>
      </w:r>
      <w:r w:rsidR="00335216">
        <w:t>&gt;(1-</w:t>
      </w:r>
      <w:r w:rsidR="00335216">
        <w:rPr>
          <w:i/>
          <w:iCs/>
        </w:rPr>
        <w:t>s</w:t>
      </w:r>
      <w:r w:rsidR="00335216">
        <w:t>)</w:t>
      </w:r>
      <w:r w:rsidR="00335216">
        <w:rPr>
          <w:vertAlign w:val="superscript"/>
        </w:rPr>
        <w:t>-1</w:t>
      </w:r>
      <w:r w:rsidR="00335216">
        <w:rPr>
          <w:rFonts w:ascii="Times New Roman" w:hAnsi="Times New Roman" w:cs="Times New Roman"/>
        </w:rPr>
        <w:t>≈</w:t>
      </w:r>
      <w:r w:rsidR="00335216">
        <w:t>1+</w:t>
      </w:r>
      <w:r w:rsidR="00335216" w:rsidRPr="00335216">
        <w:rPr>
          <w:i/>
          <w:iCs/>
        </w:rPr>
        <w:t>s</w:t>
      </w:r>
      <w:r w:rsidR="00335216">
        <w:t xml:space="preserve">), the double mutant can go to fixation even when it appears on a deleterious background, sweeping the deleterious alleles with it to fixation in a process called "genetic hitch-hiking" </w:t>
      </w:r>
      <w:r w:rsidR="00EA522D">
        <w:fldChar w:fldCharType="begin" w:fldLock="1"/>
      </w:r>
      <w:r w:rsidR="00E80EFF">
        <w:instrText>ADDIN CSL_CITATION { "citationItems" : [ { "id" : "ITEM-1", "itemData" : { "DOI" : "10.1017/S0016672300014634", "ISSN" : "0016-6723", "PMID" : "4407212", "abstract" : "When a selectively favourable gene substitution occurs in a population, changes in gene frequencies will occur at closely linked loci. In the case of a neutral polymorphism, average heterozygosity will be reduced to an extent which varies with distance from the substituted locus. The aggregate effect of substitution on neutral polymorphism is estimated; in populations of total size 106 or more (and perhaps of 104 or more), this effect will be more important than that of random fixation. This may explain why the extent of polymorphism in natural populations does not vary as much as one would expect from a consideration of the equilibrium between mutation and random fixation in populations of different sizes. For a selectively maintained polymorphism at a linked locus, this process will only be important in the long run if it leads to complete fixation. If the selective coefficients at the linked locus are small compared to those at the substituted locus, it is shown that the probability of complete fixation at the linked locus is approximately exp Nc), where c is the recombinant fraction and N the population size. It follows that in a large population a selective substitution can occur in a cistron without eliminating a selectively maintained polymorphism in the same cistron.", "author" : [ { "dropping-particle" : "", "family" : "Maynard Smith", "given" : "John", "non-dropping-particle" : "", "parse-names" : false, "suffix" : "" }, { "dropping-particle" : "", "family" : "Haigh", "given" : "John", "non-dropping-particle" : "", "parse-names" : false, "suffix" : "" } ], "container-title" : "Genetical Research", "id" : "ITEM-1", "issue" : "1", "issued" : { "date-parts" : [ [ "1974", "4", "14" ] ] }, "note" : "        From Duplicate 1 (                   The hitch-hiking effect of a favourable gene                 - Maynard Smith, John; Haigh, John )\n                \n        From Duplicate 1 (                           The hitch-hiking effect of a favourable gene                         - Smith, John Maynard; Haigh, John )\n                \n        From Duplicate 1 (                           The hitch-hiking effect of a favourable gene.                         - Maynard Smith, John; Haigh, John; Smith, John Maynard; Haigh, John; Maynard Smith, John; Haigh, John )\n                \n        From Duplicate 3 (                           The hitch-hiking effect of a favourable gene.                         - Maynard Smith, John; Haigh, John )\n                \n        From Duplicate 2 (                           The hitch-hiking effect of a favourable gene                         - Maynard Smith, John; Haigh, John )\n                \n        \n        \n        \n        \n        \n        \n        From Duplicate 2 (                           The hitch-hiking effect of a favourable gene.                         - Maynard Smith, John; Haigh, John )\n                \n        From Duplicate 2 (                           The hitch-hiking effect of a favourable gene                         - Maynard Smith, John; Haigh, John )\n                \n        \n        \n        \n        \n        \n        \n        From Duplicate 3 (                           The hitch-hiking effect of a favourable gene.                         - Maynard Smith, John; Haigh, John )\n                \n        From Duplicate 2 (                           The hitch-hiking effect of a favourable gene                         - Maynard Smith, John; Haigh, John )\n                \n        \n        \n        \n        \n        \n        \n      ", "page" : "23-35", "title" : "The hitch-hiking effect of a favourable gene", "type" : "article-journal", "volume" : "23" }, "uris" : [ "http://www.mendeley.com/documents/?uuid=8a0e66b5-45ef-44c6-b8d8-9eafffe9c970" ] } ], "mendeley" : { "previouslyFormattedCitation" : "[61]" }, "properties" : { "noteIndex" : 0 }, "schema" : "https://github.com/citation-style-language/schema/raw/master/csl-citation.json" }</w:instrText>
      </w:r>
      <w:r w:rsidR="00EA522D">
        <w:fldChar w:fldCharType="separate"/>
      </w:r>
      <w:r w:rsidR="003967C6" w:rsidRPr="003967C6">
        <w:rPr>
          <w:noProof/>
        </w:rPr>
        <w:t>[61]</w:t>
      </w:r>
      <w:r w:rsidR="00EA522D">
        <w:fldChar w:fldCharType="end"/>
      </w:r>
      <w:r w:rsidR="00335216">
        <w:t>. However, these sweeps result</w:t>
      </w:r>
      <w:r w:rsidR="005316EE">
        <w:t xml:space="preserve"> in a lower fixation probability for the </w:t>
      </w:r>
      <w:r w:rsidR="005316EE" w:rsidRPr="001D0862">
        <w:t>double mutant</w:t>
      </w:r>
      <w:r w:rsidR="00335216" w:rsidRPr="001D0862">
        <w:t xml:space="preserve"> (</w:t>
      </w:r>
      <w:r w:rsidR="00335216" w:rsidRPr="001D0862">
        <w:rPr>
          <w:lang w:bidi="hi-IN"/>
        </w:rPr>
        <w:t>Figure S2)</w:t>
      </w:r>
      <w:r w:rsidR="005316EE" w:rsidRPr="001D0862">
        <w:rPr>
          <w:lang w:bidi="hi-IN"/>
        </w:rPr>
        <w:t>.</w:t>
      </w:r>
    </w:p>
    <w:p w:rsidR="002A0B22" w:rsidRPr="001D0862" w:rsidRDefault="00EA522D" w:rsidP="00161053">
      <w:pPr>
        <w:spacing w:line="480" w:lineRule="auto"/>
        <w:rPr>
          <w:lang w:bidi="hi-IN"/>
        </w:rPr>
      </w:pPr>
      <w:r w:rsidRPr="001D0862">
        <w:rPr>
          <w:lang w:bidi="hi-IN"/>
        </w:rPr>
        <w:t xml:space="preserve">The adaptation rate of SIM with continuous relationships between fitness and mutation rate (Online Appendix E) is </w:t>
      </w:r>
      <w:r w:rsidR="00FB73BF" w:rsidRPr="001D0862">
        <w:rPr>
          <w:lang w:bidi="hi-IN"/>
        </w:rPr>
        <w:t>comparable</w:t>
      </w:r>
      <w:r w:rsidRPr="001D0862">
        <w:rPr>
          <w:lang w:bidi="hi-IN"/>
        </w:rPr>
        <w:t xml:space="preserve"> to that of SIM with threshold relationships (Figure </w:t>
      </w:r>
      <w:r w:rsidR="00FE2E25" w:rsidRPr="001D0862">
        <w:rPr>
          <w:lang w:bidi="hi-IN"/>
        </w:rPr>
        <w:t>E2</w:t>
      </w:r>
      <w:r w:rsidRPr="001D0862">
        <w:rPr>
          <w:lang w:bidi="hi-IN"/>
        </w:rPr>
        <w:t xml:space="preserve">). </w:t>
      </w:r>
      <w:r w:rsidRPr="001D0862">
        <w:rPr>
          <w:rFonts w:ascii="Palatino Linotype" w:hAnsi="Palatino Linotype"/>
          <w:lang w:bidi="hi-IN"/>
        </w:rPr>
        <w:t>This is because the main factor determining the adapt</w:t>
      </w:r>
      <w:r w:rsidR="00FB73BF" w:rsidRPr="001D0862">
        <w:rPr>
          <w:rFonts w:ascii="Palatino Linotype" w:hAnsi="Palatino Linotype"/>
          <w:lang w:bidi="hi-IN"/>
        </w:rPr>
        <w:t xml:space="preserve">ation rate is the mutation rates </w:t>
      </w:r>
      <w:r w:rsidRPr="001D0862">
        <w:rPr>
          <w:rFonts w:ascii="Palatino Linotype" w:hAnsi="Palatino Linotype"/>
          <w:lang w:bidi="hi-IN"/>
        </w:rPr>
        <w:t>of the wildtype and the single mutants (</w:t>
      </w:r>
      <w:r w:rsidRPr="001D0862">
        <w:rPr>
          <w:rFonts w:ascii="Palatino Linotype" w:hAnsi="Palatino Linotype"/>
          <w:i/>
          <w:iCs/>
          <w:lang w:bidi="hi-IN"/>
        </w:rPr>
        <w:t>ab</w:t>
      </w:r>
      <w:r w:rsidRPr="001D0862">
        <w:rPr>
          <w:rFonts w:ascii="Palatino Linotype" w:hAnsi="Palatino Linotype"/>
          <w:lang w:bidi="hi-IN"/>
        </w:rPr>
        <w:t xml:space="preserve">, </w:t>
      </w:r>
      <w:r w:rsidRPr="001D0862">
        <w:rPr>
          <w:rFonts w:ascii="Palatino Linotype" w:hAnsi="Palatino Linotype"/>
          <w:i/>
          <w:iCs/>
          <w:lang w:bidi="hi-IN"/>
        </w:rPr>
        <w:t>aB</w:t>
      </w:r>
      <w:r w:rsidRPr="001D0862">
        <w:rPr>
          <w:rFonts w:ascii="Palatino Linotype" w:hAnsi="Palatino Linotype"/>
          <w:lang w:bidi="hi-IN"/>
        </w:rPr>
        <w:t xml:space="preserve">, and </w:t>
      </w:r>
      <w:r w:rsidRPr="001D0862">
        <w:rPr>
          <w:rFonts w:ascii="Palatino Linotype" w:hAnsi="Palatino Linotype"/>
          <w:i/>
          <w:iCs/>
          <w:lang w:bidi="hi-IN"/>
        </w:rPr>
        <w:t>Ab</w:t>
      </w:r>
      <w:r w:rsidRPr="001D0862">
        <w:rPr>
          <w:rFonts w:ascii="Palatino Linotype" w:hAnsi="Palatino Linotype"/>
          <w:lang w:bidi="hi-IN"/>
        </w:rPr>
        <w:t xml:space="preserve">), </w:t>
      </w:r>
      <w:r w:rsidR="00753966" w:rsidRPr="001D0862">
        <w:rPr>
          <w:rFonts w:ascii="Palatino Linotype" w:hAnsi="Palatino Linotype"/>
          <w:lang w:bidi="hi-IN"/>
        </w:rPr>
        <w:t>as</w:t>
      </w:r>
      <w:r w:rsidRPr="001D0862">
        <w:rPr>
          <w:rFonts w:ascii="Palatino Linotype" w:hAnsi="Palatino Linotype"/>
          <w:lang w:bidi="hi-IN"/>
        </w:rPr>
        <w:t xml:space="preserve"> individuals with more than a single mutation do not have a significant contribution to adaptation.</w:t>
      </w:r>
      <w:r w:rsidR="00FB73BF" w:rsidRPr="001D0862">
        <w:rPr>
          <w:rFonts w:ascii="Palatino Linotype" w:hAnsi="Palatino Linotype"/>
          <w:lang w:bidi="hi-IN"/>
        </w:rPr>
        <w:t xml:space="preserve"> Therefore, our results are robust to the choice of the relationship between fitness and the mutation rate.  </w:t>
      </w:r>
    </w:p>
    <w:p w:rsidR="00DF5A14" w:rsidRDefault="00DF5A14" w:rsidP="00DF5A14">
      <w:pPr>
        <w:spacing w:after="200" w:line="480" w:lineRule="auto"/>
        <w:rPr>
          <w:rFonts w:eastAsiaTheme="minorEastAsia"/>
          <w:lang w:bidi="hi-IN"/>
        </w:rPr>
      </w:pPr>
      <w:r w:rsidRPr="001D0862">
        <w:rPr>
          <w:lang w:bidi="hi-IN"/>
        </w:rPr>
        <w:t>What happens when mutation is as strong as selection</w:t>
      </w:r>
      <w:r w:rsidRPr="00E74930">
        <w:rPr>
          <w:lang w:bidi="hi-IN"/>
        </w:rPr>
        <w:t xml:space="preserve">? </w:t>
      </w:r>
      <w:r>
        <w:t>Figure 3</w:t>
      </w:r>
      <w:r w:rsidRPr="00E74930">
        <w:rPr>
          <w:lang w:bidi="hi-IN"/>
        </w:rPr>
        <w:t xml:space="preserve">A shows results for </w:t>
      </w:r>
      <w:r w:rsidRPr="00E74930">
        <w:rPr>
          <w:i/>
          <w:iCs/>
          <w:lang w:bidi="hi-IN"/>
        </w:rPr>
        <w:t>s</w:t>
      </w:r>
      <w:r w:rsidRPr="00E74930">
        <w:rPr>
          <w:lang w:bidi="hi-IN"/>
        </w:rPr>
        <w:t>=10</w:t>
      </w:r>
      <w:r w:rsidRPr="00E74930">
        <w:rPr>
          <w:i/>
          <w:iCs/>
          <w:lang w:bidi="hi-IN"/>
        </w:rPr>
        <w:t>U</w:t>
      </w:r>
      <w:r w:rsidRPr="00E74930">
        <w:rPr>
          <w:rFonts w:eastAsiaTheme="minorEastAsia"/>
          <w:lang w:bidi="hi-IN"/>
        </w:rPr>
        <w:t xml:space="preserve">. </w:t>
      </w:r>
      <w:r>
        <w:rPr>
          <w:rFonts w:eastAsiaTheme="minorEastAsia"/>
          <w:lang w:bidi="hi-IN"/>
        </w:rPr>
        <w:t>When</w:t>
      </w:r>
      <w:r w:rsidRPr="00E74930">
        <w:rPr>
          <w:rFonts w:eastAsiaTheme="minorEastAsia"/>
          <w:lang w:bidi="hi-IN"/>
        </w:rPr>
        <w:t xml:space="preserve"> the average number of deleterious alleles per individual </w:t>
      </w:r>
      <w:r w:rsidRPr="00E74930">
        <w:rPr>
          <w:rFonts w:eastAsiaTheme="minorEastAsia" w:cs="Times New Roman"/>
          <w:i/>
          <w:iCs/>
          <w:lang w:bidi="hi-IN"/>
        </w:rPr>
        <w:t>τ</w:t>
      </w:r>
      <w:r w:rsidRPr="00E74930">
        <w:rPr>
          <w:rFonts w:eastAsiaTheme="minorEastAsia"/>
          <w:i/>
          <w:iCs/>
          <w:lang w:bidi="hi-IN"/>
        </w:rPr>
        <w:t>U/s</w:t>
      </w:r>
      <w:r w:rsidRPr="00E74930">
        <w:rPr>
          <w:rFonts w:eastAsiaTheme="minorEastAsia"/>
          <w:lang w:bidi="hi-IN"/>
        </w:rPr>
        <w:t xml:space="preserve"> </w:t>
      </w:r>
      <w:r>
        <w:rPr>
          <w:rFonts w:eastAsiaTheme="minorEastAsia"/>
          <w:lang w:bidi="hi-IN"/>
        </w:rPr>
        <w:t>is over one</w:t>
      </w:r>
      <w:r w:rsidRPr="00E74930">
        <w:rPr>
          <w:rFonts w:eastAsiaTheme="minorEastAsia"/>
          <w:lang w:bidi="hi-IN"/>
        </w:rPr>
        <w:t xml:space="preserve">, adaptation </w:t>
      </w:r>
      <w:r>
        <w:rPr>
          <w:rFonts w:eastAsiaTheme="minorEastAsia"/>
          <w:lang w:bidi="hi-IN"/>
        </w:rPr>
        <w:t xml:space="preserve">with CM </w:t>
      </w:r>
      <w:r w:rsidRPr="00E74930">
        <w:rPr>
          <w:rFonts w:eastAsiaTheme="minorEastAsia"/>
          <w:lang w:bidi="hi-IN"/>
        </w:rPr>
        <w:t xml:space="preserve">is likely to occur on a deleterious background. </w:t>
      </w:r>
      <w:r>
        <w:rPr>
          <w:rFonts w:eastAsiaTheme="minorEastAsia"/>
          <w:lang w:bidi="hi-IN"/>
        </w:rPr>
        <w:t xml:space="preserve">Because our approximation neglects adaptation on deleterious backgrounds, it underestimates the adaptation rate </w:t>
      </w:r>
      <w:r>
        <w:t>(Figure 3</w:t>
      </w:r>
      <w:r>
        <w:rPr>
          <w:lang w:bidi="hi-IN"/>
        </w:rPr>
        <w:t>A)</w:t>
      </w:r>
      <w:r>
        <w:rPr>
          <w:rFonts w:eastAsiaTheme="minorEastAsia"/>
          <w:lang w:bidi="hi-IN"/>
        </w:rPr>
        <w:t>. Note that although the adaptation rate continues to increase with</w:t>
      </w:r>
      <w:r w:rsidRPr="009A3DF4">
        <w:rPr>
          <w:rFonts w:ascii="Times New Roman" w:eastAsiaTheme="minorEastAsia" w:hAnsi="Times New Roman" w:cs="Times New Roman"/>
          <w:lang w:bidi="hi-IN"/>
        </w:rPr>
        <w:t xml:space="preserve"> </w:t>
      </w:r>
      <w:r w:rsidRPr="00E74930">
        <w:rPr>
          <w:rFonts w:eastAsiaTheme="minorEastAsia" w:cs="Times New Roman"/>
          <w:i/>
          <w:iCs/>
          <w:lang w:bidi="hi-IN"/>
        </w:rPr>
        <w:t>τ</w:t>
      </w:r>
      <w:r>
        <w:rPr>
          <w:rFonts w:eastAsiaTheme="minorEastAsia"/>
          <w:lang w:bidi="hi-IN"/>
        </w:rPr>
        <w:t xml:space="preserve">, the population carries more deleterious alleles after adaptation, </w:t>
      </w:r>
      <w:r>
        <w:rPr>
          <w:rFonts w:eastAsiaTheme="minorEastAsia"/>
          <w:lang w:bidi="hi-IN"/>
        </w:rPr>
        <w:lastRenderedPageBreak/>
        <w:t>resulting in a lower population mean fitness (</w:t>
      </w:r>
      <w:r>
        <w:t>Figure 3</w:t>
      </w:r>
      <w:r>
        <w:rPr>
          <w:rFonts w:eastAsiaTheme="minorEastAsia"/>
          <w:lang w:bidi="hi-IN"/>
        </w:rPr>
        <w:t>B) and eventually a lower fixation probability and adaptation rate (</w:t>
      </w:r>
      <w:r>
        <w:t>Figure 3</w:t>
      </w:r>
      <w:r>
        <w:rPr>
          <w:rFonts w:eastAsiaTheme="minorEastAsia"/>
          <w:lang w:bidi="hi-IN"/>
        </w:rPr>
        <w:t xml:space="preserve">A) . </w:t>
      </w:r>
    </w:p>
    <w:p w:rsidR="00DF5A14" w:rsidRDefault="00DF5A14" w:rsidP="00DF5A14">
      <w:pPr>
        <w:spacing w:line="480" w:lineRule="auto"/>
      </w:pPr>
      <w:r>
        <w:rPr>
          <w:rFonts w:eastAsiaTheme="minorEastAsia"/>
          <w:lang w:bidi="hi-IN"/>
        </w:rPr>
        <w:t xml:space="preserve">With SIM, the </w:t>
      </w:r>
      <w:r>
        <w:rPr>
          <w:lang w:bidi="hi-IN"/>
        </w:rPr>
        <w:t xml:space="preserve">average number of deleterious alleles per individual </w:t>
      </w:r>
      <w:r w:rsidRPr="00BE1EF9">
        <w:rPr>
          <w:i/>
          <w:iCs/>
          <w:lang w:bidi="hi-IN"/>
        </w:rPr>
        <w:t>U/s</w:t>
      </w:r>
      <w:r>
        <w:rPr>
          <w:lang w:bidi="hi-IN"/>
        </w:rPr>
        <w:t xml:space="preserve"> does not </w:t>
      </w:r>
      <w:r w:rsidRPr="00BE1EF9">
        <w:rPr>
          <w:lang w:bidi="hi-IN"/>
        </w:rPr>
        <w:t xml:space="preserve">increase with </w:t>
      </w:r>
      <w:r w:rsidRPr="00BE1EF9">
        <w:rPr>
          <w:rFonts w:cs="Times New Roman"/>
          <w:i/>
          <w:iCs/>
          <w:lang w:bidi="hi-IN"/>
        </w:rPr>
        <w:t>τ</w:t>
      </w:r>
      <w:r w:rsidRPr="00BE1EF9">
        <w:rPr>
          <w:lang w:bidi="hi-IN"/>
        </w:rPr>
        <w:t>, bec</w:t>
      </w:r>
      <w:r>
        <w:rPr>
          <w:lang w:bidi="hi-IN"/>
        </w:rPr>
        <w:t>ause mutation-free individuals (</w:t>
      </w:r>
      <w:r>
        <w:rPr>
          <w:i/>
          <w:iCs/>
          <w:lang w:bidi="hi-IN"/>
        </w:rPr>
        <w:t>ab/0</w:t>
      </w:r>
      <w:r>
        <w:rPr>
          <w:lang w:bidi="hi-IN"/>
        </w:rPr>
        <w:t xml:space="preserve">) do not hypermutate. </w:t>
      </w:r>
      <w:r>
        <w:t xml:space="preserve">As in the case of weak mutation, when </w:t>
      </w:r>
      <w:r w:rsidRPr="00BE1EF9">
        <w:rPr>
          <w:rFonts w:cs="Times New Roman"/>
          <w:i/>
          <w:iCs/>
          <w:lang w:bidi="hi-IN"/>
        </w:rPr>
        <w:t>τ</w:t>
      </w:r>
      <w:r>
        <w:rPr>
          <w:rFonts w:eastAsiaTheme="minorEastAsia"/>
          <w:lang w:bidi="hi-IN"/>
        </w:rPr>
        <w:t>&gt;10</w:t>
      </w:r>
      <w:r>
        <w:t xml:space="preserve"> the double mutant can appear on a deleterious background, resulting in hitch-hiking and a lower fixation probability, and causing our approximation to overestimate the adaptation rate (Figure 3</w:t>
      </w:r>
      <w:r>
        <w:rPr>
          <w:lang w:bidi="hi-IN"/>
        </w:rPr>
        <w:t>A).</w:t>
      </w:r>
    </w:p>
    <w:p w:rsidR="00CD3F78" w:rsidRDefault="00731C21" w:rsidP="00DF5A14">
      <w:pPr>
        <w:pStyle w:val="FigureLegend"/>
        <w:spacing w:line="480" w:lineRule="auto"/>
        <w:rPr>
          <w:b/>
          <w:bCs/>
          <w:sz w:val="20"/>
          <w:szCs w:val="20"/>
        </w:rPr>
      </w:pPr>
      <w:r>
        <w:rPr>
          <w:b/>
          <w:bCs/>
          <w:noProof/>
          <w:sz w:val="20"/>
          <w:szCs w:val="20"/>
        </w:rPr>
        <w:drawing>
          <wp:inline distT="0" distB="0" distL="0" distR="0" wp14:anchorId="6BCDFF9B" wp14:editId="58D3C4DC">
            <wp:extent cx="5270500" cy="3804285"/>
            <wp:effectExtent l="0" t="0" r="6350" b="5715"/>
            <wp:docPr id="6" name="Picture 6" descr="D:\workspace\ruggedsim\manuscript\ram_f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workspace\ruggedsim\manuscript\ram_f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0500" cy="3804285"/>
                    </a:xfrm>
                    <a:prstGeom prst="rect">
                      <a:avLst/>
                    </a:prstGeom>
                    <a:noFill/>
                    <a:ln>
                      <a:noFill/>
                    </a:ln>
                  </pic:spPr>
                </pic:pic>
              </a:graphicData>
            </a:graphic>
          </wp:inline>
        </w:drawing>
      </w:r>
    </w:p>
    <w:p w:rsidR="00CD3F78" w:rsidRDefault="00CD3F78" w:rsidP="00DF5A14">
      <w:pPr>
        <w:pStyle w:val="FigureLegend"/>
        <w:spacing w:line="480" w:lineRule="auto"/>
        <w:jc w:val="left"/>
        <w:rPr>
          <w:sz w:val="20"/>
          <w:szCs w:val="20"/>
        </w:rPr>
      </w:pPr>
      <w:bookmarkStart w:id="13" w:name="_Ref383682047"/>
      <w:r w:rsidRPr="00733307">
        <w:rPr>
          <w:b/>
          <w:bCs/>
          <w:sz w:val="20"/>
          <w:szCs w:val="20"/>
        </w:rPr>
        <w:t xml:space="preserve">Figure </w:t>
      </w:r>
      <w:r w:rsidR="00EA522D" w:rsidRPr="00733307">
        <w:rPr>
          <w:b/>
          <w:bCs/>
          <w:sz w:val="20"/>
          <w:szCs w:val="20"/>
        </w:rPr>
        <w:fldChar w:fldCharType="begin"/>
      </w:r>
      <w:r w:rsidRPr="00D157D4">
        <w:rPr>
          <w:b/>
          <w:bCs/>
          <w:sz w:val="20"/>
          <w:szCs w:val="20"/>
        </w:rPr>
        <w:instrText xml:space="preserve"> SEQ Figure \* ARABIC </w:instrText>
      </w:r>
      <w:r w:rsidR="00EA522D" w:rsidRPr="00733307">
        <w:rPr>
          <w:b/>
          <w:bCs/>
          <w:sz w:val="20"/>
          <w:szCs w:val="20"/>
        </w:rPr>
        <w:fldChar w:fldCharType="separate"/>
      </w:r>
      <w:r w:rsidR="00C47BD2" w:rsidRPr="00DF5A14">
        <w:rPr>
          <w:b/>
          <w:bCs/>
          <w:noProof/>
          <w:sz w:val="20"/>
          <w:szCs w:val="20"/>
        </w:rPr>
        <w:t>2</w:t>
      </w:r>
      <w:r w:rsidR="00EA522D" w:rsidRPr="00733307">
        <w:rPr>
          <w:b/>
          <w:bCs/>
          <w:sz w:val="20"/>
          <w:szCs w:val="20"/>
        </w:rPr>
        <w:fldChar w:fldCharType="end"/>
      </w:r>
      <w:bookmarkEnd w:id="13"/>
      <w:r w:rsidRPr="00733307">
        <w:rPr>
          <w:b/>
          <w:bCs/>
          <w:sz w:val="20"/>
          <w:szCs w:val="20"/>
        </w:rPr>
        <w:t xml:space="preserve"> – Complex adaptation with different mutational strategies.</w:t>
      </w:r>
      <w:r w:rsidRPr="00733307">
        <w:rPr>
          <w:sz w:val="20"/>
          <w:szCs w:val="20"/>
        </w:rPr>
        <w:t xml:space="preserve"> The figure shows the adaptation rate </w:t>
      </w:r>
      <w:r w:rsidRPr="00733307">
        <w:rPr>
          <w:i/>
          <w:iCs/>
          <w:sz w:val="20"/>
          <w:szCs w:val="20"/>
        </w:rPr>
        <w:t>ν</w:t>
      </w:r>
      <w:r w:rsidRPr="00733307">
        <w:rPr>
          <w:sz w:val="20"/>
          <w:szCs w:val="20"/>
        </w:rPr>
        <w:t xml:space="preserve"> as a function of the mutation rate increase </w:t>
      </w:r>
      <w:r w:rsidRPr="00733307">
        <w:rPr>
          <w:i/>
          <w:iCs/>
          <w:sz w:val="20"/>
          <w:szCs w:val="20"/>
        </w:rPr>
        <w:t>τ</w:t>
      </w:r>
      <w:r w:rsidRPr="00733307">
        <w:rPr>
          <w:sz w:val="20"/>
          <w:szCs w:val="20"/>
        </w:rPr>
        <w:t xml:space="preserve"> (both in log scale). </w:t>
      </w:r>
      <w:r>
        <w:rPr>
          <w:sz w:val="20"/>
          <w:szCs w:val="20"/>
        </w:rPr>
        <w:t>A b</w:t>
      </w:r>
      <w:r w:rsidRPr="00733307">
        <w:rPr>
          <w:sz w:val="20"/>
          <w:szCs w:val="20"/>
        </w:rPr>
        <w:t>lack</w:t>
      </w:r>
      <w:r>
        <w:rPr>
          <w:sz w:val="20"/>
          <w:szCs w:val="20"/>
        </w:rPr>
        <w:t xml:space="preserve"> </w:t>
      </w:r>
      <w:r w:rsidRPr="00733307">
        <w:rPr>
          <w:sz w:val="20"/>
          <w:szCs w:val="20"/>
        </w:rPr>
        <w:t>circle</w:t>
      </w:r>
      <w:r>
        <w:rPr>
          <w:sz w:val="20"/>
          <w:szCs w:val="20"/>
        </w:rPr>
        <w:t xml:space="preserve"> is normal mutagenesis (</w:t>
      </w:r>
      <w:r w:rsidRPr="00733307">
        <w:rPr>
          <w:sz w:val="20"/>
          <w:szCs w:val="20"/>
        </w:rPr>
        <w:t>NM</w:t>
      </w:r>
      <w:r>
        <w:rPr>
          <w:i/>
          <w:iCs/>
          <w:sz w:val="20"/>
          <w:szCs w:val="20"/>
        </w:rPr>
        <w:t xml:space="preserve">; </w:t>
      </w:r>
      <w:r w:rsidRPr="00733307">
        <w:rPr>
          <w:i/>
          <w:iCs/>
          <w:sz w:val="20"/>
          <w:szCs w:val="20"/>
        </w:rPr>
        <w:t>τ</w:t>
      </w:r>
      <w:r w:rsidRPr="00733307">
        <w:rPr>
          <w:sz w:val="20"/>
          <w:szCs w:val="20"/>
        </w:rPr>
        <w:t>=1</w:t>
      </w:r>
      <w:r>
        <w:rPr>
          <w:sz w:val="20"/>
          <w:szCs w:val="20"/>
        </w:rPr>
        <w:t>)</w:t>
      </w:r>
      <w:r w:rsidRPr="00733307">
        <w:rPr>
          <w:sz w:val="20"/>
          <w:szCs w:val="20"/>
        </w:rPr>
        <w:t xml:space="preserve">; solid </w:t>
      </w:r>
      <w:r>
        <w:rPr>
          <w:sz w:val="20"/>
          <w:szCs w:val="20"/>
        </w:rPr>
        <w:t xml:space="preserve">line with </w:t>
      </w:r>
      <w:r w:rsidRPr="00733307">
        <w:rPr>
          <w:sz w:val="20"/>
          <w:szCs w:val="20"/>
        </w:rPr>
        <w:t>circles</w:t>
      </w:r>
      <w:r>
        <w:rPr>
          <w:sz w:val="20"/>
          <w:szCs w:val="20"/>
        </w:rPr>
        <w:t xml:space="preserve"> is constitutive mutagenesis (</w:t>
      </w:r>
      <w:r w:rsidRPr="00733307">
        <w:rPr>
          <w:sz w:val="20"/>
          <w:szCs w:val="20"/>
        </w:rPr>
        <w:t>CM</w:t>
      </w:r>
      <w:r>
        <w:rPr>
          <w:sz w:val="20"/>
          <w:szCs w:val="20"/>
        </w:rPr>
        <w:t>)</w:t>
      </w:r>
      <w:r w:rsidRPr="00733307">
        <w:rPr>
          <w:sz w:val="20"/>
          <w:szCs w:val="20"/>
        </w:rPr>
        <w:t xml:space="preserve">; solid </w:t>
      </w:r>
      <w:r>
        <w:rPr>
          <w:sz w:val="20"/>
          <w:szCs w:val="20"/>
        </w:rPr>
        <w:t>line</w:t>
      </w:r>
      <w:r w:rsidRPr="00733307">
        <w:rPr>
          <w:sz w:val="20"/>
          <w:szCs w:val="20"/>
        </w:rPr>
        <w:t xml:space="preserve"> </w:t>
      </w:r>
      <w:r>
        <w:rPr>
          <w:sz w:val="20"/>
          <w:szCs w:val="20"/>
        </w:rPr>
        <w:t xml:space="preserve">with </w:t>
      </w:r>
      <w:r w:rsidRPr="00733307">
        <w:rPr>
          <w:sz w:val="20"/>
          <w:szCs w:val="20"/>
        </w:rPr>
        <w:t>squares</w:t>
      </w:r>
      <w:r>
        <w:rPr>
          <w:sz w:val="20"/>
          <w:szCs w:val="20"/>
        </w:rPr>
        <w:t xml:space="preserve"> is stress-induced mutagenesis (</w:t>
      </w:r>
      <w:r w:rsidRPr="00733307">
        <w:rPr>
          <w:sz w:val="20"/>
          <w:szCs w:val="20"/>
        </w:rPr>
        <w:t>SIM</w:t>
      </w:r>
      <w:r>
        <w:rPr>
          <w:sz w:val="20"/>
          <w:szCs w:val="20"/>
        </w:rPr>
        <w:t>)</w:t>
      </w:r>
      <w:r w:rsidRPr="00733307">
        <w:rPr>
          <w:sz w:val="20"/>
          <w:szCs w:val="20"/>
        </w:rPr>
        <w:t xml:space="preserve">; dashed lines </w:t>
      </w:r>
      <w:r>
        <w:rPr>
          <w:sz w:val="20"/>
          <w:szCs w:val="20"/>
        </w:rPr>
        <w:t>with triangles</w:t>
      </w:r>
      <w:r w:rsidRPr="00733307">
        <w:rPr>
          <w:sz w:val="20"/>
          <w:szCs w:val="20"/>
        </w:rPr>
        <w:t xml:space="preserve"> </w:t>
      </w:r>
      <w:r>
        <w:rPr>
          <w:sz w:val="20"/>
          <w:szCs w:val="20"/>
        </w:rPr>
        <w:t xml:space="preserve">is </w:t>
      </w:r>
      <w:r w:rsidRPr="00733307">
        <w:rPr>
          <w:sz w:val="20"/>
          <w:szCs w:val="20"/>
        </w:rPr>
        <w:t xml:space="preserve">stress-induced mutagenesis with environmental stress </w:t>
      </w:r>
      <w:r>
        <w:rPr>
          <w:sz w:val="20"/>
          <w:szCs w:val="20"/>
        </w:rPr>
        <w:t xml:space="preserve">(SIMe; </w:t>
      </w:r>
      <w:r w:rsidRPr="00733307">
        <w:rPr>
          <w:sz w:val="20"/>
          <w:szCs w:val="20"/>
        </w:rPr>
        <w:t>see section</w:t>
      </w:r>
      <w:r>
        <w:rPr>
          <w:sz w:val="20"/>
          <w:szCs w:val="20"/>
        </w:rPr>
        <w:t xml:space="preserve"> 3.5)</w:t>
      </w:r>
      <w:r w:rsidRPr="00733307">
        <w:rPr>
          <w:sz w:val="20"/>
          <w:szCs w:val="20"/>
        </w:rPr>
        <w:t xml:space="preserve">. Lines are </w:t>
      </w:r>
      <w:r w:rsidRPr="00733307">
        <w:rPr>
          <w:sz w:val="20"/>
          <w:szCs w:val="20"/>
        </w:rPr>
        <w:lastRenderedPageBreak/>
        <w:t>analytic approximations</w:t>
      </w:r>
      <w:r>
        <w:rPr>
          <w:sz w:val="20"/>
          <w:szCs w:val="20"/>
        </w:rPr>
        <w:t>. M</w:t>
      </w:r>
      <w:r w:rsidRPr="00733307">
        <w:rPr>
          <w:sz w:val="20"/>
          <w:szCs w:val="20"/>
        </w:rPr>
        <w:t>arkers are the means of stochastic simulation results</w:t>
      </w:r>
      <w:r>
        <w:rPr>
          <w:sz w:val="20"/>
          <w:szCs w:val="20"/>
        </w:rPr>
        <w:t>. E</w:t>
      </w:r>
      <w:r w:rsidRPr="00733307">
        <w:rPr>
          <w:sz w:val="20"/>
          <w:szCs w:val="20"/>
        </w:rPr>
        <w:t xml:space="preserve">rror bars represent 95% confidence interval of the mean (at least 1,000 </w:t>
      </w:r>
      <w:r>
        <w:rPr>
          <w:sz w:val="20"/>
          <w:szCs w:val="20"/>
        </w:rPr>
        <w:t>simulations</w:t>
      </w:r>
      <w:r w:rsidRPr="00733307">
        <w:rPr>
          <w:sz w:val="20"/>
          <w:szCs w:val="20"/>
        </w:rPr>
        <w:t xml:space="preserve"> per point; computed with bootstrap with 1,000 samples per point). Parameters (see </w:t>
      </w:r>
      <w:r w:rsidR="00EA522D">
        <w:fldChar w:fldCharType="begin"/>
      </w:r>
      <w:r w:rsidR="00631789">
        <w:instrText xml:space="preserve"> REF _Ref358791100 \h  \* MERGEFORMAT </w:instrText>
      </w:r>
      <w:r w:rsidR="00EA522D">
        <w:fldChar w:fldCharType="separate"/>
      </w:r>
      <w:r w:rsidR="00C47BD2" w:rsidRPr="00C47BD2">
        <w:rPr>
          <w:sz w:val="20"/>
          <w:szCs w:val="20"/>
        </w:rPr>
        <w:t>Table 1</w:t>
      </w:r>
      <w:r w:rsidR="00EA522D">
        <w:fldChar w:fldCharType="end"/>
      </w:r>
      <w:r w:rsidRPr="00733307">
        <w:rPr>
          <w:sz w:val="20"/>
          <w:szCs w:val="20"/>
        </w:rPr>
        <w:t xml:space="preserve">): </w:t>
      </w:r>
      <w:r w:rsidRPr="00733307">
        <w:rPr>
          <w:i/>
          <w:iCs/>
          <w:sz w:val="20"/>
          <w:szCs w:val="20"/>
        </w:rPr>
        <w:t>U</w:t>
      </w:r>
      <w:r w:rsidRPr="00733307">
        <w:rPr>
          <w:sz w:val="20"/>
          <w:szCs w:val="20"/>
        </w:rPr>
        <w:t xml:space="preserve">=0.0004, </w:t>
      </w:r>
      <w:r w:rsidRPr="00733307">
        <w:rPr>
          <w:i/>
          <w:iCs/>
          <w:sz w:val="20"/>
          <w:szCs w:val="20"/>
        </w:rPr>
        <w:t>s</w:t>
      </w:r>
      <w:r w:rsidRPr="00733307">
        <w:rPr>
          <w:sz w:val="20"/>
          <w:szCs w:val="20"/>
        </w:rPr>
        <w:t xml:space="preserve">=0.05, </w:t>
      </w:r>
      <w:r w:rsidRPr="00733307">
        <w:rPr>
          <w:rFonts w:ascii="Times New Roman" w:hAnsi="Times New Roman" w:cs="Times New Roman"/>
          <w:i/>
          <w:iCs/>
          <w:sz w:val="20"/>
          <w:szCs w:val="20"/>
        </w:rPr>
        <w:t>β</w:t>
      </w:r>
      <w:r w:rsidRPr="00733307">
        <w:rPr>
          <w:sz w:val="20"/>
          <w:szCs w:val="20"/>
        </w:rPr>
        <w:t xml:space="preserve">=0.0002, </w:t>
      </w:r>
      <w:r w:rsidRPr="00733307">
        <w:rPr>
          <w:i/>
          <w:iCs/>
          <w:sz w:val="20"/>
          <w:szCs w:val="20"/>
        </w:rPr>
        <w:t>H</w:t>
      </w:r>
      <w:r w:rsidRPr="00733307">
        <w:rPr>
          <w:sz w:val="20"/>
          <w:szCs w:val="20"/>
        </w:rPr>
        <w:t xml:space="preserve">=2, </w:t>
      </w:r>
      <w:r w:rsidRPr="00733307">
        <w:rPr>
          <w:i/>
          <w:iCs/>
          <w:sz w:val="20"/>
          <w:szCs w:val="20"/>
        </w:rPr>
        <w:t>N</w:t>
      </w:r>
      <w:r w:rsidRPr="00733307">
        <w:rPr>
          <w:sz w:val="20"/>
          <w:szCs w:val="20"/>
        </w:rPr>
        <w:t>=10</w:t>
      </w:r>
      <w:r w:rsidRPr="00733307">
        <w:rPr>
          <w:sz w:val="20"/>
          <w:szCs w:val="20"/>
          <w:vertAlign w:val="superscript"/>
        </w:rPr>
        <w:t>6</w:t>
      </w:r>
      <w:r w:rsidR="008A48BD">
        <w:rPr>
          <w:sz w:val="20"/>
          <w:szCs w:val="20"/>
        </w:rPr>
        <w:t xml:space="preserve">. </w:t>
      </w:r>
      <w:r w:rsidR="00825E9D" w:rsidRPr="00825E9D">
        <w:rPr>
          <w:sz w:val="20"/>
          <w:szCs w:val="20"/>
        </w:rPr>
        <w:t>Online version in</w:t>
      </w:r>
      <w:r w:rsidR="00EA522D" w:rsidRPr="008A48BD">
        <w:rPr>
          <w:sz w:val="20"/>
          <w:szCs w:val="20"/>
          <w:lang w:val="en-GB"/>
        </w:rPr>
        <w:t xml:space="preserve"> colour</w:t>
      </w:r>
      <w:r w:rsidR="008A48BD">
        <w:rPr>
          <w:sz w:val="20"/>
          <w:szCs w:val="20"/>
        </w:rPr>
        <w:t>.</w:t>
      </w:r>
    </w:p>
    <w:p w:rsidR="00CD3F78" w:rsidRDefault="00CD3F78" w:rsidP="008D0078">
      <w:pPr>
        <w:spacing w:after="200" w:line="480" w:lineRule="auto"/>
        <w:rPr>
          <w:sz w:val="20"/>
          <w:szCs w:val="20"/>
        </w:rPr>
      </w:pPr>
      <w:r>
        <w:rPr>
          <w:sz w:val="20"/>
          <w:szCs w:val="20"/>
        </w:rPr>
        <w:br w:type="page"/>
      </w:r>
    </w:p>
    <w:p w:rsidR="0080478F" w:rsidRDefault="00DF299B" w:rsidP="008D0078">
      <w:pPr>
        <w:keepNext/>
        <w:spacing w:line="480" w:lineRule="auto"/>
        <w:jc w:val="center"/>
      </w:pPr>
      <w:r>
        <w:rPr>
          <w:noProof/>
        </w:rPr>
        <w:lastRenderedPageBreak/>
        <w:drawing>
          <wp:inline distT="0" distB="0" distL="0" distR="0" wp14:anchorId="4F3406CF" wp14:editId="19F619B4">
            <wp:extent cx="5271770" cy="2027555"/>
            <wp:effectExtent l="0" t="0" r="5080" b="0"/>
            <wp:docPr id="3" name="Picture 3" descr="D:\workspace\ruggedsim\manuscript\ram_f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workspace\ruggedsim\manuscript\ram_f3.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1770" cy="2027555"/>
                    </a:xfrm>
                    <a:prstGeom prst="rect">
                      <a:avLst/>
                    </a:prstGeom>
                    <a:noFill/>
                    <a:ln>
                      <a:noFill/>
                    </a:ln>
                  </pic:spPr>
                </pic:pic>
              </a:graphicData>
            </a:graphic>
          </wp:inline>
        </w:drawing>
      </w:r>
    </w:p>
    <w:p w:rsidR="0080478F" w:rsidRPr="00886250" w:rsidRDefault="0080478F">
      <w:pPr>
        <w:spacing w:line="480" w:lineRule="auto"/>
        <w:rPr>
          <w:noProof/>
          <w:sz w:val="20"/>
          <w:szCs w:val="20"/>
        </w:rPr>
      </w:pPr>
      <w:bookmarkStart w:id="14" w:name="_Ref383675982"/>
      <w:r w:rsidRPr="00BA3BDB">
        <w:rPr>
          <w:b/>
          <w:bCs/>
          <w:sz w:val="20"/>
          <w:szCs w:val="20"/>
        </w:rPr>
        <w:t xml:space="preserve">Figure </w:t>
      </w:r>
      <w:r w:rsidR="00EA522D" w:rsidRPr="00BA3BDB">
        <w:rPr>
          <w:b/>
          <w:bCs/>
          <w:sz w:val="20"/>
          <w:szCs w:val="20"/>
        </w:rPr>
        <w:fldChar w:fldCharType="begin"/>
      </w:r>
      <w:r w:rsidRPr="00BA3BDB">
        <w:rPr>
          <w:b/>
          <w:bCs/>
          <w:sz w:val="20"/>
          <w:szCs w:val="20"/>
        </w:rPr>
        <w:instrText xml:space="preserve"> SEQ Figure \* ARABIC </w:instrText>
      </w:r>
      <w:r w:rsidR="00EA522D" w:rsidRPr="00BA3BDB">
        <w:rPr>
          <w:b/>
          <w:bCs/>
          <w:sz w:val="20"/>
          <w:szCs w:val="20"/>
        </w:rPr>
        <w:fldChar w:fldCharType="separate"/>
      </w:r>
      <w:r w:rsidR="00C47BD2">
        <w:rPr>
          <w:b/>
          <w:bCs/>
          <w:noProof/>
          <w:sz w:val="20"/>
          <w:szCs w:val="20"/>
        </w:rPr>
        <w:t>3</w:t>
      </w:r>
      <w:r w:rsidR="00EA522D" w:rsidRPr="00BA3BDB">
        <w:rPr>
          <w:b/>
          <w:bCs/>
          <w:sz w:val="20"/>
          <w:szCs w:val="20"/>
        </w:rPr>
        <w:fldChar w:fldCharType="end"/>
      </w:r>
      <w:bookmarkEnd w:id="14"/>
      <w:r w:rsidRPr="00BA3BDB">
        <w:rPr>
          <w:b/>
          <w:bCs/>
          <w:sz w:val="20"/>
          <w:szCs w:val="20"/>
        </w:rPr>
        <w:t xml:space="preserve"> </w:t>
      </w:r>
      <w:r w:rsidRPr="00886250">
        <w:rPr>
          <w:b/>
          <w:bCs/>
          <w:sz w:val="20"/>
          <w:szCs w:val="20"/>
        </w:rPr>
        <w:t>– Adaptation with strong mutation.</w:t>
      </w:r>
      <w:r w:rsidRPr="00886250">
        <w:rPr>
          <w:sz w:val="20"/>
          <w:szCs w:val="20"/>
        </w:rPr>
        <w:t xml:space="preserve"> </w:t>
      </w:r>
      <w:r w:rsidRPr="00886250">
        <w:rPr>
          <w:noProof/>
          <w:sz w:val="20"/>
          <w:szCs w:val="20"/>
        </w:rPr>
        <w:t xml:space="preserve">When the deleterious mutation rate is high – here </w:t>
      </w:r>
      <w:r w:rsidRPr="00886250">
        <w:rPr>
          <w:i/>
          <w:iCs/>
          <w:noProof/>
          <w:sz w:val="20"/>
          <w:szCs w:val="20"/>
        </w:rPr>
        <w:t>U=s/10</w:t>
      </w:r>
      <w:r w:rsidRPr="00886250">
        <w:rPr>
          <w:noProof/>
          <w:sz w:val="20"/>
          <w:szCs w:val="20"/>
        </w:rPr>
        <w:t xml:space="preserve"> – the adaptation process can lead to hitch-hiking of deleterious alleles with the beneficial double mutant. </w:t>
      </w:r>
      <w:r w:rsidRPr="00886250">
        <w:rPr>
          <w:b/>
          <w:bCs/>
          <w:noProof/>
          <w:sz w:val="20"/>
          <w:szCs w:val="20"/>
        </w:rPr>
        <w:t>(A)</w:t>
      </w:r>
      <w:r w:rsidRPr="00886250">
        <w:rPr>
          <w:noProof/>
          <w:sz w:val="20"/>
          <w:szCs w:val="20"/>
        </w:rPr>
        <w:t xml:space="preserve"> </w:t>
      </w:r>
      <w:r w:rsidRPr="00886250">
        <w:rPr>
          <w:sz w:val="20"/>
          <w:szCs w:val="20"/>
        </w:rPr>
        <w:t xml:space="preserve">The adaptation rate </w:t>
      </w:r>
      <w:r w:rsidRPr="00886250">
        <w:rPr>
          <w:i/>
          <w:iCs/>
          <w:sz w:val="20"/>
          <w:szCs w:val="20"/>
        </w:rPr>
        <w:t>ν</w:t>
      </w:r>
      <w:r w:rsidRPr="00886250">
        <w:rPr>
          <w:sz w:val="20"/>
          <w:szCs w:val="20"/>
        </w:rPr>
        <w:t xml:space="preserve"> as a function of the mutation rate increase </w:t>
      </w:r>
      <w:r w:rsidRPr="00886250">
        <w:rPr>
          <w:i/>
          <w:iCs/>
          <w:sz w:val="20"/>
          <w:szCs w:val="20"/>
        </w:rPr>
        <w:t>τ</w:t>
      </w:r>
      <w:r w:rsidRPr="00886250">
        <w:rPr>
          <w:sz w:val="20"/>
          <w:szCs w:val="20"/>
        </w:rPr>
        <w:t xml:space="preserve"> (both in log scale). </w:t>
      </w:r>
      <w:r>
        <w:rPr>
          <w:sz w:val="20"/>
          <w:szCs w:val="20"/>
        </w:rPr>
        <w:t>A</w:t>
      </w:r>
      <w:r w:rsidRPr="00886250">
        <w:rPr>
          <w:sz w:val="20"/>
          <w:szCs w:val="20"/>
        </w:rPr>
        <w:t xml:space="preserve"> black circle </w:t>
      </w:r>
      <w:r>
        <w:rPr>
          <w:sz w:val="20"/>
          <w:szCs w:val="20"/>
        </w:rPr>
        <w:t>for n</w:t>
      </w:r>
      <w:r w:rsidRPr="00886250">
        <w:rPr>
          <w:sz w:val="20"/>
          <w:szCs w:val="20"/>
        </w:rPr>
        <w:t>ormal</w:t>
      </w:r>
      <w:r>
        <w:rPr>
          <w:sz w:val="20"/>
          <w:szCs w:val="20"/>
        </w:rPr>
        <w:t xml:space="preserve"> </w:t>
      </w:r>
      <w:r w:rsidRPr="00886250">
        <w:rPr>
          <w:sz w:val="20"/>
          <w:szCs w:val="20"/>
        </w:rPr>
        <w:t xml:space="preserve">mutagenesis </w:t>
      </w:r>
      <w:r>
        <w:rPr>
          <w:sz w:val="20"/>
          <w:szCs w:val="20"/>
        </w:rPr>
        <w:t>(NM</w:t>
      </w:r>
      <w:r>
        <w:rPr>
          <w:i/>
          <w:iCs/>
          <w:sz w:val="20"/>
          <w:szCs w:val="20"/>
        </w:rPr>
        <w:t xml:space="preserve">; </w:t>
      </w:r>
      <w:r w:rsidRPr="00886250">
        <w:rPr>
          <w:i/>
          <w:iCs/>
          <w:sz w:val="20"/>
          <w:szCs w:val="20"/>
        </w:rPr>
        <w:t>τ</w:t>
      </w:r>
      <w:r w:rsidRPr="00886250">
        <w:rPr>
          <w:sz w:val="20"/>
          <w:szCs w:val="20"/>
        </w:rPr>
        <w:t>=1</w:t>
      </w:r>
      <w:r>
        <w:rPr>
          <w:sz w:val="20"/>
          <w:szCs w:val="20"/>
        </w:rPr>
        <w:t>)</w:t>
      </w:r>
      <w:r w:rsidRPr="00886250">
        <w:rPr>
          <w:sz w:val="20"/>
          <w:szCs w:val="20"/>
        </w:rPr>
        <w:t xml:space="preserve">; </w:t>
      </w:r>
      <w:r>
        <w:rPr>
          <w:sz w:val="20"/>
          <w:szCs w:val="20"/>
        </w:rPr>
        <w:t xml:space="preserve">red solid </w:t>
      </w:r>
      <w:r w:rsidRPr="00886250">
        <w:rPr>
          <w:sz w:val="20"/>
          <w:szCs w:val="20"/>
        </w:rPr>
        <w:t>line</w:t>
      </w:r>
      <w:r>
        <w:rPr>
          <w:sz w:val="20"/>
          <w:szCs w:val="20"/>
        </w:rPr>
        <w:t xml:space="preserve"> and circles</w:t>
      </w:r>
      <w:r w:rsidRPr="00886250">
        <w:rPr>
          <w:sz w:val="20"/>
          <w:szCs w:val="20"/>
        </w:rPr>
        <w:t xml:space="preserve"> </w:t>
      </w:r>
      <w:r>
        <w:rPr>
          <w:sz w:val="20"/>
          <w:szCs w:val="20"/>
        </w:rPr>
        <w:t xml:space="preserve">for </w:t>
      </w:r>
      <w:r w:rsidRPr="00886250">
        <w:rPr>
          <w:sz w:val="20"/>
          <w:szCs w:val="20"/>
        </w:rPr>
        <w:t xml:space="preserve">constitutive mutagenesis </w:t>
      </w:r>
      <w:r>
        <w:rPr>
          <w:sz w:val="20"/>
          <w:szCs w:val="20"/>
        </w:rPr>
        <w:t>(CM)</w:t>
      </w:r>
      <w:r w:rsidRPr="00886250">
        <w:rPr>
          <w:sz w:val="20"/>
          <w:szCs w:val="20"/>
        </w:rPr>
        <w:t xml:space="preserve">; </w:t>
      </w:r>
      <w:r>
        <w:rPr>
          <w:sz w:val="20"/>
          <w:szCs w:val="20"/>
        </w:rPr>
        <w:t xml:space="preserve">blue solid </w:t>
      </w:r>
      <w:r w:rsidRPr="00886250">
        <w:rPr>
          <w:sz w:val="20"/>
          <w:szCs w:val="20"/>
        </w:rPr>
        <w:t>line</w:t>
      </w:r>
      <w:r>
        <w:rPr>
          <w:sz w:val="20"/>
          <w:szCs w:val="20"/>
        </w:rPr>
        <w:t xml:space="preserve"> and squares for stress-induced mutagenesis (</w:t>
      </w:r>
      <w:r w:rsidRPr="00886250">
        <w:rPr>
          <w:sz w:val="20"/>
          <w:szCs w:val="20"/>
        </w:rPr>
        <w:t>SIM</w:t>
      </w:r>
      <w:r>
        <w:rPr>
          <w:sz w:val="20"/>
          <w:szCs w:val="20"/>
        </w:rPr>
        <w:t>)</w:t>
      </w:r>
      <w:r w:rsidRPr="00886250">
        <w:rPr>
          <w:sz w:val="20"/>
          <w:szCs w:val="20"/>
        </w:rPr>
        <w:t>. Lines are analytic approximations</w:t>
      </w:r>
      <w:r>
        <w:rPr>
          <w:sz w:val="20"/>
          <w:szCs w:val="20"/>
        </w:rPr>
        <w:t>. M</w:t>
      </w:r>
      <w:r w:rsidRPr="00886250">
        <w:rPr>
          <w:sz w:val="20"/>
          <w:szCs w:val="20"/>
        </w:rPr>
        <w:t>arkers are the means of stochastic simulations results</w:t>
      </w:r>
      <w:r>
        <w:rPr>
          <w:sz w:val="20"/>
          <w:szCs w:val="20"/>
        </w:rPr>
        <w:t>. E</w:t>
      </w:r>
      <w:r w:rsidRPr="00886250">
        <w:rPr>
          <w:sz w:val="20"/>
          <w:szCs w:val="20"/>
        </w:rPr>
        <w:t xml:space="preserve">rror bars represent 95% confidence interval of the mean (at least 1,000 </w:t>
      </w:r>
      <w:r>
        <w:rPr>
          <w:sz w:val="20"/>
          <w:szCs w:val="20"/>
        </w:rPr>
        <w:t>simulations</w:t>
      </w:r>
      <w:r w:rsidRPr="00886250">
        <w:rPr>
          <w:sz w:val="20"/>
          <w:szCs w:val="20"/>
        </w:rPr>
        <w:t xml:space="preserve"> per point; computed with bootstrap with 1,000 samples per point). Parameters (see </w:t>
      </w:r>
      <w:r w:rsidR="00BA3FE6">
        <w:fldChar w:fldCharType="begin"/>
      </w:r>
      <w:r w:rsidR="00BA3FE6">
        <w:instrText xml:space="preserve"> REF _Ref358791100 \h  \* MERGEFORMAT </w:instrText>
      </w:r>
      <w:r w:rsidR="00BA3FE6">
        <w:fldChar w:fldCharType="separate"/>
      </w:r>
      <w:r w:rsidR="00C47BD2" w:rsidRPr="00C47BD2">
        <w:rPr>
          <w:sz w:val="20"/>
          <w:szCs w:val="20"/>
        </w:rPr>
        <w:t>Table 1</w:t>
      </w:r>
      <w:r w:rsidR="00BA3FE6">
        <w:fldChar w:fldCharType="end"/>
      </w:r>
      <w:r w:rsidRPr="00886250">
        <w:rPr>
          <w:sz w:val="20"/>
          <w:szCs w:val="20"/>
        </w:rPr>
        <w:t xml:space="preserve">): </w:t>
      </w:r>
      <w:r w:rsidRPr="00886250">
        <w:rPr>
          <w:i/>
          <w:iCs/>
          <w:sz w:val="20"/>
          <w:szCs w:val="20"/>
        </w:rPr>
        <w:t>U</w:t>
      </w:r>
      <w:r w:rsidRPr="00886250">
        <w:rPr>
          <w:sz w:val="20"/>
          <w:szCs w:val="20"/>
        </w:rPr>
        <w:t xml:space="preserve">=0.005, </w:t>
      </w:r>
      <w:r w:rsidRPr="00886250">
        <w:rPr>
          <w:i/>
          <w:iCs/>
          <w:sz w:val="20"/>
          <w:szCs w:val="20"/>
        </w:rPr>
        <w:t>s</w:t>
      </w:r>
      <w:r w:rsidRPr="00886250">
        <w:rPr>
          <w:sz w:val="20"/>
          <w:szCs w:val="20"/>
        </w:rPr>
        <w:t xml:space="preserve">=0.05, </w:t>
      </w:r>
      <w:r w:rsidRPr="00886250">
        <w:rPr>
          <w:rFonts w:cs="Times New Roman"/>
          <w:i/>
          <w:iCs/>
          <w:sz w:val="20"/>
          <w:szCs w:val="20"/>
        </w:rPr>
        <w:t>β</w:t>
      </w:r>
      <w:r w:rsidRPr="00886250">
        <w:rPr>
          <w:sz w:val="20"/>
          <w:szCs w:val="20"/>
        </w:rPr>
        <w:t>=0.00</w:t>
      </w:r>
      <w:r>
        <w:rPr>
          <w:sz w:val="20"/>
          <w:szCs w:val="20"/>
        </w:rPr>
        <w:t>0</w:t>
      </w:r>
      <w:r w:rsidRPr="00886250">
        <w:rPr>
          <w:sz w:val="20"/>
          <w:szCs w:val="20"/>
        </w:rPr>
        <w:t xml:space="preserve">2, </w:t>
      </w:r>
      <w:r w:rsidRPr="00886250">
        <w:rPr>
          <w:i/>
          <w:iCs/>
          <w:sz w:val="20"/>
          <w:szCs w:val="20"/>
        </w:rPr>
        <w:t>H</w:t>
      </w:r>
      <w:r w:rsidRPr="00886250">
        <w:rPr>
          <w:sz w:val="20"/>
          <w:szCs w:val="20"/>
        </w:rPr>
        <w:t xml:space="preserve">=2, </w:t>
      </w:r>
      <w:r w:rsidRPr="00886250">
        <w:rPr>
          <w:i/>
          <w:iCs/>
          <w:sz w:val="20"/>
          <w:szCs w:val="20"/>
        </w:rPr>
        <w:t>N</w:t>
      </w:r>
      <w:r w:rsidRPr="00886250">
        <w:rPr>
          <w:sz w:val="20"/>
          <w:szCs w:val="20"/>
        </w:rPr>
        <w:t>=10</w:t>
      </w:r>
      <w:r w:rsidRPr="00886250">
        <w:rPr>
          <w:sz w:val="20"/>
          <w:szCs w:val="20"/>
          <w:vertAlign w:val="superscript"/>
        </w:rPr>
        <w:t>6</w:t>
      </w:r>
      <w:r w:rsidRPr="00886250">
        <w:rPr>
          <w:sz w:val="20"/>
          <w:szCs w:val="20"/>
        </w:rPr>
        <w:t xml:space="preserve">. </w:t>
      </w:r>
      <w:r w:rsidRPr="00886250">
        <w:rPr>
          <w:b/>
          <w:bCs/>
          <w:noProof/>
          <w:sz w:val="20"/>
          <w:szCs w:val="20"/>
        </w:rPr>
        <w:t>(B)</w:t>
      </w:r>
      <w:r w:rsidRPr="00886250">
        <w:rPr>
          <w:noProof/>
          <w:sz w:val="20"/>
          <w:szCs w:val="20"/>
        </w:rPr>
        <w:t xml:space="preserve"> The population mean fitness </w:t>
      </w:r>
      <m:oMath>
        <m:acc>
          <m:accPr>
            <m:chr m:val="̅"/>
            <m:ctrlPr>
              <w:rPr>
                <w:rFonts w:ascii="Cambria Math" w:hAnsi="Cambria Math"/>
                <w:i/>
                <w:noProof/>
                <w:sz w:val="20"/>
                <w:szCs w:val="20"/>
              </w:rPr>
            </m:ctrlPr>
          </m:accPr>
          <m:e>
            <m:r>
              <w:rPr>
                <w:rFonts w:ascii="Cambria Math" w:hAnsi="Cambria Math"/>
                <w:noProof/>
                <w:sz w:val="20"/>
                <w:szCs w:val="20"/>
              </w:rPr>
              <m:t>ω</m:t>
            </m:r>
          </m:e>
        </m:acc>
      </m:oMath>
      <w:r w:rsidRPr="00886250">
        <w:rPr>
          <w:rFonts w:eastAsiaTheme="minorEastAsia"/>
          <w:noProof/>
          <w:sz w:val="20"/>
          <w:szCs w:val="20"/>
        </w:rPr>
        <w:t xml:space="preserve"> after successful fixation of the </w:t>
      </w:r>
      <w:r>
        <w:rPr>
          <w:rFonts w:eastAsiaTheme="minorEastAsia"/>
          <w:noProof/>
          <w:sz w:val="20"/>
          <w:szCs w:val="20"/>
        </w:rPr>
        <w:t xml:space="preserve">beneficial </w:t>
      </w:r>
      <w:r w:rsidRPr="00886250">
        <w:rPr>
          <w:rFonts w:eastAsiaTheme="minorEastAsia"/>
          <w:noProof/>
          <w:sz w:val="20"/>
          <w:szCs w:val="20"/>
        </w:rPr>
        <w:t>dou</w:t>
      </w:r>
      <w:r>
        <w:rPr>
          <w:rFonts w:eastAsiaTheme="minorEastAsia"/>
          <w:noProof/>
          <w:sz w:val="20"/>
          <w:szCs w:val="20"/>
        </w:rPr>
        <w:t>b</w:t>
      </w:r>
      <w:r w:rsidRPr="00886250">
        <w:rPr>
          <w:rFonts w:eastAsiaTheme="minorEastAsia"/>
          <w:noProof/>
          <w:sz w:val="20"/>
          <w:szCs w:val="20"/>
        </w:rPr>
        <w:t xml:space="preserve">le mutant as a function of the mutation rate increase </w:t>
      </w:r>
      <w:r w:rsidRPr="00886250">
        <w:rPr>
          <w:i/>
          <w:iCs/>
          <w:sz w:val="20"/>
          <w:szCs w:val="20"/>
        </w:rPr>
        <w:t>τ</w:t>
      </w:r>
      <w:r w:rsidRPr="00886250">
        <w:rPr>
          <w:sz w:val="20"/>
          <w:szCs w:val="20"/>
        </w:rPr>
        <w:t>. Solid lines are analytic approximations neglecting adaptation from deleterious background</w:t>
      </w:r>
      <w:r>
        <w:rPr>
          <w:sz w:val="20"/>
          <w:szCs w:val="20"/>
        </w:rPr>
        <w:t xml:space="preserve"> </w:t>
      </w:r>
      <w:r>
        <w:rPr>
          <w:i/>
          <w:iCs/>
          <w:sz w:val="20"/>
          <w:szCs w:val="20"/>
        </w:rPr>
        <w:t>(</w:t>
      </w:r>
      <w:r w:rsidRPr="00886250">
        <w:rPr>
          <w:i/>
          <w:iCs/>
          <w:sz w:val="20"/>
          <w:szCs w:val="20"/>
        </w:rPr>
        <w:t>e</w:t>
      </w:r>
      <w:r w:rsidRPr="00886250">
        <w:rPr>
          <w:i/>
          <w:iCs/>
          <w:sz w:val="20"/>
          <w:szCs w:val="20"/>
          <w:vertAlign w:val="superscript"/>
        </w:rPr>
        <w:t>-</w:t>
      </w:r>
      <w:r w:rsidRPr="00886250">
        <w:rPr>
          <w:rFonts w:ascii="Times New Roman" w:hAnsi="Times New Roman" w:cs="Times New Roman"/>
          <w:i/>
          <w:iCs/>
          <w:sz w:val="20"/>
          <w:szCs w:val="20"/>
          <w:vertAlign w:val="superscript"/>
        </w:rPr>
        <w:t>τ</w:t>
      </w:r>
      <w:r w:rsidRPr="00886250">
        <w:rPr>
          <w:i/>
          <w:iCs/>
          <w:sz w:val="20"/>
          <w:szCs w:val="20"/>
          <w:vertAlign w:val="superscript"/>
        </w:rPr>
        <w:t>U</w:t>
      </w:r>
      <w:r>
        <w:rPr>
          <w:sz w:val="20"/>
          <w:szCs w:val="20"/>
        </w:rPr>
        <w:t>(1+</w:t>
      </w:r>
      <w:r w:rsidRPr="00886250">
        <w:rPr>
          <w:i/>
          <w:iCs/>
          <w:sz w:val="20"/>
          <w:szCs w:val="20"/>
        </w:rPr>
        <w:t>sH</w:t>
      </w:r>
      <w:r>
        <w:rPr>
          <w:sz w:val="20"/>
          <w:szCs w:val="20"/>
        </w:rPr>
        <w:t>)</w:t>
      </w:r>
      <w:r w:rsidRPr="00886250">
        <w:rPr>
          <w:sz w:val="20"/>
          <w:szCs w:val="20"/>
        </w:rPr>
        <w:t xml:space="preserve">); dotted lines with filled squares (SIM) and circles (CM) are the means of stochastic simulation results; </w:t>
      </w:r>
      <w:r>
        <w:rPr>
          <w:sz w:val="20"/>
          <w:szCs w:val="20"/>
        </w:rPr>
        <w:t>dashed</w:t>
      </w:r>
      <w:r w:rsidRPr="00886250">
        <w:rPr>
          <w:sz w:val="20"/>
          <w:szCs w:val="20"/>
        </w:rPr>
        <w:t xml:space="preserve"> lines with </w:t>
      </w:r>
      <w:r>
        <w:rPr>
          <w:sz w:val="20"/>
          <w:szCs w:val="20"/>
        </w:rPr>
        <w:t xml:space="preserve">white </w:t>
      </w:r>
      <w:r w:rsidRPr="00886250">
        <w:rPr>
          <w:sz w:val="20"/>
          <w:szCs w:val="20"/>
        </w:rPr>
        <w:t xml:space="preserve">triangles are predictions based on the genotype on which </w:t>
      </w:r>
      <w:r w:rsidRPr="00886250">
        <w:rPr>
          <w:i/>
          <w:iCs/>
          <w:sz w:val="20"/>
          <w:szCs w:val="20"/>
        </w:rPr>
        <w:t>AB</w:t>
      </w:r>
      <w:r w:rsidRPr="00886250">
        <w:rPr>
          <w:sz w:val="20"/>
          <w:szCs w:val="20"/>
        </w:rPr>
        <w:t xml:space="preserve"> appeared in the simulations, including MSB but disregarding the effects of drift during the fixation process </w:t>
      </w:r>
      <w:r>
        <w:rPr>
          <w:sz w:val="20"/>
          <w:szCs w:val="20"/>
        </w:rPr>
        <w:t>(</w:t>
      </w:r>
      <w:r w:rsidRPr="00886250">
        <w:rPr>
          <w:sz w:val="20"/>
          <w:szCs w:val="20"/>
        </w:rPr>
        <w:t xml:space="preserve">which only has a significant effect </w:t>
      </w:r>
      <w:r>
        <w:rPr>
          <w:sz w:val="20"/>
          <w:szCs w:val="20"/>
        </w:rPr>
        <w:t>with</w:t>
      </w:r>
      <w:r w:rsidRPr="00886250">
        <w:rPr>
          <w:sz w:val="20"/>
          <w:szCs w:val="20"/>
        </w:rPr>
        <w:t xml:space="preserve"> CM due to higher mutation rates in the </w:t>
      </w:r>
      <w:r w:rsidRPr="00EE7A17">
        <w:rPr>
          <w:sz w:val="20"/>
          <w:szCs w:val="20"/>
        </w:rPr>
        <w:t>wildtype</w:t>
      </w:r>
      <w:r>
        <w:rPr>
          <w:sz w:val="20"/>
          <w:szCs w:val="20"/>
        </w:rPr>
        <w:t>)</w:t>
      </w:r>
      <w:r w:rsidRPr="00886250">
        <w:rPr>
          <w:sz w:val="20"/>
          <w:szCs w:val="20"/>
        </w:rPr>
        <w:t xml:space="preserve">. Error bars </w:t>
      </w:r>
      <w:r>
        <w:rPr>
          <w:sz w:val="20"/>
          <w:szCs w:val="20"/>
        </w:rPr>
        <w:t xml:space="preserve">are </w:t>
      </w:r>
      <w:r w:rsidRPr="00886250">
        <w:rPr>
          <w:sz w:val="20"/>
          <w:szCs w:val="20"/>
        </w:rPr>
        <w:t xml:space="preserve">too small to see. </w:t>
      </w:r>
      <w:r>
        <w:rPr>
          <w:sz w:val="20"/>
          <w:szCs w:val="20"/>
        </w:rPr>
        <w:t>Same p</w:t>
      </w:r>
      <w:r w:rsidRPr="00886250">
        <w:rPr>
          <w:sz w:val="20"/>
          <w:szCs w:val="20"/>
        </w:rPr>
        <w:t>aram</w:t>
      </w:r>
      <w:r>
        <w:rPr>
          <w:sz w:val="20"/>
          <w:szCs w:val="20"/>
        </w:rPr>
        <w:t>e</w:t>
      </w:r>
      <w:r w:rsidRPr="00886250">
        <w:rPr>
          <w:sz w:val="20"/>
          <w:szCs w:val="20"/>
        </w:rPr>
        <w:t>ter</w:t>
      </w:r>
      <w:r>
        <w:rPr>
          <w:sz w:val="20"/>
          <w:szCs w:val="20"/>
        </w:rPr>
        <w:t xml:space="preserve"> value</w:t>
      </w:r>
      <w:r w:rsidRPr="00886250">
        <w:rPr>
          <w:sz w:val="20"/>
          <w:szCs w:val="20"/>
        </w:rPr>
        <w:t>s as in panel A</w:t>
      </w:r>
      <w:r w:rsidR="00DF5A14">
        <w:rPr>
          <w:sz w:val="20"/>
          <w:szCs w:val="20"/>
        </w:rPr>
        <w:t xml:space="preserve">. </w:t>
      </w:r>
      <w:r w:rsidR="00825E9D" w:rsidRPr="00825E9D">
        <w:rPr>
          <w:sz w:val="20"/>
          <w:szCs w:val="20"/>
        </w:rPr>
        <w:t>Online version in</w:t>
      </w:r>
      <w:r w:rsidR="00EA522D" w:rsidRPr="008A48BD">
        <w:rPr>
          <w:sz w:val="20"/>
          <w:szCs w:val="20"/>
          <w:lang w:val="en-GB"/>
        </w:rPr>
        <w:t xml:space="preserve"> colour</w:t>
      </w:r>
      <w:r w:rsidRPr="00886250">
        <w:rPr>
          <w:sz w:val="20"/>
          <w:szCs w:val="20"/>
        </w:rPr>
        <w:t>.</w:t>
      </w:r>
      <w:r w:rsidRPr="00886250">
        <w:rPr>
          <w:noProof/>
          <w:sz w:val="20"/>
          <w:szCs w:val="20"/>
        </w:rPr>
        <w:t xml:space="preserve"> </w:t>
      </w:r>
    </w:p>
    <w:p w:rsidR="005316EE" w:rsidRPr="006418C7" w:rsidRDefault="005316EE" w:rsidP="008D0078">
      <w:pPr>
        <w:spacing w:line="480" w:lineRule="auto"/>
      </w:pPr>
    </w:p>
    <w:p w:rsidR="005316EE" w:rsidRDefault="005316EE" w:rsidP="008D0078">
      <w:pPr>
        <w:pStyle w:val="Heading2"/>
        <w:spacing w:line="480" w:lineRule="auto"/>
      </w:pPr>
      <w:r>
        <w:lastRenderedPageBreak/>
        <w:t xml:space="preserve">The trade-off between </w:t>
      </w:r>
      <w:r w:rsidRPr="0044354D">
        <w:rPr>
          <w:i/>
          <w:iCs/>
        </w:rPr>
        <w:t>adaptability</w:t>
      </w:r>
      <w:r>
        <w:t xml:space="preserve"> and </w:t>
      </w:r>
      <w:r w:rsidRPr="0044354D">
        <w:rPr>
          <w:i/>
          <w:iCs/>
        </w:rPr>
        <w:t>adaptedness</w:t>
      </w:r>
    </w:p>
    <w:p w:rsidR="005316EE" w:rsidRDefault="005316EE" w:rsidP="008D0078">
      <w:pPr>
        <w:spacing w:line="480" w:lineRule="auto"/>
        <w:rPr>
          <w:lang w:bidi="hi-IN"/>
        </w:rPr>
      </w:pPr>
      <w:r>
        <w:t xml:space="preserve">Next, we explore how different mutational strategies (NM, CM and SIM) balance between </w:t>
      </w:r>
      <w:r w:rsidR="00C03529">
        <w:rPr>
          <w:i/>
          <w:iCs/>
        </w:rPr>
        <w:t>adaptability</w:t>
      </w:r>
      <w:r w:rsidR="00C03529">
        <w:t xml:space="preserve"> – the ability to adapt to new conditions</w:t>
      </w:r>
      <w:r w:rsidR="00C03529">
        <w:rPr>
          <w:i/>
          <w:iCs/>
        </w:rPr>
        <w:t xml:space="preserve"> </w:t>
      </w:r>
      <w:r w:rsidR="00C03529">
        <w:t xml:space="preserve">– </w:t>
      </w:r>
      <w:r>
        <w:t>and</w:t>
      </w:r>
      <w:r w:rsidR="00C03529">
        <w:t xml:space="preserve"> </w:t>
      </w:r>
      <w:r w:rsidR="00C03529">
        <w:rPr>
          <w:i/>
          <w:iCs/>
        </w:rPr>
        <w:t>adaptedness</w:t>
      </w:r>
      <w:r w:rsidR="00C03529">
        <w:t xml:space="preserve"> – the ability to remain adapted to current conditions</w:t>
      </w:r>
      <w:r>
        <w:t xml:space="preserve">. For this purpose we define </w:t>
      </w:r>
      <w:r>
        <w:rPr>
          <w:i/>
          <w:iCs/>
        </w:rPr>
        <w:t xml:space="preserve">adaptedness </w:t>
      </w:r>
      <w:r w:rsidRPr="005950EE">
        <w:t>as</w:t>
      </w:r>
      <w:r>
        <w:rPr>
          <w:i/>
          <w:iCs/>
        </w:rPr>
        <w:t xml:space="preserve"> </w:t>
      </w:r>
      <m:oMath>
        <m:acc>
          <m:accPr>
            <m:chr m:val="̅"/>
            <m:ctrlPr>
              <w:rPr>
                <w:rFonts w:ascii="Cambria Math" w:hAnsi="Cambria Math"/>
                <w:i/>
                <w:lang w:bidi="hi-IN"/>
              </w:rPr>
            </m:ctrlPr>
          </m:accPr>
          <m:e>
            <m:r>
              <w:rPr>
                <w:rFonts w:ascii="Cambria Math" w:hAnsi="Cambria Math"/>
                <w:lang w:bidi="hi-IN"/>
              </w:rPr>
              <m:t>ω</m:t>
            </m:r>
          </m:e>
        </m:acc>
      </m:oMath>
      <w:r>
        <w:rPr>
          <w:rFonts w:eastAsiaTheme="minorEastAsia"/>
          <w:i/>
          <w:lang w:bidi="hi-IN"/>
        </w:rPr>
        <w:t xml:space="preserve"> </w:t>
      </w:r>
      <w:r>
        <w:rPr>
          <w:lang w:bidi="hi-IN"/>
        </w:rPr>
        <w:t xml:space="preserve">the </w:t>
      </w:r>
      <w:r w:rsidRPr="00BA2B02">
        <w:rPr>
          <w:lang w:bidi="hi-IN"/>
        </w:rPr>
        <w:t>population mean fi</w:t>
      </w:r>
      <w:r>
        <w:rPr>
          <w:lang w:bidi="hi-IN"/>
        </w:rPr>
        <w:t>tness in a stable environment</w:t>
      </w:r>
      <w:r w:rsidRPr="00BA2B02">
        <w:rPr>
          <w:lang w:bidi="hi-IN"/>
        </w:rPr>
        <w:t xml:space="preserve"> and </w:t>
      </w:r>
      <w:r w:rsidR="00C03529">
        <w:rPr>
          <w:i/>
          <w:iCs/>
          <w:lang w:bidi="hi-IN"/>
        </w:rPr>
        <w:t xml:space="preserve">adaptability </w:t>
      </w:r>
      <w:r>
        <w:rPr>
          <w:lang w:bidi="hi-IN"/>
        </w:rPr>
        <w:t xml:space="preserve">as </w:t>
      </w:r>
      <w:r w:rsidR="00BF0B48" w:rsidRPr="00BF0B48">
        <w:rPr>
          <w:i/>
          <w:iCs/>
          <w:lang w:bidi="hi-IN"/>
        </w:rPr>
        <w:t xml:space="preserve">ν </w:t>
      </w:r>
      <w:r w:rsidR="00EA522D" w:rsidRPr="008A48BD">
        <w:rPr>
          <w:lang w:bidi="hi-IN"/>
        </w:rPr>
        <w:t>the</w:t>
      </w:r>
      <w:r w:rsidR="00C03529">
        <w:rPr>
          <w:lang w:bidi="hi-IN"/>
        </w:rPr>
        <w:t xml:space="preserve"> rate of complex adaptation</w:t>
      </w:r>
      <w:r w:rsidRPr="00BA2B02">
        <w:rPr>
          <w:lang w:bidi="hi-IN"/>
        </w:rPr>
        <w:t>.</w:t>
      </w:r>
    </w:p>
    <w:p w:rsidR="005316EE" w:rsidRPr="00020A87" w:rsidRDefault="005316EE">
      <w:pPr>
        <w:spacing w:line="480" w:lineRule="auto"/>
        <w:rPr>
          <w:lang w:bidi="hi-IN"/>
        </w:rPr>
      </w:pPr>
      <w:r w:rsidRPr="00020A87">
        <w:rPr>
          <w:lang w:bidi="hi-IN"/>
        </w:rPr>
        <w:t xml:space="preserve">We used the above </w:t>
      </w:r>
      <w:r>
        <w:rPr>
          <w:lang w:bidi="hi-IN"/>
        </w:rPr>
        <w:t>approximations</w:t>
      </w:r>
      <w:r w:rsidR="00C03529">
        <w:rPr>
          <w:lang w:bidi="hi-IN"/>
        </w:rPr>
        <w:t xml:space="preserve"> (eqs. 6-8)</w:t>
      </w:r>
      <w:r>
        <w:rPr>
          <w:lang w:bidi="hi-IN"/>
        </w:rPr>
        <w:t xml:space="preserve"> </w:t>
      </w:r>
      <w:r w:rsidRPr="00020A87">
        <w:rPr>
          <w:lang w:bidi="hi-IN"/>
        </w:rPr>
        <w:t xml:space="preserve">to calculate the </w:t>
      </w:r>
      <w:r w:rsidR="00191D82">
        <w:rPr>
          <w:lang w:bidi="hi-IN"/>
        </w:rPr>
        <w:t xml:space="preserve">rate of complex </w:t>
      </w:r>
      <w:r w:rsidRPr="00020A87">
        <w:rPr>
          <w:lang w:bidi="hi-IN"/>
        </w:rPr>
        <w:t xml:space="preserve">adaptation of </w:t>
      </w:r>
      <w:r w:rsidR="00C03529" w:rsidRPr="00331E7E">
        <w:rPr>
          <w:lang w:bidi="hi-IN"/>
        </w:rPr>
        <w:t xml:space="preserve">populations with NM, CM and SIM. We also extended an existing </w:t>
      </w:r>
      <w:r w:rsidRPr="00331E7E">
        <w:rPr>
          <w:lang w:bidi="hi-IN"/>
        </w:rPr>
        <w:t xml:space="preserve">model </w:t>
      </w:r>
      <w:r w:rsidR="00EA522D" w:rsidRPr="00331E7E">
        <w:rPr>
          <w:lang w:bidi="hi-IN"/>
        </w:rPr>
        <w:fldChar w:fldCharType="begin" w:fldLock="1"/>
      </w:r>
      <w:r w:rsidR="00E80EFF">
        <w:rPr>
          <w:lang w:bidi="hi-IN"/>
        </w:rPr>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"[37]" }, "properties" : { "noteIndex" : 0 }, "schema" : "https://github.com/citation-style-language/schema/raw/master/csl-citation.json" }</w:instrText>
      </w:r>
      <w:r w:rsidR="00EA522D" w:rsidRPr="00331E7E">
        <w:rPr>
          <w:lang w:bidi="hi-IN"/>
        </w:rPr>
        <w:fldChar w:fldCharType="separate"/>
      </w:r>
      <w:r w:rsidR="00635E26" w:rsidRPr="00331E7E">
        <w:rPr>
          <w:noProof/>
          <w:lang w:bidi="hi-IN"/>
        </w:rPr>
        <w:t>[37]</w:t>
      </w:r>
      <w:r w:rsidR="00EA522D" w:rsidRPr="00331E7E">
        <w:rPr>
          <w:lang w:bidi="hi-IN"/>
        </w:rPr>
        <w:fldChar w:fldCharType="end"/>
      </w:r>
      <w:r w:rsidRPr="00331E7E">
        <w:rPr>
          <w:lang w:bidi="hi-IN"/>
        </w:rPr>
        <w:t xml:space="preserve"> to calculate the population mean fitness at the mutation-selection balance. </w:t>
      </w:r>
      <w:r w:rsidR="00BF0B48" w:rsidRPr="00331E7E">
        <w:rPr>
          <w:lang w:bidi="hi-IN"/>
        </w:rPr>
        <w:t xml:space="preserve">This </w:t>
      </w:r>
      <w:r w:rsidRPr="00331E7E">
        <w:rPr>
          <w:lang w:bidi="hi-IN"/>
        </w:rPr>
        <w:t xml:space="preserve">extended model includes </w:t>
      </w:r>
      <w:r w:rsidR="00616194" w:rsidRPr="00331E7E">
        <w:rPr>
          <w:lang w:bidi="hi-IN"/>
        </w:rPr>
        <w:t>rare back or compensatory mutations (which have a stronger effect on mutation-selection balance dynamics than on adaptive dynamics)</w:t>
      </w:r>
      <w:r w:rsidR="00191D82" w:rsidRPr="00331E7E">
        <w:rPr>
          <w:lang w:bidi="hi-IN"/>
        </w:rPr>
        <w:t xml:space="preserve"> </w:t>
      </w:r>
      <w:r w:rsidRPr="00331E7E">
        <w:rPr>
          <w:lang w:bidi="hi-IN"/>
        </w:rPr>
        <w:t>and allows more than one mutation to occur in the same individual and</w:t>
      </w:r>
      <w:r w:rsidRPr="00020A87">
        <w:rPr>
          <w:lang w:bidi="hi-IN"/>
        </w:rPr>
        <w:t xml:space="preserve"> generation. </w:t>
      </w:r>
      <w:r w:rsidR="00BF0B48">
        <w:rPr>
          <w:lang w:bidi="hi-IN"/>
        </w:rPr>
        <w:t>The details of this model and the calculation of population</w:t>
      </w:r>
      <w:r w:rsidRPr="00020A87">
        <w:rPr>
          <w:lang w:bidi="hi-IN"/>
        </w:rPr>
        <w:t xml:space="preserve"> mean fitness with various mutational strategies</w:t>
      </w:r>
      <w:r w:rsidR="00BF0B48">
        <w:rPr>
          <w:lang w:bidi="hi-IN"/>
        </w:rPr>
        <w:t xml:space="preserve"> are given in</w:t>
      </w:r>
      <w:r w:rsidR="00C56AB4">
        <w:rPr>
          <w:lang w:bidi="hi-IN"/>
        </w:rPr>
        <w:t xml:space="preserve"> </w:t>
      </w:r>
      <w:r w:rsidR="00C56AB4" w:rsidRPr="00C56AB4">
        <w:rPr>
          <w:lang w:bidi="hi-IN"/>
        </w:rPr>
        <w:t>Online Appendix D.</w:t>
      </w:r>
    </w:p>
    <w:p w:rsidR="005316EE" w:rsidRPr="005950EE" w:rsidRDefault="00DD7A57" w:rsidP="008D0078">
      <w:pPr>
        <w:spacing w:line="480" w:lineRule="auto"/>
        <w:rPr>
          <w:lang w:bidi="hi-IN"/>
        </w:rPr>
      </w:pPr>
      <w:r>
        <w:rPr>
          <w:lang w:bidi="hi-IN"/>
        </w:rPr>
        <w:t>T</w:t>
      </w:r>
      <w:r w:rsidR="005316EE">
        <w:rPr>
          <w:lang w:bidi="hi-IN"/>
        </w:rPr>
        <w:t>he</w:t>
      </w:r>
      <w:r w:rsidR="005316EE" w:rsidRPr="00020A87">
        <w:rPr>
          <w:lang w:bidi="hi-IN"/>
        </w:rPr>
        <w:t xml:space="preserve"> mutation rate </w:t>
      </w:r>
      <w:r>
        <w:rPr>
          <w:lang w:bidi="hi-IN"/>
        </w:rPr>
        <w:t>with CM</w:t>
      </w:r>
      <w:r w:rsidRPr="00020A87">
        <w:rPr>
          <w:lang w:bidi="hi-IN"/>
        </w:rPr>
        <w:t xml:space="preserve"> </w:t>
      </w:r>
      <w:r w:rsidR="005316EE" w:rsidRPr="00020A87">
        <w:rPr>
          <w:lang w:bidi="hi-IN"/>
        </w:rPr>
        <w:t xml:space="preserve">is constant and uniform across the population, </w:t>
      </w:r>
      <w:r w:rsidR="005316EE">
        <w:rPr>
          <w:lang w:bidi="hi-IN"/>
        </w:rPr>
        <w:t xml:space="preserve">and </w:t>
      </w:r>
      <w:r w:rsidR="005316EE" w:rsidRPr="00020A87">
        <w:rPr>
          <w:lang w:bidi="hi-IN"/>
        </w:rPr>
        <w:t>the population mean fitness mainly depends on the fitness and mutation rate of the fittest individuals</w:t>
      </w:r>
      <w:r w:rsidR="005316EE">
        <w:rPr>
          <w:lang w:bidi="hi-IN"/>
        </w:rPr>
        <w:t xml:space="preserve">. Therefore, </w:t>
      </w:r>
      <w:r w:rsidR="005316EE" w:rsidRPr="00020A87">
        <w:rPr>
          <w:lang w:bidi="hi-IN"/>
        </w:rPr>
        <w:t>the population mean fitness decreases when the mutation rate increases</w:t>
      </w:r>
      <w:r w:rsidR="004E017A">
        <w:rPr>
          <w:lang w:bidi="hi-IN"/>
        </w:rPr>
        <w:t>;</w:t>
      </w:r>
      <w:r w:rsidR="005316EE">
        <w:rPr>
          <w:lang w:bidi="hi-IN"/>
        </w:rPr>
        <w:t xml:space="preserve"> this decrease is</w:t>
      </w:r>
      <w:r w:rsidR="005316EE" w:rsidRPr="00020A87">
        <w:rPr>
          <w:lang w:bidi="hi-IN"/>
        </w:rPr>
        <w:t xml:space="preserve"> due to generation of deleterious mutations in the fittest individuals. </w:t>
      </w:r>
      <w:r w:rsidR="005316EE">
        <w:rPr>
          <w:lang w:bidi="hi-IN"/>
        </w:rPr>
        <w:t>The adaptation rate, however, increases with</w:t>
      </w:r>
      <w:r w:rsidR="00C03529">
        <w:rPr>
          <w:lang w:bidi="hi-IN"/>
        </w:rPr>
        <w:t xml:space="preserve"> the</w:t>
      </w:r>
      <w:r w:rsidR="005316EE">
        <w:rPr>
          <w:lang w:bidi="hi-IN"/>
        </w:rPr>
        <w:t xml:space="preserve"> mutation rate (eq. 7). This trade-off between </w:t>
      </w:r>
      <w:r w:rsidR="005316EE">
        <w:rPr>
          <w:i/>
          <w:iCs/>
          <w:lang w:bidi="hi-IN"/>
        </w:rPr>
        <w:t>adaptability</w:t>
      </w:r>
      <w:r w:rsidR="005316EE">
        <w:rPr>
          <w:lang w:bidi="hi-IN"/>
        </w:rPr>
        <w:t xml:space="preserve"> and </w:t>
      </w:r>
      <w:r w:rsidR="005316EE">
        <w:rPr>
          <w:i/>
          <w:iCs/>
          <w:lang w:bidi="hi-IN"/>
        </w:rPr>
        <w:t>adaptedness</w:t>
      </w:r>
      <w:r w:rsidR="005316EE">
        <w:rPr>
          <w:lang w:bidi="hi-IN"/>
        </w:rPr>
        <w:t xml:space="preserve"> </w:t>
      </w:r>
      <w:r w:rsidR="004E017A">
        <w:rPr>
          <w:lang w:bidi="hi-IN"/>
        </w:rPr>
        <w:t>constraints</w:t>
      </w:r>
      <w:r w:rsidR="005316EE">
        <w:rPr>
          <w:lang w:bidi="hi-IN"/>
        </w:rPr>
        <w:t xml:space="preserve"> the population: after a long period of environmental stability it can lose the potential for adaptation, and after a long period of environmental change the population can be susceptible to reduced fitness and mutational meltdowns </w:t>
      </w:r>
      <w:r w:rsidR="00EA522D">
        <w:rPr>
          <w:lang w:bidi="hi-IN"/>
        </w:rPr>
        <w:fldChar w:fldCharType="begin" w:fldLock="1"/>
      </w:r>
      <w:r w:rsidR="00E80EFF">
        <w:rPr>
          <w:lang w:bidi="hi-IN"/>
        </w:rPr>
        <w:instrText>ADDIN CSL_CITATION { "citationItems" : [ { "id" : "ITEM-1", "itemData" : { "ISSN" : "0022-1503", "PMID" : "8409355", "abstract" : "Loss of fitness due to the accumulation of deleterious mutations appears to be inevitable in small, obligately asexual populations, as these are incapable of reconstituting highly fit genotypes by recombination or back mutation. The cumulative buildup of such mutations is expected to lead to an eventual reduction in population size, and this facilitates the chance accumulation of future mutations. This synergistic interaction between population size reduction and mutation accumulation leads to an extinction process known as the mutational meltdown, and provides a powerful explanation for the rarity of obligate asexuality. We give an overview of the theory of the mutational meltdown, showing how the process depends on the demographic properties of a population, the properties of mutations, and the relationship between fitness and number of mutations incurred.", "author" : [ { "dropping-particle" : "", "family" : "Lynch", "given" : "Michael", "non-dropping-particle" : "", "parse-names" : false, "suffix" : "" }, { "dropping-particle" : "", "family" : "B\u00fcrger", "given" : "Reinhard", "non-dropping-particle" : "", "parse-names" : false, "suffix" : "" }, { "dropping-particle" : "", "family" : "Butcher", "given" : "D", "non-dropping-particle" : "", "parse-names" : false, "suffix" : "" }, { "dropping-particle" : "", "family" : "Gabriel", "given" : "Wilfried", "non-dropping-particle" : "", "parse-names" : false, "suffix" : "" } ], "container-title" : "The Journal of heredity", "id" : "ITEM-1", "issue" : "5", "issued" : { "date-parts" : [ [ "1993" ] ] }, "page" : "339-44", "title" : "The mutational meltdown in asexual populations.", "type" : "article-journal", "volume" : "84" }, "uris" : [ "http://www.mendeley.com/documents/?uuid=6335889e-d942-4fb3-93fd-26394533fe2e" ] } ], "mendeley" : { "previouslyFormattedCitation" : "[62]" }, "properties" : { "noteIndex" : 0 }, "schema" : "https://github.com/citation-style-language/schema/raw/master/csl-citation.json" }</w:instrText>
      </w:r>
      <w:r w:rsidR="00EA522D">
        <w:rPr>
          <w:lang w:bidi="hi-IN"/>
        </w:rPr>
        <w:fldChar w:fldCharType="separate"/>
      </w:r>
      <w:r w:rsidR="003967C6" w:rsidRPr="003967C6">
        <w:rPr>
          <w:noProof/>
          <w:lang w:bidi="hi-IN"/>
        </w:rPr>
        <w:t>[62]</w:t>
      </w:r>
      <w:r w:rsidR="00EA522D">
        <w:rPr>
          <w:lang w:bidi="hi-IN"/>
        </w:rPr>
        <w:fldChar w:fldCharType="end"/>
      </w:r>
      <w:r w:rsidR="005316EE">
        <w:rPr>
          <w:lang w:bidi="hi-IN"/>
        </w:rPr>
        <w:t xml:space="preserve">. </w:t>
      </w:r>
    </w:p>
    <w:p w:rsidR="00CD3F78" w:rsidRDefault="005316EE" w:rsidP="008D0078">
      <w:pPr>
        <w:spacing w:line="480" w:lineRule="auto"/>
        <w:rPr>
          <w:lang w:bidi="hi-IN"/>
        </w:rPr>
      </w:pPr>
      <w:r w:rsidRPr="00020A87">
        <w:rPr>
          <w:lang w:bidi="hi-IN"/>
        </w:rPr>
        <w:lastRenderedPageBreak/>
        <w:t xml:space="preserve">However, </w:t>
      </w:r>
      <w:r w:rsidR="00C03529">
        <w:rPr>
          <w:lang w:bidi="hi-IN"/>
        </w:rPr>
        <w:t xml:space="preserve">this trade-off between </w:t>
      </w:r>
      <w:r w:rsidR="00C03529" w:rsidRPr="00C03529">
        <w:rPr>
          <w:i/>
          <w:iCs/>
          <w:lang w:bidi="hi-IN"/>
        </w:rPr>
        <w:t>adaptability</w:t>
      </w:r>
      <w:r w:rsidR="00C03529">
        <w:rPr>
          <w:lang w:bidi="hi-IN"/>
        </w:rPr>
        <w:t xml:space="preserve"> and </w:t>
      </w:r>
      <w:r w:rsidR="00C03529">
        <w:rPr>
          <w:i/>
          <w:iCs/>
          <w:lang w:bidi="hi-IN"/>
        </w:rPr>
        <w:t xml:space="preserve">adaptedness </w:t>
      </w:r>
      <w:r w:rsidR="00C03529">
        <w:rPr>
          <w:lang w:bidi="hi-IN"/>
        </w:rPr>
        <w:t xml:space="preserve">can be broken </w:t>
      </w:r>
      <w:r w:rsidRPr="00C03529">
        <w:rPr>
          <w:lang w:bidi="hi-IN"/>
        </w:rPr>
        <w:t>if</w:t>
      </w:r>
      <w:r w:rsidRPr="00020A87">
        <w:rPr>
          <w:lang w:bidi="hi-IN"/>
        </w:rPr>
        <w:t xml:space="preserve"> mutation rates are not uniform across the population</w:t>
      </w:r>
      <w:r w:rsidR="00C03529">
        <w:rPr>
          <w:lang w:bidi="hi-IN"/>
        </w:rPr>
        <w:t>. I</w:t>
      </w:r>
      <w:r w:rsidRPr="00020A87">
        <w:rPr>
          <w:lang w:bidi="hi-IN"/>
        </w:rPr>
        <w:t>ncreased</w:t>
      </w:r>
      <w:r w:rsidRPr="00BA2B02">
        <w:rPr>
          <w:lang w:bidi="hi-IN"/>
        </w:rPr>
        <w:t xml:space="preserve"> mutation rates in unfit individuals increase the population mean fitness, as long as beneficial (</w:t>
      </w:r>
      <w:r w:rsidR="004E017A">
        <w:rPr>
          <w:lang w:bidi="hi-IN"/>
        </w:rPr>
        <w:t xml:space="preserve">or </w:t>
      </w:r>
      <w:r w:rsidRPr="00BA2B02">
        <w:rPr>
          <w:lang w:bidi="hi-IN"/>
        </w:rPr>
        <w:t xml:space="preserve">compensatory) mutations </w:t>
      </w:r>
      <w:r w:rsidR="00C03529">
        <w:rPr>
          <w:lang w:bidi="hi-IN"/>
        </w:rPr>
        <w:t>can occur</w:t>
      </w:r>
      <w:r w:rsidRPr="00BA2B02">
        <w:rPr>
          <w:lang w:bidi="hi-IN"/>
        </w:rPr>
        <w:t xml:space="preserve"> </w:t>
      </w:r>
      <w:r w:rsidR="00EA522D" w:rsidRPr="00BA2B02">
        <w:rPr>
          <w:lang w:bidi="hi-IN"/>
        </w:rPr>
        <w:fldChar w:fldCharType="begin" w:fldLock="1"/>
      </w:r>
      <w:r w:rsidR="00E80EFF">
        <w:rPr>
          <w:lang w:bidi="hi-IN"/>
        </w:rPr>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"[37]" }, "properties" : { "noteIndex" : 0 }, "schema" : "https://github.com/citation-style-language/schema/raw/master/csl-citation.json" }</w:instrText>
      </w:r>
      <w:r w:rsidR="00EA522D" w:rsidRPr="00BA2B02">
        <w:rPr>
          <w:lang w:bidi="hi-IN"/>
        </w:rPr>
        <w:fldChar w:fldCharType="separate"/>
      </w:r>
      <w:r w:rsidR="00635E26" w:rsidRPr="00635E26">
        <w:rPr>
          <w:noProof/>
          <w:lang w:bidi="hi-IN"/>
        </w:rPr>
        <w:t>[37]</w:t>
      </w:r>
      <w:r w:rsidR="00EA522D" w:rsidRPr="00BA2B02">
        <w:rPr>
          <w:lang w:bidi="hi-IN"/>
        </w:rPr>
        <w:fldChar w:fldCharType="end"/>
      </w:r>
      <w:r w:rsidRPr="00BA2B02">
        <w:rPr>
          <w:lang w:bidi="hi-IN"/>
        </w:rPr>
        <w:t xml:space="preserve">. </w:t>
      </w:r>
      <w:r w:rsidR="00BA3BDB">
        <w:t xml:space="preserve">Figure </w:t>
      </w:r>
      <w:r w:rsidR="00C56AB4">
        <w:t>D1</w:t>
      </w:r>
      <w:r w:rsidRPr="00BA2B02">
        <w:rPr>
          <w:lang w:bidi="hi-IN"/>
        </w:rPr>
        <w:t xml:space="preserve"> shows this advantage of SIM over NM in terms of the </w:t>
      </w:r>
      <w:r>
        <w:rPr>
          <w:lang w:bidi="hi-IN"/>
        </w:rPr>
        <w:t xml:space="preserve">difference in </w:t>
      </w:r>
      <w:r w:rsidRPr="00BA2B02">
        <w:rPr>
          <w:lang w:bidi="hi-IN"/>
        </w:rPr>
        <w:t>population mean fitness (</w:t>
      </w:r>
      <m:oMath>
        <m:sSub>
          <m:sSubPr>
            <m:ctrlPr>
              <w:rPr>
                <w:rFonts w:ascii="Cambria Math" w:hAnsi="Cambria Math"/>
                <w:i/>
                <w:lang w:bidi="hi-IN"/>
              </w:rPr>
            </m:ctrlPr>
          </m:sSubPr>
          <m:e>
            <m:acc>
              <m:accPr>
                <m:chr m:val="̅"/>
                <m:ctrlPr>
                  <w:rPr>
                    <w:rFonts w:ascii="Cambria Math" w:hAnsi="Cambria Math"/>
                    <w:i/>
                    <w:lang w:bidi="hi-IN"/>
                  </w:rPr>
                </m:ctrlPr>
              </m:accPr>
              <m:e>
                <m:r>
                  <w:rPr>
                    <w:rFonts w:ascii="Cambria Math" w:hAnsi="Cambria Math"/>
                    <w:lang w:bidi="hi-IN"/>
                  </w:rPr>
                  <m:t>ω</m:t>
                </m:r>
              </m:e>
            </m:acc>
          </m:e>
          <m:sub>
            <m:r>
              <w:rPr>
                <w:rFonts w:ascii="Cambria Math" w:hAnsi="Cambria Math"/>
                <w:lang w:bidi="hi-IN"/>
              </w:rPr>
              <m:t>SIM</m:t>
            </m:r>
          </m:sub>
        </m:sSub>
        <m:r>
          <w:rPr>
            <w:rFonts w:ascii="Cambria Math" w:hAnsi="Cambria Math"/>
            <w:lang w:bidi="hi-IN"/>
          </w:rPr>
          <m:t>-</m:t>
        </m:r>
        <m:sSub>
          <m:sSubPr>
            <m:ctrlPr>
              <w:rPr>
                <w:rFonts w:ascii="Cambria Math" w:hAnsi="Cambria Math"/>
                <w:i/>
                <w:lang w:bidi="hi-IN"/>
              </w:rPr>
            </m:ctrlPr>
          </m:sSubPr>
          <m:e>
            <m:acc>
              <m:accPr>
                <m:chr m:val="̅"/>
                <m:ctrlPr>
                  <w:rPr>
                    <w:rFonts w:ascii="Cambria Math" w:hAnsi="Cambria Math"/>
                    <w:i/>
                    <w:lang w:bidi="hi-IN"/>
                  </w:rPr>
                </m:ctrlPr>
              </m:accPr>
              <m:e>
                <m:r>
                  <w:rPr>
                    <w:rFonts w:ascii="Cambria Math" w:hAnsi="Cambria Math"/>
                    <w:lang w:bidi="hi-IN"/>
                  </w:rPr>
                  <m:t>ω</m:t>
                </m:r>
              </m:e>
            </m:acc>
          </m:e>
          <m:sub>
            <m:r>
              <w:rPr>
                <w:rFonts w:ascii="Cambria Math" w:hAnsi="Cambria Math"/>
                <w:lang w:bidi="hi-IN"/>
              </w:rPr>
              <m:t>NM</m:t>
            </m:r>
          </m:sub>
        </m:sSub>
      </m:oMath>
      <w:r w:rsidRPr="00BA2B02">
        <w:rPr>
          <w:rFonts w:eastAsiaTheme="minorEastAsia"/>
          <w:lang w:bidi="hi-IN"/>
        </w:rPr>
        <w:t>)</w:t>
      </w:r>
      <w:r w:rsidRPr="00BA2B02">
        <w:rPr>
          <w:lang w:bidi="hi-IN"/>
        </w:rPr>
        <w:t>.</w:t>
      </w:r>
      <w:r>
        <w:rPr>
          <w:lang w:bidi="hi-IN"/>
        </w:rPr>
        <w:t xml:space="preserve"> Moreover, i</w:t>
      </w:r>
      <w:r w:rsidRPr="00020A87">
        <w:rPr>
          <w:lang w:bidi="hi-IN"/>
        </w:rPr>
        <w:t>ncreased</w:t>
      </w:r>
      <w:r w:rsidRPr="00BA2B02">
        <w:rPr>
          <w:lang w:bidi="hi-IN"/>
        </w:rPr>
        <w:t xml:space="preserve"> mutation rates in unfit individuals</w:t>
      </w:r>
      <w:r>
        <w:rPr>
          <w:lang w:bidi="hi-IN"/>
        </w:rPr>
        <w:t xml:space="preserve"> also increase the adaptation rate (eq. 8</w:t>
      </w:r>
      <w:r w:rsidR="004E017A">
        <w:rPr>
          <w:lang w:bidi="hi-IN"/>
        </w:rPr>
        <w:t xml:space="preserve">; </w:t>
      </w:r>
      <w:r w:rsidR="00396506">
        <w:t>Figure 2</w:t>
      </w:r>
      <w:r>
        <w:rPr>
          <w:lang w:bidi="hi-IN"/>
        </w:rPr>
        <w:t xml:space="preserve">). Therefore, SIM breaks the trade-off between </w:t>
      </w:r>
      <w:r>
        <w:rPr>
          <w:i/>
          <w:iCs/>
          <w:lang w:bidi="hi-IN"/>
        </w:rPr>
        <w:t>adaptability</w:t>
      </w:r>
      <w:r>
        <w:rPr>
          <w:lang w:bidi="hi-IN"/>
        </w:rPr>
        <w:t xml:space="preserve"> and </w:t>
      </w:r>
      <w:r>
        <w:rPr>
          <w:i/>
          <w:iCs/>
          <w:lang w:bidi="hi-IN"/>
        </w:rPr>
        <w:t>adaptedness</w:t>
      </w:r>
      <w:r>
        <w:rPr>
          <w:lang w:bidi="hi-IN"/>
        </w:rPr>
        <w:t xml:space="preserve">. </w:t>
      </w:r>
    </w:p>
    <w:p w:rsidR="005316EE" w:rsidRPr="00AB4B01" w:rsidRDefault="005316EE" w:rsidP="001D0862">
      <w:pPr>
        <w:spacing w:after="200" w:line="480" w:lineRule="auto"/>
        <w:rPr>
          <w:lang w:bidi="hi-IN"/>
        </w:rPr>
      </w:pPr>
      <w:r>
        <w:rPr>
          <w:lang w:bidi="hi-IN"/>
        </w:rPr>
        <w:t xml:space="preserve">Figure 4 shows the adaptation rate and population mean fitness of CM and SIM compared to NM for different values of </w:t>
      </w:r>
      <w:r w:rsidRPr="00C03529">
        <w:rPr>
          <w:rFonts w:cs="Times New Roman"/>
          <w:i/>
          <w:iCs/>
          <w:lang w:bidi="hi-IN"/>
        </w:rPr>
        <w:t>τ</w:t>
      </w:r>
      <w:r>
        <w:rPr>
          <w:lang w:bidi="hi-IN"/>
        </w:rPr>
        <w:t>, the mutation rate fold</w:t>
      </w:r>
      <w:r w:rsidR="004E017A">
        <w:rPr>
          <w:lang w:bidi="hi-IN"/>
        </w:rPr>
        <w:t xml:space="preserve"> </w:t>
      </w:r>
      <w:r>
        <w:rPr>
          <w:lang w:bidi="hi-IN"/>
        </w:rPr>
        <w:t>increase.</w:t>
      </w:r>
    </w:p>
    <w:p w:rsidR="005316EE" w:rsidRDefault="005316EE" w:rsidP="001D0862">
      <w:pPr>
        <w:spacing w:line="480" w:lineRule="auto"/>
      </w:pPr>
      <w:r w:rsidRPr="00BA2B02">
        <w:rPr>
          <w:lang w:bidi="hi-IN"/>
        </w:rPr>
        <w:t xml:space="preserve">Any realistic rate of adaptation </w:t>
      </w:r>
      <w:r w:rsidRPr="004E017A">
        <w:rPr>
          <w:i/>
          <w:iCs/>
          <w:lang w:bidi="hi-IN"/>
        </w:rPr>
        <w:t>ν</w:t>
      </w:r>
      <w:r w:rsidRPr="004E017A">
        <w:rPr>
          <w:lang w:bidi="hi-IN"/>
        </w:rPr>
        <w:t xml:space="preserve"> </w:t>
      </w:r>
      <w:r w:rsidRPr="00BA2B02">
        <w:rPr>
          <w:lang w:bidi="hi-IN"/>
        </w:rPr>
        <w:t xml:space="preserve">can be realized using both CM and SIM. The highest mean fitness will always be attained with SIM, which has a small advantage over NM (that cannot be seen in this figure, but see </w:t>
      </w:r>
      <w:r w:rsidR="00BA3BDB">
        <w:t>Figure</w:t>
      </w:r>
      <w:r w:rsidR="00C56AB4">
        <w:t xml:space="preserve"> D1</w:t>
      </w:r>
      <w:r w:rsidRPr="00BA2B02">
        <w:rPr>
          <w:lang w:bidi="hi-IN"/>
        </w:rPr>
        <w:t>) due to the incr</w:t>
      </w:r>
      <w:r w:rsidR="004E017A">
        <w:rPr>
          <w:lang w:bidi="hi-IN"/>
        </w:rPr>
        <w:t>eased generation of beneficial</w:t>
      </w:r>
      <w:r w:rsidRPr="008F3447">
        <w:rPr>
          <w:lang w:bidi="hi-IN"/>
        </w:rPr>
        <w:t xml:space="preserve"> mutations in individuals with low fitness. If for some rate of adaptation the mutation rate fold increase</w:t>
      </w:r>
      <w:r w:rsidRPr="00BA2B02">
        <w:rPr>
          <w:lang w:bidi="hi-IN"/>
        </w:rPr>
        <w:t xml:space="preserve"> </w:t>
      </w:r>
      <w:r w:rsidRPr="00C03529">
        <w:rPr>
          <w:rFonts w:cs="Times New Roman"/>
          <w:i/>
          <w:iCs/>
          <w:lang w:bidi="hi-IN"/>
        </w:rPr>
        <w:t>τ</w:t>
      </w:r>
      <w:r w:rsidRPr="00BA2B02">
        <w:rPr>
          <w:lang w:bidi="hi-IN"/>
        </w:rPr>
        <w:t xml:space="preserve"> required by SIM is too high (</w:t>
      </w:r>
      <w:r w:rsidRPr="00BA2B02">
        <w:rPr>
          <w:i/>
          <w:iCs/>
          <w:lang w:bidi="hi-IN"/>
        </w:rPr>
        <w:t>i.e.</w:t>
      </w:r>
      <w:r w:rsidRPr="00BA2B02">
        <w:rPr>
          <w:lang w:bidi="hi-IN"/>
        </w:rPr>
        <w:t xml:space="preserve">, </w:t>
      </w:r>
      <w:r w:rsidRPr="00C03529">
        <w:rPr>
          <w:i/>
          <w:iCs/>
        </w:rPr>
        <w:t>τU</w:t>
      </w:r>
      <w:r w:rsidRPr="00C03529">
        <w:rPr>
          <w:rFonts w:cs="Times New Roman"/>
        </w:rPr>
        <w:t>&gt;</w:t>
      </w:r>
      <w:r w:rsidRPr="00C03529">
        <w:rPr>
          <w:i/>
          <w:iCs/>
        </w:rPr>
        <w:t>s</w:t>
      </w:r>
      <w:r w:rsidR="00C03529">
        <w:rPr>
          <w:lang w:bidi="hi-IN"/>
        </w:rPr>
        <w:t>), the same</w:t>
      </w:r>
      <w:r w:rsidRPr="00BA2B02">
        <w:rPr>
          <w:lang w:bidi="hi-IN"/>
        </w:rPr>
        <w:t xml:space="preserve"> adaptation rate can be realized by a mixed strategy (dashed line in </w:t>
      </w:r>
      <w:r w:rsidR="00396506">
        <w:t>Figure 4</w:t>
      </w:r>
      <w:r w:rsidRPr="00BA2B02">
        <w:rPr>
          <w:lang w:bidi="hi-IN"/>
        </w:rPr>
        <w:t>)</w:t>
      </w:r>
      <w:r w:rsidRPr="00BA2B02">
        <w:t>. For example</w:t>
      </w:r>
      <w:r w:rsidRPr="00C03529">
        <w:t xml:space="preserve">, a 96-fold increase in adaptation rate can be achieved with CM with </w:t>
      </w:r>
      <w:r w:rsidRPr="00C03529">
        <w:rPr>
          <w:i/>
          <w:iCs/>
        </w:rPr>
        <w:t>τ</w:t>
      </w:r>
      <w:r w:rsidRPr="00C03529">
        <w:t xml:space="preserve">=10, with SIM with </w:t>
      </w:r>
      <w:r w:rsidRPr="00C03529">
        <w:rPr>
          <w:i/>
          <w:iCs/>
        </w:rPr>
        <w:t>τ</w:t>
      </w:r>
      <w:r w:rsidRPr="00C03529">
        <w:t xml:space="preserve">=96, or with a mixed strategy with </w:t>
      </w:r>
      <w:r w:rsidRPr="00C03529">
        <w:rPr>
          <w:i/>
          <w:iCs/>
        </w:rPr>
        <w:t>τ</w:t>
      </w:r>
      <w:r w:rsidRPr="00C03529">
        <w:rPr>
          <w:i/>
          <w:iCs/>
          <w:vertAlign w:val="subscript"/>
        </w:rPr>
        <w:t>CM</w:t>
      </w:r>
      <w:r w:rsidRPr="00C03529">
        <w:t>=7</w:t>
      </w:r>
      <w:r w:rsidRPr="00C03529">
        <w:rPr>
          <w:i/>
          <w:iCs/>
        </w:rPr>
        <w:t xml:space="preserve"> </w:t>
      </w:r>
      <w:r w:rsidRPr="00C03529">
        <w:t>and</w:t>
      </w:r>
      <w:r w:rsidRPr="00C03529">
        <w:rPr>
          <w:i/>
          <w:iCs/>
        </w:rPr>
        <w:t xml:space="preserve"> τ</w:t>
      </w:r>
      <w:r w:rsidRPr="00C03529">
        <w:rPr>
          <w:i/>
          <w:iCs/>
          <w:vertAlign w:val="subscript"/>
        </w:rPr>
        <w:t>SIM</w:t>
      </w:r>
      <w:r w:rsidRPr="00C03529">
        <w:t xml:space="preserve">=2 in which all individuals increase their mutation rate 7-fold and stressed individuals further increase their mutation rate 2-fold. However, these increases in adaptation rates have a price: the mutational load will decrease the population mean fitness from 0.9996 with NM to 0.996 with CM and 0.9972 with the mixed strategy. This price in not paid </w:t>
      </w:r>
    </w:p>
    <w:p w:rsidR="001D0862" w:rsidRPr="00733307" w:rsidRDefault="001D0862" w:rsidP="001D0862">
      <w:pPr>
        <w:spacing w:line="480" w:lineRule="auto"/>
        <w:jc w:val="center"/>
        <w:rPr>
          <w:sz w:val="20"/>
          <w:szCs w:val="20"/>
        </w:rPr>
      </w:pPr>
      <w:r>
        <w:rPr>
          <w:noProof/>
          <w:sz w:val="20"/>
          <w:szCs w:val="20"/>
        </w:rPr>
        <w:lastRenderedPageBreak/>
        <w:drawing>
          <wp:inline distT="0" distB="0" distL="0" distR="0" wp14:anchorId="1144D474" wp14:editId="18971340">
            <wp:extent cx="5266690" cy="4213860"/>
            <wp:effectExtent l="0" t="0" r="0" b="0"/>
            <wp:docPr id="16" name="Picture 16" descr="D:\workspace\ruggedsim\manuscript\ram_f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workspace\ruggedsim\manuscript\ram_f4.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66690" cy="4213860"/>
                    </a:xfrm>
                    <a:prstGeom prst="rect">
                      <a:avLst/>
                    </a:prstGeom>
                    <a:noFill/>
                    <a:ln>
                      <a:noFill/>
                    </a:ln>
                  </pic:spPr>
                </pic:pic>
              </a:graphicData>
            </a:graphic>
          </wp:inline>
        </w:drawing>
      </w:r>
    </w:p>
    <w:p w:rsidR="001D0862" w:rsidRPr="00733307" w:rsidRDefault="001D0862" w:rsidP="001D0862">
      <w:pPr>
        <w:pStyle w:val="FigureLegend"/>
        <w:spacing w:line="480" w:lineRule="auto"/>
        <w:jc w:val="left"/>
        <w:rPr>
          <w:rFonts w:eastAsiaTheme="minorEastAsia"/>
          <w:sz w:val="20"/>
          <w:szCs w:val="20"/>
          <w:lang w:bidi="hi-IN"/>
        </w:rPr>
      </w:pPr>
      <w:bookmarkStart w:id="15" w:name="_Ref360184105"/>
      <w:r w:rsidRPr="00733307">
        <w:rPr>
          <w:b/>
          <w:bCs/>
          <w:sz w:val="20"/>
          <w:szCs w:val="20"/>
        </w:rPr>
        <w:t xml:space="preserve">Figure </w:t>
      </w:r>
      <w:r w:rsidRPr="00733307">
        <w:rPr>
          <w:b/>
          <w:bCs/>
          <w:sz w:val="20"/>
          <w:szCs w:val="20"/>
        </w:rPr>
        <w:fldChar w:fldCharType="begin"/>
      </w:r>
      <w:r w:rsidRPr="00733307">
        <w:rPr>
          <w:b/>
          <w:bCs/>
          <w:sz w:val="20"/>
          <w:szCs w:val="20"/>
        </w:rPr>
        <w:instrText xml:space="preserve"> SEQ Figure \* ARABIC </w:instrText>
      </w:r>
      <w:r w:rsidRPr="00733307">
        <w:rPr>
          <w:b/>
          <w:bCs/>
          <w:sz w:val="20"/>
          <w:szCs w:val="20"/>
        </w:rPr>
        <w:fldChar w:fldCharType="separate"/>
      </w:r>
      <w:r>
        <w:rPr>
          <w:b/>
          <w:bCs/>
          <w:noProof/>
          <w:sz w:val="20"/>
          <w:szCs w:val="20"/>
        </w:rPr>
        <w:t>4</w:t>
      </w:r>
      <w:r w:rsidRPr="00733307">
        <w:rPr>
          <w:b/>
          <w:bCs/>
          <w:sz w:val="20"/>
          <w:szCs w:val="20"/>
        </w:rPr>
        <w:fldChar w:fldCharType="end"/>
      </w:r>
      <w:bookmarkEnd w:id="15"/>
      <w:r w:rsidRPr="00733307">
        <w:rPr>
          <w:b/>
          <w:bCs/>
          <w:noProof/>
          <w:sz w:val="20"/>
          <w:szCs w:val="20"/>
        </w:rPr>
        <w:t xml:space="preserve"> – The trade-off between </w:t>
      </w:r>
      <w:r w:rsidRPr="00733307">
        <w:rPr>
          <w:b/>
          <w:bCs/>
          <w:i/>
          <w:iCs/>
          <w:noProof/>
          <w:sz w:val="20"/>
          <w:szCs w:val="20"/>
        </w:rPr>
        <w:t>adaptedness</w:t>
      </w:r>
      <w:r w:rsidRPr="00733307">
        <w:rPr>
          <w:b/>
          <w:bCs/>
          <w:noProof/>
          <w:sz w:val="20"/>
          <w:szCs w:val="20"/>
        </w:rPr>
        <w:t xml:space="preserve"> and </w:t>
      </w:r>
      <w:r w:rsidRPr="00733307">
        <w:rPr>
          <w:b/>
          <w:bCs/>
          <w:i/>
          <w:iCs/>
          <w:noProof/>
          <w:sz w:val="20"/>
          <w:szCs w:val="20"/>
        </w:rPr>
        <w:t>adaptability</w:t>
      </w:r>
      <w:r w:rsidRPr="00733307">
        <w:rPr>
          <w:b/>
          <w:bCs/>
          <w:noProof/>
          <w:sz w:val="20"/>
          <w:szCs w:val="20"/>
        </w:rPr>
        <w:t xml:space="preserve">. </w:t>
      </w:r>
      <w:r w:rsidRPr="00733307">
        <w:rPr>
          <w:noProof/>
          <w:sz w:val="20"/>
          <w:szCs w:val="20"/>
        </w:rPr>
        <w:t xml:space="preserve">The figure shows the relative </w:t>
      </w:r>
      <w:r w:rsidRPr="00733307">
        <w:rPr>
          <w:i/>
          <w:iCs/>
          <w:noProof/>
          <w:sz w:val="20"/>
          <w:szCs w:val="20"/>
        </w:rPr>
        <w:t xml:space="preserve">adaptedness </w:t>
      </w:r>
      <w:r w:rsidRPr="00733307">
        <w:rPr>
          <w:noProof/>
          <w:sz w:val="20"/>
          <w:szCs w:val="20"/>
        </w:rPr>
        <w:t xml:space="preserve">and the relative </w:t>
      </w:r>
      <w:r w:rsidRPr="00733307">
        <w:rPr>
          <w:i/>
          <w:iCs/>
          <w:noProof/>
          <w:sz w:val="20"/>
          <w:szCs w:val="20"/>
        </w:rPr>
        <w:t>adaptability</w:t>
      </w:r>
      <w:r w:rsidRPr="00733307">
        <w:rPr>
          <w:noProof/>
          <w:sz w:val="20"/>
          <w:szCs w:val="20"/>
        </w:rPr>
        <w:t xml:space="preserve"> of different mutational strategies in comparison to normal mutagenesis (NM)</w:t>
      </w:r>
      <w:r w:rsidRPr="00733307">
        <w:rPr>
          <w:sz w:val="20"/>
          <w:szCs w:val="20"/>
          <w:lang w:bidi="hi-IN"/>
        </w:rPr>
        <w:t xml:space="preserve">. </w:t>
      </w:r>
      <w:r w:rsidRPr="00733307">
        <w:rPr>
          <w:i/>
          <w:iCs/>
          <w:noProof/>
          <w:sz w:val="20"/>
          <w:szCs w:val="20"/>
        </w:rPr>
        <w:t>Adaptedness</w:t>
      </w:r>
      <w:r w:rsidRPr="00733307">
        <w:rPr>
          <w:noProof/>
          <w:sz w:val="20"/>
          <w:szCs w:val="20"/>
        </w:rPr>
        <w:t xml:space="preserve"> is defined by the population mean fitness at MSB, </w:t>
      </w:r>
      <m:oMath>
        <m:acc>
          <m:accPr>
            <m:chr m:val="̅"/>
            <m:ctrlPr>
              <w:rPr>
                <w:rFonts w:ascii="Cambria Math" w:hAnsi="Cambria Math"/>
                <w:i/>
                <w:noProof/>
                <w:sz w:val="20"/>
                <w:szCs w:val="20"/>
              </w:rPr>
            </m:ctrlPr>
          </m:accPr>
          <m:e>
            <m:r>
              <w:rPr>
                <w:rFonts w:ascii="Cambria Math" w:hAnsi="Cambria Math"/>
                <w:noProof/>
                <w:sz w:val="20"/>
                <w:szCs w:val="20"/>
              </w:rPr>
              <m:t>ω</m:t>
            </m:r>
          </m:e>
        </m:acc>
      </m:oMath>
      <w:r w:rsidRPr="00733307">
        <w:rPr>
          <w:rFonts w:eastAsiaTheme="minorEastAsia"/>
          <w:noProof/>
          <w:sz w:val="20"/>
          <w:szCs w:val="20"/>
        </w:rPr>
        <w:t xml:space="preserve"> (see</w:t>
      </w:r>
      <w:r>
        <w:rPr>
          <w:rFonts w:eastAsiaTheme="minorEastAsia"/>
          <w:noProof/>
          <w:sz w:val="20"/>
          <w:szCs w:val="20"/>
        </w:rPr>
        <w:t xml:space="preserve"> Online Appendix D</w:t>
      </w:r>
      <w:r w:rsidRPr="00733307">
        <w:rPr>
          <w:rFonts w:eastAsiaTheme="minorEastAsia"/>
          <w:noProof/>
          <w:sz w:val="20"/>
          <w:szCs w:val="20"/>
        </w:rPr>
        <w:t>)</w:t>
      </w:r>
      <w:r>
        <w:rPr>
          <w:sz w:val="20"/>
          <w:szCs w:val="20"/>
        </w:rPr>
        <w:t>.</w:t>
      </w:r>
      <w:r>
        <w:rPr>
          <w:i/>
          <w:iCs/>
          <w:noProof/>
          <w:sz w:val="20"/>
          <w:szCs w:val="20"/>
        </w:rPr>
        <w:t xml:space="preserve"> </w:t>
      </w:r>
      <w:r w:rsidRPr="00733307">
        <w:rPr>
          <w:i/>
          <w:iCs/>
          <w:noProof/>
          <w:sz w:val="20"/>
          <w:szCs w:val="20"/>
        </w:rPr>
        <w:t>Adaptability</w:t>
      </w:r>
      <w:r w:rsidRPr="00733307">
        <w:rPr>
          <w:noProof/>
          <w:sz w:val="20"/>
          <w:szCs w:val="20"/>
        </w:rPr>
        <w:t xml:space="preserve"> is defined by the rate</w:t>
      </w:r>
      <w:r>
        <w:rPr>
          <w:noProof/>
          <w:sz w:val="20"/>
          <w:szCs w:val="20"/>
        </w:rPr>
        <w:t xml:space="preserve"> of complex </w:t>
      </w:r>
      <w:r w:rsidRPr="00733307">
        <w:rPr>
          <w:noProof/>
          <w:sz w:val="20"/>
          <w:szCs w:val="20"/>
        </w:rPr>
        <w:t xml:space="preserve">adaptation, </w:t>
      </w:r>
      <m:oMath>
        <m:r>
          <w:rPr>
            <w:rFonts w:ascii="Cambria Math" w:hAnsi="Cambria Math"/>
            <w:noProof/>
            <w:sz w:val="20"/>
            <w:szCs w:val="20"/>
          </w:rPr>
          <m:t>ν</m:t>
        </m:r>
      </m:oMath>
      <w:r w:rsidRPr="00733307">
        <w:rPr>
          <w:rFonts w:eastAsiaTheme="minorEastAsia"/>
          <w:noProof/>
          <w:sz w:val="20"/>
          <w:szCs w:val="20"/>
        </w:rPr>
        <w:t xml:space="preserve"> </w:t>
      </w:r>
      <w:r w:rsidRPr="00396506">
        <w:rPr>
          <w:sz w:val="20"/>
          <w:szCs w:val="20"/>
          <w:lang w:bidi="hi-IN"/>
        </w:rPr>
        <w:t>(eqs. 6-8)</w:t>
      </w:r>
      <w:r w:rsidRPr="00733307">
        <w:rPr>
          <w:sz w:val="20"/>
          <w:szCs w:val="20"/>
          <w:lang w:bidi="hi-IN"/>
        </w:rPr>
        <w:t>.</w:t>
      </w:r>
      <w:r w:rsidRPr="00733307">
        <w:rPr>
          <w:noProof/>
          <w:sz w:val="20"/>
          <w:szCs w:val="20"/>
        </w:rPr>
        <w:t xml:space="preserve"> </w:t>
      </w:r>
      <w:r w:rsidRPr="00733307">
        <w:rPr>
          <w:sz w:val="20"/>
          <w:szCs w:val="20"/>
          <w:lang w:bidi="hi-IN"/>
        </w:rPr>
        <w:t xml:space="preserve">Constitutive mutagenesis (CM) increases the mutation rate of all individuals </w:t>
      </w:r>
      <w:r w:rsidRPr="00733307">
        <w:rPr>
          <w:rFonts w:cs="Times New Roman"/>
          <w:i/>
          <w:iCs/>
          <w:sz w:val="20"/>
          <w:szCs w:val="20"/>
        </w:rPr>
        <w:t>τ</w:t>
      </w:r>
      <w:r w:rsidRPr="00733307">
        <w:rPr>
          <w:rFonts w:cs="Times New Roman"/>
          <w:i/>
          <w:iCs/>
          <w:sz w:val="20"/>
          <w:szCs w:val="20"/>
          <w:vertAlign w:val="subscript"/>
        </w:rPr>
        <w:t>CM</w:t>
      </w:r>
      <w:r w:rsidRPr="00733307">
        <w:rPr>
          <w:rFonts w:cs="Times New Roman"/>
          <w:sz w:val="20"/>
          <w:szCs w:val="20"/>
        </w:rPr>
        <w:t>-fold</w:t>
      </w:r>
      <w:r w:rsidRPr="00733307">
        <w:rPr>
          <w:sz w:val="20"/>
          <w:szCs w:val="20"/>
          <w:lang w:bidi="hi-IN"/>
        </w:rPr>
        <w:t>; Stress-induced mutagenesis (SIM) increases the mutation rate of stressed individuals</w:t>
      </w:r>
      <w:r w:rsidRPr="00733307">
        <w:rPr>
          <w:rFonts w:cs="Times New Roman"/>
          <w:i/>
          <w:iCs/>
          <w:sz w:val="20"/>
          <w:szCs w:val="20"/>
        </w:rPr>
        <w:t xml:space="preserve"> τ</w:t>
      </w:r>
      <w:r w:rsidRPr="00733307">
        <w:rPr>
          <w:rFonts w:cs="Times New Roman"/>
          <w:i/>
          <w:iCs/>
          <w:sz w:val="20"/>
          <w:szCs w:val="20"/>
          <w:vertAlign w:val="subscript"/>
        </w:rPr>
        <w:t>SIM</w:t>
      </w:r>
      <w:r w:rsidRPr="00733307">
        <w:rPr>
          <w:rFonts w:cs="Times New Roman"/>
          <w:sz w:val="20"/>
          <w:szCs w:val="20"/>
        </w:rPr>
        <w:t>-fold</w:t>
      </w:r>
      <w:r w:rsidRPr="00733307">
        <w:rPr>
          <w:sz w:val="20"/>
          <w:szCs w:val="20"/>
          <w:lang w:bidi="hi-IN"/>
        </w:rPr>
        <w:t>; Mixed strategies (dashed line) increase the mutation rate of all individuals</w:t>
      </w:r>
      <w:r w:rsidRPr="00733307">
        <w:rPr>
          <w:sz w:val="20"/>
          <w:szCs w:val="20"/>
        </w:rPr>
        <w:t xml:space="preserve"> </w:t>
      </w:r>
      <w:r w:rsidRPr="00733307">
        <w:rPr>
          <w:rFonts w:cs="Times New Roman"/>
          <w:i/>
          <w:iCs/>
          <w:sz w:val="20"/>
          <w:szCs w:val="20"/>
        </w:rPr>
        <w:t>τ</w:t>
      </w:r>
      <w:r w:rsidRPr="00733307">
        <w:rPr>
          <w:rFonts w:cs="Times New Roman"/>
          <w:i/>
          <w:iCs/>
          <w:sz w:val="20"/>
          <w:szCs w:val="20"/>
          <w:vertAlign w:val="subscript"/>
        </w:rPr>
        <w:t>CM</w:t>
      </w:r>
      <w:r w:rsidRPr="00733307">
        <w:rPr>
          <w:rFonts w:cs="Times New Roman"/>
          <w:sz w:val="20"/>
          <w:szCs w:val="20"/>
        </w:rPr>
        <w:t xml:space="preserve">-fold and of stressed individuals </w:t>
      </w:r>
      <w:r>
        <w:rPr>
          <w:rFonts w:cs="Times New Roman"/>
          <w:sz w:val="20"/>
          <w:szCs w:val="20"/>
        </w:rPr>
        <w:t>an additional</w:t>
      </w:r>
      <w:r w:rsidRPr="00733307">
        <w:rPr>
          <w:rFonts w:cs="Times New Roman"/>
          <w:sz w:val="20"/>
          <w:szCs w:val="20"/>
        </w:rPr>
        <w:t xml:space="preserve"> </w:t>
      </w:r>
      <w:r w:rsidRPr="00733307">
        <w:rPr>
          <w:rFonts w:cs="Times New Roman"/>
          <w:i/>
          <w:iCs/>
          <w:sz w:val="20"/>
          <w:szCs w:val="20"/>
        </w:rPr>
        <w:t>τ</w:t>
      </w:r>
      <w:r w:rsidRPr="00733307">
        <w:rPr>
          <w:rFonts w:cs="Times New Roman"/>
          <w:i/>
          <w:iCs/>
          <w:sz w:val="20"/>
          <w:szCs w:val="20"/>
          <w:vertAlign w:val="subscript"/>
        </w:rPr>
        <w:t>SIM</w:t>
      </w:r>
      <w:r w:rsidRPr="00733307">
        <w:rPr>
          <w:rFonts w:cs="Times New Roman"/>
          <w:sz w:val="20"/>
          <w:szCs w:val="20"/>
        </w:rPr>
        <w:t>-fold</w:t>
      </w:r>
      <w:r w:rsidRPr="00733307">
        <w:rPr>
          <w:sz w:val="20"/>
          <w:szCs w:val="20"/>
        </w:rPr>
        <w:t xml:space="preserve">. SIM breaks off the </w:t>
      </w:r>
      <w:r w:rsidRPr="00733307">
        <w:rPr>
          <w:i/>
          <w:iCs/>
          <w:sz w:val="20"/>
          <w:szCs w:val="20"/>
        </w:rPr>
        <w:t>adaptability-adaptedness</w:t>
      </w:r>
      <w:r w:rsidRPr="00733307">
        <w:rPr>
          <w:sz w:val="20"/>
          <w:szCs w:val="20"/>
        </w:rPr>
        <w:t xml:space="preserve"> trade-off of CM, increasing the </w:t>
      </w:r>
      <w:r w:rsidRPr="00733307">
        <w:rPr>
          <w:i/>
          <w:iCs/>
          <w:sz w:val="20"/>
          <w:szCs w:val="20"/>
        </w:rPr>
        <w:t>adaptability</w:t>
      </w:r>
      <w:r w:rsidRPr="00733307">
        <w:rPr>
          <w:sz w:val="20"/>
          <w:szCs w:val="20"/>
        </w:rPr>
        <w:t xml:space="preserve"> without compromising the </w:t>
      </w:r>
      <w:r w:rsidRPr="00733307">
        <w:rPr>
          <w:i/>
          <w:iCs/>
          <w:sz w:val="20"/>
          <w:szCs w:val="20"/>
        </w:rPr>
        <w:t>adaptedness</w:t>
      </w:r>
      <w:r w:rsidRPr="00733307">
        <w:rPr>
          <w:sz w:val="20"/>
          <w:szCs w:val="20"/>
        </w:rPr>
        <w:t xml:space="preserve"> of the population. </w:t>
      </w:r>
      <w:r w:rsidRPr="00733307">
        <w:rPr>
          <w:sz w:val="20"/>
          <w:szCs w:val="20"/>
          <w:lang w:bidi="hi-IN"/>
        </w:rPr>
        <w:t xml:space="preserve">Parameters (see </w:t>
      </w:r>
      <w:r>
        <w:fldChar w:fldCharType="begin"/>
      </w:r>
      <w:r>
        <w:instrText xml:space="preserve"> REF _Ref358791100 \h  \* MERGEFORMAT </w:instrText>
      </w:r>
      <w:r>
        <w:fldChar w:fldCharType="separate"/>
      </w:r>
      <w:r w:rsidRPr="00C47BD2">
        <w:rPr>
          <w:sz w:val="20"/>
          <w:szCs w:val="20"/>
        </w:rPr>
        <w:t>Table 1</w:t>
      </w:r>
      <w:r>
        <w:fldChar w:fldCharType="end"/>
      </w:r>
      <w:r w:rsidRPr="00733307">
        <w:rPr>
          <w:sz w:val="20"/>
          <w:szCs w:val="20"/>
          <w:lang w:bidi="hi-IN"/>
        </w:rPr>
        <w:t xml:space="preserve">): </w:t>
      </w:r>
      <w:r w:rsidRPr="00733307">
        <w:rPr>
          <w:i/>
          <w:iCs/>
          <w:sz w:val="20"/>
          <w:szCs w:val="20"/>
          <w:lang w:bidi="hi-IN"/>
        </w:rPr>
        <w:t>N</w:t>
      </w:r>
      <w:r w:rsidRPr="00733307">
        <w:rPr>
          <w:sz w:val="20"/>
          <w:szCs w:val="20"/>
          <w:lang w:bidi="hi-IN"/>
        </w:rPr>
        <w:t>=10</w:t>
      </w:r>
      <w:r w:rsidRPr="00733307">
        <w:rPr>
          <w:sz w:val="20"/>
          <w:szCs w:val="20"/>
          <w:vertAlign w:val="superscript"/>
          <w:lang w:bidi="hi-IN"/>
        </w:rPr>
        <w:t>6</w:t>
      </w:r>
      <w:r w:rsidRPr="00733307">
        <w:rPr>
          <w:sz w:val="20"/>
          <w:szCs w:val="20"/>
          <w:lang w:bidi="hi-IN"/>
        </w:rPr>
        <w:t xml:space="preserve">, </w:t>
      </w:r>
      <w:r w:rsidRPr="00733307">
        <w:rPr>
          <w:i/>
          <w:iCs/>
          <w:sz w:val="20"/>
          <w:szCs w:val="20"/>
          <w:lang w:bidi="hi-IN"/>
        </w:rPr>
        <w:t>U</w:t>
      </w:r>
      <w:r w:rsidRPr="00733307">
        <w:rPr>
          <w:sz w:val="20"/>
          <w:szCs w:val="20"/>
          <w:lang w:bidi="hi-IN"/>
        </w:rPr>
        <w:t>=</w:t>
      </w:r>
      <w:r w:rsidRPr="00733307">
        <w:rPr>
          <w:sz w:val="20"/>
          <w:szCs w:val="20"/>
          <w:lang w:bidi="hi-IN"/>
        </w:rPr>
        <w:softHyphen/>
        <w:t xml:space="preserve">0.0004, </w:t>
      </w:r>
      <w:r w:rsidRPr="00733307">
        <w:rPr>
          <w:rFonts w:cs="Times New Roman"/>
          <w:i/>
          <w:iCs/>
          <w:sz w:val="20"/>
          <w:szCs w:val="20"/>
          <w:lang w:bidi="hi-IN"/>
        </w:rPr>
        <w:t>β</w:t>
      </w:r>
      <w:r w:rsidRPr="00733307">
        <w:rPr>
          <w:sz w:val="20"/>
          <w:szCs w:val="20"/>
          <w:lang w:bidi="hi-IN"/>
        </w:rPr>
        <w:t>=0.0</w:t>
      </w:r>
      <w:r>
        <w:rPr>
          <w:sz w:val="20"/>
          <w:szCs w:val="20"/>
          <w:lang w:bidi="hi-IN"/>
        </w:rPr>
        <w:t>0</w:t>
      </w:r>
      <w:r w:rsidRPr="00733307">
        <w:rPr>
          <w:sz w:val="20"/>
          <w:szCs w:val="20"/>
          <w:lang w:bidi="hi-IN"/>
        </w:rPr>
        <w:t xml:space="preserve">02, </w:t>
      </w:r>
      <w:r w:rsidRPr="00733307">
        <w:rPr>
          <w:i/>
          <w:iCs/>
          <w:sz w:val="20"/>
          <w:szCs w:val="20"/>
          <w:lang w:bidi="hi-IN"/>
        </w:rPr>
        <w:t>s</w:t>
      </w:r>
      <w:r w:rsidRPr="00733307">
        <w:rPr>
          <w:sz w:val="20"/>
          <w:szCs w:val="20"/>
          <w:lang w:bidi="hi-IN"/>
        </w:rPr>
        <w:t xml:space="preserve">=0.05, </w:t>
      </w:r>
      <w:r w:rsidRPr="00733307">
        <w:rPr>
          <w:i/>
          <w:iCs/>
          <w:sz w:val="20"/>
          <w:szCs w:val="20"/>
          <w:lang w:bidi="hi-IN"/>
        </w:rPr>
        <w:t>H</w:t>
      </w:r>
      <w:r w:rsidRPr="00733307">
        <w:rPr>
          <w:sz w:val="20"/>
          <w:szCs w:val="20"/>
          <w:lang w:bidi="hi-IN"/>
        </w:rPr>
        <w:t xml:space="preserve">=2, </w:t>
      </w:r>
      <w:r w:rsidRPr="00733307">
        <w:rPr>
          <w:rFonts w:cs="Times New Roman"/>
          <w:i/>
          <w:iCs/>
          <w:sz w:val="20"/>
          <w:szCs w:val="20"/>
          <w:lang w:bidi="hi-IN"/>
        </w:rPr>
        <w:t>τ</w:t>
      </w:r>
      <w:r w:rsidRPr="00733307">
        <w:rPr>
          <w:sz w:val="20"/>
          <w:szCs w:val="20"/>
          <w:lang w:bidi="hi-IN"/>
        </w:rPr>
        <w:t>&lt;&lt;s/</w:t>
      </w:r>
      <w:r w:rsidRPr="00733307">
        <w:rPr>
          <w:i/>
          <w:iCs/>
          <w:sz w:val="20"/>
          <w:szCs w:val="20"/>
          <w:lang w:bidi="hi-IN"/>
        </w:rPr>
        <w:t>U</w:t>
      </w:r>
      <w:r>
        <w:rPr>
          <w:i/>
          <w:iCs/>
          <w:sz w:val="20"/>
          <w:szCs w:val="20"/>
          <w:lang w:bidi="hi-IN"/>
        </w:rPr>
        <w:t xml:space="preserve"> </w:t>
      </w:r>
      <w:r w:rsidRPr="00331E7E">
        <w:rPr>
          <w:iCs/>
          <w:sz w:val="20"/>
          <w:szCs w:val="20"/>
          <w:lang w:bidi="hi-IN"/>
        </w:rPr>
        <w:t>(Online version in colour.)</w:t>
      </w:r>
      <w:r w:rsidRPr="00825E9D">
        <w:rPr>
          <w:rFonts w:eastAsiaTheme="minorEastAsia"/>
          <w:sz w:val="20"/>
          <w:szCs w:val="20"/>
          <w:lang w:bidi="hi-IN"/>
        </w:rPr>
        <w:t>.</w:t>
      </w:r>
    </w:p>
    <w:p w:rsidR="001D0862" w:rsidRPr="00C03529" w:rsidRDefault="001D0862" w:rsidP="008D0078">
      <w:pPr>
        <w:spacing w:line="480" w:lineRule="auto"/>
      </w:pPr>
    </w:p>
    <w:p w:rsidR="001D0862" w:rsidRDefault="001D0862" w:rsidP="001D0862">
      <w:pPr>
        <w:spacing w:line="480" w:lineRule="auto"/>
      </w:pPr>
      <w:r w:rsidRPr="00C03529">
        <w:lastRenderedPageBreak/>
        <w:t>by populations with SIM because the mean fitness mainly depends on the mutation rate of fit i</w:t>
      </w:r>
      <w:r>
        <w:t>ndividuals.</w:t>
      </w:r>
    </w:p>
    <w:p w:rsidR="005316EE" w:rsidRPr="00BA2B02" w:rsidRDefault="005316EE" w:rsidP="008D0078">
      <w:pPr>
        <w:pStyle w:val="Heading2"/>
        <w:spacing w:line="480" w:lineRule="auto"/>
      </w:pPr>
      <w:r w:rsidRPr="00BA2B02">
        <w:t>Environmental stress</w:t>
      </w:r>
    </w:p>
    <w:p w:rsidR="005316EE" w:rsidRPr="00BA2B02" w:rsidRDefault="005316EE" w:rsidP="008D0078">
      <w:pPr>
        <w:spacing w:line="480" w:lineRule="auto"/>
      </w:pPr>
      <w:r w:rsidRPr="00BA2B02">
        <w:t xml:space="preserve">So far, we considered the case where the environmental change creates an opportunity for adaptation without affecting the absolute fitness of the population – for example, a new ecological niche can be favorable without affecting the well-being of the current population. In that scenario, the wildtype </w:t>
      </w:r>
      <w:r w:rsidRPr="00BA2B02">
        <w:rPr>
          <w:i/>
          <w:iCs/>
        </w:rPr>
        <w:t>ab</w:t>
      </w:r>
      <w:r w:rsidRPr="00BA2B02">
        <w:t xml:space="preserve"> was</w:t>
      </w:r>
      <w:r w:rsidR="004E017A">
        <w:t xml:space="preserve"> </w:t>
      </w:r>
      <w:r w:rsidRPr="00BA2B02">
        <w:t>n</w:t>
      </w:r>
      <w:r w:rsidR="004E017A">
        <w:t>o</w:t>
      </w:r>
      <w:r w:rsidRPr="00BA2B02">
        <w:t xml:space="preserve">t stressed and did not hypermutate.  </w:t>
      </w:r>
    </w:p>
    <w:p w:rsidR="004E017A" w:rsidRPr="00BA2B02" w:rsidRDefault="005316EE" w:rsidP="008D0078">
      <w:pPr>
        <w:spacing w:line="480" w:lineRule="auto"/>
      </w:pPr>
      <w:r w:rsidRPr="00BA2B02">
        <w:t xml:space="preserve">Next, we consider a different scenario in which an environmental change affects the well-being of </w:t>
      </w:r>
      <w:r w:rsidR="004E017A">
        <w:t>the entire population:</w:t>
      </w:r>
      <w:r w:rsidRPr="00BA2B02">
        <w:t xml:space="preserve"> for example, exposure </w:t>
      </w:r>
      <w:r w:rsidR="004E017A">
        <w:t>to an antibiotic drug or a host</w:t>
      </w:r>
      <w:r w:rsidRPr="00BA2B02">
        <w:t xml:space="preserve"> immune response. In this case the environmental change doesn't just create an opportunity for adaptation but also causes stress in the entire population. </w:t>
      </w:r>
      <w:r w:rsidR="004E017A" w:rsidRPr="00BA2B02">
        <w:t xml:space="preserve">We use a subscript </w:t>
      </w:r>
      <w:r w:rsidR="004E017A" w:rsidRPr="00BA2B02">
        <w:rPr>
          <w:i/>
          <w:iCs/>
        </w:rPr>
        <w:t>e</w:t>
      </w:r>
      <w:r w:rsidR="004E017A" w:rsidRPr="00BA2B02">
        <w:t xml:space="preserve"> to denote quantities related with this scenario.</w:t>
      </w:r>
    </w:p>
    <w:p w:rsidR="005316EE" w:rsidRPr="00BA2B02" w:rsidRDefault="005316EE" w:rsidP="008D0078">
      <w:pPr>
        <w:spacing w:line="480" w:lineRule="auto"/>
      </w:pPr>
      <w:r w:rsidRPr="00BA2B02">
        <w:t xml:space="preserve">As before the double mutant </w:t>
      </w:r>
      <w:r w:rsidRPr="00BA2B02">
        <w:rPr>
          <w:i/>
          <w:iCs/>
        </w:rPr>
        <w:t>AB</w:t>
      </w:r>
      <w:r w:rsidRPr="00BA2B02">
        <w:t xml:space="preserve"> is resistant to the stress (</w:t>
      </w:r>
      <w:r w:rsidRPr="00BA2B02">
        <w:rPr>
          <w:i/>
          <w:iCs/>
        </w:rPr>
        <w:t xml:space="preserve">i.e. </w:t>
      </w:r>
      <w:r w:rsidRPr="00BA2B02">
        <w:t>the drug or immune response) and therefore has a higher fitness than either the wildtype or the non-resistant single mutant</w:t>
      </w:r>
      <w:r w:rsidRPr="00BA2B02">
        <w:rPr>
          <w:i/>
          <w:iCs/>
        </w:rPr>
        <w:t>s</w:t>
      </w:r>
      <w:r w:rsidRPr="00BA2B02">
        <w:t xml:space="preserve">. However, in this scenario the wildtype </w:t>
      </w:r>
      <w:r w:rsidRPr="00BA2B02">
        <w:rPr>
          <w:i/>
          <w:iCs/>
        </w:rPr>
        <w:t>ab</w:t>
      </w:r>
      <w:r w:rsidRPr="00BA2B02">
        <w:t xml:space="preserve"> is also stressed and therefore hypermutates wi</w:t>
      </w:r>
      <w:r w:rsidR="004E017A">
        <w:t>th SIM</w:t>
      </w:r>
      <w:r w:rsidRPr="00BA2B02">
        <w:t xml:space="preserve"> </w:t>
      </w:r>
      <w:r w:rsidR="004E017A">
        <w:t>(</w:t>
      </w:r>
      <w:r w:rsidRPr="00BA2B02">
        <w:t>compare with</w:t>
      </w:r>
      <w:r>
        <w:t xml:space="preserve"> eq. 1</w:t>
      </w:r>
      <w:r w:rsidR="004E017A">
        <w:t>):</w:t>
      </w:r>
    </w:p>
    <w:tbl>
      <w:tblPr>
        <w:tblStyle w:val="TableGrid"/>
        <w:tblW w:w="5000" w:type="pct"/>
        <w:tblInd w:w="340" w:type="dxa"/>
        <w:tblLook w:val="04A0" w:firstRow="1" w:lastRow="0" w:firstColumn="1" w:lastColumn="0" w:noHBand="0" w:noVBand="1"/>
      </w:tblPr>
      <w:tblGrid>
        <w:gridCol w:w="7670"/>
        <w:gridCol w:w="852"/>
      </w:tblGrid>
      <w:tr w:rsidR="005316EE" w:rsidRPr="00BA2B02" w:rsidTr="003F2D32">
        <w:tc>
          <w:tcPr>
            <w:tcW w:w="4500" w:type="pct"/>
            <w:tcBorders>
              <w:top w:val="nil"/>
              <w:left w:val="nil"/>
              <w:bottom w:val="nil"/>
              <w:right w:val="nil"/>
            </w:tcBorders>
          </w:tcPr>
          <w:p w:rsidR="005316EE" w:rsidRPr="00BA2B02" w:rsidRDefault="00DD2BEC" w:rsidP="008D0078">
            <w:pPr>
              <w:spacing w:line="480" w:lineRule="auto"/>
              <w:jc w:val="center"/>
              <w:rPr>
                <w:rFonts w:eastAsiaTheme="minorEastAsia"/>
              </w:rPr>
            </w:pPr>
            <m:oMath>
              <m:sSub>
                <m:sSubPr>
                  <m:ctrlPr>
                    <w:rPr>
                      <w:rFonts w:ascii="Cambria Math" w:hAnsi="Cambria Math"/>
                      <w:i/>
                    </w:rPr>
                  </m:ctrlPr>
                </m:sSubPr>
                <m:e>
                  <m:r>
                    <w:rPr>
                      <w:rFonts w:ascii="Cambria Math" w:hAnsi="Cambria Math"/>
                    </w:rPr>
                    <m:t>U</m:t>
                  </m:r>
                </m:e>
                <m:sub>
                  <m:r>
                    <w:rPr>
                      <w:rFonts w:ascii="Cambria Math" w:hAnsi="Cambria Math"/>
                    </w:rPr>
                    <m:t>e</m:t>
                  </m:r>
                </m:sub>
              </m:sSub>
              <m:d>
                <m:dPr>
                  <m:ctrlPr>
                    <w:rPr>
                      <w:rFonts w:ascii="Cambria Math" w:hAnsi="Cambria Math"/>
                      <w:i/>
                    </w:rPr>
                  </m:ctrlPr>
                </m:dPr>
                <m:e>
                  <m:r>
                    <w:rPr>
                      <w:rFonts w:ascii="Cambria Math" w:hAnsi="Cambria Math"/>
                    </w:rPr>
                    <m:t>ω</m:t>
                  </m:r>
                </m:e>
              </m:d>
              <m:r>
                <w:rPr>
                  <w:rFonts w:ascii="Cambria Math" w:hAnsi="Cambria Math"/>
                </w:rPr>
                <m:t>=</m:t>
              </m:r>
              <m:d>
                <m:dPr>
                  <m:begChr m:val="{"/>
                  <m:endChr m:val=""/>
                  <m:ctrlPr>
                    <w:rPr>
                      <w:rFonts w:ascii="Cambria Math" w:eastAsiaTheme="minorHAnsi" w:hAnsi="Cambria Math" w:cstheme="minorBidi"/>
                      <w:i/>
                      <w:sz w:val="22"/>
                      <w:szCs w:val="22"/>
                    </w:rPr>
                  </m:ctrlPr>
                </m:dPr>
                <m:e>
                  <m:eqArr>
                    <m:eqArrPr>
                      <m:ctrlPr>
                        <w:rPr>
                          <w:rFonts w:ascii="Cambria Math" w:eastAsiaTheme="minorHAnsi" w:hAnsi="Cambria Math" w:cstheme="minorBidi"/>
                          <w:i/>
                          <w:sz w:val="22"/>
                          <w:szCs w:val="22"/>
                        </w:rPr>
                      </m:ctrlPr>
                    </m:eqArrPr>
                    <m:e>
                      <m:r>
                        <w:rPr>
                          <w:rFonts w:ascii="Cambria Math" w:hAnsi="Cambria Math"/>
                        </w:rPr>
                        <m:t>U,   ω&gt;1</m:t>
                      </m:r>
                    </m:e>
                    <m:e>
                      <m:r>
                        <w:rPr>
                          <w:rFonts w:ascii="Cambria Math" w:hAnsi="Cambria Math"/>
                        </w:rPr>
                        <m:t>τU,   ω≤1</m:t>
                      </m:r>
                    </m:e>
                  </m:eqArr>
                </m:e>
              </m:d>
            </m:oMath>
            <w:r w:rsidR="005316EE" w:rsidRPr="00BA2B02">
              <w:rPr>
                <w:rFonts w:eastAsiaTheme="minorEastAsia"/>
              </w:rPr>
              <w:t>.</w:t>
            </w:r>
          </w:p>
        </w:tc>
        <w:tc>
          <w:tcPr>
            <w:tcW w:w="500" w:type="pct"/>
            <w:tcBorders>
              <w:top w:val="nil"/>
              <w:left w:val="nil"/>
              <w:bottom w:val="nil"/>
              <w:right w:val="nil"/>
            </w:tcBorders>
          </w:tcPr>
          <w:p w:rsidR="005316EE" w:rsidRPr="00BA2B02" w:rsidRDefault="005316EE" w:rsidP="008D0078">
            <w:pPr>
              <w:spacing w:line="480" w:lineRule="auto"/>
            </w:pPr>
            <w:r w:rsidRPr="00BA2B02">
              <w:t>(</w:t>
            </w:r>
            <w:r w:rsidR="00EA522D">
              <w:fldChar w:fldCharType="begin"/>
            </w:r>
            <w:r w:rsidR="00DA55AA">
              <w:instrText xml:space="preserve"> SEQ Equation </w:instrText>
            </w:r>
            <w:r w:rsidR="00EA522D">
              <w:fldChar w:fldCharType="separate"/>
            </w:r>
            <w:r w:rsidR="00C47BD2">
              <w:rPr>
                <w:noProof/>
              </w:rPr>
              <w:t>9</w:t>
            </w:r>
            <w:r w:rsidR="00EA522D">
              <w:rPr>
                <w:noProof/>
              </w:rPr>
              <w:fldChar w:fldCharType="end"/>
            </w:r>
            <w:r w:rsidRPr="00BA2B02">
              <w:t>)</w:t>
            </w:r>
          </w:p>
        </w:tc>
      </w:tr>
    </w:tbl>
    <w:p w:rsidR="005316EE" w:rsidRPr="00BA2B02" w:rsidRDefault="005316EE" w:rsidP="008D0078">
      <w:pPr>
        <w:spacing w:line="480" w:lineRule="auto"/>
        <w:rPr>
          <w:vertAlign w:val="subscript"/>
        </w:rPr>
      </w:pPr>
      <w:r w:rsidRPr="00BA2B02">
        <w:t xml:space="preserve">This scenario has an important biological relevance, as SIM has been implicated in the evolution of drug resistance in bacteria and yeast </w:t>
      </w:r>
      <w:r w:rsidR="00EA522D" w:rsidRPr="00BA2B02">
        <w:fldChar w:fldCharType="begin" w:fldLock="1"/>
      </w:r>
      <w:r w:rsidR="00E80EFF">
        <w:instrText>ADDIN CSL_CITATION { "citationItems" : [ { "id" : "ITEM-1", "itemData" : { "DOI" : "10.1080/10409230701597741", "ISSN" : "1040-9238", "PMID" : "17917871", "abstract" : "Mutation is the driving force behind many processes linked to human disease, including cancer, aging, and the evolution of drug resistance. Mutations have traditionally been considered the inevitable consequence of replicating large genomes with polymerases of finite fidelity. Observations over the past several decades, however, have led to a new perspective on the process of mutagenesis. It has become clear that, under some circumstances, mutagenesis is a regulated process that requires the induction of pro-mutagenic enzymes and that, at least in bacteria, this induction may facilitate evolution. Herein, we review what is known about induced mutagenesis in bacteria as well as evidence that it contributes to the evolution of antibiotic resistance. Finally, we discuss the possibility that components of induced mutation pathways might be targeted for inhibition as a novel therapeutic strategy to prevent the evolution of antibiotic resistance.", "author" : [ { "dropping-particle" : "", "family" : "Cirz", "given" : "Ryan T.", "non-dropping-particle" : "", "parse-names" : false, "suffix" : "" }, { "dropping-particle" : "", "family" : "Romesberg", "given" : "Floyd E.", "non-dropping-particle" : "", "parse-names" : false, "suffix" : "" } ], "container-title" : "Critical reviews in biochemistry and molecular biology", "id" : "ITEM-1", "issue" : "5", "issued" : { "date-parts" : [ [ "2007" ] ] }, "page" : "341-54", "title" : "Controlling mutation: intervening in evolution as a therapeutic strategy.", "type" : "article-journal", "volume" : "42" }, "uris" : [ "http://www.mendeley.com/documents/?uuid=39c629ad-ad0e-42b2-b298-d1f433c1322f" ] }, { "id" : "ITEM-2", "itemData" : { "DOI" : "10.1186/1741-7015-10-89", "ISSN" : "1741-7015", "PMID" : "22889082", "abstract" : "BACKGROUND: Antibiotic resistance in bacterial infections is a growing threat to public health. Recent evidence shows that when exposed to stressful conditions, some bacteria perform higher rates of horizontal gene transfer and mutation, and thus acquire antibiotic resistance more rapidly.\n\nMETHODS: We incorporate this new notion into a mathematical model for the emergence of antibiotic multi-resistance in a hospital setting.\n\nRESULTS: We show that when stress has a considerable effect on genetic variation, the emergence of antibiotic resistance is dramatically affected. A strategy in which patients receive a combination of antibiotics (combining) is expected to facilitate the emergence of multi-resistant bacteria when genetic variation is stress-induced. The preference between a strategy in which one of two effective drugs is assigned randomly to each patient (mixing), and a strategy where only one drug is administered for a specific period of time (cycling) is determined by the resistance acquisition mechanisms. We discuss several features of the mechanisms by which stress affects variation and predict the conditions for success of different antibiotic treatment strategies.\n\nCONCLUSIONS: These findings should encourage research on the mechanisms of stress-induced genetic variation and establish the importance of incorporating data about these mechanisms when considering antibiotic treatment strategies.", "author" : [ { "dropping-particle" : "", "family" : "Obolski", "given" : "Uri", "non-dropping-particle" : "", "parse-names" : false, "suffix" : "" }, { "dropping-particle" : "", "family" : "Hadany", "given" : "Lilach", "non-dropping-particle" : "", "parse-names" : false, "suffix" : "" } ], "container-title" : "BMC Medicine", "id" : "ITEM-2", "issue" : "89", "issued" : { "date-parts" : [ [ "2012", "1" ] ] }, "page" : "1-30", "title" : "Implications of stress-induced genetic variation for minimizing multidrug resistance in bacteria", "type" : "article-journal", "volume" : "10" }, "uris" : [ "http://www.mendeley.com/documents/?uuid=b59ce364-a268-442e-9b59-be05dfc871df" ] }, { "id" : "ITEM-3", "itemData" : { "DOI" : "10.1371/journal.pgen.1003680", "ISSN" : "1553-7404", "PMID" : "23935537", "abstract" : "Conditions of chronic stress are associated with genetic instability in many organisms, but the roles of stress responses in mutagenesis have so far been elucidated only in bacteria. Here, we present data demonstrating that the environmental stress response (ESR) in yeast functions in mutagenesis induced by proteotoxic stress. We show that the drug canavanine causes proteotoxic stress, activates the ESR, and induces mutagenesis at several loci in an ESR-dependent manner. Canavanine-induced mutagenesis also involves translesion DNA polymerases Rev1 and Pol\u03b6 and non-homologous end joining factor Ku. Furthermore, under conditions of chronic sub-lethal canavanine stress, deletions of Rev1, Pol\u03b6, and Ku-encoding genes exhibit genetic interactions with ESR mutants indicative of ESR regulating these mutagenic DNA repair processes. Analyses of mutagenesis induced by several different stresses showed that the ESR specifically modulates mutagenesis induced by proteotoxic stress. Together, these results document the first known example of an involvement of a eukaryotic stress response pathway in mutagenesis and have important implications for mechanisms of evolution, carcinogenesis, and emergence of drug-resistant pathogens and chemotherapy-resistant tumors.", "author" : [ { "dropping-particle" : "", "family" : "Shor", "given" : "Erika", "non-dropping-particle" : "", "parse-names" : false, "suffix" : "" }, { "dropping-particle" : "", "family" : "Fox", "given" : "Catherine a.", "non-dropping-particle" : "", "parse-names" : false, "suffix" : "" }, { "dropping-particle" : "", "family" : "Broach", "given" : "James R.", "non-dropping-particle" : "", "parse-names" : false, "suffix" : "" } ], "container-title" : "PLoS genetics", "id" : "ITEM-3", "issue" : "8", "issued" : { "date-parts" : [ [ "2013", "8", "1" ] ] }, "page" : "e1003680", "title" : "The yeast environmental stress response regulates mutagenesis induced by proteotoxic stress.", "type" : "article-journal", "volume" : "9" }, "uris" : [ "http://www.mendeley.com/documents/?uuid=512b9795-7c79-4ca6-a04e-ee53a196d95e" ] } ], "mendeley" : { "previouslyFormattedCitation" : "[34,63,64]" }, "properties" : { "noteIndex" : 0 }, "schema" : "https://github.com/citation-style-language/schema/raw/master/csl-citation.json" }</w:instrText>
      </w:r>
      <w:r w:rsidR="00EA522D" w:rsidRPr="00BA2B02">
        <w:fldChar w:fldCharType="separate"/>
      </w:r>
      <w:r w:rsidR="003967C6" w:rsidRPr="003967C6">
        <w:rPr>
          <w:noProof/>
        </w:rPr>
        <w:t>[34,63,64]</w:t>
      </w:r>
      <w:r w:rsidR="00EA522D" w:rsidRPr="00BA2B02">
        <w:fldChar w:fldCharType="end"/>
      </w:r>
      <w:r w:rsidRPr="00BA2B02">
        <w:t xml:space="preserve"> and could be involved in the evolution of pathogen virulence</w:t>
      </w:r>
      <w:r w:rsidR="004E017A">
        <w:t xml:space="preserve"> and the evolution of </w:t>
      </w:r>
      <w:r w:rsidRPr="00BA2B02">
        <w:t>drug resistance and progression in</w:t>
      </w:r>
      <w:r w:rsidR="004E017A">
        <w:t xml:space="preserve"> cancer cells</w:t>
      </w:r>
      <w:r w:rsidR="00A328A2">
        <w:t xml:space="preserve"> </w:t>
      </w:r>
      <w:r w:rsidR="00EA522D">
        <w:fldChar w:fldCharType="begin" w:fldLock="1"/>
      </w:r>
      <w:r w:rsidR="00E80EFF">
        <w:instrText>ADDIN CSL_CITATION { "citationItems" : [ { "id" : "ITEM-1", "itemData" : { "ISSN" : "1389-2029", "PMID" : "18369407", "abstract" : "Mechanisms of cellular adaptation may have some commonalities across different organisms. Revealing these common mechanisms may provide insight in the organismal level of adaptation and suggest solutions to important problems related to the adaptation. An increased rate of mutations, referred as the mutator phenotype, and beneficial nature of these mutations are common features of the bacterial stationary-state mutagenesis and of the tumorigenic transformations in mammalian cells. We argue that these commonalities of mammalian and bacterial cells result from their stress-induced adaptation that may be described in terms of a common model. Specifically, in both organisms the mutator phenotype is activated in a subpopulation of proliferating stressed cells as a strategy to survival. This strategy is an alternative to other survival strategies, such as senescence and programmed cell death, which are also activated in the stressed cells by different subpopulations. Sustained stress-related proliferative signalling and epigenetic mechanisms play a decisive role in the choice of the mutator phenotype survival strategy in the cells. They reprogram cellular functions by epigenetic silencing of cell-cycle inhibitors, DNA repair, programmed cell death, and by activation of repetitive DNA elements. This reprogramming leads to the mutator phenotype that is implemented by error-prone cell divisions with the involvement of Y family polymerases. Studies supporting the proposed model of stress-induced cellular adaptation are discussed. Cellular mechanisms involved in the bacterial stress-induced adaptation are considered in more detail.", "author" : [ { "dropping-particle" : "", "family" : "Karpinets", "given" : "Tv", "non-dropping-particle" : "", "parse-names" : false, "suffix" : "" }, { "dropping-particle" : "", "family" : "Greenwood", "given" : "Dj", "non-dropping-particle" : "", "parse-names" : false, "suffix" : "" }, { "dropping-particle" : "", "family" : "Pogribny", "given" : "Ip", "non-dropping-particle" : "", "parse-names" : false, "suffix" : "" }, { "dropping-particle" : "", "family" : "Samatova", "given" : "Nf", "non-dropping-particle" : "", "parse-names" : false, "suffix" : "" } ], "container-title" : "Current genomics", "id" : "ITEM-1", "issue" : "8", "issued" : { "date-parts" : [ [ "2006", "1" ] ] }, "note" : "The main objective of the paper is to review experimental\nevidence supporting the proposed model of activation of bacterial mutator phenotype though the mechanism of stress- induced cellular adaptation1 and to compare this mechanism with the stress-induced cellular adaptation of mammalian cells summarized", "page" : "481-96", "title" : "Bacterial stationary-state mutagenesis and Mammalian tumorigenesis as stress-induced cellular adaptations and the role of epigenetics.", "type" : "article-journal", "volume" : "7" }, "uris" : [ "http://www.mendeley.com/documents/?uuid=349a616d-c202-475e-9104-5f007c59877a" ] } ], "mendeley" : { "previouslyFormattedCitation" : "[65]" }, "properties" : { "noteIndex" : 0 }, "schema" : "https://github.com/citation-style-language/schema/raw/master/csl-citation.json" }</w:instrText>
      </w:r>
      <w:r w:rsidR="00EA522D">
        <w:fldChar w:fldCharType="separate"/>
      </w:r>
      <w:r w:rsidR="003967C6" w:rsidRPr="003967C6">
        <w:rPr>
          <w:noProof/>
        </w:rPr>
        <w:t>[65]</w:t>
      </w:r>
      <w:r w:rsidR="00EA522D">
        <w:fldChar w:fldCharType="end"/>
      </w:r>
      <w:r w:rsidR="004E017A">
        <w:t>.</w:t>
      </w:r>
    </w:p>
    <w:p w:rsidR="005316EE" w:rsidRPr="00042973" w:rsidRDefault="00703925" w:rsidP="008D0078">
      <w:pPr>
        <w:spacing w:line="480" w:lineRule="auto"/>
        <w:rPr>
          <w:lang w:bidi="hi-IN"/>
        </w:rPr>
      </w:pPr>
      <w:r>
        <w:rPr>
          <w:lang w:bidi="hi-IN"/>
        </w:rPr>
        <w:lastRenderedPageBreak/>
        <w:t xml:space="preserve">We assume </w:t>
      </w:r>
      <w:r w:rsidR="0073776C">
        <w:rPr>
          <w:lang w:bidi="hi-IN"/>
        </w:rPr>
        <w:t xml:space="preserve">that </w:t>
      </w:r>
      <w:r w:rsidR="0073776C" w:rsidRPr="000448EE">
        <w:t>after the environmental change</w:t>
      </w:r>
      <w:r w:rsidR="0073776C">
        <w:rPr>
          <w:lang w:bidi="hi-IN"/>
        </w:rPr>
        <w:t xml:space="preserve"> </w:t>
      </w:r>
      <w:r>
        <w:rPr>
          <w:lang w:bidi="hi-IN"/>
        </w:rPr>
        <w:t xml:space="preserve">the </w:t>
      </w:r>
      <w:r w:rsidR="000E6AE6">
        <w:rPr>
          <w:lang w:bidi="hi-IN"/>
        </w:rPr>
        <w:t>SIM</w:t>
      </w:r>
      <w:r w:rsidR="00900394">
        <w:rPr>
          <w:vertAlign w:val="subscript"/>
          <w:lang w:bidi="hi-IN"/>
        </w:rPr>
        <w:t>e</w:t>
      </w:r>
      <w:r w:rsidR="000E6AE6">
        <w:rPr>
          <w:lang w:bidi="hi-IN"/>
        </w:rPr>
        <w:t xml:space="preserve"> </w:t>
      </w:r>
      <w:r>
        <w:rPr>
          <w:lang w:bidi="hi-IN"/>
        </w:rPr>
        <w:t xml:space="preserve">population </w:t>
      </w:r>
      <w:r w:rsidR="00900394">
        <w:rPr>
          <w:lang w:bidi="hi-IN"/>
        </w:rPr>
        <w:t xml:space="preserve">has </w:t>
      </w:r>
      <w:r>
        <w:rPr>
          <w:lang w:bidi="hi-IN"/>
        </w:rPr>
        <w:t xml:space="preserve">reached </w:t>
      </w:r>
      <w:r w:rsidR="005F2E8A" w:rsidRPr="000448EE">
        <w:t>a new MSB</w:t>
      </w:r>
      <w:r w:rsidR="000E6AE6">
        <w:t xml:space="preserve"> </w:t>
      </w:r>
      <w:r w:rsidR="00EA522D">
        <w:rPr>
          <w:lang w:bidi="hi-IN"/>
        </w:rPr>
        <w:fldChar w:fldCharType="begin" w:fldLock="1"/>
      </w:r>
      <w:r w:rsidR="00E80EFF">
        <w:rPr>
          <w:lang w:bidi="hi-IN"/>
        </w:rPr>
        <w:instrText>ADDIN CSL_CITATION { "citationItems" : [ { "id" : "ITEM-1", "itemData" : { "DOI" : "10.1103/PhysRevE.71.031907", "ISSN" : "1539-3755", "abstract" : "Deleterious mutations are of extreme evolutionary importance because, even though they are eliminated by natural selection, their continuous pressure creates a pool of variability in natural populations. They are of potential relevance for the existence of several features in evolution, such as sexual reproduction, and pose a risk to small asexual populations. Despite their extreme importance, the deleterious mutation rate and the effects of each mutation on fitness are poorly known quantities. Here we analyze a simple model that can be applied to simple experiments, in microorganisms, aiming at the quantification of these values.", "author" : [ { "dropping-particle" : "", "family" : "Gordo", "given" : "Isabel", "non-dropping-particle" : "", "parse-names" : false, "suffix" : "" }, { "dropping-particle" : "", "family" : "Dionisio", "given" : "Francisco", "non-dropping-particle" : "", "parse-names" : false, "suffix" : "" } ], "container-title" : "Physical Review E", "id" : "ITEM-1", "issue" : "3", "issued" : { "date-parts" : [ [ "2005", "3" ] ] }, "page" : "18-21", "title" : "Nonequilibrium model for estimating parameters of deleterious mutations", "type" : "article-journal", "volume" : "71" }, "uris" : [ "http://www.mendeley.com/documents/?uuid=9716e292-c714-4242-9a99-1febfc2b0ae9" ] } ], "mendeley" : { "previouslyFormattedCitation" : "[56]" }, "properties" : { "noteIndex" : 0 }, "schema" : "https://github.com/citation-style-language/schema/raw/master/csl-citation.json" }</w:instrText>
      </w:r>
      <w:r w:rsidR="00EA522D">
        <w:rPr>
          <w:lang w:bidi="hi-IN"/>
        </w:rPr>
        <w:fldChar w:fldCharType="separate"/>
      </w:r>
      <w:r w:rsidR="003967C6" w:rsidRPr="003967C6">
        <w:rPr>
          <w:noProof/>
          <w:lang w:bidi="hi-IN"/>
        </w:rPr>
        <w:t>[56]</w:t>
      </w:r>
      <w:r w:rsidR="00EA522D">
        <w:rPr>
          <w:lang w:bidi="hi-IN"/>
        </w:rPr>
        <w:fldChar w:fldCharType="end"/>
      </w:r>
      <w:r w:rsidR="0073776C">
        <w:t xml:space="preserve"> </w:t>
      </w:r>
      <w:r w:rsidR="005F2E8A" w:rsidRPr="000448EE">
        <w:t>with mutation rate</w:t>
      </w:r>
      <m:oMath>
        <m:r>
          <w:rPr>
            <w:rFonts w:ascii="Cambria Math" w:hAnsi="Cambria Math"/>
          </w:rPr>
          <m:t xml:space="preserve"> τU</m:t>
        </m:r>
      </m:oMath>
      <w:r w:rsidR="0073776C">
        <w:t xml:space="preserve">, </w:t>
      </w:r>
      <w:r w:rsidR="000E6AE6">
        <w:rPr>
          <w:lang w:bidi="hi-IN"/>
        </w:rPr>
        <w:t xml:space="preserve">before </w:t>
      </w:r>
      <w:r w:rsidR="00900394">
        <w:rPr>
          <w:lang w:bidi="hi-IN"/>
        </w:rPr>
        <w:t>the appearance of the double mutant</w:t>
      </w:r>
      <w:r w:rsidR="00712689">
        <w:rPr>
          <w:lang w:bidi="hi-IN"/>
        </w:rPr>
        <w:t xml:space="preserve"> </w:t>
      </w:r>
      <w:r w:rsidR="005F2E8A" w:rsidRPr="000448EE">
        <w:t xml:space="preserve">(with s=0.05 and </w:t>
      </w:r>
      <w:r w:rsidR="005F2E8A" w:rsidRPr="000448EE">
        <w:rPr>
          <w:i/>
          <w:iCs/>
        </w:rPr>
        <w:t>U</w:t>
      </w:r>
      <w:r w:rsidR="005F2E8A" w:rsidRPr="000448EE">
        <w:t>=0.0004, for example, the average number of deleterious mutations is 0.99</w:t>
      </w:r>
      <w:r w:rsidR="005F2E8A" w:rsidRPr="000448EE">
        <w:rPr>
          <w:rFonts w:ascii="Times New Roman" w:hAnsi="Times New Roman" w:cs="Times New Roman"/>
        </w:rPr>
        <w:t>∙</w:t>
      </w:r>
      <w:r w:rsidR="005F2E8A" w:rsidRPr="000448EE">
        <w:rPr>
          <w:i/>
          <w:iCs/>
        </w:rPr>
        <w:t>U/s</w:t>
      </w:r>
      <w:r w:rsidR="005F2E8A" w:rsidRPr="000448EE">
        <w:t xml:space="preserve"> after 90 generations, whereas the adaptation time is well over 1,000 generations)</w:t>
      </w:r>
      <w:r>
        <w:rPr>
          <w:lang w:bidi="hi-IN"/>
        </w:rPr>
        <w:t>.</w:t>
      </w:r>
      <w:r w:rsidR="005F2E8A">
        <w:rPr>
          <w:lang w:bidi="hi-IN"/>
        </w:rPr>
        <w:t xml:space="preserve"> Under </w:t>
      </w:r>
      <w:r w:rsidR="00900394">
        <w:rPr>
          <w:lang w:bidi="hi-IN"/>
        </w:rPr>
        <w:t>this</w:t>
      </w:r>
      <w:r w:rsidR="005F2E8A">
        <w:rPr>
          <w:lang w:bidi="hi-IN"/>
        </w:rPr>
        <w:t xml:space="preserve"> assumption, </w:t>
      </w:r>
      <w:r w:rsidR="005F2E8A">
        <w:t>t</w:t>
      </w:r>
      <w:r w:rsidR="005316EE" w:rsidRPr="00BA2B02">
        <w:t>he adaptation rate with SIM</w:t>
      </w:r>
      <w:r w:rsidR="00900394">
        <w:rPr>
          <w:vertAlign w:val="subscript"/>
        </w:rPr>
        <w:t>e</w:t>
      </w:r>
      <w:r w:rsidR="005316EE" w:rsidRPr="00BA2B02">
        <w:t xml:space="preserve"> is (see </w:t>
      </w:r>
      <w:r w:rsidR="004E017A">
        <w:t xml:space="preserve">Appendix </w:t>
      </w:r>
      <w:r w:rsidR="00C56AB4">
        <w:t>C</w:t>
      </w:r>
      <w:r w:rsidR="004E017A">
        <w:t xml:space="preserve"> for full derivation)</w:t>
      </w:r>
    </w:p>
    <w:tbl>
      <w:tblPr>
        <w:tblStyle w:val="TableGrid"/>
        <w:tblW w:w="5000" w:type="pct"/>
        <w:tblInd w:w="340" w:type="dxa"/>
        <w:tblLook w:val="04A0" w:firstRow="1" w:lastRow="0" w:firstColumn="1" w:lastColumn="0" w:noHBand="0" w:noVBand="1"/>
      </w:tblPr>
      <w:tblGrid>
        <w:gridCol w:w="7670"/>
        <w:gridCol w:w="852"/>
      </w:tblGrid>
      <w:tr w:rsidR="005316EE" w:rsidTr="003F2D32">
        <w:tc>
          <w:tcPr>
            <w:tcW w:w="4500" w:type="pct"/>
            <w:tcBorders>
              <w:top w:val="nil"/>
              <w:left w:val="nil"/>
              <w:bottom w:val="nil"/>
              <w:right w:val="nil"/>
            </w:tcBorders>
          </w:tcPr>
          <w:p w:rsidR="005316EE" w:rsidRPr="00CB2F61" w:rsidRDefault="00DD2BEC" w:rsidP="008D0078">
            <w:pPr>
              <w:spacing w:line="480" w:lineRule="auto"/>
              <w:jc w:val="center"/>
              <w:rPr>
                <w:rFonts w:eastAsiaTheme="minorEastAsia"/>
              </w:rPr>
            </w:pPr>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ν</m:t>
                  </m:r>
                </m:e>
                <m:sub>
                  <m:r>
                    <w:rPr>
                      <w:rFonts w:ascii="Cambria Math" w:eastAsiaTheme="minorEastAsia" w:hAnsi="Cambria Math"/>
                      <w:lang w:bidi="hi-IN"/>
                    </w:rPr>
                    <m:t>CM</m:t>
                  </m:r>
                </m:sub>
              </m:sSub>
              <m:r>
                <w:rPr>
                  <w:rFonts w:ascii="Cambria Math" w:eastAsiaTheme="minorEastAsia" w:hAnsi="Cambria Math"/>
                  <w:lang w:bidi="hi-IN"/>
                </w:rPr>
                <m:t>∙</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hAnsi="Cambria Math"/>
                          <w:i/>
                          <w:lang w:bidi="hi-IN"/>
                        </w:rPr>
                      </m:ctrlPr>
                    </m:fPr>
                    <m:num>
                      <m:r>
                        <w:rPr>
                          <w:rFonts w:ascii="Cambria Math" w:hAnsi="Cambria Math"/>
                          <w:lang w:bidi="hi-IN"/>
                        </w:rPr>
                        <m:t>U</m:t>
                      </m:r>
                      <m:d>
                        <m:dPr>
                          <m:ctrlPr>
                            <w:rPr>
                              <w:rFonts w:ascii="Cambria Math" w:hAnsi="Cambria Math"/>
                              <w:i/>
                              <w:lang w:bidi="hi-IN"/>
                            </w:rPr>
                          </m:ctrlPr>
                        </m:dPr>
                        <m:e>
                          <m:r>
                            <w:rPr>
                              <w:rFonts w:ascii="Cambria Math" w:hAnsi="Cambria Math"/>
                              <w:lang w:bidi="hi-IN"/>
                            </w:rPr>
                            <m:t>τ-1</m:t>
                          </m:r>
                        </m:e>
                      </m:d>
                    </m:num>
                    <m:den>
                      <m:r>
                        <w:rPr>
                          <w:rFonts w:ascii="Cambria Math" w:hAnsi="Cambria Math"/>
                          <w:lang w:bidi="hi-IN"/>
                        </w:rPr>
                        <m:t>sH</m:t>
                      </m:r>
                    </m:den>
                  </m:f>
                  <m:ctrlPr>
                    <w:rPr>
                      <w:rFonts w:ascii="Cambria Math" w:hAnsi="Cambria Math"/>
                      <w:i/>
                      <w:lang w:bidi="hi-IN"/>
                    </w:rPr>
                  </m:ctrlPr>
                </m:e>
              </m:d>
            </m:oMath>
            <w:r w:rsidR="005316EE">
              <w:rPr>
                <w:rFonts w:eastAsiaTheme="minorEastAsia"/>
                <w:lang w:bidi="hi-IN"/>
              </w:rPr>
              <w:t>.</w:t>
            </w:r>
          </w:p>
        </w:tc>
        <w:tc>
          <w:tcPr>
            <w:tcW w:w="500" w:type="pct"/>
            <w:tcBorders>
              <w:top w:val="nil"/>
              <w:left w:val="nil"/>
              <w:bottom w:val="nil"/>
              <w:right w:val="nil"/>
            </w:tcBorders>
          </w:tcPr>
          <w:p w:rsidR="005316EE" w:rsidRDefault="005316EE" w:rsidP="008D0078">
            <w:pPr>
              <w:spacing w:line="480" w:lineRule="auto"/>
            </w:pPr>
            <w:bookmarkStart w:id="16" w:name="_Ref360621538"/>
            <w:r>
              <w:t>(</w:t>
            </w:r>
            <w:r w:rsidR="00EA522D">
              <w:fldChar w:fldCharType="begin"/>
            </w:r>
            <w:r w:rsidRPr="0095303A">
              <w:instrText xml:space="preserve"> SEQ Equation </w:instrText>
            </w:r>
            <w:r w:rsidR="00EA522D">
              <w:fldChar w:fldCharType="separate"/>
            </w:r>
            <w:r w:rsidR="00C47BD2">
              <w:rPr>
                <w:noProof/>
              </w:rPr>
              <w:t>10</w:t>
            </w:r>
            <w:r w:rsidR="00EA522D">
              <w:rPr>
                <w:noProof/>
              </w:rPr>
              <w:fldChar w:fldCharType="end"/>
            </w:r>
            <w:r>
              <w:t>)</w:t>
            </w:r>
            <w:bookmarkEnd w:id="16"/>
          </w:p>
        </w:tc>
      </w:tr>
    </w:tbl>
    <w:p w:rsidR="005316EE" w:rsidRPr="008F3447" w:rsidRDefault="00A7180F" w:rsidP="008D0078">
      <w:pPr>
        <w:spacing w:line="480" w:lineRule="auto"/>
      </w:pPr>
      <w:r>
        <w:t>That is</w:t>
      </w:r>
      <w:r w:rsidR="005316EE">
        <w:t xml:space="preserve">, adaptation with </w:t>
      </w:r>
      <w:r w:rsidR="005316EE">
        <w:rPr>
          <w:lang w:bidi="hi-IN"/>
        </w:rPr>
        <w:t>SIM</w:t>
      </w:r>
      <w:r w:rsidR="005316EE">
        <w:rPr>
          <w:vertAlign w:val="subscript"/>
          <w:lang w:bidi="hi-IN"/>
        </w:rPr>
        <w:t>e</w:t>
      </w:r>
      <w:r w:rsidR="005316EE">
        <w:t xml:space="preserve"> is faster than with CM (Fig</w:t>
      </w:r>
      <w:r w:rsidR="00396506">
        <w:t>ure</w:t>
      </w:r>
      <w:r w:rsidR="005316EE">
        <w:t xml:space="preserve"> 2A). </w:t>
      </w:r>
      <w:r w:rsidR="005F2E8A">
        <w:t>T</w:t>
      </w:r>
      <w:r w:rsidR="005F2E8A" w:rsidRPr="000448EE">
        <w:t xml:space="preserve">he </w:t>
      </w:r>
      <w:r w:rsidR="005316EE" w:rsidRPr="000448EE">
        <w:t>fixation probability of double mutants is higher with</w:t>
      </w:r>
      <w:r w:rsidR="005316EE">
        <w:t xml:space="preserve"> SIM</w:t>
      </w:r>
      <w:r w:rsidR="005316EE">
        <w:rPr>
          <w:vertAlign w:val="subscript"/>
        </w:rPr>
        <w:t>e</w:t>
      </w:r>
      <w:r w:rsidR="005316EE">
        <w:t xml:space="preserve"> than with CM, </w:t>
      </w:r>
      <w:r w:rsidR="005316EE" w:rsidRPr="008F3447">
        <w:t>because the mutation rate of double mutants is lower than that of the rest of the population</w:t>
      </w:r>
      <w:r w:rsidR="00952769">
        <w:t>.</w:t>
      </w:r>
      <w:r w:rsidR="00A90051">
        <w:t xml:space="preserve"> </w:t>
      </w:r>
      <w:r w:rsidR="005316EE" w:rsidRPr="008F3447">
        <w:t xml:space="preserve">This difference in mutation rates confers an additional selective advantage to the double mutants (see Appendix </w:t>
      </w:r>
      <w:r w:rsidR="00C56AB4">
        <w:t>C</w:t>
      </w:r>
      <w:r w:rsidR="005316EE" w:rsidRPr="008F3447">
        <w:t>) which increases their fixation probability:</w:t>
      </w:r>
    </w:p>
    <w:tbl>
      <w:tblPr>
        <w:tblStyle w:val="TableGrid"/>
        <w:tblW w:w="5000" w:type="pct"/>
        <w:tblInd w:w="340" w:type="dxa"/>
        <w:tblLook w:val="04A0" w:firstRow="1" w:lastRow="0" w:firstColumn="1" w:lastColumn="0" w:noHBand="0" w:noVBand="1"/>
      </w:tblPr>
      <w:tblGrid>
        <w:gridCol w:w="7670"/>
        <w:gridCol w:w="852"/>
      </w:tblGrid>
      <w:tr w:rsidR="005316EE" w:rsidRPr="000448EE" w:rsidTr="003F2D32">
        <w:tc>
          <w:tcPr>
            <w:tcW w:w="4500" w:type="pct"/>
            <w:tcBorders>
              <w:top w:val="nil"/>
              <w:left w:val="nil"/>
              <w:bottom w:val="nil"/>
              <w:right w:val="nil"/>
            </w:tcBorders>
          </w:tcPr>
          <w:p w:rsidR="005316EE" w:rsidRPr="000448EE" w:rsidRDefault="00DD2BEC" w:rsidP="008D0078">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eastAsiaTheme="minorEastAsia" w:hAnsi="Cambria Math"/>
                  <w:lang w:bidi="hi-IN"/>
                </w:rPr>
                <m:t>≈ρ</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e>
              </m:d>
            </m:oMath>
            <w:r w:rsidR="005316EE" w:rsidRPr="000448EE">
              <w:rPr>
                <w:rFonts w:eastAsiaTheme="minorEastAsia"/>
                <w:lang w:bidi="hi-IN"/>
              </w:rPr>
              <w:t>.</w:t>
            </w:r>
          </w:p>
        </w:tc>
        <w:tc>
          <w:tcPr>
            <w:tcW w:w="500" w:type="pct"/>
            <w:tcBorders>
              <w:top w:val="nil"/>
              <w:left w:val="nil"/>
              <w:bottom w:val="nil"/>
              <w:right w:val="nil"/>
            </w:tcBorders>
          </w:tcPr>
          <w:p w:rsidR="005316EE" w:rsidRPr="000448EE" w:rsidRDefault="005316EE" w:rsidP="008D0078">
            <w:pPr>
              <w:spacing w:line="480" w:lineRule="auto"/>
            </w:pPr>
            <w:bookmarkStart w:id="17" w:name="_Ref361310097"/>
            <w:r w:rsidRPr="000448EE">
              <w:t>(</w:t>
            </w:r>
            <w:r w:rsidR="00EA522D" w:rsidRPr="000448EE">
              <w:fldChar w:fldCharType="begin"/>
            </w:r>
            <w:r w:rsidR="00DA55AA" w:rsidRPr="000448EE">
              <w:instrText xml:space="preserve"> SEQ Equation </w:instrText>
            </w:r>
            <w:r w:rsidR="00EA522D" w:rsidRPr="000448EE">
              <w:fldChar w:fldCharType="separate"/>
            </w:r>
            <w:r w:rsidR="00C47BD2">
              <w:rPr>
                <w:noProof/>
              </w:rPr>
              <w:t>11</w:t>
            </w:r>
            <w:r w:rsidR="00EA522D" w:rsidRPr="000448EE">
              <w:rPr>
                <w:noProof/>
              </w:rPr>
              <w:fldChar w:fldCharType="end"/>
            </w:r>
            <w:r w:rsidRPr="000448EE">
              <w:t>)</w:t>
            </w:r>
            <w:bookmarkEnd w:id="17"/>
          </w:p>
        </w:tc>
      </w:tr>
    </w:tbl>
    <w:p w:rsidR="005316EE" w:rsidRPr="000448EE" w:rsidRDefault="005316EE" w:rsidP="008D0078">
      <w:pPr>
        <w:spacing w:line="480" w:lineRule="auto"/>
        <w:rPr>
          <w:rFonts w:eastAsiaTheme="minorEastAsia"/>
          <w:lang w:bidi="hi-IN"/>
        </w:rPr>
      </w:pPr>
      <w:r w:rsidRPr="000448EE">
        <w:t>This additive advantage</w:t>
      </w:r>
      <w:r w:rsidRPr="000448EE">
        <w:rPr>
          <w:rFonts w:eastAsiaTheme="minorEastAsia"/>
          <w:lang w:bidi="hi-IN"/>
        </w:rPr>
        <w:t xml:space="preserve"> increases linearly with </w:t>
      </w:r>
      <w:r w:rsidRPr="000448EE">
        <w:rPr>
          <w:i/>
          <w:iCs/>
        </w:rPr>
        <w:t>τ</w:t>
      </w:r>
      <w:r w:rsidRPr="000448EE">
        <w:rPr>
          <w:rFonts w:eastAsiaTheme="minorEastAsia"/>
          <w:lang w:bidi="hi-IN"/>
        </w:rPr>
        <w:t xml:space="preserve"> with a slope of </w:t>
      </w:r>
      <m:oMath>
        <m:r>
          <w:rPr>
            <w:rFonts w:ascii="Cambria Math" w:eastAsiaTheme="minorEastAsia" w:hAnsi="Cambria Math"/>
            <w:lang w:bidi="hi-IN"/>
          </w:rPr>
          <m:t>U/sH</m:t>
        </m:r>
      </m:oMath>
      <w:r w:rsidR="0002675E" w:rsidRPr="000448EE">
        <w:rPr>
          <w:rFonts w:eastAsiaTheme="minorEastAsia"/>
          <w:lang w:bidi="hi-IN"/>
        </w:rPr>
        <w:t xml:space="preserve"> and can be significant: for </w:t>
      </w:r>
      <w:r w:rsidR="0002675E" w:rsidRPr="000448EE">
        <w:rPr>
          <w:rFonts w:eastAsiaTheme="minorEastAsia"/>
          <w:i/>
          <w:iCs/>
          <w:lang w:bidi="hi-IN"/>
        </w:rPr>
        <w:t>s</w:t>
      </w:r>
      <w:r w:rsidR="0002675E" w:rsidRPr="000448EE">
        <w:rPr>
          <w:rFonts w:eastAsiaTheme="minorEastAsia"/>
          <w:lang w:bidi="hi-IN"/>
        </w:rPr>
        <w:t xml:space="preserve">=0.05, </w:t>
      </w:r>
      <w:r w:rsidR="0002675E" w:rsidRPr="000448EE">
        <w:rPr>
          <w:rFonts w:eastAsiaTheme="minorEastAsia"/>
          <w:i/>
          <w:iCs/>
          <w:lang w:bidi="hi-IN"/>
        </w:rPr>
        <w:t>H</w:t>
      </w:r>
      <w:r w:rsidR="0002675E" w:rsidRPr="000448EE">
        <w:rPr>
          <w:rFonts w:eastAsiaTheme="minorEastAsia"/>
          <w:lang w:bidi="hi-IN"/>
        </w:rPr>
        <w:t xml:space="preserve">=2 and </w:t>
      </w:r>
      <w:r w:rsidR="0002675E" w:rsidRPr="000448EE">
        <w:rPr>
          <w:rFonts w:eastAsiaTheme="minorEastAsia"/>
          <w:i/>
          <w:iCs/>
          <w:lang w:bidi="hi-IN"/>
        </w:rPr>
        <w:t>U</w:t>
      </w:r>
      <w:r w:rsidR="0002675E" w:rsidRPr="000448EE">
        <w:rPr>
          <w:rFonts w:eastAsiaTheme="minorEastAsia"/>
          <w:lang w:bidi="hi-IN"/>
        </w:rPr>
        <w:t>=0.0004, increasing the mutation rate of stressed individuals 10-fold increases the fixation probability by 3.6%</w:t>
      </w:r>
      <w:r w:rsidRPr="000448EE">
        <w:rPr>
          <w:rFonts w:eastAsiaTheme="minorEastAsia"/>
          <w:lang w:bidi="hi-IN"/>
        </w:rPr>
        <w:t>.</w:t>
      </w:r>
      <w:r w:rsidR="00591266">
        <w:rPr>
          <w:rFonts w:eastAsiaTheme="minorEastAsia"/>
          <w:lang w:bidi="hi-IN"/>
        </w:rPr>
        <w:t xml:space="preserve"> The increased </w:t>
      </w:r>
      <w:r w:rsidRPr="000448EE">
        <w:rPr>
          <w:rFonts w:eastAsiaTheme="minorEastAsia"/>
          <w:lang w:bidi="hi-IN"/>
        </w:rPr>
        <w:t>fixation probability was verified by simulations (</w:t>
      </w:r>
      <w:r w:rsidRPr="000448EE">
        <w:t>Figure S2</w:t>
      </w:r>
      <w:r w:rsidRPr="000448EE">
        <w:rPr>
          <w:rFonts w:eastAsiaTheme="minorEastAsia"/>
          <w:lang w:bidi="hi-IN"/>
        </w:rPr>
        <w:t>).</w:t>
      </w:r>
    </w:p>
    <w:p w:rsidR="00004B35" w:rsidRDefault="00004B35" w:rsidP="008D0078">
      <w:pPr>
        <w:pStyle w:val="Heading1"/>
        <w:spacing w:line="480" w:lineRule="auto"/>
        <w:rPr>
          <w:lang w:bidi="hi-IN"/>
        </w:rPr>
      </w:pPr>
      <w:r>
        <w:rPr>
          <w:lang w:bidi="hi-IN"/>
        </w:rPr>
        <w:t>Discussion</w:t>
      </w:r>
    </w:p>
    <w:p w:rsidR="00004B35" w:rsidRPr="006B0338" w:rsidRDefault="00004B35" w:rsidP="00B10A9D">
      <w:pPr>
        <w:spacing w:line="480" w:lineRule="auto"/>
        <w:rPr>
          <w:lang w:bidi="hi-IN"/>
        </w:rPr>
      </w:pPr>
      <w:r>
        <w:rPr>
          <w:lang w:bidi="hi-IN"/>
        </w:rPr>
        <w:t xml:space="preserve">We </w:t>
      </w:r>
      <w:r w:rsidR="00C023C7">
        <w:rPr>
          <w:lang w:bidi="hi-IN"/>
        </w:rPr>
        <w:t>studied</w:t>
      </w:r>
      <w:r>
        <w:rPr>
          <w:lang w:bidi="hi-IN"/>
        </w:rPr>
        <w:t xml:space="preserve"> the effec</w:t>
      </w:r>
      <w:r w:rsidR="00C023C7">
        <w:rPr>
          <w:lang w:bidi="hi-IN"/>
        </w:rPr>
        <w:t xml:space="preserve">t of stress-induced mutagenesis (SIM) </w:t>
      </w:r>
      <w:r>
        <w:rPr>
          <w:lang w:bidi="hi-IN"/>
        </w:rPr>
        <w:t>on both</w:t>
      </w:r>
      <w:r w:rsidR="00F2594F">
        <w:rPr>
          <w:lang w:bidi="hi-IN"/>
        </w:rPr>
        <w:t xml:space="preserve"> the</w:t>
      </w:r>
      <w:r>
        <w:rPr>
          <w:lang w:bidi="hi-IN"/>
        </w:rPr>
        <w:t xml:space="preserve"> </w:t>
      </w:r>
      <w:r w:rsidRPr="00360699">
        <w:rPr>
          <w:i/>
          <w:iCs/>
          <w:lang w:bidi="hi-IN"/>
        </w:rPr>
        <w:t>adaptability</w:t>
      </w:r>
      <w:r>
        <w:rPr>
          <w:lang w:bidi="hi-IN"/>
        </w:rPr>
        <w:t xml:space="preserve"> – the capacity of populations to adapt to new </w:t>
      </w:r>
      <w:r w:rsidR="00216196">
        <w:rPr>
          <w:lang w:bidi="hi-IN"/>
        </w:rPr>
        <w:t xml:space="preserve">complex </w:t>
      </w:r>
      <w:r>
        <w:rPr>
          <w:lang w:bidi="hi-IN"/>
        </w:rPr>
        <w:t xml:space="preserve">conditions– and </w:t>
      </w:r>
      <w:r w:rsidR="00F2594F">
        <w:rPr>
          <w:lang w:bidi="hi-IN"/>
        </w:rPr>
        <w:t>the</w:t>
      </w:r>
      <w:r>
        <w:rPr>
          <w:lang w:bidi="hi-IN"/>
        </w:rPr>
        <w:t xml:space="preserve"> </w:t>
      </w:r>
      <w:r w:rsidRPr="00360699">
        <w:rPr>
          <w:i/>
          <w:iCs/>
          <w:lang w:bidi="hi-IN"/>
        </w:rPr>
        <w:t>adaptedness</w:t>
      </w:r>
      <w:r>
        <w:rPr>
          <w:lang w:bidi="hi-IN"/>
        </w:rPr>
        <w:t xml:space="preserve"> – the ability of populations to </w:t>
      </w:r>
      <w:r w:rsidR="00360699">
        <w:rPr>
          <w:lang w:bidi="hi-IN"/>
        </w:rPr>
        <w:t>stay</w:t>
      </w:r>
      <w:r>
        <w:rPr>
          <w:lang w:bidi="hi-IN"/>
        </w:rPr>
        <w:t xml:space="preserve"> adapted </w:t>
      </w:r>
      <w:r w:rsidR="00360699">
        <w:rPr>
          <w:lang w:bidi="hi-IN"/>
        </w:rPr>
        <w:t>to</w:t>
      </w:r>
      <w:r>
        <w:rPr>
          <w:lang w:bidi="hi-IN"/>
        </w:rPr>
        <w:t xml:space="preserve"> </w:t>
      </w:r>
      <w:r w:rsidR="00360699">
        <w:rPr>
          <w:lang w:bidi="hi-IN"/>
        </w:rPr>
        <w:t>existing</w:t>
      </w:r>
      <w:r>
        <w:rPr>
          <w:lang w:bidi="hi-IN"/>
        </w:rPr>
        <w:t xml:space="preserve"> conditions </w:t>
      </w:r>
      <w:r w:rsidR="00EA522D">
        <w:rPr>
          <w:lang w:bidi="hi-IN"/>
        </w:rPr>
        <w:fldChar w:fldCharType="begin" w:fldLock="1"/>
      </w:r>
      <w:r w:rsidR="00E80EFF">
        <w:rPr>
          <w:lang w:bidi="hi-IN"/>
        </w:rPr>
        <w:instrText>ADDIN CSL_CITATION { "citationItems" : [ { "id" : "ITEM-1", "itemData" : { "author" : [ { "dropping-particle" : "", "family" : "Leigh", "given" : "Egbert Giles Jr.", "non-dropping-particle" : "", "parse-names" : false, "suffix" : "" } ], "container-title" : "The American Naturalist", "id" : "ITEM-1", "issue" : "937", "issued" : { "date-parts" : [ [ "1970" ] ] }, "note" : "- \"This report calculates the selection pressures acting on different types of mutator genes\"\n - in asexuals selection favors the (Kimura's 1967) optimum mutation rate. in some environments this is far higher than the physiologically feasiable minimum.\n- ", "page" : "301-305", "title" : "Natural Selection and Mutability", "type" : "article-journal", "volume" : "104" }, "uris" : [ "http://www.mendeley.com/documents/?uuid=fb67ef57-18bf-4013-8a0f-ad3ca15d5543" ] } ], "mendeley" : { "previouslyFormattedCitation" : "[14]" }, "properties" : { "noteIndex" : 0 }, "schema" : "https://github.com/citation-style-language/schema/raw/master/csl-citation.json" }</w:instrText>
      </w:r>
      <w:r w:rsidR="00EA522D">
        <w:rPr>
          <w:lang w:bidi="hi-IN"/>
        </w:rPr>
        <w:fldChar w:fldCharType="separate"/>
      </w:r>
      <w:r w:rsidR="00635E26" w:rsidRPr="00635E26">
        <w:rPr>
          <w:noProof/>
          <w:lang w:bidi="hi-IN"/>
        </w:rPr>
        <w:t>[14]</w:t>
      </w:r>
      <w:r w:rsidR="00EA522D">
        <w:rPr>
          <w:lang w:bidi="hi-IN"/>
        </w:rPr>
        <w:fldChar w:fldCharType="end"/>
      </w:r>
      <w:r>
        <w:rPr>
          <w:lang w:bidi="hi-IN"/>
        </w:rPr>
        <w:t xml:space="preserve">. We showed </w:t>
      </w:r>
      <w:r>
        <w:rPr>
          <w:lang w:bidi="hi-IN"/>
        </w:rPr>
        <w:lastRenderedPageBreak/>
        <w:t xml:space="preserve">that </w:t>
      </w:r>
      <w:r w:rsidR="00F2594F">
        <w:rPr>
          <w:lang w:bidi="hi-IN"/>
        </w:rPr>
        <w:t xml:space="preserve">SIM </w:t>
      </w:r>
      <w:r>
        <w:rPr>
          <w:lang w:bidi="hi-IN"/>
        </w:rPr>
        <w:t xml:space="preserve">breaks the trade-off between </w:t>
      </w:r>
      <w:r w:rsidRPr="00360699">
        <w:rPr>
          <w:i/>
          <w:iCs/>
          <w:lang w:bidi="hi-IN"/>
        </w:rPr>
        <w:t>adaptability</w:t>
      </w:r>
      <w:r>
        <w:rPr>
          <w:lang w:bidi="hi-IN"/>
        </w:rPr>
        <w:t xml:space="preserve"> and </w:t>
      </w:r>
      <w:r w:rsidRPr="00360699">
        <w:rPr>
          <w:i/>
          <w:iCs/>
          <w:lang w:bidi="hi-IN"/>
        </w:rPr>
        <w:t>adaptedness</w:t>
      </w:r>
      <w:r>
        <w:rPr>
          <w:lang w:bidi="hi-IN"/>
        </w:rPr>
        <w:t xml:space="preserve">, allowing rapid adaptation </w:t>
      </w:r>
      <w:r w:rsidR="00C023C7">
        <w:rPr>
          <w:lang w:bidi="hi-IN"/>
        </w:rPr>
        <w:t xml:space="preserve">to complex environmental </w:t>
      </w:r>
      <w:r w:rsidR="00487229">
        <w:rPr>
          <w:lang w:bidi="hi-IN"/>
        </w:rPr>
        <w:t>challenges</w:t>
      </w:r>
      <w:r w:rsidR="00C023C7">
        <w:rPr>
          <w:lang w:bidi="hi-IN"/>
        </w:rPr>
        <w:t xml:space="preserve"> </w:t>
      </w:r>
      <w:r>
        <w:rPr>
          <w:lang w:bidi="hi-IN"/>
        </w:rPr>
        <w:t>without compromising the population mean fitness</w:t>
      </w:r>
      <w:r w:rsidR="00C023C7">
        <w:rPr>
          <w:lang w:bidi="hi-IN"/>
        </w:rPr>
        <w:t xml:space="preserve"> in a </w:t>
      </w:r>
      <w:r w:rsidR="00735806">
        <w:rPr>
          <w:lang w:bidi="hi-IN"/>
        </w:rPr>
        <w:t>stable</w:t>
      </w:r>
      <w:r w:rsidR="00C023C7">
        <w:rPr>
          <w:lang w:bidi="hi-IN"/>
        </w:rPr>
        <w:t xml:space="preserve"> environment</w:t>
      </w:r>
      <w:r>
        <w:rPr>
          <w:lang w:bidi="hi-IN"/>
        </w:rPr>
        <w:t>.</w:t>
      </w:r>
      <w:r w:rsidR="006B0338">
        <w:rPr>
          <w:lang w:bidi="hi-IN"/>
        </w:rPr>
        <w:t xml:space="preserve"> </w:t>
      </w:r>
    </w:p>
    <w:p w:rsidR="00A67023" w:rsidRDefault="00C023C7" w:rsidP="008D0078">
      <w:pPr>
        <w:spacing w:line="480" w:lineRule="auto"/>
        <w:rPr>
          <w:lang w:bidi="hi-IN"/>
        </w:rPr>
      </w:pPr>
      <w:r>
        <w:rPr>
          <w:lang w:bidi="hi-IN"/>
        </w:rPr>
        <w:t xml:space="preserve">In addition to </w:t>
      </w:r>
      <w:r w:rsidR="002C54C0">
        <w:rPr>
          <w:lang w:bidi="hi-IN"/>
        </w:rPr>
        <w:t xml:space="preserve">the </w:t>
      </w:r>
      <w:r w:rsidR="001A6C18">
        <w:rPr>
          <w:lang w:bidi="hi-IN"/>
        </w:rPr>
        <w:t xml:space="preserve">pure strategies of </w:t>
      </w:r>
      <w:r w:rsidR="002C54C0">
        <w:rPr>
          <w:lang w:bidi="hi-IN"/>
        </w:rPr>
        <w:t>constitutive mutagenesis (</w:t>
      </w:r>
      <w:r w:rsidR="001A6C18">
        <w:rPr>
          <w:lang w:bidi="hi-IN"/>
        </w:rPr>
        <w:t>CM</w:t>
      </w:r>
      <w:r w:rsidR="002C54C0">
        <w:rPr>
          <w:lang w:bidi="hi-IN"/>
        </w:rPr>
        <w:t>)</w:t>
      </w:r>
      <w:r w:rsidR="001A6C18">
        <w:rPr>
          <w:lang w:bidi="hi-IN"/>
        </w:rPr>
        <w:t xml:space="preserve"> and SIM, </w:t>
      </w:r>
      <w:r>
        <w:rPr>
          <w:lang w:bidi="hi-IN"/>
        </w:rPr>
        <w:t xml:space="preserve">our model </w:t>
      </w:r>
      <w:r w:rsidR="00817B34">
        <w:rPr>
          <w:lang w:bidi="hi-IN"/>
        </w:rPr>
        <w:t xml:space="preserve">also </w:t>
      </w:r>
      <w:r>
        <w:rPr>
          <w:lang w:bidi="hi-IN"/>
        </w:rPr>
        <w:t xml:space="preserve">considers </w:t>
      </w:r>
      <w:r w:rsidR="00817B34">
        <w:rPr>
          <w:lang w:bidi="hi-IN"/>
        </w:rPr>
        <w:t>a</w:t>
      </w:r>
      <w:r w:rsidR="00CE78D0">
        <w:rPr>
          <w:lang w:bidi="hi-IN"/>
        </w:rPr>
        <w:t xml:space="preserve"> </w:t>
      </w:r>
      <w:r>
        <w:rPr>
          <w:lang w:bidi="hi-IN"/>
        </w:rPr>
        <w:t xml:space="preserve">mixed </w:t>
      </w:r>
      <w:r w:rsidR="00575BB5">
        <w:rPr>
          <w:lang w:bidi="hi-IN"/>
        </w:rPr>
        <w:t xml:space="preserve">mutational </w:t>
      </w:r>
      <w:r w:rsidR="00CE78D0">
        <w:rPr>
          <w:lang w:bidi="hi-IN"/>
        </w:rPr>
        <w:t xml:space="preserve">strategy. There are two examples of such a </w:t>
      </w:r>
      <w:r>
        <w:rPr>
          <w:lang w:bidi="hi-IN"/>
        </w:rPr>
        <w:t xml:space="preserve">mixed </w:t>
      </w:r>
      <w:r w:rsidR="00CE78D0">
        <w:rPr>
          <w:lang w:bidi="hi-IN"/>
        </w:rPr>
        <w:t xml:space="preserve">strategy. First, if </w:t>
      </w:r>
      <w:r w:rsidR="00575BB5">
        <w:rPr>
          <w:lang w:bidi="hi-IN"/>
        </w:rPr>
        <w:t xml:space="preserve">individuals have </w:t>
      </w:r>
      <w:r w:rsidR="00E16366">
        <w:rPr>
          <w:lang w:bidi="hi-IN"/>
        </w:rPr>
        <w:t>in</w:t>
      </w:r>
      <w:r w:rsidR="00514DED">
        <w:rPr>
          <w:lang w:bidi="hi-IN"/>
        </w:rPr>
        <w:t>complete</w:t>
      </w:r>
      <w:r w:rsidR="00CE78D0">
        <w:rPr>
          <w:lang w:bidi="hi-IN"/>
        </w:rPr>
        <w:t xml:space="preserve"> </w:t>
      </w:r>
      <w:r w:rsidR="00E16366">
        <w:rPr>
          <w:lang w:bidi="hi-IN"/>
        </w:rPr>
        <w:t xml:space="preserve">information regarding their condition </w:t>
      </w:r>
      <w:r w:rsidR="00CE78D0">
        <w:rPr>
          <w:lang w:bidi="hi-IN"/>
        </w:rPr>
        <w:t>(</w:t>
      </w:r>
      <w:r w:rsidR="00735806">
        <w:rPr>
          <w:lang w:bidi="hi-IN"/>
        </w:rPr>
        <w:t xml:space="preserve">this is </w:t>
      </w:r>
      <w:r w:rsidR="00CE78D0">
        <w:rPr>
          <w:lang w:bidi="hi-IN"/>
        </w:rPr>
        <w:t xml:space="preserve">the case in </w:t>
      </w:r>
      <w:r w:rsidR="00360699">
        <w:rPr>
          <w:lang w:bidi="hi-IN"/>
        </w:rPr>
        <w:t>most</w:t>
      </w:r>
      <w:r w:rsidR="00CE78D0">
        <w:rPr>
          <w:lang w:bidi="hi-IN"/>
        </w:rPr>
        <w:t xml:space="preserve"> realistic </w:t>
      </w:r>
      <w:r>
        <w:rPr>
          <w:lang w:bidi="hi-IN"/>
        </w:rPr>
        <w:t xml:space="preserve">biological </w:t>
      </w:r>
      <w:r w:rsidR="00CE78D0">
        <w:rPr>
          <w:lang w:bidi="hi-IN"/>
        </w:rPr>
        <w:t>scenario</w:t>
      </w:r>
      <w:r w:rsidR="00360699">
        <w:rPr>
          <w:lang w:bidi="hi-IN"/>
        </w:rPr>
        <w:t>s</w:t>
      </w:r>
      <w:r w:rsidR="00CE78D0">
        <w:rPr>
          <w:lang w:bidi="hi-IN"/>
        </w:rPr>
        <w:t xml:space="preserve">) then </w:t>
      </w:r>
      <w:r w:rsidR="00514DED">
        <w:rPr>
          <w:lang w:bidi="hi-IN"/>
        </w:rPr>
        <w:t>we</w:t>
      </w:r>
      <w:r w:rsidR="00CE78D0">
        <w:rPr>
          <w:lang w:bidi="hi-IN"/>
        </w:rPr>
        <w:t xml:space="preserve"> expect errors in the induction of mutagenesis</w:t>
      </w:r>
      <w:r w:rsidR="00735806">
        <w:rPr>
          <w:lang w:bidi="hi-IN"/>
        </w:rPr>
        <w:t>:</w:t>
      </w:r>
      <w:r w:rsidR="00360699">
        <w:rPr>
          <w:lang w:bidi="hi-IN"/>
        </w:rPr>
        <w:t xml:space="preserve"> </w:t>
      </w:r>
      <w:r w:rsidR="00CE78D0">
        <w:rPr>
          <w:lang w:bidi="hi-IN"/>
        </w:rPr>
        <w:t>induction of mutagenesis without stress</w:t>
      </w:r>
      <w:r w:rsidR="00514DED">
        <w:rPr>
          <w:lang w:bidi="hi-IN"/>
        </w:rPr>
        <w:t xml:space="preserve"> and</w:t>
      </w:r>
      <w:r w:rsidR="00CE78D0">
        <w:rPr>
          <w:lang w:bidi="hi-IN"/>
        </w:rPr>
        <w:t xml:space="preserve"> failure to induce mutagenesis under stress.</w:t>
      </w:r>
      <w:r w:rsidR="00514DED">
        <w:rPr>
          <w:lang w:bidi="hi-IN"/>
        </w:rPr>
        <w:t xml:space="preserve"> In this case the population would, on average, use a mixed strategy.</w:t>
      </w:r>
      <w:r w:rsidR="00CE78D0">
        <w:rPr>
          <w:lang w:bidi="hi-IN"/>
        </w:rPr>
        <w:t xml:space="preserve"> Second, a mutator allele can increase the mutation rate </w:t>
      </w:r>
      <w:r w:rsidR="00360699">
        <w:rPr>
          <w:lang w:bidi="hi-IN"/>
        </w:rPr>
        <w:t xml:space="preserve">constitutively </w:t>
      </w:r>
      <w:r w:rsidR="00CE78D0">
        <w:rPr>
          <w:lang w:bidi="hi-IN"/>
        </w:rPr>
        <w:t xml:space="preserve">and </w:t>
      </w:r>
      <w:r w:rsidR="00360699">
        <w:rPr>
          <w:lang w:bidi="hi-IN"/>
        </w:rPr>
        <w:t xml:space="preserve">further </w:t>
      </w:r>
      <w:r w:rsidR="00CE78D0">
        <w:rPr>
          <w:lang w:bidi="hi-IN"/>
        </w:rPr>
        <w:t>increase it under stress</w:t>
      </w:r>
      <w:r w:rsidR="0094207C">
        <w:rPr>
          <w:lang w:bidi="hi-IN"/>
        </w:rPr>
        <w:t xml:space="preserve"> </w:t>
      </w:r>
      <w:r w:rsidR="0094207C" w:rsidRPr="007F656F">
        <w:rPr>
          <w:lang w:bidi="hi-IN"/>
        </w:rPr>
        <w:t xml:space="preserve">– </w:t>
      </w:r>
      <w:r w:rsidR="00E16366" w:rsidRPr="007F656F">
        <w:rPr>
          <w:lang w:bidi="hi-IN"/>
        </w:rPr>
        <w:t xml:space="preserve">for example, </w:t>
      </w:r>
      <w:r w:rsidR="0094207C" w:rsidRPr="007F656F">
        <w:rPr>
          <w:lang w:bidi="hi-IN"/>
        </w:rPr>
        <w:t xml:space="preserve">a recent study with </w:t>
      </w:r>
      <w:r w:rsidR="0094207C" w:rsidRPr="007F656F">
        <w:rPr>
          <w:i/>
          <w:iCs/>
          <w:lang w:bidi="hi-IN"/>
        </w:rPr>
        <w:t>Pseudomonas aeruginosa</w:t>
      </w:r>
      <w:r w:rsidR="0094207C" w:rsidRPr="007F656F">
        <w:rPr>
          <w:lang w:bidi="hi-IN"/>
        </w:rPr>
        <w:t xml:space="preserve"> found that although the </w:t>
      </w:r>
      <w:r w:rsidR="0094207C" w:rsidRPr="007F656F">
        <w:rPr>
          <w:i/>
          <w:iCs/>
          <w:lang w:bidi="hi-IN"/>
        </w:rPr>
        <w:t>mutS</w:t>
      </w:r>
      <w:r w:rsidR="0094207C" w:rsidRPr="007F656F">
        <w:rPr>
          <w:lang w:bidi="hi-IN"/>
        </w:rPr>
        <w:t xml:space="preserve">, </w:t>
      </w:r>
      <w:r w:rsidR="0094207C" w:rsidRPr="007F656F">
        <w:rPr>
          <w:i/>
          <w:iCs/>
          <w:lang w:bidi="hi-IN"/>
        </w:rPr>
        <w:t>mutY</w:t>
      </w:r>
      <w:r w:rsidR="0094207C" w:rsidRPr="007F656F">
        <w:rPr>
          <w:lang w:bidi="hi-IN"/>
        </w:rPr>
        <w:t xml:space="preserve"> and </w:t>
      </w:r>
      <w:r w:rsidR="0094207C" w:rsidRPr="007F656F">
        <w:rPr>
          <w:i/>
          <w:iCs/>
          <w:lang w:bidi="hi-IN"/>
        </w:rPr>
        <w:t>mutM</w:t>
      </w:r>
      <w:r w:rsidR="0094207C" w:rsidRPr="007F656F">
        <w:rPr>
          <w:lang w:bidi="hi-IN"/>
        </w:rPr>
        <w:t xml:space="preserve"> mutator alleles </w:t>
      </w:r>
      <w:r w:rsidR="00360699" w:rsidRPr="007F656F">
        <w:rPr>
          <w:lang w:bidi="hi-IN"/>
        </w:rPr>
        <w:t>always</w:t>
      </w:r>
      <w:r w:rsidR="0094207C" w:rsidRPr="007F656F">
        <w:rPr>
          <w:lang w:bidi="hi-IN"/>
        </w:rPr>
        <w:t xml:space="preserve"> increase the mutation rate</w:t>
      </w:r>
      <w:r w:rsidR="00360699" w:rsidRPr="007F656F">
        <w:rPr>
          <w:lang w:bidi="hi-IN"/>
        </w:rPr>
        <w:t xml:space="preserve"> in comparison with the wildtype</w:t>
      </w:r>
      <w:r w:rsidR="0094207C" w:rsidRPr="007F656F">
        <w:rPr>
          <w:lang w:bidi="hi-IN"/>
        </w:rPr>
        <w:t xml:space="preserve">, the </w:t>
      </w:r>
      <w:r w:rsidR="0094207C" w:rsidRPr="00BA2B02">
        <w:rPr>
          <w:lang w:bidi="hi-IN"/>
        </w:rPr>
        <w:t xml:space="preserve">level of this increase depends on the level of stress the cell </w:t>
      </w:r>
      <w:r w:rsidR="00360699" w:rsidRPr="00BA2B02">
        <w:rPr>
          <w:lang w:bidi="hi-IN"/>
        </w:rPr>
        <w:t xml:space="preserve">experiences </w:t>
      </w:r>
      <w:r w:rsidR="00EA522D" w:rsidRPr="00BA2B02">
        <w:rPr>
          <w:lang w:bidi="hi-IN"/>
        </w:rPr>
        <w:fldChar w:fldCharType="begin" w:fldLock="1"/>
      </w:r>
      <w:r w:rsidR="00E80EFF">
        <w:rPr>
          <w:lang w:bidi="hi-IN"/>
        </w:rPr>
        <w:instrText>ADDIN CSL_CITATION { "citationItems" : [ { "id" : "ITEM-1", "itemData" : { "DOI" : "10.1098/rspb.2013.0007", "ISSN" : "1471-2954", "PMID" : "23446530", "abstract" : "The dominant paradigm for the evolution of mutator alleles in bacterial populations is that they spread by indirect selection for linked beneficial mutations when bacteria are poorly adapted. In this paper, we challenge the ubiquity of this paradigm by demonstrating that a clinically important stressor, hydrogen peroxide, generates direct selection for an elevated mutation rate in the pathogenic bacterium Pseudomonas aeruginosa as a consequence of a trade-off between the fidelity of DNA repair and hydrogen peroxide resistance. We demonstrate that the biochemical mechanism underlying this trade-off in the case of mutS is the elevated secretion of catalase by the mutator strain. Our results provide, to our knowledge, the first experimental evidence that direct selection can favour mutator alleles in bacterial populations, and pave the way for future studies to understand how mutation and DNA repair are linked to stress responses and how this affects the evolution of bacterial mutation rates.", "author" : [ { "dropping-particle" : "", "family" : "Torres-Barcel\u00f3", "given" : "Clara", "non-dropping-particle" : "", "parse-names" : false, "suffix" : "" }, { "dropping-particle" : "", "family" : "Cabot", "given" : "Gabriel", "non-dropping-particle" : "", "parse-names" : false, "suffix" : "" }, { "dropping-particle" : "", "family" : "Oliver", "given" : "Antonio", "non-dropping-particle" : "", "parse-names" : false, "suffix" : "" }, { "dropping-particle" : "", "family" : "Buckling", "given" : "Angus", "non-dropping-particle" : "", "parse-names" : false, "suffix" : "" }, { "dropping-particle" : "", "family" : "MacLean", "given" : "R. Craig", "non-dropping-particle" : "", "parse-names" : false, "suffix" : "" } ], "container-title" : "Proceedings of the Royal Society B: Biological Sciences", "id" : "ITEM-1", "issue" : "1757", "issued" : { "date-parts" : [ [ "2013", "1" ] ] }, "note" : "These results demonstrate the existence of a direct benefit associated with mutator alleles in the presence of oxidative stress as a result of a trade-off between DNA repair efficiency and hydrogen peroxide resistance", "page" : "20130007", "title" : "A trade-off between oxidative stress resistance and DNA repair plays a role in the evolution of elevated mutation rates in bacteria.", "type" : "article-journal", "volume" : "280" }, "uris" : [ "http://www.mendeley.com/documents/?uuid=8ef0ddc2-d19b-4e19-8ee9-56867fbcbf15" ] } ], "mendeley" : { "previouslyFormattedCitation" : "[66]" }, "properties" : { "noteIndex" : 0 }, "schema" : "https://github.com/citation-style-language/schema/raw/master/csl-citation.json" }</w:instrText>
      </w:r>
      <w:r w:rsidR="00EA522D" w:rsidRPr="00BA2B02">
        <w:rPr>
          <w:lang w:bidi="hi-IN"/>
        </w:rPr>
        <w:fldChar w:fldCharType="separate"/>
      </w:r>
      <w:r w:rsidR="003967C6" w:rsidRPr="003967C6">
        <w:rPr>
          <w:noProof/>
          <w:lang w:bidi="hi-IN"/>
        </w:rPr>
        <w:t>[66]</w:t>
      </w:r>
      <w:r w:rsidR="00EA522D" w:rsidRPr="00BA2B02">
        <w:rPr>
          <w:lang w:bidi="hi-IN"/>
        </w:rPr>
        <w:fldChar w:fldCharType="end"/>
      </w:r>
      <w:r w:rsidR="00CE78D0" w:rsidRPr="00BA2B02">
        <w:rPr>
          <w:lang w:bidi="hi-IN"/>
        </w:rPr>
        <w:t>.</w:t>
      </w:r>
    </w:p>
    <w:p w:rsidR="00D84632" w:rsidRPr="00BA2B02" w:rsidRDefault="00FD73DF" w:rsidP="00FD73DF">
      <w:pPr>
        <w:spacing w:line="480" w:lineRule="auto"/>
        <w:rPr>
          <w:lang w:bidi="hi-IN"/>
        </w:rPr>
      </w:pPr>
      <w:r>
        <w:rPr>
          <w:lang w:bidi="hi-IN"/>
        </w:rPr>
        <w:t>We</w:t>
      </w:r>
      <w:r w:rsidR="00A67023" w:rsidRPr="008F3447">
        <w:rPr>
          <w:lang w:bidi="hi-IN"/>
        </w:rPr>
        <w:t xml:space="preserve"> do not assume</w:t>
      </w:r>
      <w:r w:rsidR="00A67023" w:rsidRPr="00BA2B02">
        <w:rPr>
          <w:lang w:bidi="hi-IN"/>
        </w:rPr>
        <w:t xml:space="preserve"> direct </w:t>
      </w:r>
      <w:r w:rsidR="00ED111F" w:rsidRPr="00BA2B02">
        <w:rPr>
          <w:lang w:bidi="hi-IN"/>
        </w:rPr>
        <w:t xml:space="preserve">fitness </w:t>
      </w:r>
      <w:r w:rsidR="00A67023" w:rsidRPr="00BA2B02">
        <w:rPr>
          <w:lang w:bidi="hi-IN"/>
        </w:rPr>
        <w:t>cost</w:t>
      </w:r>
      <w:r w:rsidR="00ED111F" w:rsidRPr="00BA2B02">
        <w:rPr>
          <w:lang w:bidi="hi-IN"/>
        </w:rPr>
        <w:t>s</w:t>
      </w:r>
      <w:r w:rsidR="00A67023" w:rsidRPr="00BA2B02">
        <w:rPr>
          <w:lang w:bidi="hi-IN"/>
        </w:rPr>
        <w:t xml:space="preserve"> for </w:t>
      </w:r>
      <w:r w:rsidR="00ED111F" w:rsidRPr="00BA2B02">
        <w:rPr>
          <w:lang w:bidi="hi-IN"/>
        </w:rPr>
        <w:t>any of the mutational strategies</w:t>
      </w:r>
      <w:r w:rsidR="00A67023" w:rsidRPr="00BA2B02">
        <w:rPr>
          <w:lang w:bidi="hi-IN"/>
        </w:rPr>
        <w:t xml:space="preserve">. </w:t>
      </w:r>
      <w:r w:rsidR="00F2594F" w:rsidRPr="00BA2B02">
        <w:rPr>
          <w:lang w:bidi="hi-IN"/>
        </w:rPr>
        <w:t>A</w:t>
      </w:r>
      <w:r w:rsidR="00A67023" w:rsidRPr="00BA2B02">
        <w:rPr>
          <w:lang w:bidi="hi-IN"/>
        </w:rPr>
        <w:t xml:space="preserve"> "cost of DNA replication fidelity" </w:t>
      </w:r>
      <w:r w:rsidR="00EA522D" w:rsidRPr="00BA2B02">
        <w:rPr>
          <w:lang w:bidi="hi-IN"/>
        </w:rPr>
        <w:fldChar w:fldCharType="begin" w:fldLock="1"/>
      </w:r>
      <w:r w:rsidR="00E80EFF">
        <w:rPr>
          <w:lang w:bidi="hi-IN"/>
        </w:rPr>
        <w:instrText>ADDIN CSL_CITATION { "citationItems" : [ { "id" : "ITEM-1", "itemData" : { "DOI" : "10.1006/jtbi.1998.0752", "ISSN" : "0022-5193", "PMID" : "9778430", "abstract" : "I investigate the hypothesis that mutation rates in natural populations are determined by a balance between: (1) selection against deleterious mutations favouring lower mutation rates, and (2) selection opposing further reduction of the mutation rate, resulting from the costs incurred by more stringent proof-reading and repair (for example, a reduction in the rate of DNA replication). The influence of advantageous mutations is assumed to be negligible. In a previous paper, I analysed the dynamics of a modifier of the mutation rate in a large sexual population, where (infinitesimally rare) deleterious alleles segregate at an infinite number of unlinked loci with symmetric multiplicative fitness effects. A simple condition was obtained for a modifier allele to increase in frequency. Remarkably, this condition does not depend on the allele frequencies at the modifier locus. Here, I show that (as a consequence), given any set of possible values of the mutation rate (any set of possible modifier alleles), there always exists a single globally stable value of the mutation rate. This is an unusually strong form of \"evolutionary stability\" for a sexual population. Less surprisingly the optimum mutation rate in an asexual population has similar stability properties. Furthermore, in the case of an asexual population, it is not necessary to make any special assumptions about the selection acting against deleterious mutations, except that a deterministic mutation-selection equilibrium exists. I present a simple method for identifying the evolutionarily stable value of the mutation rate, given the function alpha(U) relating the value of the mutation rate to the fitness cost of maintaining this rate. I also argue that if there is a highly conserved relationship between the rate of replication per base, and the rate of mutation per base, and if this relationship has the form of a power law, then the remarkable uniformity of the per genome mutation rate in DNA based microbes can be explained.", "author" : [ { "dropping-particle" : "", "family" : "Dawson", "given" : "Kevin J.", "non-dropping-particle" : "", "parse-names" : false, "suffix" : "" } ], "container-title" : "Journal of theoretical biology", "id" : "ITEM-1", "issue" : "1", "issued" : { "date-parts" : [ [ "1998", "9", "7" ] ] }, "note" : "no beneficial mutations\nMSB\nthe difference between k-m model and kond model\nstable mu rate is lower for asex (like sloan &amp; panjeti) because indirect selection is weaker. very different results than if ben muts are allowed (leigh 70) in which case asex will have higher mut rates.selection at haploid stage - no hetero effect\n        \n        \ndiscussion on the different terms of the CoF\n        \n        \n      ", "page" : "143-57", "title" : "Evolutionarily stable mutation rates.", "type" : "article-journal", "volume" : "194" }, "uris" : [ "http://www.mendeley.com/documents/?uuid=19c92bbe-65cd-416b-95d8-a98b4208b55f" ] } ], "mendeley" : { "previouslyFormattedCitation" : "[67]" }, "properties" : { "noteIndex" : 0 }, "schema" : "https://github.com/citation-style-language/schema/raw/master/csl-citation.json" }</w:instrText>
      </w:r>
      <w:r w:rsidR="00EA522D" w:rsidRPr="00BA2B02">
        <w:rPr>
          <w:lang w:bidi="hi-IN"/>
        </w:rPr>
        <w:fldChar w:fldCharType="separate"/>
      </w:r>
      <w:r w:rsidR="003967C6" w:rsidRPr="003967C6">
        <w:rPr>
          <w:noProof/>
          <w:lang w:bidi="hi-IN"/>
        </w:rPr>
        <w:t>[67]</w:t>
      </w:r>
      <w:r w:rsidR="00EA522D" w:rsidRPr="00BA2B02">
        <w:rPr>
          <w:lang w:bidi="hi-IN"/>
        </w:rPr>
        <w:fldChar w:fldCharType="end"/>
      </w:r>
      <w:r w:rsidR="00A67023" w:rsidRPr="00BA2B02">
        <w:rPr>
          <w:lang w:bidi="hi-IN"/>
        </w:rPr>
        <w:t xml:space="preserve"> – the energy and time expended in order to maintain a low mutation rate – could make both CM and SIM more successful. </w:t>
      </w:r>
      <w:r w:rsidR="00F2594F" w:rsidRPr="00BA2B02">
        <w:rPr>
          <w:lang w:bidi="hi-IN"/>
        </w:rPr>
        <w:t>The "cost of fidelity"</w:t>
      </w:r>
      <w:r w:rsidR="00A67023" w:rsidRPr="00BA2B02">
        <w:rPr>
          <w:lang w:bidi="hi-IN"/>
        </w:rPr>
        <w:t xml:space="preserve"> </w:t>
      </w:r>
      <w:r w:rsidR="006D2C68">
        <w:rPr>
          <w:lang w:bidi="hi-IN"/>
        </w:rPr>
        <w:t>may</w:t>
      </w:r>
      <w:r w:rsidR="00A67023" w:rsidRPr="00BA2B02">
        <w:rPr>
          <w:lang w:bidi="hi-IN"/>
        </w:rPr>
        <w:t xml:space="preserve"> require further study, but empirical evidence suggest</w:t>
      </w:r>
      <w:r w:rsidR="004D7ABB" w:rsidRPr="00BA2B02">
        <w:rPr>
          <w:lang w:bidi="hi-IN"/>
        </w:rPr>
        <w:t>s</w:t>
      </w:r>
      <w:r w:rsidR="00A67023" w:rsidRPr="00BA2B02">
        <w:rPr>
          <w:lang w:bidi="hi-IN"/>
        </w:rPr>
        <w:t xml:space="preserve"> that </w:t>
      </w:r>
      <w:r w:rsidR="00F2594F" w:rsidRPr="00BA2B02">
        <w:rPr>
          <w:lang w:bidi="hi-IN"/>
        </w:rPr>
        <w:t xml:space="preserve">it </w:t>
      </w:r>
      <w:r w:rsidR="00A67023" w:rsidRPr="00BA2B02">
        <w:rPr>
          <w:lang w:bidi="hi-IN"/>
        </w:rPr>
        <w:t xml:space="preserve">doesn't play an important role in the evolution of </w:t>
      </w:r>
      <w:r w:rsidR="00ED111F" w:rsidRPr="00BA2B02">
        <w:rPr>
          <w:lang w:bidi="hi-IN"/>
        </w:rPr>
        <w:t xml:space="preserve">the mutation rate </w:t>
      </w:r>
      <w:r w:rsidR="00EA522D" w:rsidRPr="00BA2B02">
        <w:rPr>
          <w:lang w:bidi="hi-IN"/>
        </w:rPr>
        <w:fldChar w:fldCharType="begin" w:fldLock="1"/>
      </w:r>
      <w:r w:rsidR="00E80EFF">
        <w:rPr>
          <w:lang w:bidi="hi-IN"/>
        </w:rPr>
        <w:instrText>ADDIN CSL_CITATION { "citationItems" : [ { "id" : "ITEM-1", "itemData" : { "DOI" : "10.1126/science.1056421", "ISSN" : "0036-8075", "PMID" : "11283373", "abstract" : "We have shown that bacterial mutation rates change during the experimental colonization of the mouse gut. A high mutation rate was initially beneficial because it allowed faster adaptation, but this benefit disappeared once adaptation was achieved. Mutator bacteria accumulated mutations that, although neutral in the mouse gut, are often deleterious in secondary environments. Consistently, the competitiveness of mutator bacteria is reduced during transmission to and re-colonization of similar hosts. The short-term advantages and long-term disadvantages of mutator bacteria could account for their frequency in nature.", "author" : [ { "dropping-particle" : "", "family" : "Giraud", "given" : "Antoine", "non-dropping-particle" : "", "parse-names" : false, "suffix" : "" }, { "dropping-particle" : "", "family" : "Matic", "given" : "Ivan", "non-dropping-particle" : "", "parse-names" : false, "suffix" : "" }, { "dropping-particle" : "", "family" : "Tenaillon", "given" : "Olivier", "non-dropping-particle" : "", "parse-names" : false, "suffix" : "" }, { "dropping-particle" : "", "family" : "Clara", "given" : "Antonio", "non-dropping-particle" : "", "parse-names" : false, "suffix" : "" }, { "dropping-particle" : "", "family" : "Radman", "given" : "Miroslav", "non-dropping-particle" : "", "parse-names" : false, "suffix" : "" }, { "dropping-particle" : "", "family" : "Fons", "given" : "Michel", "non-dropping-particle" : "", "parse-names" : false, "suffix" : "" }, { "dropping-particle" : "", "family" : "Taddei", "given" : "Fran\u00e7ois", "non-dropping-particle" : "", "parse-names" : false, "suffix" : "" } ], "container-title" : "Science", "id" : "ITEM-1", "issue" : "5513", "issued" : { "date-parts" : [ [ "2001", "3", "30" ] ] }, "note" : "\"The mouse model showed that the advan-tage of mutator bacteria when colonizing new host is due to their capacity to generate adap- tive mutations rapidly, allowing them to ex- ploit the ecosystem resources more quickly than wild-type bacteria. This advantage is reduced to little or nothing once adaptation is achieved. Moreover, if the mutation rate is not reduced [as observed in some subpopula- tions (Fig. 1A)], it leads progressively to loss of functions that are dispensable in the cur- rent environment but compromise the long- term survival of mutator clones.\"", "page" : "2606-8", "title" : "Costs and benefits of high mutation rates: adaptive evolution of bacteria in the mouse gut.", "type" : "article-journal", "volume" : "291" }, "uris" : [ "http://www.mendeley.com/documents/?uuid=93511e5a-86f9-4974-b663-4701201a2328" ] }, { "id" : "ITEM-2", "itemData" : { "DOI" : "10.1073/pnas.0912451107", "ISSN" : "1091-6490", "PMID" : "20080608", "abstract" : "Mutation rate is an important determinant of evolvability. The optimal mutation rate for different organisms during evolution has been modeled in silico and tested in vivo, predominantly through pairwise comparisons. To characterize the fitness landscape across a broad range of mutation rates, we generated a panel of 66 DNA polymerase I mutants in Escherichia coli with comparable growth properties, yet with differing DNA replication fidelities, spanning 10(3)-fold higher and lower than that of wild type. These strains were competed for 350 generations in six replicate cultures in two different environments. A narrow range of mutation rates, 10- to 47-fold greater than that of wild type, predominated after serial passage. Mutants exhibiting higher mutation rates were not detected, nor were wild-type or antimutator strains. Winning clones exhibited shorter doubling times, greater maximum culture densities, and a growth advantages in pairwise competition relative to their precompetition ancestors, indicating the acquisition of adaptive phenotypes. To investigate the basis for mutator selection, we undertook a large series of pairwise competitions between mutator and wild-type strains under conditions where, in most cases, one strain completely overtook the culture within 18 days. Mutators were the most frequent winners but wild-type strains were also observed winning, suggesting that the competitive advantage of mutators is due to a greater probability of developing selectably advantageous mutations rather than from an initial growth advantage conferred by the polymerase variant itself. Our results indicate that under conditions where organism fitness is not yet maximized for a particular environment, competitive adaptation may be facilitated by enhanced mutagenesis.", "author" : [ { "dropping-particle" : "", "family" : "Loh", "given" : "Ern", "non-dropping-particle" : "", "parse-names" : false, "suffix" : "" }, { "dropping-particle" : "", "family" : "Salk", "given" : "Jesse J", "non-dropping-particle" : "", "parse-names" : false, "suffix" : "" }, { "dropping-particle" : "", "family" : "Loeb", "given" : "Lawrence A", "non-dropping-particle" : "", "parse-names" : false, "suffix" : "" } ], "container-title" : "Proceedings of the National Academy of Sciences", "id" : "ITEM-2", "issue" : "3", "issued" : { "date-parts" : [ [ "2010", "1", "19" ] ] }, "note" : "        mutators evolve due to second order selection and not cost of fidelity        \n        \n\"the competitive advantage of mutators is due to a greater probability of developing selectably advanta- geous mutations rather than from an initial growth advantage con- ferred by the polymerase variant itself. Our results indicate that under conditions where organism fitness is not yet maximized for a particular environment, competitive adaptationmay be facilitated by enhanced mutagenesis.\"", "page" : "1154-9", "title" : "Optimization of DNA polymerase mutation rates during bacterial evolution.", "type" : "article-journal", "volume" : "107" }, "uris" : [ "http://www.mendeley.com/documents/?uuid=873aac54-c0a4-46fe-810b-39cd52c5bdd9" ] }, { "id" : "ITEM-3", "itemData" : { "DOI" : "10.1098/rsbl.2010.1036", "ISSN" : "1744-957X", "PMID" : "21227974", "abstract" : "Experimental studies have shown that a mutator allele can readily hitchhike to fixation with beneficial mutations in an asexual population having a low, wild-type mutation rate. Here, we show that a genotype bearing two mutator alleles can supplant a population already fixed for one mutator allele. Our results provide experimental support for recent theory predicting that mutator alleles will tend to accumulate in asexual populations by hitchhiking with beneficial mutations, causing an ever-higher genomic mutation rate.", "author" : [ { "dropping-particle" : "", "family" : "Gentile", "given" : "Christopher F", "non-dropping-particle" : "", "parse-names" : false, "suffix" : "" }, { "dropping-particle" : "", "family" : "Yu", "given" : "Szi-Chieh", "non-dropping-particle" : "", "parse-names" : false, "suffix" : "" }, { "dropping-particle" : "", "family" : "Serrano", "given" : "Sebastian Akle", "non-dropping-particle" : "", "parse-names" : false, "suffix" : "" }, { "dropping-particle" : "", "family" : "Gerrish", "given" : "Philip J.", "non-dropping-particle" : "", "parse-names" : false, "suffix" : "" }, { "dropping-particle" : "", "family" : "Sniegowski", "given" : "Paul D.", "non-dropping-particle" : "", "parse-names" : false, "suffix" : "" } ], "container-title" : "Biology letters", "id" : "ITEM-3", "issue" : "3", "issued" : { "date-parts" : [ [ "2011", "6", "23" ] ] }, "page" : "422-4", "title" : "Competition between high- and higher-mutating strains of &lt;i&gt;Escherichia coli&lt;/i&gt;.", "type" : "article-journal", "volume" : "7" }, "uris" : [ "http://www.mendeley.com/documents/?uuid=16dc79b8-8358-4a45-b9e2-203be1d10072" ] }, { "id" : "ITEM-4", "itemData" : { "DOI" : "10.1073/pnas.1104681108", "ISSN" : "1091-6490", "PMID" : "21808005", "abstract" : "Basic ideas about the constancy and randomness of mutagenesis that drives evolution were challenged by the discovery of mutation pathways activated by stress responses. These pathways could promote evolution specifically when cells are maladapted to their environment (i.e., are stressed). However, the clearest example-a general stress-response-controlled switch to error-prone DNA break (double-strand break, DSB) repair-was suggested to be peculiar to an Escherichia coli F' conjugative plasmid, not generally significant, and to occur by an alternative stress-independent mechanism. Moreover, mechanisms of spontaneous mutation in E. coli remain obscure. First, we demonstrate that this same mechanism occurs in chromosomes of starving F(-) E. coli. I-SceI endonuclease-induced chromosomal DSBs increase mutation 50-fold, dependent upon general/starvation- and DNA-damage-stress responses, DinB error-prone DNA polymerase, and DSB-repair proteins. Second, DSB repair is also mutagenic if the RpoS general-stress-response activator is expressed in unstressed cells, illustrating a stress-response-controlled switch to mutagenic repair. Third, DSB survival is not improved by RpoS or DinB, indicating that mutagenesis is not an inescapable byproduct of repair. Importantly, fourth, fully half of spontaneous frame-shift and base-substitution mutation during starvation also requires the same stress-response, DSB-repair, and DinB proteins. These data indicate that DSB-repair-dependent stress-induced mutation, driven by spontaneous DNA breaks, is a pathway that cells usually use and a major source of spontaneous mutation. These data also rule out major alternative models for the mechanism. Mechanisms that couple mutagenesis to stress responses can allow cells to evolve rapidly and responsively to their environment.", "author" : [ { "dropping-particle" : "", "family" : "Shee", "given" : "Chandan", "non-dropping-particle" : "", "parse-names" : false, "suffix" : "" }, { "dropping-particle" : "", "family" : "Gibson", "given" : "Janet L.", "non-dropping-particle" : "", "parse-names" : false, "suffix" : "" }, { "dropping-particle" : "", "family" : "Darrow", "given" : "Michele C.", "non-dropping-particle" : "", "parse-names" : false, "suffix" : "" }, { "dropping-particle" : "", "family" : "Gonzalez", "given" : "Caleb", "non-dropping-particle" : "", "parse-names" : false, "suffix" : "" }, { "dropping-particle" : "", "family" : "Rosenberg", "given" : "Susan M.", "non-dropping-particle" : "", "parse-names" : false, "suffix" : "" } ], "container-title" : "Proceedings of the National Academy of Sciences", "id" : "ITEM-4", "issue" : "33", "issued" : { "date-parts" : [ [ "2011", "8", "1" ] ] }, "page" : "13659-13664", "title" : "Impact of a stress-inducible switch to mutagenic repair of DNA breaks on mutation in &lt;i&gt;Escherichia coli&lt;/i&gt;.", "type" : "article-journal", "volume" : "108" }, "uris" : [ "http://www.mendeley.com/documents/?uuid=db21f833-9b20-4e46-9118-dda5c7aae7ae" ] } ], "mendeley" : { "previouslyFormattedCitation" : "[68\u201371]" }, "properties" : { "noteIndex" : 0 }, "schema" : "https://github.com/citation-style-language/schema/raw/master/csl-citation.json" }</w:instrText>
      </w:r>
      <w:r w:rsidR="00EA522D" w:rsidRPr="00BA2B02">
        <w:rPr>
          <w:lang w:bidi="hi-IN"/>
        </w:rPr>
        <w:fldChar w:fldCharType="separate"/>
      </w:r>
      <w:r w:rsidR="003967C6" w:rsidRPr="003967C6">
        <w:rPr>
          <w:noProof/>
          <w:lang w:bidi="hi-IN"/>
        </w:rPr>
        <w:t>[68–71]</w:t>
      </w:r>
      <w:r w:rsidR="00EA522D" w:rsidRPr="00BA2B02">
        <w:rPr>
          <w:lang w:bidi="hi-IN"/>
        </w:rPr>
        <w:fldChar w:fldCharType="end"/>
      </w:r>
      <w:r w:rsidR="00A67023" w:rsidRPr="00BA2B02">
        <w:rPr>
          <w:lang w:bidi="hi-IN"/>
        </w:rPr>
        <w:t>.</w:t>
      </w:r>
      <w:r w:rsidR="00915B29" w:rsidRPr="00BA2B02">
        <w:rPr>
          <w:lang w:bidi="hi-IN"/>
        </w:rPr>
        <w:t xml:space="preserve"> Another </w:t>
      </w:r>
      <w:r w:rsidR="00ED111F" w:rsidRPr="00BA2B02">
        <w:rPr>
          <w:lang w:bidi="hi-IN"/>
        </w:rPr>
        <w:t xml:space="preserve">fitness </w:t>
      </w:r>
      <w:r w:rsidR="00915B29" w:rsidRPr="00BA2B02">
        <w:rPr>
          <w:lang w:bidi="hi-IN"/>
        </w:rPr>
        <w:t xml:space="preserve">cost might be associated with the regulation of the mutation rate: for individuals to determine if their condition </w:t>
      </w:r>
      <w:r w:rsidR="00ED111F" w:rsidRPr="00BA2B02">
        <w:rPr>
          <w:lang w:bidi="hi-IN"/>
        </w:rPr>
        <w:t>calls for</w:t>
      </w:r>
      <w:r w:rsidR="00915B29" w:rsidRPr="00BA2B02">
        <w:rPr>
          <w:lang w:bidi="hi-IN"/>
        </w:rPr>
        <w:t xml:space="preserve"> the induction of mutagenesis, they must invest resources and energy in </w:t>
      </w:r>
      <w:r w:rsidR="00ED111F" w:rsidRPr="00BA2B02">
        <w:rPr>
          <w:lang w:bidi="hi-IN"/>
        </w:rPr>
        <w:t>costly</w:t>
      </w:r>
      <w:r w:rsidR="00915B29" w:rsidRPr="00BA2B02">
        <w:rPr>
          <w:lang w:bidi="hi-IN"/>
        </w:rPr>
        <w:t xml:space="preserve"> </w:t>
      </w:r>
      <w:r w:rsidR="00ED111F" w:rsidRPr="00BA2B02">
        <w:rPr>
          <w:lang w:bidi="hi-IN"/>
        </w:rPr>
        <w:t xml:space="preserve">sensory mechanisms. However, such mechanisms already exist for various unrelated purposes, such as the maintenance of cell cycle </w:t>
      </w:r>
      <w:r w:rsidR="00ED111F" w:rsidRPr="00BA2B02">
        <w:rPr>
          <w:lang w:bidi="hi-IN"/>
        </w:rPr>
        <w:lastRenderedPageBreak/>
        <w:t xml:space="preserve">and homeostasis. Therefore, we consider these mechanisms </w:t>
      </w:r>
      <w:r w:rsidR="00F2594F" w:rsidRPr="00BA2B02">
        <w:rPr>
          <w:lang w:bidi="hi-IN"/>
        </w:rPr>
        <w:t>as</w:t>
      </w:r>
      <w:r w:rsidR="00ED111F" w:rsidRPr="00BA2B02">
        <w:rPr>
          <w:lang w:bidi="hi-IN"/>
        </w:rPr>
        <w:t xml:space="preserve"> "free" in terms of fitness costs. Moreover, in </w:t>
      </w:r>
      <w:r w:rsidR="00ED111F" w:rsidRPr="00BA2B02">
        <w:rPr>
          <w:i/>
          <w:iCs/>
          <w:lang w:bidi="hi-IN"/>
        </w:rPr>
        <w:t>E. coli</w:t>
      </w:r>
      <w:r w:rsidR="00ED111F" w:rsidRPr="00BA2B02">
        <w:rPr>
          <w:lang w:bidi="hi-IN"/>
        </w:rPr>
        <w:t xml:space="preserve"> </w:t>
      </w:r>
      <w:r w:rsidR="00DD7A57">
        <w:rPr>
          <w:lang w:bidi="hi-IN"/>
        </w:rPr>
        <w:t>mutagenesis</w:t>
      </w:r>
      <w:r w:rsidR="00ED111F" w:rsidRPr="00BA2B02">
        <w:rPr>
          <w:lang w:bidi="hi-IN"/>
        </w:rPr>
        <w:t xml:space="preserve"> is induced by several stress responses that serve other </w:t>
      </w:r>
      <w:r w:rsidR="00F2594F" w:rsidRPr="00BA2B02">
        <w:rPr>
          <w:lang w:bidi="hi-IN"/>
        </w:rPr>
        <w:t xml:space="preserve">cellular </w:t>
      </w:r>
      <w:r w:rsidR="00ED111F" w:rsidRPr="00BA2B02">
        <w:rPr>
          <w:lang w:bidi="hi-IN"/>
        </w:rPr>
        <w:t xml:space="preserve">functions </w:t>
      </w:r>
      <w:r w:rsidR="00EA522D" w:rsidRPr="00BA2B02">
        <w:rPr>
          <w:lang w:bidi="hi-IN"/>
        </w:rPr>
        <w:fldChar w:fldCharType="begin" w:fldLock="1"/>
      </w:r>
      <w:r w:rsidR="00E80EFF">
        <w:rPr>
          <w:lang w:bidi="hi-IN"/>
        </w:rPr>
        <w:instrText>ADDIN CSL_CITATION { "citationItems" : [ { "id" : "ITEM-1", "itemData" : { "DOI" : "10.1080/10409230701648494", "ISSN" : "1040-9238", "PMID" : "17917873", "abstract" : "Bacteria spend their lives buffeted by changing environmental conditions. To adapt to and survive these stresses, bacteria have global response systems that result in sweeping changes in gene expression and cellular metabolism. These responses are controlled by master regulators, which include: alternative sigma factors, such as RpoS and RpoH; small molecule effectors, such as ppGpp; gene repressors such as LexA; and, inorganic molecules, such as polyphosphate. The response pathways extensively overlap and are induced to various extents by the same environmental stresses. These stresses include nutritional deprivation, DNA damage, temperature shift, and exposure to antibiotics. All of these global stress responses include functions that can increase genetic variability. In particular, up-regulation and activation of error-prone DNA polymerases, down-regulation of error-correcting enzymes, and movement of mobile genetic elements are common features of several stress responses. The result is that under a variety of stressful conditions, bacteria are induced for genetic change. This transient mutator state may be important for adaptive evolution.", "author" : [ { "dropping-particle" : "", "family" : "Foster", "given" : "Patricia L.", "non-dropping-particle" : "", "parse-names" : false, "suffix" : "" } ], "container-title" : "Critical reviews in biochemistry and molecular biology", "id" : "ITEM-1", "issue" : "5", "issued" : { "date-parts" : [ [ "2007" ] ] }, "page" : "373-97", "title" : "Stress-induced mutagenesis in bacteria.", "type" : "article-journal", "volume" : "42" }, "uris" : [ "http://www.mendeley.com/documents/?uuid=5e19c257-4e56-43af-8e16-9f037cac92bc" ] }, { "id" : "ITEM-2", "itemData" : { "DOI" : "10.1126/science.1226683", "ISSN" : "1095-9203", "PMID" : "23224554", "abstract" : "Mechanisms of DNA repair and mutagenesis are defined on the basis of relatively few proteins acting on DNA, yet the identities and functions of all proteins required are unknown. Here, we identify the network that underlies mutagenic repair of DNA breaks in stressed Escherichia coli and define functions for much of it. Using a comprehensive screen, we identified a network of \u226593 genes that function in mutation. Most operate upstream of activation of three required stress responses (RpoS, RpoE, and SOS, key network hubs), apparently sensing stress. The results reveal how a network integrates mutagenic repair into the biology of the cell, show specific pathways of environmental sensing, demonstrate the centrality of stress responses, and imply that these responses are attractive as potential drug targets for blocking the evolution of pathogens.", "author" : [ { "dropping-particle" : "", "family" : "Mamun", "given" : "Abu Amar M.", "non-dropping-particle" : "Al", "parse-names" : false, "suffix" : "" }, { "dropping-particle" : "", "family" : "Lombardo", "given" : "Mary-Jane", "non-dropping-particle" : "", "parse-names" : false, "suffix" : "" }, { "dropping-particle" : "", "family" : "Shee", "given" : "Chandan", "non-dropping-particle" : "", "parse-names" : false, "suffix" : "" }, { "dropping-particle" : "", "family" : "Lisewski", "given" : "Andreas M.", "non-dropping-particle" : "", "parse-names" : false, "suffix" : "" }, { "dropping-particle" : "", "family" : "Gonzalez", "given" : "Caleb", "non-dropping-particle" : "", "parse-names" : false, "suffix" : "" }, { "dropping-particle" : "", "family" : "Lin", "given" : "Dongxu", "non-dropping-particle" : "", "parse-names" : false, "suffix" : "" }, { "dropping-particle" : "", "family" : "Nehring", "given" : "Ralf B.", "non-dropping-particle" : "", "parse-names" : false, "suffix" : "" }, { "dropping-particle" : "", "family" : "Saint-Ruf", "given" : "Claude", "non-dropping-particle" : "", "parse-names" : false, "suffix" : "" }, { "dropping-particle" : "", "family" : "Gibson", "given" : "Janet L.", "non-dropping-particle" : "", "parse-names" : false, "suffix" : "" }, { "dropping-particle" : "", "family" : "Frisch", "given" : "Ryan L.", "non-dropping-particle" : "", "parse-names" : false, "suffix" : "" }, { "dropping-particle" : "", "family" : "Lichtarge", "given" : "Olivier", "non-dropping-particle" : "", "parse-names" : false, "suffix" : "" }, { "dropping-particle" : "", "family" : "Hastings", "given" : "P. J.", "non-dropping-particle" : "", "parse-names" : false, "suffix" : "" }, { "dropping-particle" : "", "family" : "Rosenberg", "given" : "Susan M.", "non-dropping-particle" : "", "parse-names" : false, "suffix" : "" } ], "container-title" : "Science", "id" : "ITEM-2", "issue" : "6112", "issued" : { "date-parts" : [ [ "2012", "12", "7" ] ] }, "page" : "1344-8", "title" : "Identity and function of a large gene network underlying mutagenic repair of DNA breaks.", "type" : "article-journal", "volume" : "338" }, "uris" : [ "http://www.mendeley.com/documents/?uuid=48da3a3d-371c-4d5f-91f1-3f42baab6c32" ] } ], "mendeley" : { "previouslyFormattedCitation" : "[16,32]" }, "properties" : { "noteIndex" : 0 }, "schema" : "https://github.com/citation-style-language/schema/raw/master/csl-citation.json" }</w:instrText>
      </w:r>
      <w:r w:rsidR="00EA522D" w:rsidRPr="00BA2B02">
        <w:rPr>
          <w:lang w:bidi="hi-IN"/>
        </w:rPr>
        <w:fldChar w:fldCharType="separate"/>
      </w:r>
      <w:r w:rsidR="00635E26" w:rsidRPr="00635E26">
        <w:rPr>
          <w:noProof/>
          <w:lang w:bidi="hi-IN"/>
        </w:rPr>
        <w:t>[16,32]</w:t>
      </w:r>
      <w:r w:rsidR="00EA522D" w:rsidRPr="00BA2B02">
        <w:rPr>
          <w:lang w:bidi="hi-IN"/>
        </w:rPr>
        <w:fldChar w:fldCharType="end"/>
      </w:r>
      <w:r w:rsidR="00ED111F" w:rsidRPr="00BA2B02">
        <w:rPr>
          <w:lang w:bidi="hi-IN"/>
        </w:rPr>
        <w:t xml:space="preserve">, and this is probably the </w:t>
      </w:r>
      <w:r w:rsidR="00D84632" w:rsidRPr="00BA2B02">
        <w:rPr>
          <w:lang w:bidi="hi-IN"/>
        </w:rPr>
        <w:t xml:space="preserve">case </w:t>
      </w:r>
      <w:r w:rsidR="00E06BFF" w:rsidRPr="00BA2B02">
        <w:rPr>
          <w:lang w:bidi="hi-IN"/>
        </w:rPr>
        <w:t xml:space="preserve">in </w:t>
      </w:r>
      <w:r w:rsidR="00D84632" w:rsidRPr="00BA2B02">
        <w:rPr>
          <w:lang w:bidi="hi-IN"/>
        </w:rPr>
        <w:t>other organisms</w:t>
      </w:r>
      <w:r w:rsidR="00735806">
        <w:rPr>
          <w:lang w:bidi="hi-IN"/>
        </w:rPr>
        <w:t xml:space="preserve"> as well</w:t>
      </w:r>
      <w:r w:rsidR="00ED111F" w:rsidRPr="00BA2B02">
        <w:rPr>
          <w:lang w:bidi="hi-IN"/>
        </w:rPr>
        <w:t>.</w:t>
      </w:r>
    </w:p>
    <w:p w:rsidR="00134FEB" w:rsidRPr="00BA2B02" w:rsidRDefault="00FD73DF" w:rsidP="00A55D35">
      <w:pPr>
        <w:spacing w:line="480" w:lineRule="auto"/>
        <w:rPr>
          <w:lang w:bidi="hi-IN"/>
        </w:rPr>
      </w:pPr>
      <w:r>
        <w:rPr>
          <w:lang w:bidi="hi-IN"/>
        </w:rPr>
        <w:t>This article</w:t>
      </w:r>
      <w:r w:rsidR="00D84632" w:rsidRPr="00BA2B02">
        <w:rPr>
          <w:lang w:bidi="hi-IN"/>
        </w:rPr>
        <w:t xml:space="preserve"> focuses on asexual populations, </w:t>
      </w:r>
      <w:r w:rsidR="00F2594F" w:rsidRPr="00BA2B02">
        <w:rPr>
          <w:lang w:bidi="hi-IN"/>
        </w:rPr>
        <w:t>ignoring</w:t>
      </w:r>
      <w:r w:rsidR="00D84632" w:rsidRPr="00BA2B02">
        <w:rPr>
          <w:lang w:bidi="hi-IN"/>
        </w:rPr>
        <w:t xml:space="preserve"> recombination, segregation, and sexual reproduction. These mechanisms are important for adaptation on a rugged fitness landscape both because they help to cope with deleterious mutations and because they allow </w:t>
      </w:r>
      <w:r w:rsidR="00F2594F" w:rsidRPr="00BA2B02">
        <w:rPr>
          <w:lang w:bidi="hi-IN"/>
        </w:rPr>
        <w:t xml:space="preserve">different </w:t>
      </w:r>
      <w:r w:rsidR="00D84632" w:rsidRPr="00BA2B02">
        <w:rPr>
          <w:lang w:bidi="hi-IN"/>
        </w:rPr>
        <w:t>single mutant</w:t>
      </w:r>
      <w:r w:rsidR="008A6B5D" w:rsidRPr="00BA2B02">
        <w:rPr>
          <w:lang w:bidi="hi-IN"/>
        </w:rPr>
        <w:t>s</w:t>
      </w:r>
      <w:r w:rsidR="00735806">
        <w:rPr>
          <w:lang w:bidi="hi-IN"/>
        </w:rPr>
        <w:t xml:space="preserve"> to produce </w:t>
      </w:r>
      <w:r w:rsidR="00D84632" w:rsidRPr="00BA2B02">
        <w:rPr>
          <w:lang w:bidi="hi-IN"/>
        </w:rPr>
        <w:t>double mutant</w:t>
      </w:r>
      <w:r w:rsidR="00735806">
        <w:rPr>
          <w:lang w:bidi="hi-IN"/>
        </w:rPr>
        <w:t>s</w:t>
      </w:r>
      <w:r w:rsidR="00D84632" w:rsidRPr="00BA2B02">
        <w:rPr>
          <w:lang w:bidi="hi-IN"/>
        </w:rPr>
        <w:t xml:space="preserve"> without </w:t>
      </w:r>
      <w:r w:rsidR="008A6B5D" w:rsidRPr="00BA2B02">
        <w:rPr>
          <w:lang w:bidi="hi-IN"/>
        </w:rPr>
        <w:t>an increased mutation rate</w:t>
      </w:r>
      <w:r w:rsidR="00D84632" w:rsidRPr="00BA2B02">
        <w:rPr>
          <w:lang w:bidi="hi-IN"/>
        </w:rPr>
        <w:t xml:space="preserve">. </w:t>
      </w:r>
      <w:r w:rsidR="00A55D35" w:rsidRPr="00A55D35">
        <w:rPr>
          <w:highlight w:val="yellow"/>
          <w:lang w:bidi="hi-IN"/>
        </w:rPr>
        <w:t>R</w:t>
      </w:r>
      <w:r w:rsidR="00134FEB" w:rsidRPr="00A55D35">
        <w:rPr>
          <w:highlight w:val="yellow"/>
          <w:lang w:bidi="hi-IN"/>
        </w:rPr>
        <w:t xml:space="preserve">ecombination </w:t>
      </w:r>
      <w:r w:rsidR="00A55D35" w:rsidRPr="00A55D35">
        <w:rPr>
          <w:highlight w:val="yellow"/>
          <w:lang w:bidi="hi-IN"/>
        </w:rPr>
        <w:t>may</w:t>
      </w:r>
      <w:r w:rsidR="00134FEB" w:rsidRPr="00A55D35">
        <w:rPr>
          <w:highlight w:val="yellow"/>
          <w:lang w:bidi="hi-IN"/>
        </w:rPr>
        <w:t xml:space="preserve"> reduce</w:t>
      </w:r>
      <w:r w:rsidR="00134FEB" w:rsidRPr="00BA2B02">
        <w:rPr>
          <w:lang w:bidi="hi-IN"/>
        </w:rPr>
        <w:t xml:space="preserve"> the advantage of SIM </w:t>
      </w:r>
      <w:r w:rsidR="00CB48E4" w:rsidRPr="00BA2B02">
        <w:rPr>
          <w:lang w:bidi="hi-IN"/>
        </w:rPr>
        <w:t xml:space="preserve">over NM </w:t>
      </w:r>
      <w:r w:rsidR="00134FEB" w:rsidRPr="00BA2B02">
        <w:rPr>
          <w:lang w:bidi="hi-IN"/>
        </w:rPr>
        <w:t xml:space="preserve">in </w:t>
      </w:r>
      <w:r w:rsidR="00735806">
        <w:rPr>
          <w:lang w:bidi="hi-IN"/>
        </w:rPr>
        <w:t xml:space="preserve">terms of </w:t>
      </w:r>
      <w:r w:rsidR="00134FEB" w:rsidRPr="00BA2B02">
        <w:rPr>
          <w:lang w:bidi="hi-IN"/>
        </w:rPr>
        <w:t xml:space="preserve">population mean fitness </w:t>
      </w:r>
      <w:r w:rsidR="00EA522D" w:rsidRPr="00BA2B02">
        <w:rPr>
          <w:lang w:bidi="hi-IN"/>
        </w:rPr>
        <w:fldChar w:fldCharType="begin" w:fldLock="1"/>
      </w:r>
      <w:r w:rsidR="00E80EFF">
        <w:rPr>
          <w:lang w:bidi="hi-IN"/>
        </w:rPr>
        <w:instrText>ADDIN CSL_CITATION { "citationItems" : [ { "id" : "ITEM-1", "itemData" : { "DOI" : "10.1046/j.1420-9101.2002.00464.x", "ISSN" : "1010061X", "abstract" : "Although much theory depends on the genome-wide rate of deleterious mutations, good estimates of the mutation rate are scarce and remain controversial. Furthermore, mutation rate may not be constant, and a recent study suggests that mutation rates are higher in mildly stressful environments. If mutation rate is a function of condition, then individuals carrying more mutations will tend to be in worse condition and therefore produce more mutations. Here I examine the mean fitnesses of sexual and asexual populations evolving under such condition-dependent mutation rates. The equilibrium mean fitness of a sexual population depends on the shape of the curve relating fitness to mutation rate. If mutation rate declines synergistically with increasing condition the mean fitness will be much lower than if mutation rate declines at a diminishing rate. In contrast, asexual populations are less affected by condition-dependent mutation rates. The equilibrium mean fitness of an asexual population only depends on the mutation rate of the individuals in the least loaded class. Because such individuals have high fitness and therefore a low mutation rate, asexual populations experience less genetic load than sexual populations, thus increasing the twofold cost of sex.", "author" : [ { "dropping-particle" : "", "family" : "Agrawal", "given" : "Aneil F.", "non-dropping-particle" : "", "parse-names" : false, "suffix" : "" } ], "container-title" : "Journal of Evolutionary Biology", "id" : "ITEM-1", "issue" : "6", "issued" : { "date-parts" : [ [ "2002", "10", "25" ] ] }, "note" : "no back mutations\nno adaptation\nno changing environment\nno cost of fidelity\nthe whole discussion assumes SIM but doesn't assume the context of SIM\n        \nthe idea here is to compare SIM effect on equilibrium mean fitness (mutational load) in asex and sex populaitons, therefore beneficial mutations are NEGLECTED\n        \nnever the less, if the final statement on asex, that the mean fitness at equilibrium depends on the mutation rate of the least loaded class, then asex populations should do SIM, as hypermutation does not affect the mean fitness", "page" : "1004-1010", "title" : "Genetic loads under fitness-dependent mutation rates", "type" : "article-journal", "volume" : "15" }, "uris" : [ "http://www.mendeley.com/documents/?uuid=79be5021-e0a1-495d-8501-fe1b249cd5b4" ] } ], "mendeley" : { "previouslyFormattedCitation" : "[35]" }, "properties" : { "noteIndex" : 0 }, "schema" : "https://github.com/citation-style-language/schema/raw/master/csl-citation.json" }</w:instrText>
      </w:r>
      <w:r w:rsidR="00EA522D" w:rsidRPr="00BA2B02">
        <w:rPr>
          <w:lang w:bidi="hi-IN"/>
        </w:rPr>
        <w:fldChar w:fldCharType="separate"/>
      </w:r>
      <w:r w:rsidR="00635E26" w:rsidRPr="00635E26">
        <w:rPr>
          <w:noProof/>
          <w:lang w:bidi="hi-IN"/>
        </w:rPr>
        <w:t>[35]</w:t>
      </w:r>
      <w:r w:rsidR="00EA522D" w:rsidRPr="00BA2B02">
        <w:rPr>
          <w:lang w:bidi="hi-IN"/>
        </w:rPr>
        <w:fldChar w:fldCharType="end"/>
      </w:r>
      <w:r w:rsidR="00134FEB" w:rsidRPr="00BA2B02">
        <w:rPr>
          <w:lang w:bidi="hi-IN"/>
        </w:rPr>
        <w:t xml:space="preserve">, direct competitions </w:t>
      </w:r>
      <w:r w:rsidR="00EA522D" w:rsidRPr="00BA2B02">
        <w:rPr>
          <w:lang w:bidi="hi-IN"/>
        </w:rPr>
        <w:fldChar w:fldCharType="begin" w:fldLock="1"/>
      </w:r>
      <w:r w:rsidR="00E80EFF">
        <w:rPr>
          <w:lang w:bidi="hi-IN"/>
        </w:rPr>
        <w:instrText>ADDIN CSL_CITATION { "citationItems" : [ { "id" : "ITEM-1", "itemData" : { "DOI" : "10.1073/pnas.180063397", "ISSN" : "0027-8424", "PMID" : "10973474", "abstract" : "Bacterial mutation rates can increase and produce genetic novelty, as shown by in vitro and in silico experiments. Despite the cost due to a heavy deleterious mutation load, mutator alleles, which increase the mutation rate, can spread in asexual populations during adaptation because they remain associated with the rare favorable mutations they generate. This indirect selection for a genetic system generating diversity (second-order selection) is expected to be highly sensitive to changes in the dynamics of adaptation. Here we show by a simulation approach that even rare genetic exchanges, such as bacterial conjugation or transformation, can dramatically reduce the selection of mutators. Moreover, drift or competition between the processes of mutation and recombination in the course of adaptation reveal how second-order selection is unable to optimize the rate of generation of novelty.", "author" : [ { "dropping-particle" : "", "family" : "Tenaillon", "given" : "Olivier", "non-dropping-particle" : "", "parse-names" : false, "suffix" : "" }, { "dropping-particle" : "", "family" : "Nagard", "given" : "Herve", "non-dropping-particle" : "Le", "parse-names" : false, "suffix" : "" }, { "dropping-particle" : "", "family" : "Godelle", "given" : "Bernard", "non-dropping-particle" : "", "parse-names" : false, "suffix" : "" }, { "dropping-particle" : "", "family" : "Taddei", "given" : "Fran\u00e7ois", "non-dropping-particle" : "", "parse-names" : false, "suffix" : "" } ], "container-title" : "Proceedings of the National Academy of Sciences", "id" : "ITEM-1", "issue" : "19", "issued" : { "date-parts" : [ [ "2000", "9" ] ] }, "page" : "10465-70", "title" : "Mutators and sex in bacteria: conflict between adaptive strategies.", "type" : "article-journal", "volume" : "97" }, "uris" : [ "http://www.mendeley.com/documents/?uuid=33563246-d9e8-4549-9252-211f653aa72a" ] } ], "mendeley" : { "previouslyFormattedCitation" : "[72]" }, "properties" : { "noteIndex" : 0 }, "schema" : "https://github.com/citation-style-language/schema/raw/master/csl-citation.json" }</w:instrText>
      </w:r>
      <w:r w:rsidR="00EA522D" w:rsidRPr="00BA2B02">
        <w:rPr>
          <w:lang w:bidi="hi-IN"/>
        </w:rPr>
        <w:fldChar w:fldCharType="separate"/>
      </w:r>
      <w:r w:rsidR="003967C6" w:rsidRPr="003967C6">
        <w:rPr>
          <w:noProof/>
          <w:lang w:bidi="hi-IN"/>
        </w:rPr>
        <w:t>[72]</w:t>
      </w:r>
      <w:r w:rsidR="00EA522D" w:rsidRPr="00BA2B02">
        <w:rPr>
          <w:lang w:bidi="hi-IN"/>
        </w:rPr>
        <w:fldChar w:fldCharType="end"/>
      </w:r>
      <w:r w:rsidR="00134FEB" w:rsidRPr="00BA2B02">
        <w:rPr>
          <w:lang w:bidi="hi-IN"/>
        </w:rPr>
        <w:t>, and adaptation rate (due to the Fisher-Muller effect).</w:t>
      </w:r>
    </w:p>
    <w:p w:rsidR="0007409B" w:rsidRPr="00E05E6C" w:rsidRDefault="00514DED" w:rsidP="008D0078">
      <w:pPr>
        <w:spacing w:line="480" w:lineRule="auto"/>
        <w:rPr>
          <w:lang w:bidi="hi-IN"/>
        </w:rPr>
      </w:pPr>
      <w:r w:rsidRPr="00BA2B02">
        <w:rPr>
          <w:lang w:bidi="hi-IN"/>
        </w:rPr>
        <w:t>M</w:t>
      </w:r>
      <w:r w:rsidR="0007409B" w:rsidRPr="00BA2B02">
        <w:rPr>
          <w:lang w:bidi="hi-IN"/>
        </w:rPr>
        <w:t xml:space="preserve">ean fitness and adaptation rate are </w:t>
      </w:r>
      <w:r w:rsidR="001A6C18" w:rsidRPr="00BA2B02">
        <w:rPr>
          <w:lang w:bidi="hi-IN"/>
        </w:rPr>
        <w:t xml:space="preserve">both </w:t>
      </w:r>
      <w:r w:rsidR="0007409B" w:rsidRPr="00BA2B02">
        <w:rPr>
          <w:lang w:bidi="hi-IN"/>
        </w:rPr>
        <w:t xml:space="preserve">population-level traits. </w:t>
      </w:r>
      <w:r w:rsidR="00B41C05" w:rsidRPr="00BA2B02">
        <w:rPr>
          <w:lang w:bidi="hi-IN"/>
        </w:rPr>
        <w:t xml:space="preserve">But </w:t>
      </w:r>
      <w:r w:rsidR="00735806">
        <w:rPr>
          <w:lang w:bidi="hi-IN"/>
        </w:rPr>
        <w:t>simply</w:t>
      </w:r>
      <w:r w:rsidR="00B41C05" w:rsidRPr="00BA2B02">
        <w:rPr>
          <w:lang w:bidi="hi-IN"/>
        </w:rPr>
        <w:t xml:space="preserve"> because</w:t>
      </w:r>
      <w:r w:rsidR="0007409B" w:rsidRPr="00BA2B02">
        <w:rPr>
          <w:lang w:bidi="hi-IN"/>
        </w:rPr>
        <w:t xml:space="preserve"> SIM </w:t>
      </w:r>
      <w:r w:rsidRPr="00BA2B02">
        <w:rPr>
          <w:lang w:bidi="hi-IN"/>
        </w:rPr>
        <w:t>has</w:t>
      </w:r>
      <w:r w:rsidR="0007409B" w:rsidRPr="00BA2B02">
        <w:rPr>
          <w:lang w:bidi="hi-IN"/>
        </w:rPr>
        <w:t xml:space="preserve"> the </w:t>
      </w:r>
      <w:r w:rsidR="00360699" w:rsidRPr="00BA2B02">
        <w:rPr>
          <w:lang w:bidi="hi-IN"/>
        </w:rPr>
        <w:t>most efficient</w:t>
      </w:r>
      <w:r w:rsidRPr="00BA2B02">
        <w:rPr>
          <w:lang w:bidi="hi-IN"/>
        </w:rPr>
        <w:t xml:space="preserve"> balance between these traits</w:t>
      </w:r>
      <w:r w:rsidR="00B41C05" w:rsidRPr="00BA2B02">
        <w:rPr>
          <w:lang w:bidi="hi-IN"/>
        </w:rPr>
        <w:t xml:space="preserve"> doesn't mean it will </w:t>
      </w:r>
      <w:r w:rsidRPr="00BA2B02">
        <w:rPr>
          <w:lang w:bidi="hi-IN"/>
        </w:rPr>
        <w:t xml:space="preserve">necessarily </w:t>
      </w:r>
      <w:r w:rsidR="0007409B" w:rsidRPr="00BA2B02">
        <w:rPr>
          <w:lang w:bidi="hi-IN"/>
        </w:rPr>
        <w:t xml:space="preserve">evolve, because individual-level selection </w:t>
      </w:r>
      <w:r w:rsidR="00735806">
        <w:rPr>
          <w:lang w:bidi="hi-IN"/>
        </w:rPr>
        <w:t xml:space="preserve">and </w:t>
      </w:r>
      <w:r w:rsidR="0007409B" w:rsidRPr="00BA2B02">
        <w:rPr>
          <w:lang w:bidi="hi-IN"/>
        </w:rPr>
        <w:t>population-level selection</w:t>
      </w:r>
      <w:r w:rsidR="00735806">
        <w:rPr>
          <w:lang w:bidi="hi-IN"/>
        </w:rPr>
        <w:t xml:space="preserve"> can act in opposing directions</w:t>
      </w:r>
      <w:r w:rsidR="0007409B" w:rsidRPr="00BA2B02">
        <w:rPr>
          <w:lang w:bidi="hi-IN"/>
        </w:rPr>
        <w:t>.</w:t>
      </w:r>
      <w:r w:rsidR="008A3174" w:rsidRPr="00BA2B02">
        <w:rPr>
          <w:lang w:bidi="hi-IN"/>
        </w:rPr>
        <w:t xml:space="preserve"> I</w:t>
      </w:r>
      <w:r w:rsidR="00B37F95" w:rsidRPr="00BA2B02">
        <w:rPr>
          <w:lang w:bidi="hi-IN"/>
        </w:rPr>
        <w:t xml:space="preserve">n a previous </w:t>
      </w:r>
      <w:r w:rsidR="00DE1F0E">
        <w:rPr>
          <w:lang w:bidi="hi-IN"/>
        </w:rPr>
        <w:t>article</w:t>
      </w:r>
      <w:r w:rsidR="00B37F95" w:rsidRPr="00BA2B02">
        <w:rPr>
          <w:lang w:bidi="hi-IN"/>
        </w:rPr>
        <w:t xml:space="preserve"> we</w:t>
      </w:r>
      <w:r w:rsidR="00735806">
        <w:rPr>
          <w:lang w:bidi="hi-IN"/>
        </w:rPr>
        <w:t xml:space="preserve"> have</w:t>
      </w:r>
      <w:r w:rsidR="00B37F95" w:rsidRPr="00BA2B02">
        <w:rPr>
          <w:lang w:bidi="hi-IN"/>
        </w:rPr>
        <w:t xml:space="preserve"> demonstrated that </w:t>
      </w:r>
      <w:r w:rsidR="00C023C7" w:rsidRPr="00BA2B02">
        <w:rPr>
          <w:lang w:bidi="hi-IN"/>
        </w:rPr>
        <w:t>2</w:t>
      </w:r>
      <w:r w:rsidR="00C023C7" w:rsidRPr="00BA2B02">
        <w:rPr>
          <w:vertAlign w:val="superscript"/>
          <w:lang w:bidi="hi-IN"/>
        </w:rPr>
        <w:t>nd</w:t>
      </w:r>
      <w:r w:rsidR="00C023C7" w:rsidRPr="00BA2B02">
        <w:rPr>
          <w:lang w:bidi="hi-IN"/>
        </w:rPr>
        <w:t xml:space="preserve"> order </w:t>
      </w:r>
      <w:r w:rsidR="00B37F95" w:rsidRPr="00BA2B02">
        <w:rPr>
          <w:lang w:bidi="hi-IN"/>
        </w:rPr>
        <w:t xml:space="preserve">selection </w:t>
      </w:r>
      <w:r w:rsidR="00C023C7" w:rsidRPr="00BA2B02">
        <w:rPr>
          <w:lang w:bidi="hi-IN"/>
        </w:rPr>
        <w:t xml:space="preserve">can </w:t>
      </w:r>
      <w:r w:rsidR="00B37F95" w:rsidRPr="00BA2B02">
        <w:rPr>
          <w:lang w:bidi="hi-IN"/>
        </w:rPr>
        <w:t>lead</w:t>
      </w:r>
      <w:r w:rsidR="00C023C7" w:rsidRPr="00BA2B02">
        <w:rPr>
          <w:lang w:bidi="hi-IN"/>
        </w:rPr>
        <w:t xml:space="preserve"> </w:t>
      </w:r>
      <w:r w:rsidR="00B37F95" w:rsidRPr="00BA2B02">
        <w:rPr>
          <w:lang w:bidi="hi-IN"/>
        </w:rPr>
        <w:t xml:space="preserve">to the evolution </w:t>
      </w:r>
      <w:r w:rsidR="007F656F" w:rsidRPr="00BA2B02">
        <w:rPr>
          <w:lang w:bidi="hi-IN"/>
        </w:rPr>
        <w:t>of SIM</w:t>
      </w:r>
      <w:r w:rsidR="00B37F95" w:rsidRPr="00BA2B02">
        <w:rPr>
          <w:lang w:bidi="hi-IN"/>
        </w:rPr>
        <w:t xml:space="preserve"> </w:t>
      </w:r>
      <w:r w:rsidR="00EA522D" w:rsidRPr="00BA2B02">
        <w:rPr>
          <w:lang w:bidi="hi-IN"/>
        </w:rPr>
        <w:fldChar w:fldCharType="begin" w:fldLock="1"/>
      </w:r>
      <w:r w:rsidR="00E80EFF">
        <w:rPr>
          <w:lang w:bidi="hi-IN"/>
        </w:rPr>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"[37]" }, "properties" : { "noteIndex" : 0 }, "schema" : "https://github.com/citation-style-language/schema/raw/master/csl-citation.json" }</w:instrText>
      </w:r>
      <w:r w:rsidR="00EA522D" w:rsidRPr="00BA2B02">
        <w:rPr>
          <w:lang w:bidi="hi-IN"/>
        </w:rPr>
        <w:fldChar w:fldCharType="separate"/>
      </w:r>
      <w:r w:rsidR="00635E26" w:rsidRPr="00635E26">
        <w:rPr>
          <w:noProof/>
          <w:lang w:bidi="hi-IN"/>
        </w:rPr>
        <w:t>[37]</w:t>
      </w:r>
      <w:r w:rsidR="00EA522D" w:rsidRPr="00BA2B02">
        <w:rPr>
          <w:lang w:bidi="hi-IN"/>
        </w:rPr>
        <w:fldChar w:fldCharType="end"/>
      </w:r>
      <w:r w:rsidR="008A3174" w:rsidRPr="00BA2B02">
        <w:rPr>
          <w:lang w:bidi="hi-IN"/>
        </w:rPr>
        <w:t xml:space="preserve">: </w:t>
      </w:r>
      <w:r w:rsidR="006D2C68">
        <w:rPr>
          <w:lang w:bidi="hi-IN"/>
        </w:rPr>
        <w:t>i</w:t>
      </w:r>
      <w:r w:rsidR="008A3174" w:rsidRPr="00BA2B02">
        <w:rPr>
          <w:lang w:bidi="hi-IN"/>
        </w:rPr>
        <w:t xml:space="preserve">n an asexual population </w:t>
      </w:r>
      <w:r w:rsidR="00C63224" w:rsidRPr="00BA2B02">
        <w:rPr>
          <w:lang w:bidi="hi-IN"/>
        </w:rPr>
        <w:t xml:space="preserve">evolving on a smooth fitness landscape, selection favored </w:t>
      </w:r>
      <w:r w:rsidR="008A3174" w:rsidRPr="00BA2B02">
        <w:rPr>
          <w:lang w:bidi="hi-IN"/>
        </w:rPr>
        <w:t>SIM</w:t>
      </w:r>
      <w:r w:rsidR="00C63224" w:rsidRPr="00BA2B02">
        <w:rPr>
          <w:lang w:bidi="hi-IN"/>
        </w:rPr>
        <w:t xml:space="preserve"> </w:t>
      </w:r>
      <w:r w:rsidR="008A3174" w:rsidRPr="00BA2B02">
        <w:rPr>
          <w:lang w:bidi="hi-IN"/>
        </w:rPr>
        <w:t xml:space="preserve">over both NM and </w:t>
      </w:r>
      <w:r w:rsidR="008A3174" w:rsidRPr="00E05E6C">
        <w:rPr>
          <w:lang w:bidi="hi-IN"/>
        </w:rPr>
        <w:t xml:space="preserve">CM. </w:t>
      </w:r>
      <w:r w:rsidR="00DE1F0E" w:rsidRPr="00E05E6C">
        <w:rPr>
          <w:lang w:bidi="hi-IN"/>
        </w:rPr>
        <w:t xml:space="preserve">In the current article </w:t>
      </w:r>
      <w:r w:rsidR="00735806" w:rsidRPr="00E05E6C">
        <w:rPr>
          <w:lang w:bidi="hi-IN"/>
        </w:rPr>
        <w:t xml:space="preserve">we </w:t>
      </w:r>
      <w:r w:rsidR="00DE1F0E" w:rsidRPr="00E05E6C">
        <w:rPr>
          <w:lang w:bidi="hi-IN"/>
        </w:rPr>
        <w:t>show</w:t>
      </w:r>
      <w:r w:rsidR="00735806" w:rsidRPr="00E05E6C">
        <w:rPr>
          <w:lang w:bidi="hi-IN"/>
        </w:rPr>
        <w:t xml:space="preserve"> </w:t>
      </w:r>
      <w:r w:rsidR="00D76319" w:rsidRPr="00E05E6C">
        <w:rPr>
          <w:lang w:bidi="hi-IN"/>
        </w:rPr>
        <w:t xml:space="preserve">that </w:t>
      </w:r>
      <w:r w:rsidR="00C63224" w:rsidRPr="00E05E6C">
        <w:rPr>
          <w:lang w:bidi="hi-IN"/>
        </w:rPr>
        <w:t xml:space="preserve">selection also favors SIM on a rugged fitness landscape </w:t>
      </w:r>
      <w:r w:rsidR="008B7326" w:rsidRPr="00E05E6C">
        <w:rPr>
          <w:lang w:bidi="hi-IN"/>
        </w:rPr>
        <w:t>(</w:t>
      </w:r>
      <w:r w:rsidR="00C56AB4" w:rsidRPr="00E05E6C">
        <w:t>Online Appendix F</w:t>
      </w:r>
      <w:r w:rsidR="00396506" w:rsidRPr="00E05E6C">
        <w:rPr>
          <w:lang w:bidi="hi-IN"/>
        </w:rPr>
        <w:t>)</w:t>
      </w:r>
      <w:r w:rsidR="00D76319" w:rsidRPr="00E05E6C">
        <w:rPr>
          <w:lang w:bidi="hi-IN"/>
        </w:rPr>
        <w:t>.</w:t>
      </w:r>
    </w:p>
    <w:p w:rsidR="00624999" w:rsidRDefault="00BF7DE4" w:rsidP="00E05E6C">
      <w:pPr>
        <w:spacing w:line="480" w:lineRule="auto"/>
      </w:pPr>
      <w:r w:rsidRPr="00E05E6C">
        <w:rPr>
          <w:lang w:bidi="hi-IN"/>
        </w:rPr>
        <w:t xml:space="preserve">Several authors have suggested that the mutation rate must </w:t>
      </w:r>
      <w:r w:rsidR="00EA522D" w:rsidRPr="00E05E6C">
        <w:rPr>
          <w:lang w:bidi="hi-IN"/>
        </w:rPr>
        <w:t xml:space="preserve">balance between </w:t>
      </w:r>
      <w:r w:rsidR="00EA522D" w:rsidRPr="00E05E6C">
        <w:rPr>
          <w:i/>
          <w:iCs/>
          <w:lang w:bidi="hi-IN"/>
        </w:rPr>
        <w:t xml:space="preserve">adaptability </w:t>
      </w:r>
      <w:r w:rsidR="00EA522D" w:rsidRPr="00E05E6C">
        <w:t xml:space="preserve">and </w:t>
      </w:r>
      <w:r w:rsidR="00EA522D" w:rsidRPr="00E05E6C">
        <w:rPr>
          <w:i/>
          <w:iCs/>
        </w:rPr>
        <w:t>adaptedness</w:t>
      </w:r>
      <w:r w:rsidR="00EA522D" w:rsidRPr="00E05E6C">
        <w:t>:</w:t>
      </w:r>
      <w:r w:rsidR="00EB4D3E" w:rsidRPr="00E05E6C">
        <w:t xml:space="preserve"> Kimura found a mutation rate that balances between mutational and substitutional load </w:t>
      </w:r>
      <w:r w:rsidR="00EA522D" w:rsidRPr="00E05E6C">
        <w:fldChar w:fldCharType="begin" w:fldLock="1"/>
      </w:r>
      <w:r w:rsidR="00E80EFF">
        <w:instrText>ADDIN CSL_CITATION { "citationItems" : [ { "id" : "ITEM-1", "itemData" : { "DOI" : "10.1017/S0016672300010284", "ISSN" : "0016-6723", "abstract" : "Evolutionary factors which tend to decrease the mutation rate through natural selection and those which tend to increase the mutation rate are discussed from the standpoint of population genetics. The author's theory of optimum mutation rate based on the principle of minimum genetic load is re-examined, assuming that mutation rate is adjusted in the course of evolution in such a way that the sum of mutational and substitutional load is minimized. Another hypothesis is also examined that only selection toward lowering the mutation rate is effective and the present mutation rate in each organism represents the physical or physiological limit that may be attained by natural selection. The possibility cannot be excluded that the spontaneous mutation rate is near the minimum that may be attained under the present mode of organization of the genetic material, and at the same time is not very far from the optimum in the sense of minimizing the genetic load.", "author" : [ { "dropping-particle" : "", "family" : "Kimura", "given" : "Motoo", "non-dropping-particle" : "", "parse-names" : false, "suffix" : "" } ], "container-title" : "Genetical Research", "id" : "ITEM-1", "issue" : "01", "issued" : { "date-parts" : [ [ "1967", "4", "14" ] ] }, "page" : "23-34", "title" : "On the evolutionary adjustment of spontaneous mutation rates", "type" : "article-journal", "volume" : "9" }, "uris" : [ "http://www.mendeley.com/documents/?uuid=d6a03400-bbb5-426b-aada-64a71aae858e" ] } ], "mendeley" : { "previouslyFormattedCitation" : "[6]" }, "properties" : { "noteIndex" : 0 }, "schema" : "https://github.com/citation-style-language/schema/raw/master/csl-citation.json" }</w:instrText>
      </w:r>
      <w:r w:rsidR="00EA522D" w:rsidRPr="00E05E6C">
        <w:fldChar w:fldCharType="separate"/>
      </w:r>
      <w:r w:rsidR="00F90DBC" w:rsidRPr="00E05E6C">
        <w:rPr>
          <w:noProof/>
        </w:rPr>
        <w:t>[6]</w:t>
      </w:r>
      <w:r w:rsidR="00EA522D" w:rsidRPr="00E05E6C">
        <w:fldChar w:fldCharType="end"/>
      </w:r>
      <w:r w:rsidR="00EB4D3E" w:rsidRPr="00E05E6C">
        <w:t>;</w:t>
      </w:r>
      <w:r w:rsidR="00EA522D" w:rsidRPr="00E05E6C">
        <w:t xml:space="preserve"> </w:t>
      </w:r>
      <w:r w:rsidRPr="00E05E6C">
        <w:t xml:space="preserve">Johnson and Barton found </w:t>
      </w:r>
      <w:r w:rsidR="00EA522D" w:rsidRPr="00E05E6C">
        <w:t xml:space="preserve">an optimal mutation rate that balances </w:t>
      </w:r>
      <w:r w:rsidR="00AB7394" w:rsidRPr="00E05E6C">
        <w:t>the</w:t>
      </w:r>
      <w:r w:rsidR="00EA522D" w:rsidRPr="00E05E6C">
        <w:t xml:space="preserve"> generation of beneficial and deleterious mutations </w:t>
      </w:r>
      <w:r w:rsidR="00EA522D" w:rsidRPr="00E05E6C">
        <w:lastRenderedPageBreak/>
        <w:t xml:space="preserve">during adaptation </w:t>
      </w:r>
      <w:r w:rsidR="00EA522D" w:rsidRPr="00E05E6C">
        <w:fldChar w:fldCharType="begin" w:fldLock="1"/>
      </w:r>
      <w:r w:rsidR="00E80EFF">
        <w:instrText>ADDIN CSL_CITATION { "citationItems" : [ { "id" : "ITEM-1", "itemData" : { "ISSN" : "0016-6731", "PMID" : "12242249", "abstract" : "We calculate the fixation probability of a beneficial allele that arises as the result of a unique mutation in an asexual population that is subject to recurrent deleterious mutation at rate U. Our analysis is an extension of previous works, which make a biologically restrictive assumption that selection against deleterious alleles is stronger than that on the beneficial allele of interest. We show that when selection against deleterious alleles is weak, beneficial alleles that confer a selective advantage that is small relative to U have greatly reduced probabilities of fixation. We discuss the consequences of this effect for the distribution of effects of alleles fixed during adaptation. We show that a selective sweep will increase the fixation probabilities of other beneficial mutations arising during some short interval afterward. We use the calculated fixation probabilities to estimate the expected rate of fitness improvement in an asexual population when beneficial alleles arise continually at some low rate proportional to U. We estimate the rate of mutation that is optimal in the sense that it maximizes this rate of fitness improvement. Again, this analysis relaxes the assumption made previously that selection against deleterious alleles is stronger than on beneficial alleles.", "author" : [ { "dropping-particle" : "", "family" : "Johnson", "given" : "Toby", "non-dropping-particle" : "", "parse-names" : false, "suffix" : "" }, { "dropping-particle" : "", "family" : "Barton", "given" : "Nicholas H.", "non-dropping-particle" : "", "parse-names" : false, "suffix" : "" } ], "container-title" : "Genetics", "id" : "ITEM-1", "issue" : "1", "issued" : { "date-parts" : [ [ "2002", "9", "1" ] ] }, "note" : "        From Duplicate 1 (                           The effect of deleterious alleles on adaptation in asexual populations.                         - Johnson, Toby; Barton, Nicholas H. )\n                \n        From Duplicate 2 (                           The Effect of Deleterious Alleles on Adaptation in Asexual Populations                         - Johnson, Toby; Barton, Nick H. )\n                \n        \n        \n        \n        \n      ", "page" : "395-411", "title" : "The effect of deleterious alleles on adaptation in asexual populations.", "type" : "article-journal", "volume" : "162" }, "uris" : [ "http://www.mendeley.com/documents/?uuid=f3941c3a-3bc1-4b60-92ac-7986875fd4c6" ] } ], "mendeley" : { "previouslyFormattedCitation" : "[73]" }, "properties" : { "noteIndex" : 0 }, "schema" : "https://github.com/citation-style-language/schema/raw/master/csl-citation.json" }</w:instrText>
      </w:r>
      <w:r w:rsidR="00EA522D" w:rsidRPr="00E05E6C">
        <w:fldChar w:fldCharType="separate"/>
      </w:r>
      <w:r w:rsidR="003967C6" w:rsidRPr="003967C6">
        <w:rPr>
          <w:noProof/>
        </w:rPr>
        <w:t>[73]</w:t>
      </w:r>
      <w:r w:rsidR="00EA522D" w:rsidRPr="00E05E6C">
        <w:fldChar w:fldCharType="end"/>
      </w:r>
      <w:r w:rsidRPr="00E05E6C">
        <w:t>; Leigh found an optimal mutation rate that balances</w:t>
      </w:r>
      <w:r w:rsidR="00EA522D" w:rsidRPr="00E05E6C">
        <w:t xml:space="preserve"> </w:t>
      </w:r>
      <w:r w:rsidRPr="00E05E6C">
        <w:t xml:space="preserve">the </w:t>
      </w:r>
      <w:r w:rsidR="00EA522D" w:rsidRPr="00E05E6C">
        <w:t xml:space="preserve">generation of deleterious mutations and maintenance of standing variation in a </w:t>
      </w:r>
      <w:r w:rsidR="001446C8" w:rsidRPr="00E05E6C">
        <w:t>fluctuating</w:t>
      </w:r>
      <w:r w:rsidR="00EA522D" w:rsidRPr="00E05E6C">
        <w:t xml:space="preserve"> environment </w:t>
      </w:r>
      <w:r w:rsidR="00EA522D" w:rsidRPr="00E05E6C">
        <w:fldChar w:fldCharType="begin" w:fldLock="1"/>
      </w:r>
      <w:r w:rsidR="00E80EFF">
        <w:instrText>ADDIN CSL_CITATION { "citationItems" : [ { "id" : "ITEM-1", "itemData" : { "ISSN" : "0016-6731", "PMID" : "4711556", "author" : [ { "dropping-particle" : "", "family" : "Leigh", "given" : "Egbert Giles Jr.", "non-dropping-particle" : "", "parse-names" : false, "suffix" : "" } ], "container-title" : "Genetics", "id" : "ITEM-1", "issued" : { "date-parts" : [ [ "1973", "4" ] ] }, "page" : "Suppl 73:1-18", "title" : "The evolution of mutation rates.", "type" : "article-journal", "volume" : "73" }, "uris" : [ "http://www.mendeley.com/documents/?uuid=7a4b62bb-8633-416c-8f70-05cedce54130" ] } ], "mendeley" : { "previouslyFormattedCitation" : "[74]" }, "properties" : { "noteIndex" : 0 }, "schema" : "https://github.com/citation-style-language/schema/raw/master/csl-citation.json" }</w:instrText>
      </w:r>
      <w:r w:rsidR="00EA522D" w:rsidRPr="00E05E6C">
        <w:fldChar w:fldCharType="separate"/>
      </w:r>
      <w:r w:rsidR="003967C6" w:rsidRPr="003967C6">
        <w:rPr>
          <w:noProof/>
        </w:rPr>
        <w:t>[74]</w:t>
      </w:r>
      <w:r w:rsidR="00EA522D" w:rsidRPr="00E05E6C">
        <w:fldChar w:fldCharType="end"/>
      </w:r>
      <w:r w:rsidRPr="00E05E6C">
        <w:t>; Komarova and Wodartz found an optimal</w:t>
      </w:r>
      <w:r w:rsidR="00EA522D" w:rsidRPr="00E05E6C">
        <w:t xml:space="preserve"> rate of chromosome loss that balances </w:t>
      </w:r>
      <w:r w:rsidR="00AB7394" w:rsidRPr="00E05E6C">
        <w:t xml:space="preserve">the unmasking of recessive alleles and genetic load </w:t>
      </w:r>
      <w:r w:rsidR="00EA522D" w:rsidRPr="00E05E6C">
        <w:t xml:space="preserve">during carcinogenesis </w:t>
      </w:r>
      <w:r w:rsidR="00EA522D" w:rsidRPr="00E05E6C">
        <w:fldChar w:fldCharType="begin" w:fldLock="1"/>
      </w:r>
      <w:r w:rsidR="00E80EFF">
        <w:instrText>ADDIN CSL_CITATION { "citationItems" : [ { "id" : "ITEM-1", "itemData" : { "DOI" : "10.1073/pnas.0401943101", "ISSN" : "0027-8424", "PMID" : "15105448", "abstract" : "Many cancers are characterized by chromosomal instability (CIN). This phenotype involves the deletion and duplication of chromosomes or chromosome parts and results in a high degree of aneuploidy. The role of CIN for cancer progression is a very important, yet unresolved question. It has been argued that CIN contributes to cancer initiation because chromosome loss can unmask a mutated tumor suppressor (TSP) gene. At the same time, CIN is costly for the cell because it destroys the genome and therefore compromises clonal expansion. Here, we use mathematical models to determine whether CIN can accelerate the generation and expansion of TSP(-/-) cells in the context of this tradeoff. Comparing cells with different degrees of CIN, we find that the emergence and growth of TSP(-/-) cells is optimized if the rate of chromosome loss is of the order of 10(-3) to 10(-2). This result is very robust, is independent of parameter values, and coincides with experimental measures using colon cancer cell lines. However, if we consider all of the steps in the pathway, including the generation of the CIN phenotype from stable cells, then it turns out that the emergence and growth of TSP(-/-) cells is never accelerated by CIN. Therefore, CIN does not arise because it accelerates the accumulation of adaptive mutations. Instead, it arises for other reasons, such as environmental factors, and is subsequently fine-tuned by selection to minimize the time to further cancer progression by means of the inactivation of TSP genes.", "author" : [ { "dropping-particle" : "", "family" : "Komarova", "given" : "Natalia L", "non-dropping-particle" : "", "parse-names" : false, "suffix" : "" }, { "dropping-particle" : "", "family" : "Wodarz", "given" : "Dominik", "non-dropping-particle" : "", "parse-names" : false, "suffix" : "" } ], "container-title" : "Proceedings of the National Academy of Sciences of the United States of America", "id" : "ITEM-1", "issue" : "18", "issued" : { "date-parts" : [ [ "2004", "5", "4" ] ] }, "note" : "similar to a scenario of waiting for double mutant when the single mutant is neutral. in this case the send event is chromosome loss rather than an additional mutation so that the aneuploid cell is effectively homozegeous for the mutation.\nof course chromosome loss has an additional cost.\n\n      ", "page" : "7017-21", "title" : "The optimal rate of chromosome loss for the inactivation of tumor suppressor genes in cancer.", "type" : "article-journal", "volume" : "101" }, "uris" : [ "http://www.mendeley.com/documents/?uuid=81558f0e-524b-49f3-8487-d96d88e496ad" ] } ], "mendeley" : { "previouslyFormattedCitation" : "[75]" }, "properties" : { "noteIndex" : 0 }, "schema" : "https://github.com/citation-style-language/schema/raw/master/csl-citation.json" }</w:instrText>
      </w:r>
      <w:r w:rsidR="00EA522D" w:rsidRPr="00E05E6C">
        <w:fldChar w:fldCharType="separate"/>
      </w:r>
      <w:r w:rsidR="003967C6" w:rsidRPr="003967C6">
        <w:rPr>
          <w:noProof/>
        </w:rPr>
        <w:t>[75]</w:t>
      </w:r>
      <w:r w:rsidR="00EA522D" w:rsidRPr="00E05E6C">
        <w:fldChar w:fldCharType="end"/>
      </w:r>
      <w:r w:rsidRPr="00E05E6C">
        <w:t>; Komarova et al. and Agur et al. found</w:t>
      </w:r>
      <w:r w:rsidR="00EA522D" w:rsidRPr="00E05E6C">
        <w:t xml:space="preserve"> a time-dependent </w:t>
      </w:r>
      <w:r w:rsidRPr="00E05E6C">
        <w:t xml:space="preserve">mutation rate </w:t>
      </w:r>
      <w:r w:rsidR="00EA522D" w:rsidRPr="00E05E6C">
        <w:t xml:space="preserve">strategy </w:t>
      </w:r>
      <w:r w:rsidRPr="00E05E6C">
        <w:t xml:space="preserve">that optimizes </w:t>
      </w:r>
      <w:r w:rsidR="00EA522D" w:rsidRPr="00E05E6C">
        <w:t xml:space="preserve">carcinogenesis </w:t>
      </w:r>
      <w:r w:rsidR="00EA522D" w:rsidRPr="00E05E6C">
        <w:fldChar w:fldCharType="begin" w:fldLock="1"/>
      </w:r>
      <w:r w:rsidR="00E80EFF">
        <w:instrText>ADDIN CSL_CITATION { "citationItems" : [ { "id" : "ITEM-1", "itemData" : { "DOI" : "10.1098/rsif.2007.1054", "ISSN" : "1742-5689", "PMID" : "17580291", "abstract" : "Genetic instability in cancer is a two-edge sword. It can both increase the rate of cancer progression (by increasing the probability of cancerous mutations) and decrease the rate of cancer growth (by imposing a large death toll on dividing cells). Two of the many selective pressures acting upon a tumour, the need for variability and the need to minimize deleterious mutations, affect the tumour's 'choice' of a stable or unstable 'strategy'. As cancer progresses, the balance of the two pressures will change. In this paper, we examine how the optimal strategy of cancerous cells is shaped by the changing selective pressures. We consider the two most common patterns in multistage carcinogenesis: the activation of an oncogene (a one-step process) and an inactivation of a tumour-suppressor gene (a two-step process). For these, we formulate an optimal control problem for the mutation rate in cancer cells. We then develop a method to find optimal time-dependent strategies. It turns out that for a wide range of parameters, the most successful strategy is to start with a high rate of mutations and then switch to stability. This agrees with the growing biological evidence that genetic instability, prevalent in early cancers, turns into stability later on in the progression. We also identify parameter regimes where it is advantageous to keep stable (or unstable) constantly throughout the growth.", "author" : [ { "dropping-particle" : "", "family" : "Komarova", "given" : "Natalia L", "non-dropping-particle" : "", "parse-names" : false, "suffix" : "" }, { "dropping-particle" : "V", "family" : "Sadovsky", "given" : "Alexander", "non-dropping-particle" : "", "parse-names" : false, "suffix" : "" }, { "dropping-particle" : "", "family" : "Wan", "given" : "Frederic Y M", "non-dropping-particle" : "", "parse-names" : false, "suffix" : "" } ], "container-title" : "Journal of the Royal Society, Interface / the Royal Society", "id" : "ITEM-1", "issue" : "18", "issued" : { "date-parts" : [ [ "2008", "1", "6" ] ] }, "page" : "105-21", "title" : "Selective pressures for and against genetic instability in cancer: a time-dependent problem.", "type" : "article-journal", "volume" : "5" }, "uris" : [ "http://www.mendeley.com/documents/?uuid=139198fa-6e6b-492c-a565-12d9081e23c5" ] } ], "mendeley" : { "previouslyFormattedCitation" : "[76]" }, "properties" : { "noteIndex" : 0 }, "schema" : "https://github.com/citation-style-language/schema/raw/master/csl-citation.json" }</w:instrText>
      </w:r>
      <w:r w:rsidR="00EA522D" w:rsidRPr="00E05E6C">
        <w:fldChar w:fldCharType="separate"/>
      </w:r>
      <w:r w:rsidR="003967C6" w:rsidRPr="003967C6">
        <w:rPr>
          <w:noProof/>
        </w:rPr>
        <w:t>[76]</w:t>
      </w:r>
      <w:r w:rsidR="00EA522D" w:rsidRPr="00E05E6C">
        <w:fldChar w:fldCharType="end"/>
      </w:r>
      <w:r w:rsidRPr="00E05E6C">
        <w:t xml:space="preserve"> and adaptive immune response </w:t>
      </w:r>
      <w:r w:rsidR="00EA522D" w:rsidRPr="00E05E6C">
        <w:fldChar w:fldCharType="begin" w:fldLock="1"/>
      </w:r>
      <w:r w:rsidR="00E80EFF">
        <w:instrText>ADDIN CSL_CITATION { "citationItems" : [ { "id" : "ITEM-1", "itemData" : { "DOI" : "10.1098/rspb.1991.0101", "ISSN" : "0962-8452", "PMID" : "1682938", "abstract" : "Efficient immune response often depends on the production of high affinity antibodies. We show analytically that the optimal strategy for a fast production of high affinity antibodies is to utilize a step-function mutation rate, i.e. a minimal mutation rate in early stages of the immune response, followed by a discontinuous switch to the maximal possible rate when the proliferating population of B-cells exceeds a threshold value. Our results are in accordance with the biological observations concerning the time of onset of the hypermutation process, and with the mutation rate during the later stages of the primary immune response. Indeed the hypermutation process plays a crucial role in responding to a prevailing pathogen at each round of immune response, and not only for coping with future infections. Moreover, as the effect of hypermutations is shown to be crucially dependent on the number of proliferating B-cells, its onset is not expected to depend on an external signal, but rather to be related to the clone's age. This suggests that the onset is host species specific, rather than pathogen specific. Another implication of the present results is that activation of hypermutations before the B-cell population has reached the critical size may impede the efficiency of the response.", "author" : [ { "dropping-particle" : "", "family" : "Agur", "given" : "Zvia", "non-dropping-particle" : "", "parse-names" : false, "suffix" : "" }, { "dropping-particle" : "", "family" : "Mazor", "given" : "Gadi", "non-dropping-particle" : "", "parse-names" : false, "suffix" : "" }, { "dropping-particle" : "", "family" : "Meilijson", "given" : "Isaac", "non-dropping-particle" : "", "parse-names" : false, "suffix" : "" } ], "container-title" : "Proceedings of the Royal Society B: Biological Sciences", "id" : "ITEM-1", "issue" : "1313", "issued" : { "date-parts" : [ [ "1991", "8" ] ] }, "note" : "We have a hardcopy version of the article", "page" : "147-50", "title" : "Maturation of the humoral immune response as an optimization problem.", "type" : "article-journal", "volume" : "245" }, "uris" : [ "http://www.mendeley.com/documents/?uuid=4a46ef98-a249-102d-8a22-0024e85e2bb9" ] } ], "mendeley" : { "previouslyFormattedCitation" : "[77]" }, "properties" : { "noteIndex" : 0 }, "schema" : "https://github.com/citation-style-language/schema/raw/master/csl-citation.json" }</w:instrText>
      </w:r>
      <w:r w:rsidR="00EA522D" w:rsidRPr="00E05E6C">
        <w:fldChar w:fldCharType="separate"/>
      </w:r>
      <w:r w:rsidR="003967C6" w:rsidRPr="003967C6">
        <w:rPr>
          <w:noProof/>
        </w:rPr>
        <w:t>[77]</w:t>
      </w:r>
      <w:r w:rsidR="00EA522D" w:rsidRPr="00E05E6C">
        <w:fldChar w:fldCharType="end"/>
      </w:r>
      <w:r w:rsidR="00EA522D" w:rsidRPr="00E05E6C">
        <w:t xml:space="preserve">, respectively. </w:t>
      </w:r>
      <w:r w:rsidR="001446C8" w:rsidRPr="00E05E6C">
        <w:t>In contrast,</w:t>
      </w:r>
      <w:r w:rsidR="008A0C64" w:rsidRPr="00E05E6C">
        <w:t xml:space="preserve"> we find that</w:t>
      </w:r>
      <w:r w:rsidR="001446C8" w:rsidRPr="00E05E6C">
        <w:t xml:space="preserve"> SIM breaks, rather than balances, the trade-off between </w:t>
      </w:r>
      <w:r w:rsidR="001446C8" w:rsidRPr="00E05E6C">
        <w:rPr>
          <w:i/>
          <w:iCs/>
        </w:rPr>
        <w:t>adaptability</w:t>
      </w:r>
      <w:r w:rsidR="001446C8" w:rsidRPr="00E05E6C">
        <w:t xml:space="preserve"> and </w:t>
      </w:r>
      <w:r w:rsidR="001446C8" w:rsidRPr="00E05E6C">
        <w:rPr>
          <w:i/>
          <w:iCs/>
        </w:rPr>
        <w:t>adaptedness</w:t>
      </w:r>
      <w:r w:rsidR="001446C8" w:rsidRPr="00E05E6C">
        <w:t xml:space="preserve">: it </w:t>
      </w:r>
      <w:r w:rsidR="00EA522D" w:rsidRPr="00E05E6C">
        <w:t>allows individuals to switch between rate</w:t>
      </w:r>
      <w:r w:rsidR="001618A5" w:rsidRPr="00E05E6C">
        <w:t>s</w:t>
      </w:r>
      <w:r w:rsidR="00EA522D" w:rsidRPr="00E05E6C">
        <w:t xml:space="preserve"> optimized for stressful </w:t>
      </w:r>
      <w:r w:rsidR="001618A5" w:rsidRPr="00E05E6C">
        <w:t xml:space="preserve">and </w:t>
      </w:r>
      <w:r w:rsidR="00EA522D" w:rsidRPr="00E05E6C">
        <w:t>benign conditions</w:t>
      </w:r>
      <w:r w:rsidR="00E05E6C" w:rsidRPr="00E05E6C">
        <w:t xml:space="preserve"> according to the circumstances.</w:t>
      </w:r>
    </w:p>
    <w:p w:rsidR="00B63B41" w:rsidRPr="00E05E6C" w:rsidRDefault="00B63B41" w:rsidP="00FD73DF">
      <w:pPr>
        <w:spacing w:line="480" w:lineRule="auto"/>
      </w:pPr>
      <w:r w:rsidRPr="00FD73DF">
        <w:rPr>
          <w:highlight w:val="yellow"/>
        </w:rPr>
        <w:t>Mutators have been suggested to play</w:t>
      </w:r>
      <w:r w:rsidR="00905D31" w:rsidRPr="00FD73DF">
        <w:rPr>
          <w:highlight w:val="yellow"/>
        </w:rPr>
        <w:t xml:space="preserve"> a </w:t>
      </w:r>
      <w:r w:rsidRPr="00FD73DF">
        <w:rPr>
          <w:highlight w:val="yellow"/>
        </w:rPr>
        <w:t xml:space="preserve">role in cancer </w:t>
      </w:r>
      <w:r w:rsidRPr="00FD73DF">
        <w:rPr>
          <w:highlight w:val="yellow"/>
        </w:rPr>
        <w:fldChar w:fldCharType="begin" w:fldLock="1"/>
      </w:r>
      <w:r w:rsidR="00E80EFF">
        <w:rPr>
          <w:highlight w:val="yellow"/>
        </w:rPr>
        <w:instrText>ADDIN CSL_CITATION { "citationItems" : [ { "id" : "ITEM-1", "itemData" : { "ISSN" : "0016-6731", "PMID" : "9560368", "abstract" : "The stability of the human genome requires that mutations in the germ line be exceptionally rare events. While most mutations are neutral or have deleterious effects, a limited number of mutations are required for adaptation to environmental changes. Drake has provided evidence that DNA-based microbes have evolved a mechanism to yield a common spontaneous mutation rate of approximately 0.003 mutations per genome per replication (Drake 1991). In contrast, mutation rates of RNA viruses are much larger (Holland et al. 1982) and can approach the maximum tolerable deleterious mutation rate of one per genome (Eigen and Schuster 1977; Eigen 1993). Drake calculates that lytic RNA viruses display spontaneous mutation rates of approximately one per genome while most have mutation rates that are approximately 0.1 per genome (Drake 1993). This constancy of germline mutation rates among microbial species need not necessarily mean constancy of the somatic mutation rates. Furthermore, there need not be a constant rate for somatic mutations during development. In this review, we consider mutations in cancer, a pathology in which there appears to be an increase in the rate of somatic mutations throughout the genome. Moreover, within the eukaryotic genome, as in microbes, there are \"hot-spots\" that exhibit unusually high mutation frequencies. It seems conceivable to us that many tumors contain thousands of changes in DNA sequence. The major question is: how do these mutations arise, and how many are rate-limiting for tumor progression?", "author" : [ { "dropping-particle" : "", "family" : "Jackson", "given" : "a L", "non-dropping-particle" : "", "parse-names" : false, "suffix" : "" }, { "dropping-particle" : "", "family" : "Loeb", "given" : "Lawrence A", "non-dropping-particle" : "", "parse-names" : false, "suffix" : "" } ], "container-title" : "Genetics", "id" : "ITEM-1", "issue" : "4", "issued" : { "date-parts" : [ [ "1998", "4" ] ] }, "page" : "1483-90", "title" : "The mutation rate and cancer.", "type" : "article-journal", "volume" : "148" }, "uris" : [ "http://www.mendeley.com/documents/?uuid=85034f02-705a-4e69-9e0c-153b1fd7220b" ] }, { "id" : "ITEM-2", "itemData" : { "DOI" : "10.1073/pnas.0607057103", "ISSN" : "0027-8424", "PMID" : "17108085", "abstract" : "Cancer cells contain numerous clonal mutations, i.e., mutations that are present in most or all malignant cells of a tumor and have presumably been selected because they confer a proliferative advantage. An important question is whether cancer cells also contain a large number of random mutations, i.e., randomly distributed unselected mutations that occur in only one or a few cells of a tumor. Such random mutations could contribute to the morphologic and functional heterogeneity of cancers and include mutations that confer resistance to therapy. We have postulated that malignant cells exhibit a mutator phenotype resulting in the generation of random mutations throughout the genome. We have recently developed an assay to quantify random mutations in human tissue with unprecedented sensitivity. Here, we report measurements of random single-nucleotide substitutions in normal and neoplastic human tissues. In normal tissues, the frequency of spontaneous random mutations is exceedingly low, less than 1 x 10(-8) per base pair. In contrast, tumors from the same individuals exhibited an average frequency of 210 x 10(-8) per base pair, an elevation of at least two orders of magnitude. Our data document tumor heterogeneity at the single-nucleotide level, indicate that accelerated mutagenesis prevails late into tumor progression, and suggest that elevation of random mutation frequency in tumors might serve as a novel prognostic indicator.", "author" : [ { "dropping-particle" : "", "family" : "Bielas", "given" : "Jason H", "non-dropping-particle" : "", "parse-names" : false, "suffix" : "" }, { "dropping-particle" : "", "family" : "Loeb", "given" : "Keith R", "non-dropping-particle" : "", "parse-names" : false, "suffix" : "" }, { "dropping-particle" : "", "family" : "Rubin", "given" : "Brian P", "non-dropping-particle" : "", "parse-names" : false, "suffix" : "" }, { "dropping-particle" : "", "family" : "True", "given" : "Lawrence D", "non-dropping-particle" : "", "parse-names" : false, "suffix" : "" }, { "dropping-particle" : "", "family" : "Loeb", "given" : "Lawrence A", "non-dropping-particle" : "", "parse-names" : false, "suffix" : "" } ], "container-title" : "Proceedings of the National Academy of Sciences of the United States of America", "id" : "ITEM-2", "issue" : "48", "issued" : { "date-parts" : [ [ "2006", "11", "28" ] ] }, "page" : "18238-42", "title" : "Human cancers express a mutator phenotype.", "type" : "article-journal", "volume" : "103" }, "uris" : [ "http://www.mendeley.com/documents/?uuid=51b1bd36-d516-4427-9b93-ba8bea2c63e4" ] }, { "id" : "ITEM-3", "itemData" : { "DOI" : "10.1038/nrc3039", "ISSN" : "1474-1768", "PMID" : "21508974", "abstract" : "Cancer cells rapidly evolve drug resistance through somatic evolution and, in order to continue growth in the metastatic phase, violate the organism-wide consensus of regulated growth and beneficial communal interactions. We suggest that there is a fundamental mechanistic connection between the rapid evolution of resistance to chemotherapy in cellular communities within malignant tissues and the rapid evolution of antibiotic resistance in bacterial communities. We propose that this evolution is the result of a programmed and collective stress response performed by interacting cells, and that, given this fundamental connection, studying bacterial communities can provide deeper insights into the dynamics of adaptation and the evolution of cells within tumours.", "author" : [ { "dropping-particle" : "", "family" : "Lambert", "given" : "Guillaume", "non-dropping-particle" : "", "parse-names" : false, "suffix" : "" }, { "dropping-particle" : "", "family" : "Est\u00e9vez-Salmeron", "given" : "Luis", "non-dropping-particle" : "", "parse-names" : false, "suffix" : "" }, { "dropping-particle" : "", "family" : "Oh", "given" : "Steve", "non-dropping-particle" : "", "parse-names" : false, "suffix" : "" }, { "dropping-particle" : "", "family" : "Liao", "given" : "David", "non-dropping-particle" : "", "parse-names" : false, "suffix" : "" }, { "dropping-particle" : "", "family" : "Emerson", "given" : "Beverly M", "non-dropping-particle" : "", "parse-names" : false, "suffix" : "" }, { "dropping-particle" : "", "family" : "Tlsty", "given" : "Thea D", "non-dropping-particle" : "", "parse-names" : false, "suffix" : "" }, { "dropping-particle" : "", "family" : "Austin", "given" : "Robert H.", "non-dropping-particle" : "", "parse-names" : false, "suffix" : "" } ], "container-title" : "Nature reviews. Cancer", "id" : "ITEM-3", "issue" : "5", "issued" : { "date-parts" : [ [ "2011", "5" ] ] }, "page" : "375-82", "publisher" : "Nature Publishing Group", "title" : "An analogy between the evolution of drug resistance in bacterial communities and malignant tissues.", "type" : "article-journal", "volume" : "11" }, "uris" : [ "http://www.mendeley.com/documents/?uuid=22443594-dba0-45d0-8fec-2a22cd4d2027" ] } ], "mendeley" : { "previouslyFormattedCitation" : "[78\u201380]" }, "properties" : { "noteIndex" : 0 }, "schema" : "https://github.com/citation-style-language/schema/raw/master/csl-citation.json" }</w:instrText>
      </w:r>
      <w:r w:rsidRPr="00FD73DF">
        <w:rPr>
          <w:highlight w:val="yellow"/>
        </w:rPr>
        <w:fldChar w:fldCharType="separate"/>
      </w:r>
      <w:r w:rsidRPr="00FD73DF">
        <w:rPr>
          <w:noProof/>
          <w:highlight w:val="yellow"/>
        </w:rPr>
        <w:t>[78–80]</w:t>
      </w:r>
      <w:r w:rsidRPr="00FD73DF">
        <w:rPr>
          <w:highlight w:val="yellow"/>
        </w:rPr>
        <w:fldChar w:fldCharType="end"/>
      </w:r>
      <w:r w:rsidRPr="00FD73DF">
        <w:rPr>
          <w:highlight w:val="yellow"/>
        </w:rPr>
        <w:t xml:space="preserve">. </w:t>
      </w:r>
      <w:r w:rsidR="00FD73DF" w:rsidRPr="00FD73DF">
        <w:rPr>
          <w:highlight w:val="yellow"/>
        </w:rPr>
        <w:t>Furthermore</w:t>
      </w:r>
      <w:r w:rsidRPr="00FD73DF">
        <w:rPr>
          <w:highlight w:val="yellow"/>
        </w:rPr>
        <w:t>, the</w:t>
      </w:r>
      <w:r w:rsidR="00FD73DF" w:rsidRPr="00FD73DF">
        <w:rPr>
          <w:highlight w:val="yellow"/>
        </w:rPr>
        <w:t>re</w:t>
      </w:r>
      <w:r w:rsidRPr="00FD73DF">
        <w:rPr>
          <w:highlight w:val="yellow"/>
        </w:rPr>
        <w:t xml:space="preserve"> is evidence that </w:t>
      </w:r>
      <w:r w:rsidR="00FD2959" w:rsidRPr="00FD73DF">
        <w:rPr>
          <w:highlight w:val="yellow"/>
        </w:rPr>
        <w:t xml:space="preserve">cancer cells increase </w:t>
      </w:r>
      <w:r w:rsidRPr="00FD73DF">
        <w:rPr>
          <w:highlight w:val="yellow"/>
        </w:rPr>
        <w:t>the</w:t>
      </w:r>
      <w:r w:rsidR="00FD2959" w:rsidRPr="00FD73DF">
        <w:rPr>
          <w:highlight w:val="yellow"/>
        </w:rPr>
        <w:t>ir</w:t>
      </w:r>
      <w:r w:rsidRPr="00FD73DF">
        <w:rPr>
          <w:highlight w:val="yellow"/>
        </w:rPr>
        <w:t xml:space="preserve"> mutation rate in response to stress</w:t>
      </w:r>
      <w:r w:rsidR="00FD73DF" w:rsidRPr="00FD73DF">
        <w:rPr>
          <w:highlight w:val="yellow"/>
        </w:rPr>
        <w:t>es</w:t>
      </w:r>
      <w:r w:rsidRPr="00FD73DF">
        <w:rPr>
          <w:highlight w:val="yellow"/>
        </w:rPr>
        <w:t xml:space="preserve"> such as hypoxia </w:t>
      </w:r>
      <w:r w:rsidRPr="00FD73DF">
        <w:rPr>
          <w:highlight w:val="yellow"/>
        </w:rPr>
        <w:fldChar w:fldCharType="begin" w:fldLock="1"/>
      </w:r>
      <w:r w:rsidR="00E80EFF">
        <w:rPr>
          <w:highlight w:val="yellow"/>
        </w:rPr>
        <w:instrText>ADDIN CSL_CITATION { "citationItems" : [ { "id" : "ITEM-1", "itemData" : { "DOI" : "10.1002/jcb.22214", "ISSN" : "1097-4644", "PMID" : "19479945", "abstract" : "Hypoxia has been recognized as one of the fundamentally important features of solid tumors and plays a critical role in various cellular and physiologic events, including cell proliferation, survival, angiogenesis, immunosurveillance, metabolism, as well as tumor invasion and metastasis. These responses to hypoxia are at least partially orchestrated by activation of the hypoxia-inducible factors (HIFs). HIF-1 is a key regulator of the response of mammalian cells to oxygen deprivation and plays critical roles in the adaptation of tumor cells to a hypoxic microenvironment. Hypoxia and overexpression of HIF-1 have been associated with radiation therapy and chemotherapy resistance, an increased risk of invasion and metastasis, and a poor clinical prognosis of solid tumors. The discovery of HIF-1 signaling has led to a rapidly increasing understanding of the complex mechanisms involved in tumor hypoxia and has helped greatly in screening novel anticancer agents. In this review, we will first introduce the cellular responses to hypoxia and HIF-1 signaling pathway in hypoxia, and then summarize the multifaceted role of hypoxia in the hallmarks of human cancers.", "author" : [ { "dropping-particle" : "", "family" : "Ruan", "given" : "Kai", "non-dropping-particle" : "", "parse-names" : false, "suffix" : "" }, { "dropping-particle" : "", "family" : "Song", "given" : "Gang", "non-dropping-particle" : "", "parse-names" : false, "suffix" : "" }, { "dropping-particle" : "", "family" : "Ouyang", "given" : "Gaoliang", "non-dropping-particle" : "", "parse-names" : false, "suffix" : "" } ], "container-title" : "Journal of cellular biochemistry", "id" : "ITEM-1", "issue" : "6", "issued" : { "date-parts" : [ [ "2009", "8" ] ] }, "page" : "1053-62", "title" : "Role of hypoxia in the hallmarks of human cancer.", "type" : "article-journal", "volume" : "107" }, "uris" : [ "http://www.mendeley.com/documents/?uuid=44bf6b3a-31a4-4721-a55f-50b8ba805c7b" ] }, { "id" : "ITEM-2", "itemData" : { "DOI" : "10.1007/s10555-007-9061-3", "ISSN" : "0167-7659", "PMID" : "17415527", "abstract" : "Emerging evidence indicates that the tumor microenvironmental stress of hypoxia can induce genetic instability in cancer cells. We and others have found that the expression levels of key genes within the DNA mismatch repair (MMR) and homologous recombination (HR) pathways are coordinately repressed by hypoxia. These decreases are associated with functional impairments in both MMR and HR repair under hypoxic conditions, and thus they represent a possible mechanistic explanation for the observed phenomenon of hypoxia-induced genetic instability. In parallel, studies also indicate that several DNA damage response factors are activated in response to hypoxia and subsequent reoxygenation, including ATM/ATR, Chkl/Chk2 and BRCA1. Taken together, these findings reveal that hypoxia induces a unique cellular stress response involving an initial, acute DNA damage response to hypoxia and reoxygenation, followed by a chronic response to prolonged hypoxia in which selected DNA repair pathways are coordinately suppressed. In this review, we discuss these pathways and the possible mechanisms involved, as well as the consequences for genetic instability and tumor progression within the tumor microenvironment.", "author" : [ { "dropping-particle" : "", "family" : "Bindra", "given" : "Ranjit S.", "non-dropping-particle" : "", "parse-names" : false, "suffix" : "" }, { "dropping-particle" : "", "family" : "Crosby", "given" : "Meredith E", "non-dropping-particle" : "", "parse-names" : false, "suffix" : "" }, { "dropping-particle" : "", "family" : "Glazer", "given" : "Peter M.", "non-dropping-particle" : "", "parse-names" : false, "suffix" : "" } ], "container-title" : "Cancer metastasis reviews", "id" : "ITEM-2", "issue" : "2", "issued" : { "date-parts" : [ [ "2007", "6" ] ] }, "page" : "249-60", "title" : "Regulation of DNA repair in hypoxic cancer cells.", "type" : "article-journal", "volume" : "26" }, "uris" : [ "http://www.mendeley.com/documents/?uuid=a3e2bd50-cb0b-45e9-8dfc-ed1d1750a697" ] } ], "mendeley" : { "previouslyFormattedCitation" : "[81,82]" }, "properties" : { "noteIndex" : 0 }, "schema" : "https://github.com/citation-style-language/schema/raw/master/csl-citation.json" }</w:instrText>
      </w:r>
      <w:r w:rsidRPr="00FD73DF">
        <w:rPr>
          <w:highlight w:val="yellow"/>
        </w:rPr>
        <w:fldChar w:fldCharType="separate"/>
      </w:r>
      <w:r w:rsidRPr="00FD73DF">
        <w:rPr>
          <w:noProof/>
          <w:highlight w:val="yellow"/>
        </w:rPr>
        <w:t>[81,82]</w:t>
      </w:r>
      <w:r w:rsidRPr="00FD73DF">
        <w:rPr>
          <w:highlight w:val="yellow"/>
        </w:rPr>
        <w:fldChar w:fldCharType="end"/>
      </w:r>
      <w:r w:rsidR="00FD2959" w:rsidRPr="00FD73DF">
        <w:rPr>
          <w:highlight w:val="yellow"/>
        </w:rPr>
        <w:t xml:space="preserve">. Our results show that such increases can have an important effect on the emergence of </w:t>
      </w:r>
      <w:r w:rsidR="00FD73DF" w:rsidRPr="00FD73DF">
        <w:rPr>
          <w:highlight w:val="yellow"/>
        </w:rPr>
        <w:t>drug</w:t>
      </w:r>
      <w:r w:rsidR="00FD2959" w:rsidRPr="00FD73DF">
        <w:rPr>
          <w:highlight w:val="yellow"/>
        </w:rPr>
        <w:t xml:space="preserve"> resistance, progression, and metastasis </w:t>
      </w:r>
      <w:r w:rsidR="00FD73DF" w:rsidRPr="00FD73DF">
        <w:rPr>
          <w:highlight w:val="yellow"/>
        </w:rPr>
        <w:t xml:space="preserve">of </w:t>
      </w:r>
      <w:r w:rsidR="00FD2959" w:rsidRPr="00FD73DF">
        <w:rPr>
          <w:highlight w:val="yellow"/>
        </w:rPr>
        <w:t>tumor</w:t>
      </w:r>
      <w:r w:rsidR="00FD73DF" w:rsidRPr="00FD73DF">
        <w:rPr>
          <w:highlight w:val="yellow"/>
        </w:rPr>
        <w:t>s</w:t>
      </w:r>
      <w:r w:rsidR="00FD2959" w:rsidRPr="00FD73DF">
        <w:rPr>
          <w:highlight w:val="yellow"/>
        </w:rPr>
        <w:t xml:space="preserve"> </w:t>
      </w:r>
      <w:r w:rsidR="00FD2959" w:rsidRPr="00FD73DF">
        <w:rPr>
          <w:highlight w:val="yellow"/>
        </w:rPr>
        <w:fldChar w:fldCharType="begin" w:fldLock="1"/>
      </w:r>
      <w:r w:rsidR="00E80EFF">
        <w:rPr>
          <w:highlight w:val="yellow"/>
        </w:rPr>
        <w:instrText>ADDIN CSL_CITATION { "citationItems" : [ { "id" : "ITEM-1", "itemData" : { "DOI" : "10.1016/j.tig.2012.01.003", "ISSN" : "0168-9525", "PMID" : "22342180", "abstract" : "Human tumors result from an evolutionary process operating on somatic cells within tissues, whereby natural selection operates on the phenotypic variability generated by the accumulation of genetic, genomic and epigenetic alterations. This somatic evolution leads to adaptations such as increased proliferative, angiogenic, and invasive phenotypes. In this review we outline how cancer genomes are beginning to be investigated from an evolutionary perspective. We describe recent progress in the cataloging of somatic genetic and genomic alterations, and investigate the contributions of germline as well as epigenetic factors to cancer genome evolution. Finally, we outline the challenges facing researchers who investigate the processes driving the evolution of the cancer genome.", "author" : [ { "dropping-particle" : "", "family" : "Podlaha", "given" : "Ondrej", "non-dropping-particle" : "", "parse-names" : false, "suffix" : "" }, { "dropping-particle" : "", "family" : "Riester", "given" : "Markus", "non-dropping-particle" : "", "parse-names" : false, "suffix" : "" }, { "dropping-particle" : "", "family" : "De", "given" : "Subhajyoti", "non-dropping-particle" : "", "parse-names" : false, "suffix" : "" }, { "dropping-particle" : "", "family" : "Michor", "given" : "Franziska", "non-dropping-particle" : "", "parse-names" : false, "suffix" : "" } ], "container-title" : "Trends in genetics", "id" : "ITEM-1", "issue" : "4", "issued" : { "date-parts" : [ [ "2012", "2", "16" ] ] }, "note" : "        From Duplicate 1 (                   Evolution of the cancer genome.                 - Podlaha, Ondrej; Riester, Markus; De, Subhajyoti; Michor, Franziska )\n                \n        From Duplicate 2 (                           Evolution of the cancer genome.                         - Podlaha, Ondrej; Riester, Markus; De, Subhajyoti; Michor, Franziska )\n                \n        \n        \n        \n        \n        From Duplicate 2 (                   Evolution of the cancer genome.                 - Podlaha, Ondrej; Riester, Markus; De, Subhajyoti; Michor, Franziska )\n                \n        From Duplicate 1 (                           Evolution of the cancer genome.                         - Podlaha, Ondrej; Riester, Markus; De, Subhajyoti; Michor, Franziska )\n                \n        From Duplicate 1 (                           Evolution of the cancer genome.                         - Podlaha, Ondrej; Riester, Markus; De, Subhajyoti; Michor, Franziska )\n                \n        From Duplicate 2 (                           Evolution of the cancer genome.                         - Podlaha, Ondrej; Riester, Markus; De, Subhajyoti; Michor, Franziska )\n                \n        \n        \n        \n        \n        \n        \n        From Duplicate 2 (                           Evolution of the cancer genome.                         - Podlaha, Ondrej; Riester, Markus; De, Subhajyoti; Michor, Franziska )\n                \n        From Duplicate 2 (                           Evolution of the cancer genome.                         - Podlaha, Ondrej; Riester, Markus; De, Subhajyoti; Michor, Franziska )\n                \n        \n        \n        \n        \n        \n        \n      ", "page" : "155-163", "publisher" : "Elsevier Ltd", "title" : "Evolution of the cancer genome.", "type" : "article-journal", "volume" : "28" }, "uris" : [ "http://www.mendeley.com/documents/?uuid=c54d0b11-ee97-4686-98e9-ce180b723066" ] }, { "id" : "ITEM-2", "itemData" : { "DOI" : "10.1038/nrc3039", "ISSN" : "1474-1768", "PMID" : "21508974", "abstract" : "Cancer cells rapidly evolve drug resistance through somatic evolution and, in order to continue growth in the metastatic phase, violate the organism-wide consensus of regulated growth and beneficial communal interactions. We suggest that there is a fundamental mechanistic connection between the rapid evolution of resistance to chemotherapy in cellular communities within malignant tissues and the rapid evolution of antibiotic resistance in bacterial communities. We propose that this evolution is the result of a programmed and collective stress response performed by interacting cells, and that, given this fundamental connection, studying bacterial communities can provide deeper insights into the dynamics of adaptation and the evolution of cells within tumours.", "author" : [ { "dropping-particle" : "", "family" : "Lambert", "given" : "Guillaume", "non-dropping-particle" : "", "parse-names" : false, "suffix" : "" }, { "dropping-particle" : "", "family" : "Est\u00e9vez-Salmeron", "given" : "Luis", "non-dropping-particle" : "", "parse-names" : false, "suffix" : "" }, { "dropping-particle" : "", "family" : "Oh", "given" : "Steve", "non-dropping-particle" : "", "parse-names" : false, "suffix" : "" }, { "dropping-particle" : "", "family" : "Liao", "given" : "David", "non-dropping-particle" : "", "parse-names" : false, "suffix" : "" }, { "dropping-particle" : "", "family" : "Emerson", "given" : "Beverly M", "non-dropping-particle" : "", "parse-names" : false, "suffix" : "" }, { "dropping-particle" : "", "family" : "Tlsty", "given" : "Thea D", "non-dropping-particle" : "", "parse-names" : false, "suffix" : "" }, { "dropping-particle" : "", "family" : "Austin", "given" : "Robert H.", "non-dropping-particle" : "", "parse-names" : false, "suffix" : "" } ], "container-title" : "Nature reviews. Cancer", "id" : "ITEM-2", "issue" : "5", "issued" : { "date-parts" : [ [ "2011", "5" ] ] }, "page" : "375-82", "publisher" : "Nature Publishing Group", "title" : "An analogy between the evolution of drug resistance in bacterial communities and malignant tissues.", "type" : "article-journal", "volume" : "11" }, "uris" : [ "http://www.mendeley.com/documents/?uuid=22443594-dba0-45d0-8fec-2a22cd4d2027" ] } ], "mendeley" : { "previouslyFormattedCitation" : "[80,83]" }, "properties" : { "noteIndex" : 0 }, "schema" : "https://github.com/citation-style-language/schema/raw/master/csl-citation.json" }</w:instrText>
      </w:r>
      <w:r w:rsidR="00FD2959" w:rsidRPr="00FD73DF">
        <w:rPr>
          <w:highlight w:val="yellow"/>
        </w:rPr>
        <w:fldChar w:fldCharType="separate"/>
      </w:r>
      <w:r w:rsidR="00FD73DF" w:rsidRPr="00FD73DF">
        <w:rPr>
          <w:noProof/>
          <w:highlight w:val="yellow"/>
        </w:rPr>
        <w:t>[80,83]</w:t>
      </w:r>
      <w:r w:rsidR="00FD2959" w:rsidRPr="00FD73DF">
        <w:rPr>
          <w:highlight w:val="yellow"/>
        </w:rPr>
        <w:fldChar w:fldCharType="end"/>
      </w:r>
      <w:r w:rsidR="00FD2959" w:rsidRPr="00FD73DF">
        <w:rPr>
          <w:highlight w:val="yellow"/>
        </w:rPr>
        <w:t>.</w:t>
      </w:r>
    </w:p>
    <w:p w:rsidR="00616194" w:rsidRDefault="00914F9D">
      <w:pPr>
        <w:spacing w:line="480" w:lineRule="auto"/>
      </w:pPr>
      <w:r w:rsidRPr="00B63B41">
        <w:rPr>
          <w:highlight w:val="yellow"/>
          <w:lang w:bidi="hi-IN"/>
        </w:rPr>
        <w:t xml:space="preserve">Our </w:t>
      </w:r>
      <w:r w:rsidR="00DE1F0E" w:rsidRPr="00B63B41">
        <w:rPr>
          <w:highlight w:val="yellow"/>
          <w:lang w:bidi="hi-IN"/>
        </w:rPr>
        <w:t xml:space="preserve">model of complex adaptation </w:t>
      </w:r>
      <w:r w:rsidR="00FA2E5C" w:rsidRPr="00B63B41">
        <w:rPr>
          <w:highlight w:val="yellow"/>
          <w:lang w:bidi="hi-IN"/>
        </w:rPr>
        <w:t xml:space="preserve">on rugged fitness landscapes </w:t>
      </w:r>
      <w:r w:rsidRPr="00B63B41">
        <w:rPr>
          <w:highlight w:val="yellow"/>
          <w:lang w:bidi="hi-IN"/>
        </w:rPr>
        <w:t>is similar to that of W</w:t>
      </w:r>
      <w:r w:rsidR="002D2649" w:rsidRPr="00B63B41">
        <w:rPr>
          <w:highlight w:val="yellow"/>
          <w:lang w:bidi="hi-IN"/>
        </w:rPr>
        <w:t>e</w:t>
      </w:r>
      <w:r w:rsidRPr="00B63B41">
        <w:rPr>
          <w:highlight w:val="yellow"/>
          <w:lang w:bidi="hi-IN"/>
        </w:rPr>
        <w:t xml:space="preserve">inreich </w:t>
      </w:r>
      <w:r w:rsidR="006D2C68" w:rsidRPr="00B63B41">
        <w:rPr>
          <w:highlight w:val="yellow"/>
          <w:lang w:bidi="hi-IN"/>
        </w:rPr>
        <w:t>and</w:t>
      </w:r>
      <w:r w:rsidRPr="00B63B41">
        <w:rPr>
          <w:highlight w:val="yellow"/>
          <w:lang w:bidi="hi-IN"/>
        </w:rPr>
        <w:t xml:space="preserve"> Chao </w:t>
      </w:r>
      <w:r w:rsidR="00EA522D" w:rsidRPr="00B63B41">
        <w:rPr>
          <w:highlight w:val="yellow"/>
          <w:lang w:bidi="hi-IN"/>
        </w:rPr>
        <w:fldChar w:fldCharType="begin" w:fldLock="1"/>
      </w:r>
      <w:r w:rsidR="00E80EFF">
        <w:rPr>
          <w:highlight w:val="yellow"/>
          <w:lang w:bidi="hi-IN"/>
        </w:rPr>
        <w:instrText>ADDIN CSL_CITATION { "citationItems" : [ { "id" : "ITEM-1", "itemData" : { "ISSN" : "0014-3820", "PMID" : "16050095", "abstract" : "Fitness interactions between loci in the genome, or epistasis, can result in mutations that are individually deleterious but jointly beneficial. Such epistasis gives rise to multiple peaks on the genotypic fitness landscape. The problem of evolutionary escape from such local peaks has been a central problem of evolutionary genetics for at least 75 years. Much attention has focused on models of small populations, in which the sequential fixation of valley genotypes carrying individually deleterious mutations operates most quickly owing to genetic drift. However, valley genotypes can also be subject to mutation while transiently segregating, giving rise to copies of the high fitness escape genotype carrying the jointly beneficial mutations. In the absence of genetic recombination, these mutations may then fix simultaneously. The time for this process declines sharply with increasing population size, and it eventually comes to dominate evolutionary behavior. Here we develop an analytic expression for N(crit), the critical population size that defines the boundary between these regimes, which shows that both are likely to operate in nature. Frequent recombination may disrupt high-fitness escape genotypes produced in populations larger than N(crit) before they reach fixation, defining a third regime whose rate again slows with increasing population size. We develop a novel expression for this critical recombination rate, which shows that in large populations the simultaneous fixation of mutations that are beneficial only jointly is unlikely to be disrupted by genetic recombination if their map distance is on the order of the size of single genes. Thus, counterintuitively, mass selection alone offers a biologically realistic resolution to the problem of evolutionary escape from local fitness peaks in natural populations.", "author" : [ { "dropping-particle" : "", "family" : "Weinreich", "given" : "Daniel M.", "non-dropping-particle" : "", "parse-names" : false, "suffix" : "" }, { "dropping-particle" : "", "family" : "Chao", "given" : "Lin", "non-dropping-particle" : "", "parse-names" : false, "suffix" : "" } ], "container-title" : "Evolution", "id" : "ITEM-1", "issue" : "6", "issued" : { "date-parts" : [ [ "2005", "6" ] ] }, "page" : "1175-82", "title" : "Rapid evolutionary escape by large populations from local fitness peaks is likely in nature.", "type" : "article-journal", "volume" : "59" }, "suppress-author" : 1, "uris" : [ "http://www.mendeley.com/documents/?uuid=665d2fc8-fe19-4342-9c74-6e252036a8d6" ] } ], "mendeley" : { "previouslyFormattedCitation" : "[60]" }, "properties" : { "noteIndex" : 0 }, "schema" : "https://github.com/citation-style-language/schema/raw/master/csl-citation.json" }</w:instrText>
      </w:r>
      <w:r w:rsidR="00EA522D" w:rsidRPr="00B63B41">
        <w:rPr>
          <w:highlight w:val="yellow"/>
          <w:lang w:bidi="hi-IN"/>
        </w:rPr>
        <w:fldChar w:fldCharType="separate"/>
      </w:r>
      <w:r w:rsidR="003967C6" w:rsidRPr="00B63B41">
        <w:rPr>
          <w:noProof/>
          <w:highlight w:val="yellow"/>
          <w:lang w:bidi="hi-IN"/>
        </w:rPr>
        <w:t>[60]</w:t>
      </w:r>
      <w:r w:rsidR="00EA522D" w:rsidRPr="00B63B41">
        <w:rPr>
          <w:highlight w:val="yellow"/>
          <w:lang w:bidi="hi-IN"/>
        </w:rPr>
        <w:fldChar w:fldCharType="end"/>
      </w:r>
      <w:r w:rsidRPr="00B63B41">
        <w:rPr>
          <w:highlight w:val="yellow"/>
          <w:lang w:bidi="hi-IN"/>
        </w:rPr>
        <w:t xml:space="preserve">, but our model includes </w:t>
      </w:r>
      <w:r w:rsidR="002D2649" w:rsidRPr="00B63B41">
        <w:rPr>
          <w:highlight w:val="yellow"/>
          <w:lang w:bidi="hi-IN"/>
        </w:rPr>
        <w:t>various</w:t>
      </w:r>
      <w:r w:rsidRPr="00B63B41">
        <w:rPr>
          <w:highlight w:val="yellow"/>
          <w:lang w:bidi="hi-IN"/>
        </w:rPr>
        <w:t xml:space="preserve"> mutational strategies and the effect</w:t>
      </w:r>
      <w:r w:rsidR="001975FE" w:rsidRPr="00B63B41">
        <w:rPr>
          <w:highlight w:val="yellow"/>
          <w:lang w:bidi="hi-IN"/>
        </w:rPr>
        <w:t>s</w:t>
      </w:r>
      <w:r w:rsidRPr="00B63B41">
        <w:rPr>
          <w:highlight w:val="yellow"/>
          <w:lang w:bidi="hi-IN"/>
        </w:rPr>
        <w:t xml:space="preserve"> of </w:t>
      </w:r>
      <w:r w:rsidR="001975FE" w:rsidRPr="00B63B41">
        <w:rPr>
          <w:highlight w:val="yellow"/>
          <w:lang w:bidi="hi-IN"/>
        </w:rPr>
        <w:t xml:space="preserve">stress and </w:t>
      </w:r>
      <w:r w:rsidRPr="00B63B41">
        <w:rPr>
          <w:highlight w:val="yellow"/>
          <w:lang w:bidi="hi-IN"/>
        </w:rPr>
        <w:t>deleterious mutations.</w:t>
      </w:r>
      <w:r w:rsidR="00CF2478" w:rsidRPr="00B63B41">
        <w:rPr>
          <w:highlight w:val="yellow"/>
          <w:lang w:bidi="hi-IN"/>
        </w:rPr>
        <w:t xml:space="preserve"> Our results (Figure 2)</w:t>
      </w:r>
      <w:r w:rsidRPr="00B63B41">
        <w:rPr>
          <w:highlight w:val="yellow"/>
          <w:lang w:bidi="hi-IN"/>
        </w:rPr>
        <w:t xml:space="preserve"> </w:t>
      </w:r>
      <w:r w:rsidR="00DF6C0E" w:rsidRPr="00B63B41">
        <w:rPr>
          <w:highlight w:val="yellow"/>
          <w:lang w:bidi="hi-IN"/>
        </w:rPr>
        <w:t xml:space="preserve">suggest that </w:t>
      </w:r>
      <w:r w:rsidR="00DF6C0E" w:rsidRPr="00B63B41">
        <w:rPr>
          <w:highlight w:val="yellow"/>
        </w:rPr>
        <w:t xml:space="preserve">SIM can help resolve </w:t>
      </w:r>
      <w:r w:rsidR="00E47165" w:rsidRPr="00B63B41">
        <w:rPr>
          <w:highlight w:val="yellow"/>
        </w:rPr>
        <w:t>the</w:t>
      </w:r>
      <w:r w:rsidR="00DF6C0E" w:rsidRPr="00B63B41">
        <w:rPr>
          <w:highlight w:val="yellow"/>
        </w:rPr>
        <w:t xml:space="preserve"> problem</w:t>
      </w:r>
      <w:r w:rsidR="00E47165" w:rsidRPr="00B63B41">
        <w:rPr>
          <w:highlight w:val="yellow"/>
        </w:rPr>
        <w:t xml:space="preserve"> of fitness valley crossing</w:t>
      </w:r>
      <w:r w:rsidR="002D2649" w:rsidRPr="00B63B41">
        <w:rPr>
          <w:highlight w:val="yellow"/>
        </w:rPr>
        <w:t xml:space="preserve"> by reducing the time required for a population to shift an adaptive peak</w:t>
      </w:r>
      <w:r w:rsidR="00DF6C0E" w:rsidRPr="00B63B41">
        <w:rPr>
          <w:highlight w:val="yellow"/>
        </w:rPr>
        <w:t>.</w:t>
      </w:r>
    </w:p>
    <w:p w:rsidR="00DF6C0E" w:rsidRPr="00FB3C6B" w:rsidRDefault="00CA3636" w:rsidP="008D0078">
      <w:pPr>
        <w:spacing w:line="480" w:lineRule="auto"/>
      </w:pPr>
      <w:r>
        <w:t xml:space="preserve">Our results provide </w:t>
      </w:r>
      <w:r w:rsidR="00DF6C0E">
        <w:t xml:space="preserve">theoretical basis to the conjecture that SIM facilitates adaptation. </w:t>
      </w:r>
      <w:r w:rsidRPr="003757EA">
        <w:t>This conjecture can be tested experimentally, for example,</w:t>
      </w:r>
      <w:r w:rsidR="002D2649">
        <w:t xml:space="preserve"> </w:t>
      </w:r>
      <w:r w:rsidR="002D2649" w:rsidRPr="003757EA">
        <w:t>with</w:t>
      </w:r>
      <w:r w:rsidRPr="003757EA">
        <w:t xml:space="preserve"> </w:t>
      </w:r>
      <w:r w:rsidR="00DF6C0E" w:rsidRPr="003757EA">
        <w:rPr>
          <w:i/>
          <w:iCs/>
        </w:rPr>
        <w:t>E. coli</w:t>
      </w:r>
      <w:r w:rsidR="00DF6C0E" w:rsidRPr="003757EA">
        <w:t xml:space="preserve">, </w:t>
      </w:r>
      <w:r w:rsidR="002D2649">
        <w:t>where</w:t>
      </w:r>
      <w:r w:rsidR="00DF6C0E" w:rsidRPr="003757EA">
        <w:t xml:space="preserve"> </w:t>
      </w:r>
      <w:r w:rsidRPr="003757EA">
        <w:t xml:space="preserve">it is possible to </w:t>
      </w:r>
      <w:r w:rsidR="00DF6C0E" w:rsidRPr="003757EA">
        <w:t xml:space="preserve">interfere </w:t>
      </w:r>
      <w:r w:rsidR="00DF6C0E" w:rsidRPr="00FB3C6B">
        <w:t xml:space="preserve">with the regulation of </w:t>
      </w:r>
      <w:r w:rsidRPr="00FB3C6B">
        <w:t xml:space="preserve">mutagenesis </w:t>
      </w:r>
      <w:r w:rsidR="00EA522D" w:rsidRPr="00FB3C6B">
        <w:fldChar w:fldCharType="begin" w:fldLock="1"/>
      </w:r>
      <w:r w:rsidR="00E80EFF">
        <w:instrText>ADDIN CSL_CITATION { "citationItems" : [ { "id" : "ITEM-1", "itemData" : { "DOI" : "10.1080/10409230701597741", "ISSN" : "1040-9238", "PMID" : "17917871", "abstract" : "Mutation is the driving force behind many processes linked to human disease, including cancer, aging, and the evolution of drug resistance. Mutations have traditionally been considered the inevitable consequence of replicating large genomes with polymerases of finite fidelity. Observations over the past several decades, however, have led to a new perspective on the process of mutagenesis. It has become clear that, under some circumstances, mutagenesis is a regulated process that requires the induction of pro-mutagenic enzymes and that, at least in bacteria, this induction may facilitate evolution. Herein, we review what is known about induced mutagenesis in bacteria as well as evidence that it contributes to the evolution of antibiotic resistance. Finally, we discuss the possibility that components of induced mutation pathways might be targeted for inhibition as a novel therapeutic strategy to prevent the evolution of antibiotic resistance.", "author" : [ { "dropping-particle" : "", "family" : "Cirz", "given" : "Ryan T.", "non-dropping-particle" : "", "parse-names" : false, "suffix" : "" }, { "dropping-particle" : "", "family" : "Romesberg", "given" : "Floyd E.", "non-dropping-particle" : "", "parse-names" : false, "suffix" : "" } ], "container-title" : "Critical reviews in biochemistry and molecular biology", "id" : "ITEM-1", "issue" : "5", "issued" : { "date-parts" : [ [ "2007" ] ] }, "page" : "341-54", "title" : "Controlling mutation: intervening in evolution as a therapeutic strategy.", "type" : "article-journal", "volume" : "42" }, "uris" : [ "http://www.mendeley.com/documents/?uuid=39c629ad-ad0e-42b2-b298-d1f433c1322f" ] } ], "mendeley" : { "previouslyFormattedCitation" : "[34]" }, "properties" : { "noteIndex" : 0 }, "schema" : "https://github.com/citation-style-language/schema/raw/master/csl-citation.json" }</w:instrText>
      </w:r>
      <w:r w:rsidR="00EA522D" w:rsidRPr="00FB3C6B">
        <w:fldChar w:fldCharType="separate"/>
      </w:r>
      <w:r w:rsidR="00635E26" w:rsidRPr="00635E26">
        <w:rPr>
          <w:noProof/>
        </w:rPr>
        <w:t>[34]</w:t>
      </w:r>
      <w:r w:rsidR="00EA522D" w:rsidRPr="00FB3C6B">
        <w:fldChar w:fldCharType="end"/>
      </w:r>
      <w:r w:rsidR="00DF6C0E" w:rsidRPr="00FB3C6B">
        <w:t xml:space="preserve">. </w:t>
      </w:r>
      <w:r w:rsidRPr="00FB3C6B">
        <w:t xml:space="preserve">The adaptation time with and without SIM can be measured in </w:t>
      </w:r>
      <w:r w:rsidR="00DF6C0E" w:rsidRPr="00FB3C6B">
        <w:t xml:space="preserve">an experimental population </w:t>
      </w:r>
      <w:r w:rsidR="004F5395" w:rsidRPr="00FB3C6B">
        <w:t xml:space="preserve">adapting </w:t>
      </w:r>
      <w:r w:rsidR="00DE1F0E">
        <w:t>on</w:t>
      </w:r>
      <w:r w:rsidRPr="00FB3C6B">
        <w:t xml:space="preserve"> a </w:t>
      </w:r>
      <w:r w:rsidRPr="00FB3C6B">
        <w:lastRenderedPageBreak/>
        <w:t>two-peak fitness landscape</w:t>
      </w:r>
      <w:r w:rsidR="002D2649" w:rsidRPr="00FB3C6B">
        <w:t xml:space="preserve"> </w:t>
      </w:r>
      <w:r w:rsidR="00EA522D" w:rsidRPr="00FB3C6B">
        <w:fldChar w:fldCharType="begin" w:fldLock="1"/>
      </w:r>
      <w:r w:rsidR="00E80EFF">
        <w:instrText>ADDIN CSL_CITATION { "citationItems" : [ { "id" : "ITEM-1", "itemData" : { "DOI" : "10.1098/rspb.1997.0178", "ISSN" : "0962-8452", "PMID" : "9332013", "abstract" : "Policies aimed at alleviating the growing problem of drug-resistant pathogens by restricting antimicrobial usage implicitly assume that resistance reduces the Darwinian fitness of pathogens in the absence of drugs. While fitness costs have been demonstrated for bacteria and viruses resistant to some chemotherapeutic agents, these costs are anticipated to decline during subsequent evolution. This has recently been observed in pathogens as diverse as HIV and Escherichia coli. Here we present evidence that these gentic adaptations to the costs of resistance can virtually preclude resistant lineages from reverting to sensitivity. We show that second site mutations which compensate for the substantial (14 and 18% per generation) fitness costs of streptomycin resistant (rpsL) mutations in E. coli create a genetic background in which streptomycin sensitive, rpsL+ alleles have a 4-30% per generation selective disadvantage relative to adapted, resistant strains. We also present evidence that similar compensatory mutations have been fixed in long-term streptomycin-resistant laboratory strains of E. coli and may account for the persistence of rpsL streptomycin resistance in populations maintained for more than 10,000 generations in the absence of the antibiotic. We discuss the public health implications of these and other experimental results that question whether the more prudent use of antimicrobial chemotherapy will lead to declines in the incidence of drug-resistant pathogenic microbes.", "author" : [ { "dropping-particle" : "", "family" : "Schrag", "given" : "S J", "non-dropping-particle" : "", "parse-names" : false, "suffix" : "" }, { "dropping-particle" : "", "family" : "Perrot", "given" : "V", "non-dropping-particle" : "", "parse-names" : false, "suffix" : "" }, { "dropping-particle" : "", "family" : "Levin", "given" : "Bruce R.", "non-dropping-particle" : "", "parse-names" : false, "suffix" : "" } ], "container-title" : "Proceedings of the Royal Society B: Biological Sciences", "id" : "ITEM-1", "issue" : "1386", "issued" : { "date-parts" : [ [ "1997", "9", "22" ] ] }, "page" : "1287-91", "title" : "Adaptation to the fitness costs of antibiotic resistance in &lt;i&gt;Escherichia coli&lt;/i&gt;.", "type" : "article-journal", "volume" : "264" }, "uris" : [ "http://www.mendeley.com/documents/?uuid=ee52643f-2ecb-4bc0-bd8a-9c7659b83780" ] } ], "mendeley" : { "previouslyFormattedCitation" : "[84]" }, "properties" : { "noteIndex" : 0 }, "schema" : "https://github.com/citation-style-language/schema/raw/master/csl-citation.json" }</w:instrText>
      </w:r>
      <w:r w:rsidR="00EA522D" w:rsidRPr="00FB3C6B">
        <w:fldChar w:fldCharType="separate"/>
      </w:r>
      <w:r w:rsidR="00FD2959" w:rsidRPr="00FD2959">
        <w:rPr>
          <w:noProof/>
        </w:rPr>
        <w:t>[8</w:t>
      </w:r>
      <w:bookmarkStart w:id="18" w:name="_GoBack"/>
      <w:bookmarkEnd w:id="18"/>
      <w:r w:rsidR="00FD2959" w:rsidRPr="00FD2959">
        <w:rPr>
          <w:noProof/>
        </w:rPr>
        <w:t>4]</w:t>
      </w:r>
      <w:r w:rsidR="00EA522D" w:rsidRPr="00FB3C6B">
        <w:fldChar w:fldCharType="end"/>
      </w:r>
      <w:r w:rsidRPr="00FB3C6B">
        <w:t>. These measurements can then be compared to our analytic approximation</w:t>
      </w:r>
      <w:r w:rsidR="004F5395" w:rsidRPr="00FB3C6B">
        <w:t>s</w:t>
      </w:r>
      <w:r w:rsidRPr="00FB3C6B">
        <w:t xml:space="preserve"> </w:t>
      </w:r>
      <w:r w:rsidR="00DF6C0E" w:rsidRPr="00FB3C6B">
        <w:t>to determine the relative advantage and disadvantage of the different mutational strategies.</w:t>
      </w:r>
    </w:p>
    <w:p w:rsidR="00DF6C0E" w:rsidRDefault="00DF6C0E" w:rsidP="008D0078">
      <w:pPr>
        <w:pStyle w:val="Heading2"/>
        <w:numPr>
          <w:ilvl w:val="0"/>
          <w:numId w:val="0"/>
        </w:numPr>
        <w:spacing w:line="480" w:lineRule="auto"/>
        <w:ind w:left="357" w:hanging="357"/>
      </w:pPr>
      <w:r w:rsidRPr="00FB3C6B">
        <w:t>Conclusions</w:t>
      </w:r>
    </w:p>
    <w:p w:rsidR="00DF6C0E" w:rsidRPr="008F3447" w:rsidRDefault="00DF6C0E" w:rsidP="00A250ED">
      <w:pPr>
        <w:spacing w:line="480" w:lineRule="auto"/>
        <w:rPr>
          <w:lang w:bidi="hi-IN"/>
        </w:rPr>
      </w:pPr>
      <w:r>
        <w:rPr>
          <w:lang w:bidi="hi-IN"/>
        </w:rPr>
        <w:t>Stress-induced mutagenesis has been implicated as a driver of adapti</w:t>
      </w:r>
      <w:r w:rsidR="00A250ED">
        <w:rPr>
          <w:lang w:bidi="hi-IN"/>
        </w:rPr>
        <w:t>ve evolution for several decades</w:t>
      </w:r>
      <w:r>
        <w:rPr>
          <w:lang w:bidi="hi-IN"/>
        </w:rPr>
        <w:t xml:space="preserve">. </w:t>
      </w:r>
      <w:r w:rsidR="00DE1F0E">
        <w:rPr>
          <w:lang w:bidi="hi-IN"/>
        </w:rPr>
        <w:t>W</w:t>
      </w:r>
      <w:r w:rsidR="00575BB5">
        <w:rPr>
          <w:lang w:bidi="hi-IN"/>
        </w:rPr>
        <w:t>e provide</w:t>
      </w:r>
      <w:r>
        <w:rPr>
          <w:lang w:bidi="hi-IN"/>
        </w:rPr>
        <w:t xml:space="preserve"> theoretical treatment of this </w:t>
      </w:r>
      <w:r w:rsidR="007F656F">
        <w:rPr>
          <w:lang w:bidi="hi-IN"/>
        </w:rPr>
        <w:t>concept</w:t>
      </w:r>
      <w:r>
        <w:rPr>
          <w:lang w:bidi="hi-IN"/>
        </w:rPr>
        <w:t xml:space="preserve">. </w:t>
      </w:r>
      <w:r w:rsidR="00DE1F0E">
        <w:rPr>
          <w:lang w:bidi="hi-IN"/>
        </w:rPr>
        <w:t>Our results</w:t>
      </w:r>
      <w:r>
        <w:rPr>
          <w:lang w:bidi="hi-IN"/>
        </w:rPr>
        <w:t xml:space="preserve"> show that stress-</w:t>
      </w:r>
      <w:r w:rsidR="00FB30D0">
        <w:rPr>
          <w:lang w:bidi="hi-IN"/>
        </w:rPr>
        <w:t>induced</w:t>
      </w:r>
      <w:r>
        <w:rPr>
          <w:lang w:bidi="hi-IN"/>
        </w:rPr>
        <w:t xml:space="preserve"> mutagenesis increases the rate of </w:t>
      </w:r>
      <w:r w:rsidR="00A30A19">
        <w:rPr>
          <w:lang w:bidi="hi-IN"/>
        </w:rPr>
        <w:t xml:space="preserve">complex </w:t>
      </w:r>
      <w:r>
        <w:rPr>
          <w:lang w:bidi="hi-IN"/>
        </w:rPr>
        <w:t>adaptation</w:t>
      </w:r>
      <w:r w:rsidR="005E0580">
        <w:rPr>
          <w:lang w:bidi="hi-IN"/>
        </w:rPr>
        <w:t>,</w:t>
      </w:r>
      <w:r w:rsidR="00446BDA">
        <w:rPr>
          <w:lang w:bidi="hi-IN"/>
        </w:rPr>
        <w:t xml:space="preserve"> and </w:t>
      </w:r>
      <w:r w:rsidR="00FB30D0">
        <w:rPr>
          <w:lang w:bidi="hi-IN"/>
        </w:rPr>
        <w:t xml:space="preserve">that in contrast to constitutive </w:t>
      </w:r>
      <w:r w:rsidR="005E0580">
        <w:rPr>
          <w:lang w:bidi="hi-IN"/>
        </w:rPr>
        <w:t>mutagenesis</w:t>
      </w:r>
      <w:r w:rsidR="00FB30D0">
        <w:rPr>
          <w:lang w:bidi="hi-IN"/>
        </w:rPr>
        <w:t xml:space="preserve"> it does not jeopardize the fitness of populations under stable conditions. Because mutation is a fundamental </w:t>
      </w:r>
      <w:r w:rsidR="00EE7A17">
        <w:rPr>
          <w:lang w:bidi="hi-IN"/>
        </w:rPr>
        <w:t>force</w:t>
      </w:r>
      <w:r w:rsidR="00FB30D0">
        <w:rPr>
          <w:lang w:bidi="hi-IN"/>
        </w:rPr>
        <w:t xml:space="preserve"> in every biological </w:t>
      </w:r>
      <w:r w:rsidR="000C3573">
        <w:rPr>
          <w:lang w:bidi="hi-IN"/>
        </w:rPr>
        <w:t>system</w:t>
      </w:r>
      <w:r w:rsidR="00FB30D0">
        <w:rPr>
          <w:lang w:bidi="hi-IN"/>
        </w:rPr>
        <w:t xml:space="preserve">, these </w:t>
      </w:r>
      <w:r w:rsidR="00FB30D0" w:rsidRPr="008F3447">
        <w:rPr>
          <w:lang w:bidi="hi-IN"/>
        </w:rPr>
        <w:t>results have important implication</w:t>
      </w:r>
      <w:r w:rsidR="00A40A47" w:rsidRPr="008F3447">
        <w:rPr>
          <w:lang w:bidi="hi-IN"/>
        </w:rPr>
        <w:t>s</w:t>
      </w:r>
      <w:r w:rsidR="00FB30D0" w:rsidRPr="008F3447">
        <w:rPr>
          <w:lang w:bidi="hi-IN"/>
        </w:rPr>
        <w:t xml:space="preserve"> on many fields in the </w:t>
      </w:r>
      <w:r w:rsidR="00446BDA" w:rsidRPr="008F3447">
        <w:rPr>
          <w:lang w:bidi="hi-IN"/>
        </w:rPr>
        <w:t xml:space="preserve">medical and </w:t>
      </w:r>
      <w:r w:rsidR="00FB30D0" w:rsidRPr="008F3447">
        <w:rPr>
          <w:lang w:bidi="hi-IN"/>
        </w:rPr>
        <w:t xml:space="preserve">life </w:t>
      </w:r>
      <w:r w:rsidR="00A40A47" w:rsidRPr="008F3447">
        <w:rPr>
          <w:lang w:bidi="hi-IN"/>
        </w:rPr>
        <w:t>sciences, including epidemiology</w:t>
      </w:r>
      <w:r w:rsidR="00FB30D0" w:rsidRPr="008F3447">
        <w:rPr>
          <w:lang w:bidi="hi-IN"/>
        </w:rPr>
        <w:t xml:space="preserve">, </w:t>
      </w:r>
      <w:r w:rsidR="002E3785" w:rsidRPr="008F3447">
        <w:rPr>
          <w:lang w:bidi="hi-IN"/>
        </w:rPr>
        <w:t xml:space="preserve">oncology, </w:t>
      </w:r>
      <w:r w:rsidR="00FB30D0" w:rsidRPr="008F3447">
        <w:rPr>
          <w:lang w:bidi="hi-IN"/>
        </w:rPr>
        <w:t>ecology</w:t>
      </w:r>
      <w:r w:rsidR="002E3785" w:rsidRPr="008F3447">
        <w:rPr>
          <w:lang w:bidi="hi-IN"/>
        </w:rPr>
        <w:t>,</w:t>
      </w:r>
      <w:r w:rsidR="00FB30D0" w:rsidRPr="008F3447">
        <w:rPr>
          <w:lang w:bidi="hi-IN"/>
        </w:rPr>
        <w:t xml:space="preserve"> and evolutionary biology</w:t>
      </w:r>
      <w:r w:rsidR="00F441B1" w:rsidRPr="008F3447">
        <w:rPr>
          <w:lang w:bidi="hi-IN"/>
        </w:rPr>
        <w:t>.</w:t>
      </w:r>
    </w:p>
    <w:p w:rsidR="00F441B1" w:rsidRPr="008F3447" w:rsidRDefault="00F441B1" w:rsidP="008D0078">
      <w:pPr>
        <w:pStyle w:val="Heading1"/>
        <w:spacing w:line="480" w:lineRule="auto"/>
      </w:pPr>
      <w:r w:rsidRPr="008F3447">
        <w:t>Acknowledgments</w:t>
      </w:r>
    </w:p>
    <w:p w:rsidR="00F441B1" w:rsidRDefault="00F441B1" w:rsidP="008A48BD">
      <w:pPr>
        <w:spacing w:line="480" w:lineRule="auto"/>
      </w:pPr>
      <w:r w:rsidRPr="00EF44A6">
        <w:t xml:space="preserve">We thank </w:t>
      </w:r>
      <w:r w:rsidR="00B25D55" w:rsidRPr="00EF44A6">
        <w:t>U</w:t>
      </w:r>
      <w:r w:rsidR="00331E7E">
        <w:t>.</w:t>
      </w:r>
      <w:r w:rsidR="00B25D55" w:rsidRPr="00EF44A6">
        <w:t xml:space="preserve"> Obol</w:t>
      </w:r>
      <w:r w:rsidR="00B25D55" w:rsidRPr="00FB3C6B">
        <w:t xml:space="preserve">ski for </w:t>
      </w:r>
      <w:r w:rsidR="00314176" w:rsidRPr="00FB3C6B">
        <w:t xml:space="preserve">advice on </w:t>
      </w:r>
      <w:r w:rsidR="00B25D55" w:rsidRPr="00FB3C6B">
        <w:t>statistical analysis</w:t>
      </w:r>
      <w:r w:rsidR="004703D4" w:rsidRPr="00FB3C6B">
        <w:t>. We are grateful to</w:t>
      </w:r>
      <w:r w:rsidR="009D54F1" w:rsidRPr="00FB3C6B">
        <w:t xml:space="preserve"> A.</w:t>
      </w:r>
      <w:r w:rsidR="00331E7E">
        <w:t xml:space="preserve"> </w:t>
      </w:r>
      <w:r w:rsidR="009D54F1" w:rsidRPr="00FB3C6B">
        <w:t>F. Agrawal</w:t>
      </w:r>
      <w:r w:rsidR="002D7AB0">
        <w:t xml:space="preserve">, </w:t>
      </w:r>
      <w:r w:rsidR="008A48BD" w:rsidRPr="008A48BD">
        <w:t>the editor</w:t>
      </w:r>
      <w:r w:rsidR="008A48BD">
        <w:t>,</w:t>
      </w:r>
      <w:r w:rsidR="002D7AB0">
        <w:t xml:space="preserve"> and two anonymous reviewers</w:t>
      </w:r>
      <w:r w:rsidR="00E4228C">
        <w:t xml:space="preserve"> </w:t>
      </w:r>
      <w:r w:rsidR="00314176" w:rsidRPr="00FB3C6B">
        <w:t xml:space="preserve">for </w:t>
      </w:r>
      <w:r w:rsidR="00C56AB4">
        <w:t xml:space="preserve">helpful </w:t>
      </w:r>
      <w:r w:rsidR="00314176" w:rsidRPr="00FB3C6B">
        <w:t xml:space="preserve">comments </w:t>
      </w:r>
      <w:r w:rsidR="00C56AB4">
        <w:t>on an earlier version of the manuscript</w:t>
      </w:r>
      <w:r w:rsidR="00B25D55" w:rsidRPr="00FB3C6B">
        <w:t>.</w:t>
      </w:r>
      <w:r w:rsidR="009D54F1" w:rsidRPr="00FB3C6B">
        <w:t xml:space="preserve"> </w:t>
      </w:r>
      <w:r w:rsidR="00B25D55" w:rsidRPr="00FB3C6B">
        <w:t>This research has been supported in part by the Israeli S</w:t>
      </w:r>
      <w:r w:rsidR="00B25D55" w:rsidRPr="00EF44A6">
        <w:t>cience Foundation</w:t>
      </w:r>
      <w:r w:rsidR="00A0028F">
        <w:t xml:space="preserve"> </w:t>
      </w:r>
      <w:r w:rsidR="00A0028F" w:rsidRPr="00A0028F">
        <w:t>1568/13</w:t>
      </w:r>
      <w:r w:rsidR="00A0028F">
        <w:t xml:space="preserve"> (LH)</w:t>
      </w:r>
      <w:r w:rsidR="00B25D55" w:rsidRPr="00EF44A6">
        <w:t xml:space="preserve"> </w:t>
      </w:r>
      <w:r w:rsidR="00EF44A6" w:rsidRPr="00EF44A6">
        <w:t>and by Marie Curie reintegration grant 2007–224866 (LH)</w:t>
      </w:r>
      <w:r w:rsidR="003D306F" w:rsidRPr="00EF44A6">
        <w:t>.</w:t>
      </w:r>
      <w:r>
        <w:t xml:space="preserve"> </w:t>
      </w:r>
    </w:p>
    <w:p w:rsidR="00616194" w:rsidRDefault="00034118" w:rsidP="00DD7292">
      <w:pPr>
        <w:pStyle w:val="Heading1"/>
        <w:spacing w:line="480" w:lineRule="auto"/>
      </w:pPr>
      <w:r>
        <w:t>Data accessibility</w:t>
      </w:r>
    </w:p>
    <w:p w:rsidR="00034118" w:rsidRDefault="004F44FB" w:rsidP="0030149F">
      <w:pPr>
        <w:spacing w:line="480" w:lineRule="auto"/>
      </w:pPr>
      <w:r>
        <w:t xml:space="preserve">The simulation data is deposited on Dryad (DOI: </w:t>
      </w:r>
      <w:hyperlink r:id="rId15" w:history="1">
        <w:r>
          <w:t>10.5061/dryad.3066j</w:t>
        </w:r>
      </w:hyperlink>
      <w:r>
        <w:t xml:space="preserve">). </w:t>
      </w:r>
      <w:r w:rsidR="0030149F">
        <w:t xml:space="preserve">The IPython </w:t>
      </w:r>
      <w:r w:rsidR="0030149F">
        <w:fldChar w:fldCharType="begin" w:fldLock="1"/>
      </w:r>
      <w:r w:rsidR="00E80EFF">
        <w:instrText>ADDIN CSL_CITATION { "citationItems" : [ { "id" : "ITEM-1", "itemData" : { "DOI" : "10.1109/MCSE.2007.53", "ISBN" : "3518437208", "ISSN" : "1521-9615", "abstract" : "Python offers basic facilities for interactive work and a comprehensive library on top of which more sophisticated systems can be built. The IPython project provides an enhanced interactive environment that includes, among other features, support for data visualization and facilities for distributed and parallel computation. T", "author" : [ { "dropping-particle" : "", "family" : "Perez", "given" : "Fernando", "non-dropping-particle" : "", "parse-names" : false, "suffix" : "" }, { "dropping-particle" : "", "family" : "Granger", "given" : "Brian E.", "non-dropping-particle" : "", "parse-names" : false, "suffix" : "" } ], "container-title" : "Computing in Science &amp; Engineering", "id" : "ITEM-1", "issue" : "3", "issued" : { "date-parts" : [ [ "2007" ] ] }, "page" : "21-29", "title" : "IPython: A System for Interactive Scientific Computing", "type" : "article-journal", "volume" : "9" }, "uris" : [ "http://www.mendeley.com/documents/?uuid=de823309-615e-49f1-8ddc-6c66eb13916c" ] } ], "mendeley" : { "previouslyFormattedCitation" : "[85]" }, "properties" : { "noteIndex" : 0 }, "schema" : "https://github.com/citation-style-language/schema/raw/master/csl-citation.json" }</w:instrText>
      </w:r>
      <w:r w:rsidR="0030149F">
        <w:fldChar w:fldCharType="separate"/>
      </w:r>
      <w:r w:rsidR="00E80EFF" w:rsidRPr="00E80EFF">
        <w:rPr>
          <w:noProof/>
        </w:rPr>
        <w:t>[85]</w:t>
      </w:r>
      <w:r w:rsidR="0030149F">
        <w:fldChar w:fldCharType="end"/>
      </w:r>
      <w:r w:rsidR="0030149F">
        <w:t xml:space="preserve"> code used to produce the figures is deposited as an </w:t>
      </w:r>
      <w:r w:rsidR="00656DCF" w:rsidRPr="00656DCF">
        <w:t>Electronic Supplementary Material</w:t>
      </w:r>
      <w:r w:rsidR="0030149F">
        <w:t>.</w:t>
      </w:r>
    </w:p>
    <w:p w:rsidR="00961941" w:rsidRDefault="00961941" w:rsidP="008D0078">
      <w:pPr>
        <w:pStyle w:val="Heading1"/>
        <w:spacing w:line="480" w:lineRule="auto"/>
      </w:pPr>
      <w:bookmarkStart w:id="19" w:name="_Ref360530640"/>
      <w:bookmarkStart w:id="20" w:name="_Ref363980873"/>
      <w:r w:rsidRPr="00961941">
        <w:lastRenderedPageBreak/>
        <w:t>Appendixes</w:t>
      </w:r>
    </w:p>
    <w:p w:rsidR="00961941" w:rsidRDefault="00961941" w:rsidP="008D0078">
      <w:pPr>
        <w:pStyle w:val="Heading2"/>
        <w:numPr>
          <w:ilvl w:val="0"/>
          <w:numId w:val="0"/>
        </w:numPr>
        <w:spacing w:line="480" w:lineRule="auto"/>
        <w:ind w:left="357" w:hanging="357"/>
      </w:pPr>
      <w:r>
        <w:t xml:space="preserve">Appendix </w:t>
      </w:r>
      <w:bookmarkEnd w:id="19"/>
      <w:bookmarkEnd w:id="20"/>
      <w:r w:rsidR="00C46C20">
        <w:t>A</w:t>
      </w:r>
      <w:r>
        <w:t>: Appearance of a double mutant</w:t>
      </w:r>
    </w:p>
    <w:p w:rsidR="00961941" w:rsidRDefault="00961941" w:rsidP="008D0078">
      <w:pPr>
        <w:spacing w:line="480" w:lineRule="auto"/>
      </w:pPr>
      <w:r w:rsidRPr="00173C79">
        <w:t xml:space="preserve">In the following analysis we assume that </w:t>
      </w:r>
      <m:oMath>
        <m:r>
          <w:rPr>
            <w:rFonts w:ascii="Cambria Math" w:hAnsi="Cambria Math"/>
          </w:rPr>
          <m:t>0&lt;μ≪U≪s</m:t>
        </m:r>
        <m:r>
          <w:rPr>
            <w:rFonts w:ascii="Cambria Math" w:eastAsiaTheme="minorEastAsia" w:hAnsi="Cambria Math"/>
          </w:rPr>
          <m:t>≪1</m:t>
        </m:r>
      </m:oMath>
      <w:r w:rsidRPr="00173C79">
        <w:rPr>
          <w:rFonts w:eastAsiaTheme="minorEastAsia"/>
        </w:rPr>
        <w:t xml:space="preserve"> and </w:t>
      </w:r>
      <m:oMath>
        <m:f>
          <m:fPr>
            <m:type m:val="lin"/>
            <m:ctrlPr>
              <w:rPr>
                <w:rFonts w:ascii="Cambria Math" w:hAnsi="Cambria Math"/>
                <w:i/>
              </w:rPr>
            </m:ctrlPr>
          </m:fPr>
          <m:num>
            <m:r>
              <w:rPr>
                <w:rFonts w:ascii="Cambria Math" w:hAnsi="Cambria Math"/>
              </w:rPr>
              <m:t>s</m:t>
            </m:r>
          </m:num>
          <m:den>
            <m:r>
              <w:rPr>
                <w:rFonts w:ascii="Cambria Math" w:hAnsi="Cambria Math"/>
              </w:rPr>
              <m:t>μ</m:t>
            </m:r>
          </m:den>
        </m:f>
        <m:r>
          <w:rPr>
            <w:rFonts w:ascii="Cambria Math" w:hAnsi="Cambria Math"/>
          </w:rPr>
          <m:t>&lt;N&lt;</m:t>
        </m:r>
        <m:sSup>
          <m:sSupPr>
            <m:ctrlPr>
              <w:rPr>
                <w:rFonts w:ascii="Cambria Math" w:hAnsi="Cambria Math"/>
                <w:i/>
              </w:rPr>
            </m:ctrlPr>
          </m:sSupPr>
          <m:e>
            <m:d>
              <m:dPr>
                <m:ctrlPr>
                  <w:rPr>
                    <w:rFonts w:ascii="Cambria Math" w:hAnsi="Cambria Math"/>
                    <w:i/>
                  </w:rPr>
                </m:ctrlPr>
              </m:dPr>
              <m:e>
                <m:f>
                  <m:fPr>
                    <m:type m:val="lin"/>
                    <m:ctrlPr>
                      <w:rPr>
                        <w:rFonts w:ascii="Cambria Math" w:hAnsi="Cambria Math"/>
                        <w:i/>
                      </w:rPr>
                    </m:ctrlPr>
                  </m:fPr>
                  <m:num>
                    <m:r>
                      <w:rPr>
                        <w:rFonts w:ascii="Cambria Math" w:hAnsi="Cambria Math"/>
                      </w:rPr>
                      <m:t>s</m:t>
                    </m:r>
                  </m:num>
                  <m:den>
                    <m:r>
                      <w:rPr>
                        <w:rFonts w:ascii="Cambria Math" w:hAnsi="Cambria Math"/>
                      </w:rPr>
                      <m:t>μ</m:t>
                    </m:r>
                  </m:den>
                </m:f>
              </m:e>
            </m:d>
          </m:e>
          <m:sup>
            <m:r>
              <w:rPr>
                <w:rFonts w:ascii="Cambria Math" w:hAnsi="Cambria Math"/>
              </w:rPr>
              <m:t>2</m:t>
            </m:r>
          </m:sup>
        </m:sSup>
      </m:oMath>
      <w:r w:rsidRPr="00173C79">
        <w:rPr>
          <w:rFonts w:eastAsiaTheme="minorEastAsia"/>
        </w:rPr>
        <w:t xml:space="preserve"> – see model overview for details. This also means that </w:t>
      </w:r>
      <m:oMath>
        <m:r>
          <w:rPr>
            <w:rFonts w:ascii="Cambria Math" w:eastAsiaTheme="minorEastAsia" w:hAnsi="Cambria Math"/>
          </w:rPr>
          <m:t>U+2μ</m:t>
        </m:r>
        <m:r>
          <w:rPr>
            <w:rFonts w:ascii="Cambria Math" w:hAnsi="Cambria Math"/>
          </w:rPr>
          <m:t>≈U</m:t>
        </m:r>
      </m:oMath>
      <w:r w:rsidRPr="00173C79">
        <w:rPr>
          <w:rFonts w:eastAsiaTheme="minorEastAsia"/>
        </w:rPr>
        <w:t xml:space="preserve"> and </w:t>
      </w:r>
      <m:oMath>
        <m:f>
          <m:fPr>
            <m:type m:val="lin"/>
            <m:ctrlPr>
              <w:rPr>
                <w:rFonts w:ascii="Cambria Math" w:eastAsiaTheme="minorEastAsia" w:hAnsi="Cambria Math"/>
                <w:i/>
              </w:rPr>
            </m:ctrlPr>
          </m:fPr>
          <m:num>
            <m:r>
              <w:rPr>
                <w:rFonts w:ascii="Cambria Math" w:eastAsiaTheme="minorEastAsia" w:hAnsi="Cambria Math"/>
              </w:rPr>
              <m:t>U</m:t>
            </m:r>
          </m:num>
          <m:den>
            <m:r>
              <w:rPr>
                <w:rFonts w:ascii="Cambria Math" w:eastAsiaTheme="minorEastAsia" w:hAnsi="Cambria Math"/>
              </w:rPr>
              <m:t>s</m:t>
            </m:r>
          </m:den>
        </m:f>
        <m:r>
          <w:rPr>
            <w:rFonts w:ascii="Cambria Math" w:eastAsiaTheme="minorEastAsia" w:hAnsi="Cambria Math"/>
          </w:rPr>
          <m:t>+U≈</m:t>
        </m:r>
        <m:f>
          <m:fPr>
            <m:type m:val="lin"/>
            <m:ctrlPr>
              <w:rPr>
                <w:rFonts w:ascii="Cambria Math" w:eastAsiaTheme="minorEastAsia" w:hAnsi="Cambria Math"/>
                <w:i/>
              </w:rPr>
            </m:ctrlPr>
          </m:fPr>
          <m:num>
            <m:r>
              <w:rPr>
                <w:rFonts w:ascii="Cambria Math" w:eastAsiaTheme="minorEastAsia" w:hAnsi="Cambria Math"/>
              </w:rPr>
              <m:t>U</m:t>
            </m:r>
          </m:num>
          <m:den>
            <m:r>
              <w:rPr>
                <w:rFonts w:ascii="Cambria Math" w:eastAsiaTheme="minorEastAsia" w:hAnsi="Cambria Math"/>
              </w:rPr>
              <m:t>s</m:t>
            </m:r>
          </m:den>
        </m:f>
      </m:oMath>
      <w:r w:rsidRPr="006930EE">
        <w:rPr>
          <w:rFonts w:eastAsiaTheme="minorEastAsia"/>
        </w:rPr>
        <w:t>.</w:t>
      </w:r>
      <w:r w:rsidRPr="006930EE">
        <w:t xml:space="preserve"> The probability</w:t>
      </w:r>
      <w:r w:rsidRPr="006930EE">
        <w:rPr>
          <w:i/>
          <w:iCs/>
        </w:rPr>
        <w:t xml:space="preserve"> q</w:t>
      </w:r>
      <w:r w:rsidRPr="006930EE">
        <w:t xml:space="preserve"> that a random offspring in the next generation is </w:t>
      </w:r>
      <w:r w:rsidRPr="006930EE">
        <w:rPr>
          <w:i/>
          <w:iCs/>
        </w:rPr>
        <w:t>AB</w:t>
      </w:r>
      <w:r w:rsidRPr="006930EE">
        <w:t xml:space="preserve"> given th</w:t>
      </w:r>
      <w:r>
        <w:t xml:space="preserve">ere are no </w:t>
      </w:r>
      <w:r>
        <w:rPr>
          <w:i/>
          <w:iCs/>
        </w:rPr>
        <w:t>AB</w:t>
      </w:r>
      <w:r>
        <w:t xml:space="preserve"> in the current generation can be approximated by:</w:t>
      </w:r>
    </w:p>
    <w:p w:rsidR="00961941" w:rsidRPr="00AD20B2" w:rsidRDefault="00961941" w:rsidP="008D0078">
      <w:pPr>
        <w:spacing w:line="480" w:lineRule="auto"/>
        <w:jc w:val="center"/>
      </w:pPr>
      <m:oMath>
        <m:r>
          <w:rPr>
            <w:rFonts w:ascii="Cambria Math" w:hAnsi="Cambria Math"/>
          </w:rPr>
          <m:t>q=</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-U-</m:t>
            </m:r>
            <m:f>
              <m:fPr>
                <m:ctrlPr>
                  <w:rPr>
                    <w:rFonts w:ascii="Cambria Math" w:hAnsi="Cambria Math"/>
                    <w:i/>
                  </w:rPr>
                </m:ctrlPr>
              </m:fPr>
              <m:num>
                <m:r>
                  <w:rPr>
                    <w:rFonts w:ascii="Cambria Math" w:hAnsi="Cambria Math"/>
                  </w:rPr>
                  <m:t>U</m:t>
                </m:r>
              </m:num>
              <m:den>
                <m:r>
                  <w:rPr>
                    <w:rFonts w:ascii="Cambria Math" w:hAnsi="Cambria Math"/>
                  </w:rPr>
                  <m:t>s</m:t>
                </m:r>
              </m:den>
            </m:f>
          </m:sup>
        </m:sSup>
        <m:d>
          <m:dPr>
            <m:ctrlPr>
              <w:rPr>
                <w:rFonts w:ascii="Cambria Math" w:hAnsi="Cambria Math"/>
                <w:i/>
              </w:rPr>
            </m:ctrlPr>
          </m:dPr>
          <m:e>
            <m:r>
              <w:rPr>
                <w:rFonts w:ascii="Cambria Math" w:hAnsi="Cambria Math"/>
              </w:rPr>
              <m:t>s+2</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1-U-</m:t>
            </m:r>
            <m:f>
              <m:fPr>
                <m:ctrlPr>
                  <w:rPr>
                    <w:rFonts w:ascii="Cambria Math" w:hAnsi="Cambria Math"/>
                    <w:i/>
                  </w:rPr>
                </m:ctrlPr>
              </m:fPr>
              <m:num>
                <m:r>
                  <w:rPr>
                    <w:rFonts w:ascii="Cambria Math" w:hAnsi="Cambria Math"/>
                  </w:rPr>
                  <m:t>U</m:t>
                </m:r>
              </m:num>
              <m:den>
                <m:r>
                  <w:rPr>
                    <w:rFonts w:ascii="Cambria Math" w:hAnsi="Cambria Math"/>
                  </w:rPr>
                  <m:t>s</m:t>
                </m:r>
              </m:den>
            </m:f>
          </m:e>
        </m:d>
        <m:d>
          <m:dPr>
            <m:ctrlPr>
              <w:rPr>
                <w:rFonts w:ascii="Cambria Math" w:hAnsi="Cambria Math"/>
                <w:i/>
              </w:rPr>
            </m:ctrlPr>
          </m:dPr>
          <m:e>
            <m:r>
              <w:rPr>
                <w:rFonts w:ascii="Cambria Math" w:hAnsi="Cambria Math"/>
              </w:rPr>
              <m:t>2+s</m:t>
            </m:r>
          </m:e>
        </m:d>
      </m:oMath>
      <w:r>
        <w:rPr>
          <w:rFonts w:eastAsiaTheme="minorEastAsia"/>
        </w:rPr>
        <w:t>.</w:t>
      </w:r>
    </w:p>
    <w:p w:rsidR="00961941" w:rsidRPr="006930EE" w:rsidRDefault="00961941" w:rsidP="008D0078">
      <w:pPr>
        <w:spacing w:line="480" w:lineRule="auto"/>
      </w:pPr>
      <w:r w:rsidRPr="006930EE">
        <w:t xml:space="preserve">Using the above assumptions, this </w:t>
      </w:r>
      <w:r>
        <w:t>resolves to</w:t>
      </w:r>
      <w:r w:rsidRPr="006930EE">
        <w:t xml:space="preserve">: </w:t>
      </w:r>
    </w:p>
    <w:p w:rsidR="00961941" w:rsidRPr="006930EE" w:rsidRDefault="00961941" w:rsidP="008D0078">
      <w:pPr>
        <w:spacing w:line="480" w:lineRule="auto"/>
        <w:jc w:val="center"/>
      </w:pPr>
      <m:oMath>
        <m:r>
          <w:rPr>
            <w:rFonts w:ascii="Cambria Math" w:hAnsi="Cambria Math"/>
          </w:rPr>
          <m:t>q≈2</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oMath>
      <w:r w:rsidRPr="006930EE">
        <w:t>.</w:t>
      </w:r>
    </w:p>
    <w:p w:rsidR="00961941" w:rsidRPr="00173C79" w:rsidRDefault="00961941" w:rsidP="008D0078">
      <w:pPr>
        <w:spacing w:line="480" w:lineRule="auto"/>
      </w:pPr>
      <w:r w:rsidRPr="00173C79">
        <w:t>Taking the derivative with respect t</w:t>
      </w:r>
      <w:r w:rsidRPr="006930EE">
        <w:t>o</w:t>
      </w:r>
      <w:r w:rsidRPr="00173C79">
        <w:t xml:space="preserve"> </w:t>
      </w:r>
      <w:r w:rsidRPr="00173C79">
        <w:rPr>
          <w:i/>
          <w:iCs/>
        </w:rPr>
        <w:t>U</w:t>
      </w:r>
      <w:r w:rsidRPr="00173C79">
        <w:t xml:space="preserve"> and denoting </w:t>
      </w:r>
      <m:oMath>
        <m:r>
          <w:rPr>
            <w:rFonts w:ascii="Cambria Math" w:eastAsiaTheme="minorEastAsia" w:hAnsi="Cambria Math"/>
          </w:rPr>
          <m:t>g=</m:t>
        </m:r>
        <m:r>
          <w:rPr>
            <w:rFonts w:ascii="Cambria Math" w:hAnsi="Cambria Math" w:cs="Times New Roman"/>
          </w:rPr>
          <m:t>U/μ</m:t>
        </m:r>
      </m:oMath>
      <w:r w:rsidRPr="00173C79">
        <w:rPr>
          <w:rFonts w:eastAsiaTheme="minorEastAsia"/>
        </w:rPr>
        <w:t xml:space="preserve"> (</w:t>
      </w:r>
      <w:r w:rsidRPr="00173C79">
        <w:rPr>
          <w:rFonts w:eastAsiaTheme="minorEastAsia"/>
          <w:i/>
          <w:iCs/>
        </w:rPr>
        <w:t>g</w:t>
      </w:r>
      <w:r w:rsidRPr="00173C79">
        <w:rPr>
          <w:rFonts w:eastAsiaTheme="minorEastAsia"/>
        </w:rPr>
        <w:t xml:space="preserve"> can be thought of as the number of non-specific loci</w:t>
      </w:r>
      <w:r>
        <w:rPr>
          <w:rFonts w:eastAsiaTheme="minorEastAsia"/>
        </w:rPr>
        <w:t xml:space="preserve"> in the genome</w:t>
      </w:r>
      <w:r w:rsidRPr="00173C79">
        <w:rPr>
          <w:rFonts w:eastAsiaTheme="minorEastAsia"/>
        </w:rPr>
        <w:t>)</w:t>
      </w:r>
      <w:r w:rsidRPr="00173C79">
        <w:t>:</w:t>
      </w:r>
    </w:p>
    <w:p w:rsidR="00961941" w:rsidRPr="00173C79" w:rsidRDefault="00DD2BEC" w:rsidP="008D0078">
      <w:pPr>
        <w:spacing w:line="480" w:lineRule="auto"/>
        <w:jc w:val="center"/>
        <w:rPr>
          <w:rFonts w:eastAsiaTheme="minorEastAsia"/>
        </w:rPr>
      </w:pPr>
      <m:oMath>
        <m:f>
          <m:fPr>
            <m:ctrlPr>
              <w:rPr>
                <w:rFonts w:ascii="Cambria Math" w:hAnsi="Cambria Math"/>
                <w:i/>
              </w:rPr>
            </m:ctrlPr>
          </m:fPr>
          <m:num>
            <m:r>
              <w:rPr>
                <w:rFonts w:ascii="Cambria Math" w:hAnsi="Cambria Math"/>
              </w:rPr>
              <m:t>dq</m:t>
            </m:r>
          </m:num>
          <m:den>
            <m:r>
              <w:rPr>
                <w:rFonts w:ascii="Cambria Math" w:hAnsi="Cambria Math"/>
              </w:rPr>
              <m:t>dU</m:t>
            </m:r>
          </m:den>
        </m:f>
        <m:r>
          <w:rPr>
            <w:rFonts w:ascii="Cambria Math" w:hAnsi="Cambria Math"/>
          </w:rPr>
          <m:t>=</m:t>
        </m:r>
        <m:f>
          <m:fPr>
            <m:ctrlPr>
              <w:rPr>
                <w:rFonts w:ascii="Cambria Math" w:hAnsi="Cambria Math"/>
                <w:i/>
              </w:rPr>
            </m:ctrlPr>
          </m:fPr>
          <m:num>
            <m:r>
              <w:rPr>
                <w:rFonts w:ascii="Cambria Math" w:hAnsi="Cambria Math"/>
              </w:rPr>
              <m:t>2U</m:t>
            </m:r>
            <m:d>
              <m:dPr>
                <m:ctrlPr>
                  <w:rPr>
                    <w:rFonts w:ascii="Cambria Math" w:hAnsi="Cambria Math"/>
                    <w:i/>
                  </w:rPr>
                </m:ctrlPr>
              </m:dPr>
              <m:e>
                <m:r>
                  <w:rPr>
                    <w:rFonts w:ascii="Cambria Math" w:hAnsi="Cambria Math"/>
                  </w:rPr>
                  <m:t>2s-3U</m:t>
                </m:r>
              </m:e>
            </m:d>
          </m:num>
          <m:den>
            <m:sSup>
              <m:sSupPr>
                <m:ctrlPr>
                  <w:rPr>
                    <w:rFonts w:ascii="Cambria Math" w:hAnsi="Cambria Math"/>
                    <w:i/>
                  </w:rPr>
                </m:ctrlPr>
              </m:sSupPr>
              <m:e>
                <m:r>
                  <w:rPr>
                    <w:rFonts w:ascii="Cambria Math" w:hAnsi="Cambria Math"/>
                  </w:rPr>
                  <m:t>g</m:t>
                </m:r>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&gt;0⇔U&lt;</m:t>
        </m:r>
        <m:f>
          <m:fPr>
            <m:ctrlPr>
              <w:rPr>
                <w:rFonts w:ascii="Cambria Math" w:hAnsi="Cambria Math"/>
                <w:i/>
              </w:rPr>
            </m:ctrlPr>
          </m:fPr>
          <m:num>
            <m:r>
              <w:rPr>
                <w:rFonts w:ascii="Cambria Math" w:hAnsi="Cambria Math"/>
              </w:rPr>
              <m:t>2</m:t>
            </m:r>
          </m:num>
          <m:den>
            <m:r>
              <w:rPr>
                <w:rFonts w:ascii="Cambria Math" w:hAnsi="Cambria Math"/>
              </w:rPr>
              <m:t>3</m:t>
            </m:r>
          </m:den>
        </m:f>
        <m:r>
          <w:rPr>
            <w:rFonts w:ascii="Cambria Math" w:hAnsi="Cambria Math"/>
          </w:rPr>
          <m:t>s</m:t>
        </m:r>
      </m:oMath>
      <w:r w:rsidR="00961941" w:rsidRPr="00173C79">
        <w:rPr>
          <w:rFonts w:eastAsiaTheme="minorEastAsia"/>
        </w:rPr>
        <w:t>.</w:t>
      </w:r>
    </w:p>
    <w:p w:rsidR="00961941" w:rsidRPr="00560C54" w:rsidRDefault="00961941" w:rsidP="008D0078">
      <w:pPr>
        <w:spacing w:line="480" w:lineRule="auto"/>
      </w:pPr>
      <w:r w:rsidRPr="00173C79">
        <w:t xml:space="preserve">So </w:t>
      </w:r>
      <w:r w:rsidRPr="00173C79">
        <w:rPr>
          <w:i/>
          <w:iCs/>
        </w:rPr>
        <w:t>q</w:t>
      </w:r>
      <w:r w:rsidRPr="00173C79">
        <w:t xml:space="preserve"> increases with </w:t>
      </w:r>
      <w:r w:rsidRPr="00173C79">
        <w:rPr>
          <w:i/>
          <w:iCs/>
        </w:rPr>
        <w:t>U</w:t>
      </w:r>
      <w:r>
        <w:t xml:space="preserve"> because</w:t>
      </w:r>
      <w:r w:rsidRPr="00173C79">
        <w:t xml:space="preserve"> </w:t>
      </w:r>
      <w:r>
        <w:t xml:space="preserve">the right hand side </w:t>
      </w:r>
      <w:r w:rsidRPr="00173C79">
        <w:t xml:space="preserve">is guaranteed to be </w:t>
      </w:r>
      <w:r>
        <w:t xml:space="preserve">true </w:t>
      </w:r>
      <w:r w:rsidRPr="00173C79">
        <w:t>under the assumption</w:t>
      </w:r>
      <w:r>
        <w:t xml:space="preserve"> </w:t>
      </w:r>
      <m:oMath>
        <m:r>
          <w:rPr>
            <w:rFonts w:ascii="Cambria Math" w:hAnsi="Cambria Math"/>
          </w:rPr>
          <m:t>U≪s</m:t>
        </m:r>
      </m:oMath>
      <w:r w:rsidRPr="00173C79">
        <w:t>.</w:t>
      </w:r>
    </w:p>
    <w:p w:rsidR="00961941" w:rsidRDefault="00961941" w:rsidP="008D0078">
      <w:pPr>
        <w:spacing w:line="480" w:lineRule="auto"/>
      </w:pPr>
      <w:r>
        <w:t>For a population with SIM</w:t>
      </w:r>
    </w:p>
    <w:p w:rsidR="00961941" w:rsidRPr="005579CA" w:rsidRDefault="00DD2BEC" w:rsidP="008D0078">
      <w:pPr>
        <w:spacing w:line="480" w:lineRule="auto"/>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τμ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-τU</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1-U</m:t>
                </m:r>
              </m:e>
            </m:d>
            <m:r>
              <w:rPr>
                <w:rFonts w:ascii="Cambria Math" w:hAnsi="Cambria Math"/>
              </w:rPr>
              <m:t>+2τ</m:t>
            </m:r>
            <m:d>
              <m:dPr>
                <m:ctrlPr>
                  <w:rPr>
                    <w:rFonts w:ascii="Cambria Math" w:hAnsi="Cambria Math"/>
                    <w:i/>
                  </w:rPr>
                </m:ctrlPr>
              </m:dPr>
              <m:e>
                <m:r>
                  <w:rPr>
                    <w:rFonts w:ascii="Cambria Math" w:hAnsi="Cambria Math"/>
                  </w:rPr>
                  <m:t>1-τU</m:t>
                </m:r>
              </m:e>
            </m:d>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1-U</m:t>
                </m:r>
              </m:e>
            </m:d>
            <m:r>
              <w:rPr>
                <w:rFonts w:ascii="Cambria Math" w:hAnsi="Cambria Math"/>
              </w:rPr>
              <m:t>+2τ</m:t>
            </m:r>
            <m:d>
              <m:dPr>
                <m:ctrlPr>
                  <w:rPr>
                    <w:rFonts w:ascii="Cambria Math" w:hAnsi="Cambria Math"/>
                    <w:i/>
                  </w:rPr>
                </m:ctrlPr>
              </m:dPr>
              <m:e>
                <m:r>
                  <w:rPr>
                    <w:rFonts w:ascii="Cambria Math" w:hAnsi="Cambria Math"/>
                  </w:rPr>
                  <m:t>1-U</m:t>
                </m:r>
              </m:e>
            </m:d>
            <m:r>
              <w:rPr>
                <w:rFonts w:ascii="Cambria Math" w:hAnsi="Cambria Math"/>
              </w:rPr>
              <m:t>-2τ</m:t>
            </m:r>
            <m:d>
              <m:dPr>
                <m:ctrlPr>
                  <w:rPr>
                    <w:rFonts w:ascii="Cambria Math" w:hAnsi="Cambria Math"/>
                    <w:i/>
                  </w:rPr>
                </m:ctrlPr>
              </m:dPr>
              <m:e>
                <m:r>
                  <w:rPr>
                    <w:rFonts w:ascii="Cambria Math" w:hAnsi="Cambria Math"/>
                  </w:rPr>
                  <m:t>τ-1</m:t>
                </m:r>
              </m:e>
            </m:d>
            <m:r>
              <w:rPr>
                <w:rFonts w:ascii="Cambria Math" w:hAnsi="Cambria Math"/>
              </w:rPr>
              <m:t>U</m:t>
            </m:r>
            <m:ctrlPr>
              <w:rPr>
                <w:rFonts w:ascii="Cambria Math" w:eastAsiaTheme="minorEastAsia" w:hAnsi="Cambria Math"/>
                <w:i/>
              </w:rPr>
            </m:ctrlPr>
          </m:e>
        </m:d>
        <m:r>
          <w:rPr>
            <w:rFonts w:ascii="Cambria Math" w:eastAsiaTheme="minorEastAsia"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d>
          <m:dPr>
            <m:ctrlPr>
              <w:rPr>
                <w:rFonts w:ascii="Cambria Math" w:hAnsi="Cambria Math"/>
                <w:i/>
              </w:rPr>
            </m:ctrlPr>
          </m:dPr>
          <m:e>
            <m:d>
              <m:dPr>
                <m:ctrlPr>
                  <w:rPr>
                    <w:rFonts w:ascii="Cambria Math" w:hAnsi="Cambria Math"/>
                    <w:i/>
                  </w:rPr>
                </m:ctrlPr>
              </m:dPr>
              <m:e>
                <m:r>
                  <w:rPr>
                    <w:rFonts w:ascii="Cambria Math" w:hAnsi="Cambria Math"/>
                  </w:rPr>
                  <m:t>s+2τ</m:t>
                </m:r>
              </m:e>
            </m:d>
            <m:d>
              <m:dPr>
                <m:ctrlPr>
                  <w:rPr>
                    <w:rFonts w:ascii="Cambria Math" w:hAnsi="Cambria Math"/>
                    <w:i/>
                  </w:rPr>
                </m:ctrlPr>
              </m:dPr>
              <m:e>
                <m:r>
                  <w:rPr>
                    <w:rFonts w:ascii="Cambria Math" w:hAnsi="Cambria Math"/>
                  </w:rPr>
                  <m:t>1-U</m:t>
                </m:r>
              </m:e>
            </m:d>
            <m:r>
              <w:rPr>
                <w:rFonts w:ascii="Cambria Math" w:hAnsi="Cambria Math"/>
              </w:rPr>
              <m:t>-2τ</m:t>
            </m:r>
            <m:d>
              <m:dPr>
                <m:ctrlPr>
                  <w:rPr>
                    <w:rFonts w:ascii="Cambria Math" w:hAnsi="Cambria Math"/>
                    <w:i/>
                  </w:rPr>
                </m:ctrlPr>
              </m:dPr>
              <m:e>
                <m:r>
                  <w:rPr>
                    <w:rFonts w:ascii="Cambria Math" w:hAnsi="Cambria Math"/>
                  </w:rPr>
                  <m:t>τ-1</m:t>
                </m:r>
              </m:e>
            </m:d>
            <m:r>
              <w:rPr>
                <w:rFonts w:ascii="Cambria Math" w:hAnsi="Cambria Math"/>
              </w:rPr>
              <m:t>U</m:t>
            </m:r>
            <m:ctrlPr>
              <w:rPr>
                <w:rFonts w:ascii="Cambria Math" w:eastAsiaTheme="minorEastAsia" w:hAnsi="Cambria Math"/>
                <w:i/>
              </w:rPr>
            </m:ctrlPr>
          </m:e>
        </m:d>
        <m:r>
          <w:rPr>
            <w:rFonts w:ascii="Cambria Math" w:eastAsiaTheme="minorEastAsia" w:hAnsi="Cambria Math"/>
          </w:rPr>
          <m:t>≈</m:t>
        </m:r>
        <m:f>
          <m:fPr>
            <m:ctrlPr>
              <w:rPr>
                <w:rFonts w:ascii="Cambria Math" w:hAnsi="Cambria Math"/>
                <w:i/>
              </w:rPr>
            </m:ctrlPr>
          </m:fPr>
          <m:num>
            <m:sSup>
              <m:sSupPr>
                <m:ctrlPr>
                  <w:rPr>
                    <w:rFonts w:ascii="Cambria Math" w:eastAsiaTheme="minorEastAsia" w:hAnsi="Cambria Math"/>
                    <w:i/>
                  </w:rPr>
                </m:ctrlPr>
              </m:sSupPr>
              <m:e>
                <m:r>
                  <w:rPr>
                    <w:rFonts w:ascii="Cambria Math" w:eastAsiaTheme="minorEastAsia" w:hAnsi="Cambria Math"/>
                  </w:rPr>
                  <m:t>μ</m:t>
                </m:r>
              </m:e>
              <m:sup>
                <m:r>
                  <w:rPr>
                    <w:rFonts w:ascii="Cambria Math" w:eastAsiaTheme="minorEastAsia" w:hAnsi="Cambria Math"/>
                  </w:rPr>
                  <m:t>2</m:t>
                </m:r>
              </m:sup>
            </m:sSup>
            <m:ctrlPr>
              <w:rPr>
                <w:rFonts w:ascii="Cambria Math" w:eastAsiaTheme="minorEastAsia" w:hAnsi="Cambria Math"/>
                <w:i/>
              </w:rPr>
            </m:ctrlPr>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d>
          <m:dPr>
            <m:ctrlPr>
              <w:rPr>
                <w:rFonts w:ascii="Cambria Math" w:hAnsi="Cambria Math"/>
                <w:i/>
              </w:rPr>
            </m:ctrlPr>
          </m:dPr>
          <m:e>
            <m:r>
              <w:rPr>
                <w:rFonts w:ascii="Cambria Math" w:hAnsi="Cambria Math"/>
              </w:rPr>
              <m:t>2τ</m:t>
            </m:r>
            <m:d>
              <m:dPr>
                <m:ctrlPr>
                  <w:rPr>
                    <w:rFonts w:ascii="Cambria Math" w:hAnsi="Cambria Math"/>
                    <w:i/>
                  </w:rPr>
                </m:ctrlPr>
              </m:dPr>
              <m:e>
                <m:r>
                  <w:rPr>
                    <w:rFonts w:ascii="Cambria Math" w:hAnsi="Cambria Math"/>
                  </w:rPr>
                  <m:t>1-U</m:t>
                </m:r>
              </m:e>
            </m:d>
            <m:r>
              <w:rPr>
                <w:rFonts w:ascii="Cambria Math" w:hAnsi="Cambria Math"/>
              </w:rPr>
              <m:t>-2τ</m:t>
            </m:r>
            <m:d>
              <m:dPr>
                <m:ctrlPr>
                  <w:rPr>
                    <w:rFonts w:ascii="Cambria Math" w:hAnsi="Cambria Math"/>
                    <w:i/>
                  </w:rPr>
                </m:ctrlPr>
              </m:dPr>
              <m:e>
                <m:r>
                  <w:rPr>
                    <w:rFonts w:ascii="Cambria Math" w:hAnsi="Cambria Math"/>
                  </w:rPr>
                  <m:t>τ-1</m:t>
                </m:r>
              </m:e>
            </m:d>
            <m:r>
              <w:rPr>
                <w:rFonts w:ascii="Cambria Math" w:hAnsi="Cambria Math"/>
              </w:rPr>
              <m:t>U</m:t>
            </m:r>
          </m:e>
        </m:d>
      </m:oMath>
      <w:r w:rsidR="00961941">
        <w:rPr>
          <w:rFonts w:eastAsiaTheme="minorEastAsia"/>
        </w:rPr>
        <w:t>.</w:t>
      </w:r>
    </w:p>
    <w:p w:rsidR="00961941" w:rsidRDefault="00961941" w:rsidP="008D0078">
      <w:pPr>
        <w:spacing w:line="480" w:lineRule="auto"/>
      </w:pPr>
      <w:r>
        <w:lastRenderedPageBreak/>
        <w:t xml:space="preserve">The last approximation assumes that </w:t>
      </w:r>
      <m:oMath>
        <m:r>
          <w:rPr>
            <w:rFonts w:ascii="Cambria Math" w:hAnsi="Cambria Math"/>
          </w:rPr>
          <m:t>τ≥1⇒s≪2τ</m:t>
        </m:r>
      </m:oMath>
      <w:r>
        <w:rPr>
          <w:i/>
          <w:iCs/>
        </w:rPr>
        <w:t>.</w:t>
      </w:r>
      <w:r>
        <w:t xml:space="preserve"> Rearranging the last result, we find the approximation</w:t>
      </w:r>
    </w:p>
    <w:tbl>
      <w:tblPr>
        <w:tblStyle w:val="TableGrid"/>
        <w:tblW w:w="5000" w:type="pct"/>
        <w:tblInd w:w="340" w:type="dxa"/>
        <w:tblLook w:val="04A0" w:firstRow="1" w:lastRow="0" w:firstColumn="1" w:lastColumn="0" w:noHBand="0" w:noVBand="1"/>
      </w:tblPr>
      <w:tblGrid>
        <w:gridCol w:w="7670"/>
        <w:gridCol w:w="852"/>
      </w:tblGrid>
      <w:tr w:rsidR="00961941" w:rsidRPr="00466C39" w:rsidTr="00800DD3">
        <w:tc>
          <w:tcPr>
            <w:tcW w:w="4500" w:type="pct"/>
            <w:tcBorders>
              <w:top w:val="nil"/>
              <w:left w:val="nil"/>
              <w:bottom w:val="nil"/>
              <w:right w:val="nil"/>
            </w:tcBorders>
            <w:vAlign w:val="center"/>
          </w:tcPr>
          <w:p w:rsidR="00961941" w:rsidRPr="00466C39" w:rsidRDefault="00DD2BEC" w:rsidP="008D0078">
            <w:pPr>
              <w:spacing w:line="480" w:lineRule="auto"/>
              <w:ind w:left="340"/>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r>
                <w:rPr>
                  <w:rFonts w:ascii="Cambria Math" w:eastAsiaTheme="minorEastAsia" w:hAnsi="Cambria Math"/>
                </w:rPr>
                <m:t>2τ</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μ</m:t>
                      </m:r>
                    </m:e>
                    <m:sup>
                      <m:r>
                        <w:rPr>
                          <w:rFonts w:ascii="Cambria Math" w:eastAsiaTheme="minorEastAsia" w:hAnsi="Cambria Math"/>
                        </w:rPr>
                        <m:t>2</m:t>
                      </m:r>
                    </m:sup>
                  </m:sSup>
                </m:num>
                <m:den>
                  <m:r>
                    <w:rPr>
                      <w:rFonts w:ascii="Cambria Math" w:eastAsiaTheme="minorEastAsia" w:hAnsi="Cambria Math"/>
                    </w:rPr>
                    <m:t>s</m:t>
                  </m:r>
                </m:den>
              </m:f>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U</m:t>
                      </m:r>
                    </m:num>
                    <m:den>
                      <m:r>
                        <w:rPr>
                          <w:rFonts w:ascii="Cambria Math" w:eastAsiaTheme="minorEastAsia" w:hAnsi="Cambria Math"/>
                        </w:rPr>
                        <m:t>s</m:t>
                      </m:r>
                    </m:den>
                  </m:f>
                </m:e>
              </m:d>
              <m:d>
                <m:dPr>
                  <m:ctrlPr>
                    <w:rPr>
                      <w:rFonts w:ascii="Cambria Math" w:eastAsiaTheme="minorEastAsia" w:hAnsi="Cambria Math"/>
                      <w:i/>
                    </w:rPr>
                  </m:ctrlPr>
                </m:dPr>
                <m:e>
                  <m:r>
                    <w:rPr>
                      <w:rFonts w:ascii="Cambria Math" w:eastAsiaTheme="minorEastAsia" w:hAnsi="Cambria Math"/>
                    </w:rPr>
                    <m:t>1-τU</m:t>
                  </m:r>
                </m:e>
              </m:d>
              <m:r>
                <w:rPr>
                  <w:rFonts w:ascii="Cambria Math" w:eastAsiaTheme="minorEastAsia" w:hAnsi="Cambria Math"/>
                </w:rPr>
                <m:t>=τ(1-τU)</m:t>
              </m:r>
              <m:r>
                <w:rPr>
                  <w:rFonts w:ascii="Cambria Math" w:hAnsi="Cambria Math"/>
                </w:rPr>
                <m:t>q</m:t>
              </m:r>
            </m:oMath>
            <w:r w:rsidR="00961941" w:rsidRPr="00466C39">
              <w:t>.</w:t>
            </w:r>
          </w:p>
        </w:tc>
        <w:tc>
          <w:tcPr>
            <w:tcW w:w="500" w:type="pct"/>
            <w:tcBorders>
              <w:top w:val="nil"/>
              <w:left w:val="nil"/>
              <w:bottom w:val="nil"/>
              <w:right w:val="nil"/>
            </w:tcBorders>
            <w:vAlign w:val="center"/>
          </w:tcPr>
          <w:p w:rsidR="00961941" w:rsidRPr="00466C39" w:rsidRDefault="00961941" w:rsidP="008D0078">
            <w:pPr>
              <w:spacing w:line="480" w:lineRule="auto"/>
            </w:pPr>
          </w:p>
        </w:tc>
      </w:tr>
    </w:tbl>
    <w:p w:rsidR="00961941" w:rsidRPr="00466C39" w:rsidRDefault="00961941" w:rsidP="008D0078">
      <w:pPr>
        <w:spacing w:line="480" w:lineRule="auto"/>
        <w:rPr>
          <w:rFonts w:eastAsiaTheme="minorEastAsia"/>
        </w:rPr>
      </w:pPr>
      <w:r w:rsidRPr="00466C39">
        <w:rPr>
          <w:rFonts w:eastAsiaTheme="minorEastAsia"/>
        </w:rPr>
        <w:t xml:space="preserve">Taking the derivative with respect to </w:t>
      </w:r>
      <w:r w:rsidRPr="00466C39">
        <w:rPr>
          <w:rFonts w:ascii="Times New Roman" w:eastAsiaTheme="minorEastAsia" w:hAnsi="Times New Roman" w:cs="Times New Roman"/>
          <w:i/>
          <w:iCs/>
        </w:rPr>
        <w:t>τ</w:t>
      </w:r>
      <w:r>
        <w:rPr>
          <w:rFonts w:eastAsiaTheme="minorEastAsia"/>
        </w:rPr>
        <w:t>,</w:t>
      </w:r>
    </w:p>
    <w:p w:rsidR="00961941" w:rsidRPr="00466C39" w:rsidRDefault="00DD2BEC" w:rsidP="008D0078">
      <w:pPr>
        <w:spacing w:line="480" w:lineRule="auto"/>
        <w:jc w:val="center"/>
        <w:rPr>
          <w:rFonts w:eastAsiaTheme="minorEastAsia"/>
        </w:rPr>
      </w:pPr>
      <m:oMath>
        <m:f>
          <m:fPr>
            <m:ctrlPr>
              <w:rPr>
                <w:rFonts w:ascii="Cambria Math" w:eastAsiaTheme="minorEastAsia" w:hAnsi="Cambria Math"/>
                <w:i/>
              </w:rPr>
            </m:ctrlPr>
          </m:fPr>
          <m:num>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SIM</m:t>
                </m:r>
              </m:sub>
            </m:sSub>
          </m:num>
          <m:den>
            <m:r>
              <w:rPr>
                <w:rFonts w:ascii="Cambria Math" w:eastAsiaTheme="minorEastAsia" w:hAnsi="Cambria Math"/>
              </w:rPr>
              <m:t>dτ</m:t>
            </m:r>
          </m:den>
        </m:f>
        <m:r>
          <w:rPr>
            <w:rFonts w:ascii="Cambria Math" w:eastAsiaTheme="minorEastAsia" w:hAnsi="Cambria Math"/>
          </w:rPr>
          <m:t>=q</m:t>
        </m:r>
        <m:d>
          <m:dPr>
            <m:ctrlPr>
              <w:rPr>
                <w:rFonts w:ascii="Cambria Math" w:eastAsiaTheme="minorEastAsia" w:hAnsi="Cambria Math"/>
                <w:i/>
              </w:rPr>
            </m:ctrlPr>
          </m:dPr>
          <m:e>
            <m:r>
              <w:rPr>
                <w:rFonts w:ascii="Cambria Math" w:eastAsiaTheme="minorEastAsia" w:hAnsi="Cambria Math"/>
              </w:rPr>
              <m:t>1-2τU</m:t>
            </m:r>
          </m:e>
        </m:d>
        <m:r>
          <w:rPr>
            <w:rFonts w:ascii="Cambria Math" w:eastAsiaTheme="minorEastAsia" w:hAnsi="Cambria Math"/>
          </w:rPr>
          <m:t>&gt;0⇔τU&lt;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oMath>
      <w:r w:rsidR="00961941" w:rsidRPr="00466C39">
        <w:rPr>
          <w:rFonts w:eastAsiaTheme="minorEastAsia"/>
        </w:rPr>
        <w:t>,</w:t>
      </w:r>
    </w:p>
    <w:p w:rsidR="00961941" w:rsidRPr="00434AEF" w:rsidRDefault="00961941" w:rsidP="008D0078">
      <w:pPr>
        <w:spacing w:line="480" w:lineRule="auto"/>
        <w:rPr>
          <w:rFonts w:eastAsiaTheme="minorEastAsia"/>
          <w:vertAlign w:val="subscript"/>
        </w:rPr>
      </w:pPr>
      <w:r w:rsidRPr="00466C39">
        <w:rPr>
          <w:rFonts w:eastAsiaTheme="minorEastAsia"/>
        </w:rPr>
        <w:t xml:space="preserve">because </w:t>
      </w:r>
      <w:r w:rsidRPr="00466C39">
        <w:rPr>
          <w:rFonts w:eastAsiaTheme="minorEastAsia"/>
          <w:i/>
          <w:iCs/>
        </w:rPr>
        <w:t>q</w:t>
      </w:r>
      <w:r w:rsidRPr="00466C39">
        <w:rPr>
          <w:rFonts w:eastAsiaTheme="minorEastAsia"/>
        </w:rPr>
        <w:t xml:space="preserve">, </w:t>
      </w:r>
      <w:r w:rsidRPr="00466C39">
        <w:rPr>
          <w:rFonts w:eastAsiaTheme="minorEastAsia"/>
          <w:i/>
          <w:iCs/>
        </w:rPr>
        <w:t>U</w:t>
      </w:r>
      <w:r w:rsidRPr="00466C39">
        <w:rPr>
          <w:rFonts w:eastAsiaTheme="minorEastAsia"/>
        </w:rPr>
        <w:t xml:space="preserve">, and </w:t>
      </w:r>
      <w:r w:rsidRPr="00466C39">
        <w:rPr>
          <w:rFonts w:ascii="Times New Roman" w:eastAsiaTheme="minorEastAsia" w:hAnsi="Times New Roman" w:cs="Times New Roman"/>
          <w:i/>
          <w:iCs/>
        </w:rPr>
        <w:t>τ</w:t>
      </w:r>
      <w:r w:rsidRPr="00466C39">
        <w:rPr>
          <w:rFonts w:eastAsiaTheme="minorEastAsia"/>
        </w:rPr>
        <w:t xml:space="preserve"> are all positive. So the condition </w:t>
      </w:r>
      <m:oMath>
        <m:r>
          <w:rPr>
            <w:rFonts w:ascii="Cambria Math" w:eastAsiaTheme="minorEastAsia" w:hAnsi="Cambria Math"/>
          </w:rPr>
          <m:t>τU≪s≪1</m:t>
        </m:r>
      </m:oMath>
      <w:r w:rsidRPr="00466C39">
        <w:rPr>
          <w:rFonts w:eastAsiaTheme="minorEastAsia"/>
        </w:rPr>
        <w:t xml:space="preserve"> guarantees that </w:t>
      </w:r>
      <w:r w:rsidRPr="00466C39">
        <w:rPr>
          <w:rFonts w:eastAsiaTheme="minorEastAsia"/>
          <w:i/>
          <w:iCs/>
        </w:rPr>
        <w:t>q</w:t>
      </w:r>
      <w:r w:rsidRPr="00466C39">
        <w:rPr>
          <w:rFonts w:eastAsiaTheme="minorEastAsia"/>
          <w:i/>
          <w:iCs/>
          <w:vertAlign w:val="subscript"/>
        </w:rPr>
        <w:t>SIM</w:t>
      </w:r>
      <w:r w:rsidRPr="00466C39">
        <w:rPr>
          <w:rFonts w:eastAsiaTheme="minorEastAsia"/>
          <w:vertAlign w:val="subscript"/>
        </w:rPr>
        <w:t xml:space="preserve"> </w:t>
      </w:r>
      <w:r w:rsidRPr="00466C39">
        <w:rPr>
          <w:rFonts w:eastAsiaTheme="minorEastAsia"/>
        </w:rPr>
        <w:t xml:space="preserve">increases with </w:t>
      </w:r>
      <w:r w:rsidRPr="00466C39">
        <w:rPr>
          <w:rFonts w:eastAsiaTheme="minorEastAsia"/>
          <w:i/>
          <w:iCs/>
        </w:rPr>
        <w:t>τ</w:t>
      </w:r>
      <w:r w:rsidRPr="00466C39">
        <w:rPr>
          <w:rFonts w:eastAsiaTheme="minorEastAsia"/>
        </w:rPr>
        <w:t xml:space="preserve">, </w:t>
      </w:r>
      <w:r>
        <w:rPr>
          <w:rFonts w:eastAsiaTheme="minorEastAsia"/>
        </w:rPr>
        <w:t xml:space="preserve">and </w:t>
      </w:r>
      <w:r w:rsidRPr="00466C39">
        <w:rPr>
          <w:rFonts w:eastAsiaTheme="minorEastAsia"/>
        </w:rPr>
        <w:t xml:space="preserve">it is also sufficient for </w:t>
      </w: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SIM</m:t>
            </m:r>
          </m:sub>
        </m:sSub>
        <m:r>
          <w:rPr>
            <w:rFonts w:ascii="Cambria Math" w:eastAsiaTheme="minorEastAsia" w:hAnsi="Cambria Math"/>
          </w:rPr>
          <m:t>&gt;q</m:t>
        </m:r>
      </m:oMath>
      <w:r w:rsidRPr="00466C39">
        <w:rPr>
          <w:rFonts w:eastAsiaTheme="minorEastAsia"/>
        </w:rPr>
        <w:t xml:space="preserve"> (not shown).</w:t>
      </w:r>
    </w:p>
    <w:p w:rsidR="00961941" w:rsidRDefault="00961941" w:rsidP="008D0078">
      <w:pPr>
        <w:pStyle w:val="Heading2"/>
        <w:numPr>
          <w:ilvl w:val="0"/>
          <w:numId w:val="0"/>
        </w:numPr>
        <w:spacing w:line="480" w:lineRule="auto"/>
        <w:ind w:left="357" w:hanging="357"/>
      </w:pPr>
      <w:bookmarkStart w:id="21" w:name="_Ref360530760"/>
      <w:bookmarkStart w:id="22" w:name="_Ref363980888"/>
      <w:r>
        <w:t>Appendix</w:t>
      </w:r>
      <w:bookmarkEnd w:id="21"/>
      <w:r>
        <w:t xml:space="preserve"> </w:t>
      </w:r>
      <w:bookmarkEnd w:id="22"/>
      <w:r w:rsidR="00C46C20">
        <w:t>B</w:t>
      </w:r>
      <w:r>
        <w:t>: Fixation of a double mutant</w:t>
      </w:r>
    </w:p>
    <w:p w:rsidR="00961941" w:rsidRDefault="00961941" w:rsidP="008D0078">
      <w:pPr>
        <w:spacing w:line="480" w:lineRule="auto"/>
        <w:rPr>
          <w:lang w:bidi="hi-IN"/>
        </w:rPr>
      </w:pPr>
      <w:r>
        <w:t xml:space="preserve">Following Eshel </w:t>
      </w:r>
      <w:r w:rsidR="00EA522D">
        <w:fldChar w:fldCharType="begin" w:fldLock="1"/>
      </w:r>
      <w:r w:rsidR="00E80EFF">
        <w:instrText>ADDIN CSL_CITATION { "citationItems" : [ { "id" : "ITEM-1", "itemData" : { "DOI" : "10.1007/BF00276922", "ISSN" : "0303-6812", "abstract" : "A branching process method is employed to study the survival probability of a slightly advantageous mutant gene with a general distribution of progeny size in a large population. A counter-example to a classic proposition is given. A somewhat weaker result is proved.", "author" : [ { "dropping-particle" : "", "family" : "Eshel", "given" : "Ilan", "non-dropping-particle" : "", "parse-names" : false, "suffix" : "" } ], "container-title" : "Journal of Mathematical Biology", "id" : "ITEM-1", "issue" : "3", "issued" : { "date-parts" : [ [ "1981", "8" ] ] }, "page" : "355-362", "title" : "On the survival probability of a slightly advantageous mutant gene with a general distribution of progeny size - a branching process model", "type" : "article-journal", "volume" : "12" }, "suppress-author" : 1, "uris" : [ "http://www.mendeley.com/documents/?uuid=935a0a5d-5ac9-4e39-9957-d23904f30ab8" ] } ], "mendeley" : { "previouslyFormattedCitation" : "[57]" }, "properties" : { "noteIndex" : 0 }, "schema" : "https://github.com/citation-style-language/schema/raw/master/csl-citation.json" }</w:instrText>
      </w:r>
      <w:r w:rsidR="00EA522D">
        <w:fldChar w:fldCharType="separate"/>
      </w:r>
      <w:r w:rsidR="003967C6" w:rsidRPr="003967C6">
        <w:rPr>
          <w:noProof/>
        </w:rPr>
        <w:t>[57]</w:t>
      </w:r>
      <w:r w:rsidR="00EA522D">
        <w:fldChar w:fldCharType="end"/>
      </w:r>
      <w:r>
        <w:t xml:space="preserve">, the fixation probability </w:t>
      </w:r>
      <w:r w:rsidRPr="00946A45">
        <w:rPr>
          <w:i/>
          <w:iCs/>
        </w:rPr>
        <w:t>ρ</w:t>
      </w:r>
      <w:r>
        <w:t xml:space="preserve"> of the double mutant </w:t>
      </w:r>
      <w:r>
        <w:rPr>
          <w:i/>
          <w:iCs/>
        </w:rPr>
        <w:t xml:space="preserve">AB </w:t>
      </w:r>
      <w:r>
        <w:t>is</w:t>
      </w:r>
    </w:p>
    <w:p w:rsidR="00961941" w:rsidRDefault="00961941" w:rsidP="008D0078">
      <w:pPr>
        <w:spacing w:line="480" w:lineRule="auto"/>
        <w:jc w:val="center"/>
      </w:pPr>
      <m:oMath>
        <m:r>
          <w:rPr>
            <w:rFonts w:ascii="Cambria Math" w:hAnsi="Cambria Math"/>
          </w:rPr>
          <m:t>ρ=2</m:t>
        </m:r>
        <m:f>
          <m:fPr>
            <m:ctrlPr>
              <w:rPr>
                <w:rFonts w:ascii="Cambria Math" w:hAnsi="Cambria Math"/>
                <w:i/>
              </w:rPr>
            </m:ctrlPr>
          </m:fPr>
          <m:num>
            <m:r>
              <w:rPr>
                <w:rFonts w:ascii="Cambria Math" w:hAnsi="Cambria Math"/>
              </w:rPr>
              <m:t>α-1</m:t>
            </m:r>
          </m:num>
          <m:den>
            <m:r>
              <w:rPr>
                <w:rFonts w:ascii="Cambria Math" w:hAnsi="Cambria Math"/>
              </w:rPr>
              <m:t>α</m:t>
            </m:r>
          </m:den>
        </m:f>
        <m:r>
          <w:rPr>
            <w:rFonts w:ascii="Cambria Math" w:hAnsi="Cambria Math"/>
          </w:rPr>
          <m:t>+o</m:t>
        </m:r>
        <m:d>
          <m:dPr>
            <m:ctrlPr>
              <w:rPr>
                <w:rFonts w:ascii="Cambria Math" w:hAnsi="Cambria Math"/>
                <w:i/>
              </w:rPr>
            </m:ctrlPr>
          </m:dPr>
          <m:e>
            <m:r>
              <w:rPr>
                <w:rFonts w:ascii="Cambria Math" w:hAnsi="Cambria Math"/>
              </w:rPr>
              <m:t>α-1</m:t>
            </m:r>
          </m:e>
        </m:d>
      </m:oMath>
      <w:r>
        <w:t>,</w:t>
      </w:r>
    </w:p>
    <w:p w:rsidR="00961941" w:rsidRDefault="00961941" w:rsidP="008D0078">
      <w:pPr>
        <w:spacing w:line="480" w:lineRule="auto"/>
      </w:pPr>
      <w:r>
        <w:t xml:space="preserve">where </w:t>
      </w:r>
      <w:r w:rsidRPr="003F5091">
        <w:rPr>
          <w:i/>
          <w:iCs/>
        </w:rPr>
        <w:t>α</w:t>
      </w:r>
      <w:r>
        <w:t xml:space="preserve"> is the fitness of the double mutant relative to the population mean fitness </w:t>
      </w:r>
      <m:oMath>
        <m:acc>
          <m:accPr>
            <m:chr m:val="̅"/>
            <m:ctrlPr>
              <w:rPr>
                <w:rFonts w:ascii="Cambria Math" w:hAnsi="Cambria Math"/>
                <w:i/>
              </w:rPr>
            </m:ctrlPr>
          </m:accPr>
          <m:e>
            <m:r>
              <w:rPr>
                <w:rFonts w:ascii="Cambria Math" w:hAnsi="Cambria Math"/>
              </w:rPr>
              <m:t>ω</m:t>
            </m:r>
          </m:e>
        </m:acc>
        <m:r>
          <w:rPr>
            <w:rFonts w:ascii="Cambria Math" w:hAnsi="Cambria Math"/>
          </w:rPr>
          <m:t xml:space="preserve"> </m:t>
        </m:r>
      </m:oMath>
      <w:r>
        <w:t>and assuming that fitness is measured by the average number of progeny which is Poisson distributed:</w:t>
      </w:r>
    </w:p>
    <w:p w:rsidR="00961941" w:rsidRDefault="00961941" w:rsidP="008D0078">
      <w:pPr>
        <w:spacing w:line="480" w:lineRule="auto"/>
        <w:jc w:val="center"/>
      </w:pPr>
      <m:oMath>
        <m:r>
          <w:rPr>
            <w:rFonts w:ascii="Cambria Math" w:hAnsi="Cambria Math"/>
          </w:rPr>
          <m:t>α=</m:t>
        </m:r>
        <m:f>
          <m:fPr>
            <m:ctrlPr>
              <w:rPr>
                <w:rFonts w:ascii="Cambria Math" w:hAnsi="Cambria Math"/>
                <w:i/>
              </w:rPr>
            </m:ctrlPr>
          </m:fPr>
          <m:num>
            <m:d>
              <m:dPr>
                <m:ctrlPr>
                  <w:rPr>
                    <w:rFonts w:ascii="Cambria Math" w:hAnsi="Cambria Math"/>
                    <w:i/>
                  </w:rPr>
                </m:ctrlPr>
              </m:dPr>
              <m:e>
                <m:r>
                  <w:rPr>
                    <w:rFonts w:ascii="Cambria Math" w:hAnsi="Cambria Math"/>
                  </w:rPr>
                  <m:t>1+sH</m:t>
                </m:r>
              </m:e>
            </m:d>
            <m:sSup>
              <m:sSupPr>
                <m:ctrlPr>
                  <w:rPr>
                    <w:rFonts w:ascii="Cambria Math" w:hAnsi="Cambria Math"/>
                    <w:i/>
                  </w:rPr>
                </m:ctrlPr>
              </m:sSupPr>
              <m:e>
                <m:r>
                  <w:rPr>
                    <w:rFonts w:ascii="Cambria Math" w:hAnsi="Cambria Math"/>
                  </w:rPr>
                  <m:t>e</m:t>
                </m:r>
              </m:e>
              <m:sup>
                <m:r>
                  <w:rPr>
                    <w:rFonts w:ascii="Cambria Math" w:hAnsi="Cambria Math"/>
                  </w:rPr>
                  <m:t>-U</m:t>
                </m:r>
              </m:sup>
            </m:sSup>
          </m:num>
          <m:den>
            <m:acc>
              <m:accPr>
                <m:chr m:val="̅"/>
                <m:ctrlPr>
                  <w:rPr>
                    <w:rFonts w:ascii="Cambria Math" w:hAnsi="Cambria Math"/>
                    <w:i/>
                  </w:rPr>
                </m:ctrlPr>
              </m:accPr>
              <m:e>
                <m:r>
                  <w:rPr>
                    <w:rFonts w:ascii="Cambria Math" w:hAnsi="Cambria Math"/>
                  </w:rPr>
                  <m:t>ω</m:t>
                </m:r>
              </m:e>
            </m:acc>
          </m:den>
        </m:f>
      </m:oMath>
      <w:r>
        <w:t>.</w:t>
      </w:r>
    </w:p>
    <w:p w:rsidR="00961941" w:rsidRDefault="00961941" w:rsidP="008D0078">
      <w:pPr>
        <w:spacing w:line="480" w:lineRule="auto"/>
      </w:pPr>
      <w:r>
        <w:t>Here, we o</w:t>
      </w:r>
      <w:r w:rsidRPr="000448EE">
        <w:t xml:space="preserve">nly consider progeny without new deleterious mutations; their fraction is </w:t>
      </w:r>
      <w:r w:rsidRPr="000448EE">
        <w:rPr>
          <w:i/>
          <w:iCs/>
        </w:rPr>
        <w:t>e</w:t>
      </w:r>
      <w:r w:rsidRPr="000448EE">
        <w:rPr>
          <w:i/>
          <w:iCs/>
          <w:vertAlign w:val="superscript"/>
        </w:rPr>
        <w:t>-U</w:t>
      </w:r>
      <w:r w:rsidRPr="000448EE">
        <w:t xml:space="preserve">. This factor cannot be ignored because there is variation in mutation rates within the population (see "minor technical point" by Johnson and Barton </w:t>
      </w:r>
      <w:r w:rsidR="00EA522D" w:rsidRPr="000448EE">
        <w:fldChar w:fldCharType="begin" w:fldLock="1"/>
      </w:r>
      <w:r w:rsidR="00E80EFF">
        <w:instrText>ADDIN CSL_CITATION { "citationItems" : [ { "id" : "ITEM-1", "itemData" : { "ISSN" : "0016-6731", "PMID" : "12242249", "abstract" : "We calculate the fixation probability of a beneficial allele that arises as the result of a unique mutation in an asexual population that is subject to recurrent deleterious mutation at rate U. Our analysis is an extension of previous works, which make a biologically restrictive assumption that selection against deleterious alleles is stronger than that on the beneficial allele of interest. We show that when selection against deleterious alleles is weak, beneficial alleles that confer a selective advantage that is small relative to U have greatly reduced probabilities of fixation. We discuss the consequences of this effect for the distribution of effects of alleles fixed during adaptation. We show that a selective sweep will increase the fixation probabilities of other beneficial mutations arising during some short interval afterward. We use the calculated fixation probabilities to estimate the expected rate of fitness improvement in an asexual population when beneficial alleles arise continually at some low rate proportional to U. We estimate the rate of mutation that is optimal in the sense that it maximizes this rate of fitness improvement. Again, this analysis relaxes the assumption made previously that selection against deleterious alleles is stronger than on beneficial alleles.", "author" : [ { "dropping-particle" : "", "family" : "Johnson", "given" : "Toby", "non-dropping-particle" : "", "parse-names" : false, "suffix" : "" }, { "dropping-particle" : "", "family" : "Barton", "given" : "Nicholas H.", "non-dropping-particle" : "", "parse-names" : false, "suffix" : "" } ], "container-title" : "Genetics", "id" : "ITEM-1", "issue" : "1", "issued" : { "date-parts" : [ [ "2002", "9", "1" ] ] }, "note" : "        From Duplicate 1 (                           The effect of deleterious alleles on adaptation in asexual populations.                         - Johnson, Toby; Barton, Nicholas H. )\n                \n        From Duplicate 2 (                           The Effect of Deleterious Alleles on Adaptation in Asexual Populations                         - Johnson, Toby; Barton, Nick H. )\n                \n        \n        \n        \n        \n      ", "page" : "395-411", "title" : "The effect of deleterious alleles on adaptation in asexual populations.", "type" : "article-journal", "volume" : "162" }, "uris" : [ "http://www.mendeley.com/documents/?uuid=f3941c3a-3bc1-4b60-92ac-7986875fd4c6" ] } ], "mendeley" : { "previouslyFormattedCitation" : "[73]" }, "properties" : { "noteIndex" : 0 }, "schema" : "https://github.com/citation-style-language/schema/raw/master/csl-citation.json" }</w:instrText>
      </w:r>
      <w:r w:rsidR="00EA522D" w:rsidRPr="000448EE">
        <w:fldChar w:fldCharType="separate"/>
      </w:r>
      <w:r w:rsidR="003967C6" w:rsidRPr="003967C6">
        <w:rPr>
          <w:noProof/>
        </w:rPr>
        <w:t>[73]</w:t>
      </w:r>
      <w:r w:rsidR="00EA522D" w:rsidRPr="000448EE">
        <w:fldChar w:fldCharType="end"/>
      </w:r>
      <w:r w:rsidRPr="000448EE">
        <w:t>). At this stage, double mutants are still very rare, so we can use the population</w:t>
      </w:r>
      <w:r>
        <w:t xml:space="preserve"> mean fitness at the MSB. The population mean fitness can be approximated by </w:t>
      </w:r>
      <m:oMath>
        <m:acc>
          <m:accPr>
            <m:chr m:val="̅"/>
            <m:ctrlPr>
              <w:rPr>
                <w:rFonts w:ascii="Cambria Math" w:eastAsia="Times New Roman" w:hAnsi="Cambria Math" w:cs="Times New Roman"/>
                <w:i/>
                <w:sz w:val="20"/>
                <w:szCs w:val="20"/>
              </w:rPr>
            </m:ctrlPr>
          </m:accPr>
          <m:e>
            <m:r>
              <w:rPr>
                <w:rFonts w:ascii="Cambria Math" w:hAnsi="Cambria Math"/>
              </w:rPr>
              <m:t>ω</m:t>
            </m:r>
            <m:ctrlPr>
              <w:rPr>
                <w:rFonts w:ascii="Cambria Math" w:hAnsi="Cambria Math"/>
                <w:i/>
              </w:rPr>
            </m:ctrlPr>
          </m:e>
        </m:acc>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-U</m:t>
            </m:r>
          </m:sup>
        </m:sSup>
      </m:oMath>
      <w:r>
        <w:t xml:space="preserve"> (see </w:t>
      </w:r>
      <w:r w:rsidRPr="00D0129E">
        <w:rPr>
          <w:i/>
          <w:iCs/>
        </w:rPr>
        <w:t>supporting information</w:t>
      </w:r>
      <w:r>
        <w:t>). Therefore,</w:t>
      </w:r>
    </w:p>
    <w:p w:rsidR="00961941" w:rsidRDefault="00961941" w:rsidP="008D0078">
      <w:pPr>
        <w:spacing w:line="480" w:lineRule="auto"/>
      </w:pPr>
      <m:oMathPara>
        <m:oMath>
          <m:r>
            <w:rPr>
              <w:rFonts w:ascii="Cambria Math" w:hAnsi="Cambria Math"/>
            </w:rPr>
            <w:lastRenderedPageBreak/>
            <m:t>ρ=2</m:t>
          </m:r>
          <m:f>
            <m:fPr>
              <m:ctrlPr>
                <w:rPr>
                  <w:rFonts w:ascii="Cambria Math" w:hAnsi="Cambria Math"/>
                  <w:i/>
                </w:rPr>
              </m:ctrlPr>
            </m:fPr>
            <m:num>
              <m:r>
                <w:rPr>
                  <w:rFonts w:ascii="Cambria Math" w:hAnsi="Cambria Math"/>
                </w:rPr>
                <m:t>sH</m:t>
              </m:r>
            </m:num>
            <m:den>
              <m:r>
                <w:rPr>
                  <w:rFonts w:ascii="Cambria Math" w:hAnsi="Cambria Math"/>
                </w:rPr>
                <m:t>1+sH</m:t>
              </m:r>
            </m:den>
          </m:f>
          <m:r>
            <w:rPr>
              <w:rFonts w:ascii="Cambria Math" w:hAnsi="Cambria Math"/>
            </w:rPr>
            <m:t>+o</m:t>
          </m:r>
          <m:d>
            <m:dPr>
              <m:ctrlPr>
                <w:rPr>
                  <w:rFonts w:ascii="Cambria Math" w:hAnsi="Cambria Math"/>
                  <w:i/>
                </w:rPr>
              </m:ctrlPr>
            </m:dPr>
            <m:e>
              <m:r>
                <w:rPr>
                  <w:rFonts w:ascii="Cambria Math" w:hAnsi="Cambria Math"/>
                </w:rPr>
                <m:t>sH</m:t>
              </m:r>
            </m:e>
          </m:d>
          <m:r>
            <w:rPr>
              <w:rFonts w:ascii="Cambria Math" w:hAnsi="Cambria Math"/>
            </w:rPr>
            <m:t>.</m:t>
          </m:r>
        </m:oMath>
      </m:oMathPara>
    </w:p>
    <w:p w:rsidR="00961941" w:rsidRDefault="00961941" w:rsidP="008D0078">
      <w:pPr>
        <w:spacing w:line="480" w:lineRule="auto"/>
      </w:pPr>
      <w:r>
        <w:t xml:space="preserve">Assuming </w:t>
      </w:r>
      <w:r w:rsidRPr="00544FA2">
        <w:rPr>
          <w:i/>
          <w:iCs/>
        </w:rPr>
        <w:t>sH</w:t>
      </w:r>
      <w:r>
        <w:t xml:space="preserve"> </w:t>
      </w:r>
      <w:r w:rsidRPr="00544FA2">
        <w:t>is</w:t>
      </w:r>
      <w:bookmarkStart w:id="23" w:name="_Ref360534049"/>
      <w:r>
        <w:t xml:space="preserve"> small (</w:t>
      </w:r>
      <m:oMath>
        <m:r>
          <w:rPr>
            <w:rFonts w:ascii="Cambria Math" w:hAnsi="Cambria Math"/>
          </w:rPr>
          <m:t>sH≪1</m:t>
        </m:r>
      </m:oMath>
      <w:r>
        <w:rPr>
          <w:rFonts w:eastAsiaTheme="minorEastAsia"/>
        </w:rPr>
        <w:t>)</w:t>
      </w:r>
      <w:r>
        <w:t xml:space="preserve"> we can approximate this by</w:t>
      </w:r>
    </w:p>
    <w:p w:rsidR="00961941" w:rsidRDefault="00961941" w:rsidP="008D0078">
      <w:pPr>
        <w:spacing w:line="480" w:lineRule="auto"/>
        <w:jc w:val="center"/>
      </w:pPr>
      <m:oMath>
        <m:r>
          <w:rPr>
            <w:rFonts w:ascii="Cambria Math" w:hAnsi="Cambria Math"/>
          </w:rPr>
          <m:t>ρ≈2sH</m:t>
        </m:r>
      </m:oMath>
      <w:r>
        <w:t>.</w:t>
      </w:r>
    </w:p>
    <w:p w:rsidR="00961941" w:rsidRPr="00961941" w:rsidRDefault="00961941" w:rsidP="008D0078">
      <w:pPr>
        <w:pStyle w:val="Heading2"/>
        <w:numPr>
          <w:ilvl w:val="0"/>
          <w:numId w:val="0"/>
        </w:numPr>
        <w:spacing w:line="480" w:lineRule="auto"/>
        <w:ind w:left="357" w:hanging="357"/>
        <w:rPr>
          <w:vertAlign w:val="subscript"/>
        </w:rPr>
      </w:pPr>
      <w:bookmarkStart w:id="24" w:name="_Ref363980903"/>
      <w:r>
        <w:t xml:space="preserve">Appendix </w:t>
      </w:r>
      <w:bookmarkEnd w:id="23"/>
      <w:bookmarkEnd w:id="24"/>
      <w:r w:rsidR="00C46C20">
        <w:t>C</w:t>
      </w:r>
      <w:r>
        <w:t>: Fixation of a double mutant with SIM</w:t>
      </w:r>
      <w:r>
        <w:rPr>
          <w:vertAlign w:val="subscript"/>
        </w:rPr>
        <w:t>e</w:t>
      </w:r>
    </w:p>
    <w:p w:rsidR="00961941" w:rsidRPr="00335E62" w:rsidRDefault="00961941">
      <w:pPr>
        <w:spacing w:line="480" w:lineRule="auto"/>
        <w:rPr>
          <w:lang w:bidi="hi-IN"/>
        </w:rPr>
      </w:pPr>
      <w:r>
        <w:rPr>
          <w:lang w:bidi="hi-IN"/>
        </w:rPr>
        <w:t>With SIM</w:t>
      </w:r>
      <w:r>
        <w:rPr>
          <w:vertAlign w:val="subscript"/>
          <w:lang w:bidi="hi-IN"/>
        </w:rPr>
        <w:t>e</w:t>
      </w:r>
      <w:r>
        <w:rPr>
          <w:lang w:bidi="hi-IN"/>
        </w:rPr>
        <w:t xml:space="preserve"> the mutation rate of </w:t>
      </w:r>
      <w:r>
        <w:rPr>
          <w:i/>
          <w:iCs/>
          <w:lang w:bidi="hi-IN"/>
        </w:rPr>
        <w:t>ab</w:t>
      </w:r>
      <w:r>
        <w:rPr>
          <w:lang w:bidi="hi-IN"/>
        </w:rPr>
        <w:t xml:space="preserve"> is </w:t>
      </w:r>
      <w:r w:rsidRPr="00335E62">
        <w:rPr>
          <w:i/>
          <w:iCs/>
        </w:rPr>
        <w:t>τU</w:t>
      </w:r>
      <w:r>
        <w:rPr>
          <w:i/>
          <w:iCs/>
        </w:rPr>
        <w:t xml:space="preserve"> </w:t>
      </w:r>
      <w:r>
        <w:t xml:space="preserve">while </w:t>
      </w:r>
      <w:r>
        <w:rPr>
          <w:lang w:bidi="hi-IN"/>
        </w:rPr>
        <w:t xml:space="preserve">that of </w:t>
      </w:r>
      <w:r>
        <w:rPr>
          <w:i/>
          <w:iCs/>
          <w:lang w:bidi="hi-IN"/>
        </w:rPr>
        <w:t>AB</w:t>
      </w:r>
      <w:r>
        <w:rPr>
          <w:lang w:bidi="hi-IN"/>
        </w:rPr>
        <w:t xml:space="preserve"> is only </w:t>
      </w:r>
      <w:r>
        <w:rPr>
          <w:i/>
          <w:iCs/>
          <w:lang w:bidi="hi-IN"/>
        </w:rPr>
        <w:t>U</w:t>
      </w:r>
      <w:r w:rsidRPr="00335E62">
        <w:rPr>
          <w:lang w:bidi="hi-IN"/>
        </w:rPr>
        <w:t>.</w:t>
      </w:r>
      <w:r>
        <w:rPr>
          <w:lang w:bidi="hi-IN"/>
        </w:rPr>
        <w:t xml:space="preserve"> We assume the population reached a MSB before the fixation of </w:t>
      </w:r>
      <w:r w:rsidRPr="00D0129E">
        <w:rPr>
          <w:i/>
          <w:iCs/>
          <w:lang w:bidi="hi-IN"/>
        </w:rPr>
        <w:t>AB</w:t>
      </w:r>
      <w:r>
        <w:rPr>
          <w:lang w:bidi="hi-IN"/>
        </w:rPr>
        <w:t xml:space="preserve"> because convergence to MSB </w:t>
      </w:r>
      <w:r w:rsidR="00EA522D">
        <w:rPr>
          <w:lang w:bidi="hi-IN"/>
        </w:rPr>
        <w:fldChar w:fldCharType="begin" w:fldLock="1"/>
      </w:r>
      <w:r w:rsidR="00E80EFF">
        <w:rPr>
          <w:lang w:bidi="hi-IN"/>
        </w:rPr>
        <w:instrText>ADDIN CSL_CITATION { "citationItems" : [ { "id" : "ITEM-1", "itemData" : { "DOI" : "10.1103/PhysRevE.71.031907", "ISSN" : "1539-3755", "abstract" : "Deleterious mutations are of extreme evolutionary importance because, even though they are eliminated by natural selection, their continuous pressure creates a pool of variability in natural populations. They are of potential relevance for the existence of several features in evolution, such as sexual reproduction, and pose a risk to small asexual populations. Despite their extreme importance, the deleterious mutation rate and the effects of each mutation on fitness are poorly known quantities. Here we analyze a simple model that can be applied to simple experiments, in microorganisms, aiming at the quantification of these values.", "author" : [ { "dropping-particle" : "", "family" : "Gordo", "given" : "Isabel", "non-dropping-particle" : "", "parse-names" : false, "suffix" : "" }, { "dropping-particle" : "", "family" : "Dionisio", "given" : "Francisco", "non-dropping-particle" : "", "parse-names" : false, "suffix" : "" } ], "container-title" : "Physical Review E", "id" : "ITEM-1", "issue" : "3", "issued" : { "date-parts" : [ [ "2005", "3" ] ] }, "page" : "18-21", "title" : "Nonequilibrium model for estimating parameters of deleterious mutations", "type" : "article-journal", "volume" : "71" }, "uris" : [ "http://www.mendeley.com/documents/?uuid=9716e292-c714-4242-9a99-1febfc2b0ae9" ] } ], "mendeley" : { "previouslyFormattedCitation" : "[56]" }, "properties" : { "noteIndex" : 0 }, "schema" : "https://github.com/citation-style-language/schema/raw/master/csl-citation.json" }</w:instrText>
      </w:r>
      <w:r w:rsidR="00EA522D">
        <w:rPr>
          <w:lang w:bidi="hi-IN"/>
        </w:rPr>
        <w:fldChar w:fldCharType="separate"/>
      </w:r>
      <w:r w:rsidR="003967C6" w:rsidRPr="003967C6">
        <w:rPr>
          <w:noProof/>
          <w:lang w:bidi="hi-IN"/>
        </w:rPr>
        <w:t>[56]</w:t>
      </w:r>
      <w:r w:rsidR="00EA522D">
        <w:rPr>
          <w:lang w:bidi="hi-IN"/>
        </w:rPr>
        <w:fldChar w:fldCharType="end"/>
      </w:r>
      <w:r>
        <w:rPr>
          <w:lang w:bidi="hi-IN"/>
        </w:rPr>
        <w:t xml:space="preserve"> is much faster than adaptation. Following the derivation in Appendix </w:t>
      </w:r>
      <w:r w:rsidR="006E3084">
        <w:rPr>
          <w:lang w:bidi="hi-IN"/>
        </w:rPr>
        <w:t>B</w:t>
      </w:r>
      <w:r>
        <w:rPr>
          <w:lang w:bidi="hi-IN"/>
        </w:rPr>
        <w:t>, the relative fitness of SIM</w:t>
      </w:r>
      <w:r>
        <w:rPr>
          <w:vertAlign w:val="subscript"/>
          <w:lang w:bidi="hi-IN"/>
        </w:rPr>
        <w:t>e</w:t>
      </w:r>
      <w:r>
        <w:rPr>
          <w:lang w:bidi="hi-IN"/>
        </w:rPr>
        <w:t xml:space="preserve"> is</w:t>
      </w:r>
    </w:p>
    <w:p w:rsidR="00961941" w:rsidRDefault="00DD2BEC" w:rsidP="008D0078">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α</m:t>
            </m:r>
          </m:e>
          <m:sub>
            <m:r>
              <w:rPr>
                <w:rFonts w:ascii="Cambria Math" w:hAnsi="Cambria Math"/>
                <w:lang w:bidi="hi-IN"/>
              </w:rPr>
              <m:t>SIMe</m:t>
            </m:r>
          </m:sub>
        </m:sSub>
        <m:r>
          <w:rPr>
            <w:rFonts w:ascii="Cambria Math" w:eastAsiaTheme="minorEastAsia" w:hAnsi="Cambria Math"/>
            <w:lang w:bidi="hi-IN"/>
          </w:rPr>
          <m:t>=</m:t>
        </m:r>
        <m:f>
          <m:fPr>
            <m:ctrlPr>
              <w:rPr>
                <w:rFonts w:ascii="Cambria Math" w:eastAsiaTheme="minorEastAsia" w:hAnsi="Cambria Math"/>
                <w:i/>
                <w:lang w:bidi="hi-IN"/>
              </w:rPr>
            </m:ctrlPr>
          </m:fPr>
          <m:num>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sup>
            </m:sSup>
          </m:num>
          <m:den>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-τU</m:t>
                </m:r>
              </m:sup>
            </m:sSup>
          </m:den>
        </m:f>
        <m:r>
          <w:rPr>
            <w:rFonts w:ascii="Cambria Math" w:eastAsiaTheme="minorEastAsia" w:hAnsi="Cambria Math"/>
            <w:lang w:bidi="hi-IN"/>
          </w:rPr>
          <m:t>=</m:t>
        </m:r>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oMath>
      <w:r w:rsidR="00961941">
        <w:rPr>
          <w:rFonts w:eastAsiaTheme="minorEastAsia"/>
          <w:lang w:bidi="hi-IN"/>
        </w:rPr>
        <w:t>.</w:t>
      </w:r>
    </w:p>
    <w:p w:rsidR="00961941" w:rsidRPr="00DE1C4B" w:rsidRDefault="00961941" w:rsidP="008D0078">
      <w:pPr>
        <w:spacing w:line="480" w:lineRule="auto"/>
        <w:rPr>
          <w:rFonts w:eastAsiaTheme="minorEastAsia"/>
          <w:lang w:bidi="hi-IN"/>
        </w:rPr>
      </w:pPr>
      <w:r>
        <w:rPr>
          <w:rFonts w:eastAsiaTheme="minorEastAsia"/>
          <w:lang w:bidi="hi-IN"/>
        </w:rPr>
        <w:t>Plugging that in the fixation probability,</w:t>
      </w:r>
    </w:p>
    <w:p w:rsidR="00961941" w:rsidRDefault="00DD2BEC" w:rsidP="008D0078">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≈2</m:t>
        </m:r>
        <m:f>
          <m:fPr>
            <m:ctrlPr>
              <w:rPr>
                <w:rFonts w:ascii="Cambria Math" w:eastAsiaTheme="minorEastAsia" w:hAnsi="Cambria Math"/>
                <w:i/>
                <w:lang w:bidi="hi-IN"/>
              </w:rPr>
            </m:ctrlPr>
          </m:fPr>
          <m:num>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r>
              <w:rPr>
                <w:rFonts w:ascii="Cambria Math" w:eastAsiaTheme="minorEastAsia" w:hAnsi="Cambria Math"/>
                <w:lang w:bidi="hi-IN"/>
              </w:rPr>
              <m:t>-1</m:t>
            </m:r>
            <m:ctrlPr>
              <w:rPr>
                <w:rFonts w:ascii="Cambria Math" w:hAnsi="Cambria Math"/>
                <w:i/>
                <w:lang w:bidi="hi-IN"/>
              </w:rPr>
            </m:ctrlPr>
          </m:num>
          <m:den>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den>
        </m:f>
        <m:r>
          <w:rPr>
            <w:rFonts w:ascii="Cambria Math" w:eastAsiaTheme="minorEastAsia" w:hAnsi="Cambria Math"/>
            <w:lang w:bidi="hi-IN"/>
          </w:rPr>
          <m:t>=</m:t>
        </m:r>
        <m:r>
          <w:rPr>
            <w:rFonts w:ascii="Cambria Math" w:hAnsi="Cambria Math"/>
            <w:lang w:bidi="hi-IN"/>
          </w:rPr>
          <m:t>2</m:t>
        </m:r>
        <m:f>
          <m:fPr>
            <m:ctrlPr>
              <w:rPr>
                <w:rFonts w:ascii="Cambria Math" w:eastAsiaTheme="minorEastAsia" w:hAnsi="Cambria Math"/>
                <w:i/>
                <w:lang w:bidi="hi-IN"/>
              </w:rPr>
            </m:ctrlPr>
          </m:fPr>
          <m:num>
            <m:r>
              <w:rPr>
                <w:rFonts w:ascii="Cambria Math" w:eastAsiaTheme="minorEastAsia" w:hAnsi="Cambria Math"/>
                <w:lang w:bidi="hi-IN"/>
              </w:rPr>
              <m:t>1+sH-</m:t>
            </m:r>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ctrlPr>
              <w:rPr>
                <w:rFonts w:ascii="Cambria Math" w:hAnsi="Cambria Math"/>
                <w:i/>
                <w:lang w:bidi="hi-IN"/>
              </w:rPr>
            </m:ctrlPr>
          </m:num>
          <m:den>
            <m:r>
              <w:rPr>
                <w:rFonts w:ascii="Cambria Math" w:eastAsiaTheme="minorEastAsia" w:hAnsi="Cambria Math"/>
                <w:lang w:bidi="hi-IN"/>
              </w:rPr>
              <m:t>1+sH</m:t>
            </m:r>
          </m:den>
        </m:f>
        <m:r>
          <w:rPr>
            <w:rFonts w:ascii="Cambria Math" w:eastAsiaTheme="minorEastAsia" w:hAnsi="Cambria Math"/>
            <w:lang w:bidi="hi-IN"/>
          </w:rPr>
          <m:t>=ρ+2</m:t>
        </m:r>
        <m:f>
          <m:fPr>
            <m:ctrlPr>
              <w:rPr>
                <w:rFonts w:ascii="Cambria Math" w:eastAsiaTheme="minorEastAsia" w:hAnsi="Cambria Math"/>
                <w:i/>
                <w:lang w:bidi="hi-IN"/>
              </w:rPr>
            </m:ctrlPr>
          </m:fPr>
          <m:num>
            <m:r>
              <w:rPr>
                <w:rFonts w:ascii="Cambria Math" w:eastAsiaTheme="minorEastAsia" w:hAnsi="Cambria Math"/>
                <w:lang w:bidi="hi-IN"/>
              </w:rPr>
              <m:t>1-</m:t>
            </m:r>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num>
          <m:den>
            <m:r>
              <w:rPr>
                <w:rFonts w:ascii="Cambria Math" w:eastAsiaTheme="minorEastAsia" w:hAnsi="Cambria Math"/>
                <w:lang w:bidi="hi-IN"/>
              </w:rPr>
              <m:t>1+sH</m:t>
            </m:r>
          </m:den>
        </m:f>
      </m:oMath>
      <w:r w:rsidR="00961941">
        <w:rPr>
          <w:rFonts w:eastAsiaTheme="minorEastAsia"/>
          <w:lang w:bidi="hi-IN"/>
        </w:rPr>
        <w:t>.</w:t>
      </w:r>
    </w:p>
    <w:p w:rsidR="00961941" w:rsidRPr="00335E62" w:rsidRDefault="00961941" w:rsidP="008D0078">
      <w:pPr>
        <w:spacing w:line="480" w:lineRule="auto"/>
        <w:rPr>
          <w:rFonts w:eastAsiaTheme="minorEastAsia"/>
          <w:lang w:bidi="hi-IN"/>
        </w:rPr>
      </w:pPr>
      <w:r>
        <w:rPr>
          <w:rFonts w:eastAsiaTheme="minorEastAsia"/>
          <w:lang w:bidi="hi-IN"/>
        </w:rPr>
        <w:t>This can be simplified by a 1</w:t>
      </w:r>
      <w:r w:rsidRPr="00335E62">
        <w:rPr>
          <w:rFonts w:eastAsiaTheme="minorEastAsia"/>
          <w:vertAlign w:val="superscript"/>
          <w:lang w:bidi="hi-IN"/>
        </w:rPr>
        <w:t>st</w:t>
      </w:r>
      <w:r>
        <w:rPr>
          <w:rFonts w:eastAsiaTheme="minorEastAsia"/>
          <w:lang w:bidi="hi-IN"/>
        </w:rPr>
        <w:t xml:space="preserve"> order approximation for </w:t>
      </w:r>
      <m:oMath>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oMath>
      <w:r>
        <w:rPr>
          <w:rFonts w:eastAsiaTheme="minorEastAsia"/>
          <w:lang w:bidi="hi-IN"/>
        </w:rPr>
        <w:t>:</w:t>
      </w:r>
    </w:p>
    <w:p w:rsidR="00961941" w:rsidRPr="00335E62" w:rsidRDefault="00DD2BEC" w:rsidP="008D0078">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eastAsiaTheme="minorEastAsia" w:hAnsi="Cambria Math"/>
            <w:lang w:bidi="hi-IN"/>
          </w:rPr>
          <m:t>≈ρ+2</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1+sH</m:t>
            </m:r>
          </m:den>
        </m:f>
        <m:r>
          <w:rPr>
            <w:rFonts w:ascii="Cambria Math" w:eastAsiaTheme="minorEastAsia" w:hAnsi="Cambria Math"/>
            <w:lang w:bidi="hi-IN"/>
          </w:rPr>
          <m:t>=ρ</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e>
        </m:d>
      </m:oMath>
      <w:r w:rsidR="00961941">
        <w:rPr>
          <w:rFonts w:eastAsiaTheme="minorEastAsia"/>
          <w:lang w:bidi="hi-IN"/>
        </w:rPr>
        <w:t>.</w:t>
      </w:r>
    </w:p>
    <w:p w:rsidR="00961941" w:rsidRDefault="00961941" w:rsidP="008D0078">
      <w:pPr>
        <w:spacing w:line="480" w:lineRule="auto"/>
        <w:rPr>
          <w:rFonts w:eastAsiaTheme="minorEastAsia"/>
          <w:lang w:bidi="hi-IN"/>
        </w:rPr>
      </w:pPr>
      <w:r>
        <w:rPr>
          <w:rFonts w:eastAsiaTheme="minorEastAsia"/>
          <w:lang w:bidi="hi-IN"/>
        </w:rPr>
        <w:t xml:space="preserve">Because </w:t>
      </w:r>
      <m:oMath>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r>
          <w:rPr>
            <w:rFonts w:ascii="Cambria Math" w:eastAsiaTheme="minorEastAsia" w:hAnsi="Cambria Math"/>
            <w:lang w:bidi="hi-IN"/>
          </w:rPr>
          <m:t>&gt;0</m:t>
        </m:r>
      </m:oMath>
      <w:r>
        <w:rPr>
          <w:rFonts w:eastAsiaTheme="minorEastAsia"/>
          <w:lang w:bidi="hi-IN"/>
        </w:rPr>
        <w:t>, the right hand side is greater than 1. Therefore,</w:t>
      </w:r>
    </w:p>
    <w:p w:rsidR="00961941" w:rsidRDefault="00DD2BEC" w:rsidP="008D0078">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eastAsiaTheme="minorEastAsia" w:hAnsi="Cambria Math"/>
            <w:lang w:bidi="hi-IN"/>
          </w:rPr>
          <m:t>&gt;ρ</m:t>
        </m:r>
      </m:oMath>
      <w:r w:rsidR="00961941">
        <w:rPr>
          <w:rFonts w:eastAsiaTheme="minorEastAsia"/>
          <w:lang w:bidi="hi-IN"/>
        </w:rPr>
        <w:t>.</w:t>
      </w:r>
    </w:p>
    <w:p w:rsidR="00961941" w:rsidRDefault="00961941" w:rsidP="008D0078">
      <w:pPr>
        <w:spacing w:line="480" w:lineRule="auto"/>
        <w:rPr>
          <w:rFonts w:eastAsiaTheme="minorEastAsia"/>
          <w:lang w:bidi="hi-IN"/>
        </w:rPr>
      </w:pPr>
      <w:r>
        <w:rPr>
          <w:rFonts w:eastAsiaTheme="minorEastAsia"/>
          <w:lang w:bidi="hi-IN"/>
        </w:rPr>
        <w:t>Because the appearance with SIM</w:t>
      </w:r>
      <w:r>
        <w:rPr>
          <w:rFonts w:eastAsiaTheme="minorEastAsia"/>
          <w:vertAlign w:val="subscript"/>
          <w:lang w:bidi="hi-IN"/>
        </w:rPr>
        <w:t>e</w:t>
      </w:r>
      <w:r>
        <w:rPr>
          <w:rFonts w:eastAsiaTheme="minorEastAsia"/>
          <w:lang w:bidi="hi-IN"/>
        </w:rPr>
        <w:t xml:space="preserve"> is the same as with CM, the adaptation rate with SIM</w:t>
      </w:r>
      <w:r>
        <w:rPr>
          <w:rFonts w:eastAsiaTheme="minorEastAsia"/>
          <w:vertAlign w:val="subscript"/>
          <w:lang w:bidi="hi-IN"/>
        </w:rPr>
        <w:t>e</w:t>
      </w:r>
      <w:r>
        <w:rPr>
          <w:rFonts w:eastAsiaTheme="minorEastAsia"/>
          <w:lang w:bidi="hi-IN"/>
        </w:rPr>
        <w:t xml:space="preserve"> can be written as</w:t>
      </w:r>
    </w:p>
    <w:p w:rsidR="00961941" w:rsidRDefault="00DD2BEC" w:rsidP="008D0078">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=Nq</m:t>
        </m:r>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=Nq</m:t>
        </m:r>
        <m:r>
          <w:rPr>
            <w:rFonts w:ascii="Cambria Math" w:eastAsiaTheme="minorEastAsia" w:hAnsi="Cambria Math"/>
            <w:lang w:bidi="hi-IN"/>
          </w:rPr>
          <m:t>ρ</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e>
        </m:d>
        <m:r>
          <w:rPr>
            <w:rFonts w:ascii="Cambria Math"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ν</m:t>
            </m:r>
          </m:e>
          <m:sub>
            <m:r>
              <w:rPr>
                <w:rFonts w:ascii="Cambria Math" w:eastAsiaTheme="minorEastAsia" w:hAnsi="Cambria Math"/>
                <w:lang w:bidi="hi-IN"/>
              </w:rPr>
              <m:t>CM</m:t>
            </m:r>
          </m:sub>
        </m:sSub>
        <m:r>
          <w:rPr>
            <w:rFonts w:ascii="Cambria Math" w:eastAsiaTheme="minorEastAsia" w:hAnsi="Cambria Math"/>
            <w:lang w:bidi="hi-IN"/>
          </w:rPr>
          <m:t>∙</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hAnsi="Cambria Math"/>
                    <w:i/>
                    <w:lang w:bidi="hi-IN"/>
                  </w:rPr>
                </m:ctrlPr>
              </m:fPr>
              <m:num>
                <m:r>
                  <w:rPr>
                    <w:rFonts w:ascii="Cambria Math" w:hAnsi="Cambria Math"/>
                    <w:lang w:bidi="hi-IN"/>
                  </w:rPr>
                  <m:t>U</m:t>
                </m:r>
                <m:d>
                  <m:dPr>
                    <m:ctrlPr>
                      <w:rPr>
                        <w:rFonts w:ascii="Cambria Math" w:hAnsi="Cambria Math"/>
                        <w:i/>
                        <w:lang w:bidi="hi-IN"/>
                      </w:rPr>
                    </m:ctrlPr>
                  </m:dPr>
                  <m:e>
                    <m:r>
                      <w:rPr>
                        <w:rFonts w:ascii="Cambria Math" w:hAnsi="Cambria Math"/>
                        <w:lang w:bidi="hi-IN"/>
                      </w:rPr>
                      <m:t>τ-1</m:t>
                    </m:r>
                  </m:e>
                </m:d>
              </m:num>
              <m:den>
                <m:r>
                  <w:rPr>
                    <w:rFonts w:ascii="Cambria Math" w:hAnsi="Cambria Math"/>
                    <w:lang w:bidi="hi-IN"/>
                  </w:rPr>
                  <m:t>sH</m:t>
                </m:r>
              </m:den>
            </m:f>
            <m:ctrlPr>
              <w:rPr>
                <w:rFonts w:ascii="Cambria Math" w:hAnsi="Cambria Math"/>
                <w:i/>
                <w:lang w:bidi="hi-IN"/>
              </w:rPr>
            </m:ctrlPr>
          </m:e>
        </m:d>
      </m:oMath>
      <w:r w:rsidR="00961941">
        <w:rPr>
          <w:rFonts w:eastAsiaTheme="minorEastAsia"/>
          <w:lang w:bidi="hi-IN"/>
        </w:rPr>
        <w:t>.</w:t>
      </w:r>
    </w:p>
    <w:p w:rsidR="00347C94" w:rsidRDefault="002C7209" w:rsidP="008D0078">
      <w:pPr>
        <w:pStyle w:val="Heading1"/>
        <w:spacing w:line="480" w:lineRule="auto"/>
      </w:pPr>
      <w:r>
        <w:lastRenderedPageBreak/>
        <w:t>References</w:t>
      </w:r>
    </w:p>
    <w:p w:rsidR="00E80EFF" w:rsidRPr="00E80EFF" w:rsidRDefault="00EA522D">
      <w:pPr>
        <w:pStyle w:val="NormalWeb"/>
        <w:ind w:left="640" w:hanging="640"/>
        <w:divId w:val="304162869"/>
        <w:rPr>
          <w:rFonts w:ascii="Palatino Linotype" w:hAnsi="Palatino Linotype"/>
          <w:noProof/>
          <w:sz w:val="22"/>
        </w:rPr>
      </w:pPr>
      <w:r>
        <w:fldChar w:fldCharType="begin" w:fldLock="1"/>
      </w:r>
      <w:r w:rsidR="007F0A97">
        <w:instrText xml:space="preserve">ADDIN Mendeley Bibliography CSL_BIBLIOGRAPHY </w:instrText>
      </w:r>
      <w:r>
        <w:fldChar w:fldCharType="separate"/>
      </w:r>
      <w:r w:rsidR="00E80EFF" w:rsidRPr="00E80EFF">
        <w:rPr>
          <w:rFonts w:ascii="Palatino Linotype" w:hAnsi="Palatino Linotype"/>
          <w:noProof/>
          <w:sz w:val="22"/>
        </w:rPr>
        <w:t>1.</w:t>
      </w:r>
      <w:r w:rsidR="00E80EFF" w:rsidRPr="00E80EFF">
        <w:rPr>
          <w:rFonts w:ascii="Palatino Linotype" w:hAnsi="Palatino Linotype"/>
          <w:noProof/>
          <w:sz w:val="22"/>
        </w:rPr>
        <w:tab/>
        <w:t xml:space="preserve">Sniegowski, P. D., Gerrish, P. J., Johnson, T. &amp; Shaver, A. 2000 The evolution of mutation rates: separating causes from consequences. </w:t>
      </w:r>
      <w:r w:rsidR="00E80EFF" w:rsidRPr="00E80EFF">
        <w:rPr>
          <w:rFonts w:ascii="Palatino Linotype" w:hAnsi="Palatino Linotype"/>
          <w:i/>
          <w:iCs/>
          <w:noProof/>
          <w:sz w:val="22"/>
        </w:rPr>
        <w:t>BioEssays</w:t>
      </w:r>
      <w:r w:rsidR="00E80EFF" w:rsidRPr="00E80EFF">
        <w:rPr>
          <w:rFonts w:ascii="Palatino Linotype" w:hAnsi="Palatino Linotype"/>
          <w:noProof/>
          <w:sz w:val="22"/>
        </w:rPr>
        <w:t xml:space="preserve"> </w:t>
      </w:r>
      <w:r w:rsidR="00E80EFF" w:rsidRPr="00E80EFF">
        <w:rPr>
          <w:rFonts w:ascii="Palatino Linotype" w:hAnsi="Palatino Linotype"/>
          <w:b/>
          <w:bCs/>
          <w:noProof/>
          <w:sz w:val="22"/>
        </w:rPr>
        <w:t>22</w:t>
      </w:r>
      <w:r w:rsidR="00E80EFF" w:rsidRPr="00E80EFF">
        <w:rPr>
          <w:rFonts w:ascii="Palatino Linotype" w:hAnsi="Palatino Linotype"/>
          <w:noProof/>
          <w:sz w:val="22"/>
        </w:rPr>
        <w:t>, 1057–66. (doi:10.1002/1521-1878(200012)22:12&lt;1057::AID-BIES3&gt;3.0.CO;2-W)</w:t>
      </w:r>
    </w:p>
    <w:p w:rsidR="00E80EFF" w:rsidRPr="00E80EFF" w:rsidRDefault="00E80EFF">
      <w:pPr>
        <w:pStyle w:val="NormalWeb"/>
        <w:ind w:left="640" w:hanging="640"/>
        <w:divId w:val="304162869"/>
        <w:rPr>
          <w:rFonts w:ascii="Palatino Linotype" w:hAnsi="Palatino Linotype"/>
          <w:noProof/>
          <w:sz w:val="22"/>
        </w:rPr>
      </w:pPr>
      <w:r w:rsidRPr="00E80EFF">
        <w:rPr>
          <w:rFonts w:ascii="Palatino Linotype" w:hAnsi="Palatino Linotype"/>
          <w:noProof/>
          <w:sz w:val="22"/>
        </w:rPr>
        <w:t>2.</w:t>
      </w:r>
      <w:r w:rsidRPr="00E80EFF">
        <w:rPr>
          <w:rFonts w:ascii="Palatino Linotype" w:hAnsi="Palatino Linotype"/>
          <w:noProof/>
          <w:sz w:val="22"/>
        </w:rPr>
        <w:tab/>
        <w:t xml:space="preserve">Denamur, E. &amp; Matic, I. 2006 Evolution of mutation rates in bacteria. </w:t>
      </w:r>
      <w:r w:rsidRPr="00E80EFF">
        <w:rPr>
          <w:rFonts w:ascii="Palatino Linotype" w:hAnsi="Palatino Linotype"/>
          <w:i/>
          <w:iCs/>
          <w:noProof/>
          <w:sz w:val="22"/>
        </w:rPr>
        <w:t>Mol. Microbiol.</w:t>
      </w:r>
      <w:r w:rsidRPr="00E80EFF">
        <w:rPr>
          <w:rFonts w:ascii="Palatino Linotype" w:hAnsi="Palatino Linotype"/>
          <w:noProof/>
          <w:sz w:val="22"/>
        </w:rPr>
        <w:t xml:space="preserve"> </w:t>
      </w:r>
      <w:r w:rsidRPr="00E80EFF">
        <w:rPr>
          <w:rFonts w:ascii="Palatino Linotype" w:hAnsi="Palatino Linotype"/>
          <w:b/>
          <w:bCs/>
          <w:noProof/>
          <w:sz w:val="22"/>
        </w:rPr>
        <w:t>60</w:t>
      </w:r>
      <w:r w:rsidRPr="00E80EFF">
        <w:rPr>
          <w:rFonts w:ascii="Palatino Linotype" w:hAnsi="Palatino Linotype"/>
          <w:noProof/>
          <w:sz w:val="22"/>
        </w:rPr>
        <w:t>, 820–7. (doi:10.1111/j.1365-2958.2006.05150.x)</w:t>
      </w:r>
    </w:p>
    <w:p w:rsidR="00E80EFF" w:rsidRPr="00E80EFF" w:rsidRDefault="00E80EFF">
      <w:pPr>
        <w:pStyle w:val="NormalWeb"/>
        <w:ind w:left="640" w:hanging="640"/>
        <w:divId w:val="304162869"/>
        <w:rPr>
          <w:rFonts w:ascii="Palatino Linotype" w:hAnsi="Palatino Linotype"/>
          <w:noProof/>
          <w:sz w:val="22"/>
        </w:rPr>
      </w:pPr>
      <w:r w:rsidRPr="00E80EFF">
        <w:rPr>
          <w:rFonts w:ascii="Palatino Linotype" w:hAnsi="Palatino Linotype"/>
          <w:noProof/>
          <w:sz w:val="22"/>
        </w:rPr>
        <w:t>3.</w:t>
      </w:r>
      <w:r w:rsidRPr="00E80EFF">
        <w:rPr>
          <w:rFonts w:ascii="Palatino Linotype" w:hAnsi="Palatino Linotype"/>
          <w:noProof/>
          <w:sz w:val="22"/>
        </w:rPr>
        <w:tab/>
        <w:t xml:space="preserve">De Visser, J. A. G. M. 2002 The fate of microbial mutators. </w:t>
      </w:r>
      <w:r w:rsidRPr="00E80EFF">
        <w:rPr>
          <w:rFonts w:ascii="Palatino Linotype" w:hAnsi="Palatino Linotype"/>
          <w:i/>
          <w:iCs/>
          <w:noProof/>
          <w:sz w:val="22"/>
        </w:rPr>
        <w:t>Microbiology</w:t>
      </w:r>
      <w:r w:rsidRPr="00E80EFF">
        <w:rPr>
          <w:rFonts w:ascii="Palatino Linotype" w:hAnsi="Palatino Linotype"/>
          <w:noProof/>
          <w:sz w:val="22"/>
        </w:rPr>
        <w:t xml:space="preserve"> </w:t>
      </w:r>
      <w:r w:rsidRPr="00E80EFF">
        <w:rPr>
          <w:rFonts w:ascii="Palatino Linotype" w:hAnsi="Palatino Linotype"/>
          <w:b/>
          <w:bCs/>
          <w:noProof/>
          <w:sz w:val="22"/>
        </w:rPr>
        <w:t>148</w:t>
      </w:r>
      <w:r w:rsidRPr="00E80EFF">
        <w:rPr>
          <w:rFonts w:ascii="Palatino Linotype" w:hAnsi="Palatino Linotype"/>
          <w:noProof/>
          <w:sz w:val="22"/>
        </w:rPr>
        <w:t xml:space="preserve">, 1247–52. </w:t>
      </w:r>
    </w:p>
    <w:p w:rsidR="00E80EFF" w:rsidRPr="00E80EFF" w:rsidRDefault="00E80EFF">
      <w:pPr>
        <w:pStyle w:val="NormalWeb"/>
        <w:ind w:left="640" w:hanging="640"/>
        <w:divId w:val="304162869"/>
        <w:rPr>
          <w:rFonts w:ascii="Palatino Linotype" w:hAnsi="Palatino Linotype"/>
          <w:noProof/>
          <w:sz w:val="22"/>
        </w:rPr>
      </w:pPr>
      <w:r w:rsidRPr="00E80EFF">
        <w:rPr>
          <w:rFonts w:ascii="Palatino Linotype" w:hAnsi="Palatino Linotype"/>
          <w:noProof/>
          <w:sz w:val="22"/>
        </w:rPr>
        <w:t>4.</w:t>
      </w:r>
      <w:r w:rsidRPr="00E80EFF">
        <w:rPr>
          <w:rFonts w:ascii="Palatino Linotype" w:hAnsi="Palatino Linotype"/>
          <w:noProof/>
          <w:sz w:val="22"/>
        </w:rPr>
        <w:tab/>
        <w:t xml:space="preserve">Funchain, P., Yeung, A., Stewart, J. L., Lin, R., Slupska, M. M. &amp; Miller, J. H. 2000 The consequences of growth of a mutator strain of </w:t>
      </w:r>
      <w:r w:rsidRPr="00E80EFF">
        <w:rPr>
          <w:rFonts w:ascii="Palatino Linotype" w:hAnsi="Palatino Linotype"/>
          <w:i/>
          <w:iCs/>
          <w:noProof/>
          <w:sz w:val="22"/>
        </w:rPr>
        <w:t>Escherichia coli</w:t>
      </w:r>
      <w:r w:rsidRPr="00E80EFF">
        <w:rPr>
          <w:rFonts w:ascii="Palatino Linotype" w:hAnsi="Palatino Linotype"/>
          <w:noProof/>
          <w:sz w:val="22"/>
        </w:rPr>
        <w:t xml:space="preserve"> as measured by loss of function among multiple gene targets and loss of fitness. </w:t>
      </w:r>
      <w:r w:rsidRPr="00E80EFF">
        <w:rPr>
          <w:rFonts w:ascii="Palatino Linotype" w:hAnsi="Palatino Linotype"/>
          <w:i/>
          <w:iCs/>
          <w:noProof/>
          <w:sz w:val="22"/>
        </w:rPr>
        <w:t>Genetics</w:t>
      </w:r>
      <w:r w:rsidRPr="00E80EFF">
        <w:rPr>
          <w:rFonts w:ascii="Palatino Linotype" w:hAnsi="Palatino Linotype"/>
          <w:noProof/>
          <w:sz w:val="22"/>
        </w:rPr>
        <w:t xml:space="preserve"> </w:t>
      </w:r>
      <w:r w:rsidRPr="00E80EFF">
        <w:rPr>
          <w:rFonts w:ascii="Palatino Linotype" w:hAnsi="Palatino Linotype"/>
          <w:b/>
          <w:bCs/>
          <w:noProof/>
          <w:sz w:val="22"/>
        </w:rPr>
        <w:t>154</w:t>
      </w:r>
      <w:r w:rsidRPr="00E80EFF">
        <w:rPr>
          <w:rFonts w:ascii="Palatino Linotype" w:hAnsi="Palatino Linotype"/>
          <w:noProof/>
          <w:sz w:val="22"/>
        </w:rPr>
        <w:t xml:space="preserve">, 959–70. </w:t>
      </w:r>
    </w:p>
    <w:p w:rsidR="00E80EFF" w:rsidRPr="00E80EFF" w:rsidRDefault="00E80EFF">
      <w:pPr>
        <w:pStyle w:val="NormalWeb"/>
        <w:ind w:left="640" w:hanging="640"/>
        <w:divId w:val="304162869"/>
        <w:rPr>
          <w:rFonts w:ascii="Palatino Linotype" w:hAnsi="Palatino Linotype"/>
          <w:noProof/>
          <w:sz w:val="22"/>
        </w:rPr>
      </w:pPr>
      <w:r w:rsidRPr="00E80EFF">
        <w:rPr>
          <w:rFonts w:ascii="Palatino Linotype" w:hAnsi="Palatino Linotype"/>
          <w:noProof/>
          <w:sz w:val="22"/>
        </w:rPr>
        <w:t>5.</w:t>
      </w:r>
      <w:r w:rsidRPr="00E80EFF">
        <w:rPr>
          <w:rFonts w:ascii="Palatino Linotype" w:hAnsi="Palatino Linotype"/>
          <w:noProof/>
          <w:sz w:val="22"/>
        </w:rPr>
        <w:tab/>
        <w:t xml:space="preserve">Montanari, S. et al. 2007 Biological cost of hypermutation in </w:t>
      </w:r>
      <w:r w:rsidRPr="00E80EFF">
        <w:rPr>
          <w:rFonts w:ascii="Palatino Linotype" w:hAnsi="Palatino Linotype"/>
          <w:i/>
          <w:iCs/>
          <w:noProof/>
          <w:sz w:val="22"/>
        </w:rPr>
        <w:t>Pseudomonas aeruginosa</w:t>
      </w:r>
      <w:r w:rsidRPr="00E80EFF">
        <w:rPr>
          <w:rFonts w:ascii="Palatino Linotype" w:hAnsi="Palatino Linotype"/>
          <w:noProof/>
          <w:sz w:val="22"/>
        </w:rPr>
        <w:t xml:space="preserve"> strains from patients with cystic fibrosis. </w:t>
      </w:r>
      <w:r w:rsidRPr="00E80EFF">
        <w:rPr>
          <w:rFonts w:ascii="Palatino Linotype" w:hAnsi="Palatino Linotype"/>
          <w:i/>
          <w:iCs/>
          <w:noProof/>
          <w:sz w:val="22"/>
        </w:rPr>
        <w:t>Microbiology</w:t>
      </w:r>
      <w:r w:rsidRPr="00E80EFF">
        <w:rPr>
          <w:rFonts w:ascii="Palatino Linotype" w:hAnsi="Palatino Linotype"/>
          <w:noProof/>
          <w:sz w:val="22"/>
        </w:rPr>
        <w:t xml:space="preserve"> </w:t>
      </w:r>
      <w:r w:rsidRPr="00E80EFF">
        <w:rPr>
          <w:rFonts w:ascii="Palatino Linotype" w:hAnsi="Palatino Linotype"/>
          <w:b/>
          <w:bCs/>
          <w:noProof/>
          <w:sz w:val="22"/>
        </w:rPr>
        <w:t>153</w:t>
      </w:r>
      <w:r w:rsidRPr="00E80EFF">
        <w:rPr>
          <w:rFonts w:ascii="Palatino Linotype" w:hAnsi="Palatino Linotype"/>
          <w:noProof/>
          <w:sz w:val="22"/>
        </w:rPr>
        <w:t>, 1445–54. (doi:10.1099/mic.0.2006/003400-0)</w:t>
      </w:r>
    </w:p>
    <w:p w:rsidR="00E80EFF" w:rsidRPr="00E80EFF" w:rsidRDefault="00E80EFF">
      <w:pPr>
        <w:pStyle w:val="NormalWeb"/>
        <w:ind w:left="640" w:hanging="640"/>
        <w:divId w:val="304162869"/>
        <w:rPr>
          <w:rFonts w:ascii="Palatino Linotype" w:hAnsi="Palatino Linotype"/>
          <w:noProof/>
          <w:sz w:val="22"/>
        </w:rPr>
      </w:pPr>
      <w:r w:rsidRPr="00E80EFF">
        <w:rPr>
          <w:rFonts w:ascii="Palatino Linotype" w:hAnsi="Palatino Linotype"/>
          <w:noProof/>
          <w:sz w:val="22"/>
        </w:rPr>
        <w:t>6.</w:t>
      </w:r>
      <w:r w:rsidRPr="00E80EFF">
        <w:rPr>
          <w:rFonts w:ascii="Palatino Linotype" w:hAnsi="Palatino Linotype"/>
          <w:noProof/>
          <w:sz w:val="22"/>
        </w:rPr>
        <w:tab/>
        <w:t xml:space="preserve">Kimura, M. 1967 On the evolutionary adjustment of spontaneous mutation rates. </w:t>
      </w:r>
      <w:r w:rsidRPr="00E80EFF">
        <w:rPr>
          <w:rFonts w:ascii="Palatino Linotype" w:hAnsi="Palatino Linotype"/>
          <w:i/>
          <w:iCs/>
          <w:noProof/>
          <w:sz w:val="22"/>
        </w:rPr>
        <w:t>Genet. Res.</w:t>
      </w:r>
      <w:r w:rsidRPr="00E80EFF">
        <w:rPr>
          <w:rFonts w:ascii="Palatino Linotype" w:hAnsi="Palatino Linotype"/>
          <w:noProof/>
          <w:sz w:val="22"/>
        </w:rPr>
        <w:t xml:space="preserve"> </w:t>
      </w:r>
      <w:r w:rsidRPr="00E80EFF">
        <w:rPr>
          <w:rFonts w:ascii="Palatino Linotype" w:hAnsi="Palatino Linotype"/>
          <w:b/>
          <w:bCs/>
          <w:noProof/>
          <w:sz w:val="22"/>
        </w:rPr>
        <w:t>9</w:t>
      </w:r>
      <w:r w:rsidRPr="00E80EFF">
        <w:rPr>
          <w:rFonts w:ascii="Palatino Linotype" w:hAnsi="Palatino Linotype"/>
          <w:noProof/>
          <w:sz w:val="22"/>
        </w:rPr>
        <w:t>, 23–34. (doi:10.1017/S0016672300010284)</w:t>
      </w:r>
    </w:p>
    <w:p w:rsidR="00E80EFF" w:rsidRPr="00E80EFF" w:rsidRDefault="00E80EFF">
      <w:pPr>
        <w:pStyle w:val="NormalWeb"/>
        <w:ind w:left="640" w:hanging="640"/>
        <w:divId w:val="304162869"/>
        <w:rPr>
          <w:rFonts w:ascii="Palatino Linotype" w:hAnsi="Palatino Linotype"/>
          <w:noProof/>
          <w:sz w:val="22"/>
        </w:rPr>
      </w:pPr>
      <w:r w:rsidRPr="00E80EFF">
        <w:rPr>
          <w:rFonts w:ascii="Palatino Linotype" w:hAnsi="Palatino Linotype"/>
          <w:noProof/>
          <w:sz w:val="22"/>
        </w:rPr>
        <w:t>7.</w:t>
      </w:r>
      <w:r w:rsidRPr="00E80EFF">
        <w:rPr>
          <w:rFonts w:ascii="Palatino Linotype" w:hAnsi="Palatino Linotype"/>
          <w:noProof/>
          <w:sz w:val="22"/>
        </w:rPr>
        <w:tab/>
        <w:t xml:space="preserve">Liberman, U. &amp; Feldman, M. W. 1986 Modifiers of mutation rate: a general reduction principle. </w:t>
      </w:r>
      <w:r w:rsidRPr="00E80EFF">
        <w:rPr>
          <w:rFonts w:ascii="Palatino Linotype" w:hAnsi="Palatino Linotype"/>
          <w:i/>
          <w:iCs/>
          <w:noProof/>
          <w:sz w:val="22"/>
        </w:rPr>
        <w:t>Theor. Popul. Biol.</w:t>
      </w:r>
      <w:r w:rsidRPr="00E80EFF">
        <w:rPr>
          <w:rFonts w:ascii="Palatino Linotype" w:hAnsi="Palatino Linotype"/>
          <w:noProof/>
          <w:sz w:val="22"/>
        </w:rPr>
        <w:t xml:space="preserve"> </w:t>
      </w:r>
      <w:r w:rsidRPr="00E80EFF">
        <w:rPr>
          <w:rFonts w:ascii="Palatino Linotype" w:hAnsi="Palatino Linotype"/>
          <w:b/>
          <w:bCs/>
          <w:noProof/>
          <w:sz w:val="22"/>
        </w:rPr>
        <w:t>30</w:t>
      </w:r>
      <w:r w:rsidRPr="00E80EFF">
        <w:rPr>
          <w:rFonts w:ascii="Palatino Linotype" w:hAnsi="Palatino Linotype"/>
          <w:noProof/>
          <w:sz w:val="22"/>
        </w:rPr>
        <w:t xml:space="preserve">, 125–42. </w:t>
      </w:r>
    </w:p>
    <w:p w:rsidR="00E80EFF" w:rsidRPr="00E80EFF" w:rsidRDefault="00E80EFF">
      <w:pPr>
        <w:pStyle w:val="NormalWeb"/>
        <w:ind w:left="640" w:hanging="640"/>
        <w:divId w:val="304162869"/>
        <w:rPr>
          <w:rFonts w:ascii="Palatino Linotype" w:hAnsi="Palatino Linotype"/>
          <w:noProof/>
          <w:sz w:val="22"/>
        </w:rPr>
      </w:pPr>
      <w:r w:rsidRPr="00E80EFF">
        <w:rPr>
          <w:rFonts w:ascii="Palatino Linotype" w:hAnsi="Palatino Linotype"/>
          <w:noProof/>
          <w:sz w:val="22"/>
        </w:rPr>
        <w:t>8.</w:t>
      </w:r>
      <w:r w:rsidRPr="00E80EFF">
        <w:rPr>
          <w:rFonts w:ascii="Palatino Linotype" w:hAnsi="Palatino Linotype"/>
          <w:noProof/>
          <w:sz w:val="22"/>
        </w:rPr>
        <w:tab/>
        <w:t xml:space="preserve">Giraud, A., Radman, M., Matic, I. &amp; Taddei, F. 2001 The rise and fall of mutator bacteria. </w:t>
      </w:r>
      <w:r w:rsidRPr="00E80EFF">
        <w:rPr>
          <w:rFonts w:ascii="Palatino Linotype" w:hAnsi="Palatino Linotype"/>
          <w:i/>
          <w:iCs/>
          <w:noProof/>
          <w:sz w:val="22"/>
        </w:rPr>
        <w:t>Curr. Opin. Microbiol.</w:t>
      </w:r>
      <w:r w:rsidRPr="00E80EFF">
        <w:rPr>
          <w:rFonts w:ascii="Palatino Linotype" w:hAnsi="Palatino Linotype"/>
          <w:noProof/>
          <w:sz w:val="22"/>
        </w:rPr>
        <w:t xml:space="preserve"> </w:t>
      </w:r>
      <w:r w:rsidRPr="00E80EFF">
        <w:rPr>
          <w:rFonts w:ascii="Palatino Linotype" w:hAnsi="Palatino Linotype"/>
          <w:b/>
          <w:bCs/>
          <w:noProof/>
          <w:sz w:val="22"/>
        </w:rPr>
        <w:t>4</w:t>
      </w:r>
      <w:r w:rsidRPr="00E80EFF">
        <w:rPr>
          <w:rFonts w:ascii="Palatino Linotype" w:hAnsi="Palatino Linotype"/>
          <w:noProof/>
          <w:sz w:val="22"/>
        </w:rPr>
        <w:t>, 582–585. (doi:10.1016/S1369-5274(00)00254-X)</w:t>
      </w:r>
    </w:p>
    <w:p w:rsidR="00E80EFF" w:rsidRPr="00E80EFF" w:rsidRDefault="00E80EFF">
      <w:pPr>
        <w:pStyle w:val="NormalWeb"/>
        <w:ind w:left="640" w:hanging="640"/>
        <w:divId w:val="304162869"/>
        <w:rPr>
          <w:rFonts w:ascii="Palatino Linotype" w:hAnsi="Palatino Linotype"/>
          <w:noProof/>
          <w:sz w:val="22"/>
        </w:rPr>
      </w:pPr>
      <w:r w:rsidRPr="00E80EFF">
        <w:rPr>
          <w:rFonts w:ascii="Palatino Linotype" w:hAnsi="Palatino Linotype"/>
          <w:noProof/>
          <w:sz w:val="22"/>
        </w:rPr>
        <w:t>9.</w:t>
      </w:r>
      <w:r w:rsidRPr="00E80EFF">
        <w:rPr>
          <w:rFonts w:ascii="Palatino Linotype" w:hAnsi="Palatino Linotype"/>
          <w:noProof/>
          <w:sz w:val="22"/>
        </w:rPr>
        <w:tab/>
        <w:t xml:space="preserve">Sniegowski, P. D., Gerrish, P. J. &amp; Lenski, R. E. 1997 Evolution of high mutation rates in experimental populations of E. coli. </w:t>
      </w:r>
      <w:r w:rsidRPr="00E80EFF">
        <w:rPr>
          <w:rFonts w:ascii="Palatino Linotype" w:hAnsi="Palatino Linotype"/>
          <w:i/>
          <w:iCs/>
          <w:noProof/>
          <w:sz w:val="22"/>
        </w:rPr>
        <w:t>Nature</w:t>
      </w:r>
      <w:r w:rsidRPr="00E80EFF">
        <w:rPr>
          <w:rFonts w:ascii="Palatino Linotype" w:hAnsi="Palatino Linotype"/>
          <w:noProof/>
          <w:sz w:val="22"/>
        </w:rPr>
        <w:t xml:space="preserve"> </w:t>
      </w:r>
      <w:r w:rsidRPr="00E80EFF">
        <w:rPr>
          <w:rFonts w:ascii="Palatino Linotype" w:hAnsi="Palatino Linotype"/>
          <w:b/>
          <w:bCs/>
          <w:noProof/>
          <w:sz w:val="22"/>
        </w:rPr>
        <w:t>387</w:t>
      </w:r>
      <w:r w:rsidRPr="00E80EFF">
        <w:rPr>
          <w:rFonts w:ascii="Palatino Linotype" w:hAnsi="Palatino Linotype"/>
          <w:noProof/>
          <w:sz w:val="22"/>
        </w:rPr>
        <w:t>, 703–5. (doi:10.1038/42701)</w:t>
      </w:r>
    </w:p>
    <w:p w:rsidR="00E80EFF" w:rsidRPr="00E80EFF" w:rsidRDefault="00E80EFF">
      <w:pPr>
        <w:pStyle w:val="NormalWeb"/>
        <w:ind w:left="640" w:hanging="640"/>
        <w:divId w:val="304162869"/>
        <w:rPr>
          <w:rFonts w:ascii="Palatino Linotype" w:hAnsi="Palatino Linotype"/>
          <w:noProof/>
          <w:sz w:val="22"/>
        </w:rPr>
      </w:pPr>
      <w:r w:rsidRPr="00E80EFF">
        <w:rPr>
          <w:rFonts w:ascii="Palatino Linotype" w:hAnsi="Palatino Linotype"/>
          <w:noProof/>
          <w:sz w:val="22"/>
        </w:rPr>
        <w:t>10.</w:t>
      </w:r>
      <w:r w:rsidRPr="00E80EFF">
        <w:rPr>
          <w:rFonts w:ascii="Palatino Linotype" w:hAnsi="Palatino Linotype"/>
          <w:noProof/>
          <w:sz w:val="22"/>
        </w:rPr>
        <w:tab/>
        <w:t xml:space="preserve">Wielgoss, S. et al. 2012 Mutation rate dynamics in a bacterial population reflect tension between adaptation and genetic load. </w:t>
      </w:r>
      <w:r w:rsidRPr="00E80EFF">
        <w:rPr>
          <w:rFonts w:ascii="Palatino Linotype" w:hAnsi="Palatino Linotype"/>
          <w:i/>
          <w:iCs/>
          <w:noProof/>
          <w:sz w:val="22"/>
        </w:rPr>
        <w:t>Proc. Natl. Acad. Sci.</w:t>
      </w:r>
      <w:r w:rsidRPr="00E80EFF">
        <w:rPr>
          <w:rFonts w:ascii="Palatino Linotype" w:hAnsi="Palatino Linotype"/>
          <w:noProof/>
          <w:sz w:val="22"/>
        </w:rPr>
        <w:t xml:space="preserve"> </w:t>
      </w:r>
      <w:r w:rsidRPr="00E80EFF">
        <w:rPr>
          <w:rFonts w:ascii="Palatino Linotype" w:hAnsi="Palatino Linotype"/>
          <w:b/>
          <w:bCs/>
          <w:noProof/>
          <w:sz w:val="22"/>
        </w:rPr>
        <w:t>110</w:t>
      </w:r>
      <w:r w:rsidRPr="00E80EFF">
        <w:rPr>
          <w:rFonts w:ascii="Palatino Linotype" w:hAnsi="Palatino Linotype"/>
          <w:noProof/>
          <w:sz w:val="22"/>
        </w:rPr>
        <w:t>, 222–227. (doi:10.1073/pnas.1219574110)</w:t>
      </w:r>
    </w:p>
    <w:p w:rsidR="00E80EFF" w:rsidRPr="00E80EFF" w:rsidRDefault="00E80EFF">
      <w:pPr>
        <w:pStyle w:val="NormalWeb"/>
        <w:ind w:left="640" w:hanging="640"/>
        <w:divId w:val="304162869"/>
        <w:rPr>
          <w:rFonts w:ascii="Palatino Linotype" w:hAnsi="Palatino Linotype"/>
          <w:noProof/>
          <w:sz w:val="22"/>
        </w:rPr>
      </w:pPr>
      <w:r w:rsidRPr="00E80EFF">
        <w:rPr>
          <w:rFonts w:ascii="Palatino Linotype" w:hAnsi="Palatino Linotype"/>
          <w:noProof/>
          <w:sz w:val="22"/>
        </w:rPr>
        <w:t>11.</w:t>
      </w:r>
      <w:r w:rsidRPr="00E80EFF">
        <w:rPr>
          <w:rFonts w:ascii="Palatino Linotype" w:hAnsi="Palatino Linotype"/>
          <w:noProof/>
          <w:sz w:val="22"/>
        </w:rPr>
        <w:tab/>
        <w:t xml:space="preserve">Taddei, F., Radman, M., Maynard Smith, J., Toupance, B., Gouyon, P.-H. &amp; Godelle, B. 1997 Role of mutator alleles in adaptive evolution. </w:t>
      </w:r>
      <w:r w:rsidRPr="00E80EFF">
        <w:rPr>
          <w:rFonts w:ascii="Palatino Linotype" w:hAnsi="Palatino Linotype"/>
          <w:i/>
          <w:iCs/>
          <w:noProof/>
          <w:sz w:val="22"/>
        </w:rPr>
        <w:t>Nature</w:t>
      </w:r>
      <w:r w:rsidRPr="00E80EFF">
        <w:rPr>
          <w:rFonts w:ascii="Palatino Linotype" w:hAnsi="Palatino Linotype"/>
          <w:noProof/>
          <w:sz w:val="22"/>
        </w:rPr>
        <w:t xml:space="preserve"> </w:t>
      </w:r>
      <w:r w:rsidRPr="00E80EFF">
        <w:rPr>
          <w:rFonts w:ascii="Palatino Linotype" w:hAnsi="Palatino Linotype"/>
          <w:b/>
          <w:bCs/>
          <w:noProof/>
          <w:sz w:val="22"/>
        </w:rPr>
        <w:t>387</w:t>
      </w:r>
      <w:r w:rsidRPr="00E80EFF">
        <w:rPr>
          <w:rFonts w:ascii="Palatino Linotype" w:hAnsi="Palatino Linotype"/>
          <w:noProof/>
          <w:sz w:val="22"/>
        </w:rPr>
        <w:t>, 700–2. (doi:10.1038/42696)</w:t>
      </w:r>
    </w:p>
    <w:p w:rsidR="00E80EFF" w:rsidRPr="00E80EFF" w:rsidRDefault="00E80EFF">
      <w:pPr>
        <w:pStyle w:val="NormalWeb"/>
        <w:ind w:left="640" w:hanging="640"/>
        <w:divId w:val="304162869"/>
        <w:rPr>
          <w:rFonts w:ascii="Palatino Linotype" w:hAnsi="Palatino Linotype"/>
          <w:noProof/>
          <w:sz w:val="22"/>
        </w:rPr>
      </w:pPr>
      <w:r w:rsidRPr="00E80EFF">
        <w:rPr>
          <w:rFonts w:ascii="Palatino Linotype" w:hAnsi="Palatino Linotype"/>
          <w:noProof/>
          <w:sz w:val="22"/>
        </w:rPr>
        <w:t>12.</w:t>
      </w:r>
      <w:r w:rsidRPr="00E80EFF">
        <w:rPr>
          <w:rFonts w:ascii="Palatino Linotype" w:hAnsi="Palatino Linotype"/>
          <w:noProof/>
          <w:sz w:val="22"/>
        </w:rPr>
        <w:tab/>
        <w:t xml:space="preserve">Kessler, D. &amp; Levine, H. 1998 Mutator Dynamics on a Smooth Evolutionary Landscape. </w:t>
      </w:r>
      <w:r w:rsidRPr="00E80EFF">
        <w:rPr>
          <w:rFonts w:ascii="Palatino Linotype" w:hAnsi="Palatino Linotype"/>
          <w:i/>
          <w:iCs/>
          <w:noProof/>
          <w:sz w:val="22"/>
        </w:rPr>
        <w:t>Phys. Rev. Lett.</w:t>
      </w:r>
      <w:r w:rsidRPr="00E80EFF">
        <w:rPr>
          <w:rFonts w:ascii="Palatino Linotype" w:hAnsi="Palatino Linotype"/>
          <w:noProof/>
          <w:sz w:val="22"/>
        </w:rPr>
        <w:t xml:space="preserve"> </w:t>
      </w:r>
      <w:r w:rsidRPr="00E80EFF">
        <w:rPr>
          <w:rFonts w:ascii="Palatino Linotype" w:hAnsi="Palatino Linotype"/>
          <w:b/>
          <w:bCs/>
          <w:noProof/>
          <w:sz w:val="22"/>
        </w:rPr>
        <w:t>80</w:t>
      </w:r>
      <w:r w:rsidRPr="00E80EFF">
        <w:rPr>
          <w:rFonts w:ascii="Palatino Linotype" w:hAnsi="Palatino Linotype"/>
          <w:noProof/>
          <w:sz w:val="22"/>
        </w:rPr>
        <w:t>, 2012–2015. (doi:10.1103/PhysRevLett.80.2012)</w:t>
      </w:r>
    </w:p>
    <w:p w:rsidR="00E80EFF" w:rsidRPr="00E80EFF" w:rsidRDefault="00E80EFF">
      <w:pPr>
        <w:pStyle w:val="NormalWeb"/>
        <w:ind w:left="640" w:hanging="640"/>
        <w:divId w:val="304162869"/>
        <w:rPr>
          <w:rFonts w:ascii="Palatino Linotype" w:hAnsi="Palatino Linotype"/>
          <w:noProof/>
          <w:sz w:val="22"/>
        </w:rPr>
      </w:pPr>
      <w:r w:rsidRPr="00E80EFF">
        <w:rPr>
          <w:rFonts w:ascii="Palatino Linotype" w:hAnsi="Palatino Linotype"/>
          <w:noProof/>
          <w:sz w:val="22"/>
        </w:rPr>
        <w:lastRenderedPageBreak/>
        <w:t>13.</w:t>
      </w:r>
      <w:r w:rsidRPr="00E80EFF">
        <w:rPr>
          <w:rFonts w:ascii="Palatino Linotype" w:hAnsi="Palatino Linotype"/>
          <w:noProof/>
          <w:sz w:val="22"/>
        </w:rPr>
        <w:tab/>
        <w:t xml:space="preserve">Tenaillon, O., Toupance, B., Le Nagard, H., Taddei, F. &amp; Godelle, B. 1999 Mutators, population size, adaptive landscape and the adaptation of asexual populations of bacteria. </w:t>
      </w:r>
      <w:r w:rsidRPr="00E80EFF">
        <w:rPr>
          <w:rFonts w:ascii="Palatino Linotype" w:hAnsi="Palatino Linotype"/>
          <w:i/>
          <w:iCs/>
          <w:noProof/>
          <w:sz w:val="22"/>
        </w:rPr>
        <w:t>Genetics</w:t>
      </w:r>
      <w:r w:rsidRPr="00E80EFF">
        <w:rPr>
          <w:rFonts w:ascii="Palatino Linotype" w:hAnsi="Palatino Linotype"/>
          <w:noProof/>
          <w:sz w:val="22"/>
        </w:rPr>
        <w:t xml:space="preserve"> </w:t>
      </w:r>
      <w:r w:rsidRPr="00E80EFF">
        <w:rPr>
          <w:rFonts w:ascii="Palatino Linotype" w:hAnsi="Palatino Linotype"/>
          <w:b/>
          <w:bCs/>
          <w:noProof/>
          <w:sz w:val="22"/>
        </w:rPr>
        <w:t>152</w:t>
      </w:r>
      <w:r w:rsidRPr="00E80EFF">
        <w:rPr>
          <w:rFonts w:ascii="Palatino Linotype" w:hAnsi="Palatino Linotype"/>
          <w:noProof/>
          <w:sz w:val="22"/>
        </w:rPr>
        <w:t xml:space="preserve">, 485–93. </w:t>
      </w:r>
    </w:p>
    <w:p w:rsidR="00E80EFF" w:rsidRPr="00E80EFF" w:rsidRDefault="00E80EFF">
      <w:pPr>
        <w:pStyle w:val="NormalWeb"/>
        <w:ind w:left="640" w:hanging="640"/>
        <w:divId w:val="304162869"/>
        <w:rPr>
          <w:rFonts w:ascii="Palatino Linotype" w:hAnsi="Palatino Linotype"/>
          <w:noProof/>
          <w:sz w:val="22"/>
        </w:rPr>
      </w:pPr>
      <w:r w:rsidRPr="00E80EFF">
        <w:rPr>
          <w:rFonts w:ascii="Palatino Linotype" w:hAnsi="Palatino Linotype"/>
          <w:noProof/>
          <w:sz w:val="22"/>
        </w:rPr>
        <w:t>14.</w:t>
      </w:r>
      <w:r w:rsidRPr="00E80EFF">
        <w:rPr>
          <w:rFonts w:ascii="Palatino Linotype" w:hAnsi="Palatino Linotype"/>
          <w:noProof/>
          <w:sz w:val="22"/>
        </w:rPr>
        <w:tab/>
        <w:t xml:space="preserve">Leigh, E. G. J. 1970 Natural Selection and Mutability. </w:t>
      </w:r>
      <w:r w:rsidRPr="00E80EFF">
        <w:rPr>
          <w:rFonts w:ascii="Palatino Linotype" w:hAnsi="Palatino Linotype"/>
          <w:i/>
          <w:iCs/>
          <w:noProof/>
          <w:sz w:val="22"/>
        </w:rPr>
        <w:t>Am. Nat.</w:t>
      </w:r>
      <w:r w:rsidRPr="00E80EFF">
        <w:rPr>
          <w:rFonts w:ascii="Palatino Linotype" w:hAnsi="Palatino Linotype"/>
          <w:noProof/>
          <w:sz w:val="22"/>
        </w:rPr>
        <w:t xml:space="preserve"> </w:t>
      </w:r>
      <w:r w:rsidRPr="00E80EFF">
        <w:rPr>
          <w:rFonts w:ascii="Palatino Linotype" w:hAnsi="Palatino Linotype"/>
          <w:b/>
          <w:bCs/>
          <w:noProof/>
          <w:sz w:val="22"/>
        </w:rPr>
        <w:t>104</w:t>
      </w:r>
      <w:r w:rsidRPr="00E80EFF">
        <w:rPr>
          <w:rFonts w:ascii="Palatino Linotype" w:hAnsi="Palatino Linotype"/>
          <w:noProof/>
          <w:sz w:val="22"/>
        </w:rPr>
        <w:t xml:space="preserve">, 301–305. </w:t>
      </w:r>
    </w:p>
    <w:p w:rsidR="00E80EFF" w:rsidRPr="00E80EFF" w:rsidRDefault="00E80EFF">
      <w:pPr>
        <w:pStyle w:val="NormalWeb"/>
        <w:ind w:left="640" w:hanging="640"/>
        <w:divId w:val="304162869"/>
        <w:rPr>
          <w:rFonts w:ascii="Palatino Linotype" w:hAnsi="Palatino Linotype"/>
          <w:noProof/>
          <w:sz w:val="22"/>
        </w:rPr>
      </w:pPr>
      <w:r w:rsidRPr="00E80EFF">
        <w:rPr>
          <w:rFonts w:ascii="Palatino Linotype" w:hAnsi="Palatino Linotype"/>
          <w:noProof/>
          <w:sz w:val="22"/>
        </w:rPr>
        <w:t>15.</w:t>
      </w:r>
      <w:r w:rsidRPr="00E80EFF">
        <w:rPr>
          <w:rFonts w:ascii="Palatino Linotype" w:hAnsi="Palatino Linotype"/>
          <w:noProof/>
          <w:sz w:val="22"/>
        </w:rPr>
        <w:tab/>
        <w:t xml:space="preserve">Galhardo, R. S., Hastings, P. J. &amp; Rosenberg, S. M. 2007 Mutation as a stress response and the regulation of evolvability. </w:t>
      </w:r>
      <w:r w:rsidRPr="00E80EFF">
        <w:rPr>
          <w:rFonts w:ascii="Palatino Linotype" w:hAnsi="Palatino Linotype"/>
          <w:i/>
          <w:iCs/>
          <w:noProof/>
          <w:sz w:val="22"/>
        </w:rPr>
        <w:t>Crit. Rev. Biochem. Mol. Biol.</w:t>
      </w:r>
      <w:r w:rsidRPr="00E80EFF">
        <w:rPr>
          <w:rFonts w:ascii="Palatino Linotype" w:hAnsi="Palatino Linotype"/>
          <w:noProof/>
          <w:sz w:val="22"/>
        </w:rPr>
        <w:t xml:space="preserve"> </w:t>
      </w:r>
      <w:r w:rsidRPr="00E80EFF">
        <w:rPr>
          <w:rFonts w:ascii="Palatino Linotype" w:hAnsi="Palatino Linotype"/>
          <w:b/>
          <w:bCs/>
          <w:noProof/>
          <w:sz w:val="22"/>
        </w:rPr>
        <w:t>42</w:t>
      </w:r>
      <w:r w:rsidRPr="00E80EFF">
        <w:rPr>
          <w:rFonts w:ascii="Palatino Linotype" w:hAnsi="Palatino Linotype"/>
          <w:noProof/>
          <w:sz w:val="22"/>
        </w:rPr>
        <w:t>, 399–435. (doi:10.1080/10409230701648502)</w:t>
      </w:r>
    </w:p>
    <w:p w:rsidR="00E80EFF" w:rsidRPr="00E80EFF" w:rsidRDefault="00E80EFF">
      <w:pPr>
        <w:pStyle w:val="NormalWeb"/>
        <w:ind w:left="640" w:hanging="640"/>
        <w:divId w:val="304162869"/>
        <w:rPr>
          <w:rFonts w:ascii="Palatino Linotype" w:hAnsi="Palatino Linotype"/>
          <w:noProof/>
          <w:sz w:val="22"/>
        </w:rPr>
      </w:pPr>
      <w:r w:rsidRPr="00E80EFF">
        <w:rPr>
          <w:rFonts w:ascii="Palatino Linotype" w:hAnsi="Palatino Linotype"/>
          <w:noProof/>
          <w:sz w:val="22"/>
        </w:rPr>
        <w:t>16.</w:t>
      </w:r>
      <w:r w:rsidRPr="00E80EFF">
        <w:rPr>
          <w:rFonts w:ascii="Palatino Linotype" w:hAnsi="Palatino Linotype"/>
          <w:noProof/>
          <w:sz w:val="22"/>
        </w:rPr>
        <w:tab/>
        <w:t xml:space="preserve">Foster, P. L. 2007 Stress-induced mutagenesis in bacteria. </w:t>
      </w:r>
      <w:r w:rsidRPr="00E80EFF">
        <w:rPr>
          <w:rFonts w:ascii="Palatino Linotype" w:hAnsi="Palatino Linotype"/>
          <w:i/>
          <w:iCs/>
          <w:noProof/>
          <w:sz w:val="22"/>
        </w:rPr>
        <w:t>Crit. Rev. Biochem. Mol. Biol.</w:t>
      </w:r>
      <w:r w:rsidRPr="00E80EFF">
        <w:rPr>
          <w:rFonts w:ascii="Palatino Linotype" w:hAnsi="Palatino Linotype"/>
          <w:noProof/>
          <w:sz w:val="22"/>
        </w:rPr>
        <w:t xml:space="preserve"> </w:t>
      </w:r>
      <w:r w:rsidRPr="00E80EFF">
        <w:rPr>
          <w:rFonts w:ascii="Palatino Linotype" w:hAnsi="Palatino Linotype"/>
          <w:b/>
          <w:bCs/>
          <w:noProof/>
          <w:sz w:val="22"/>
        </w:rPr>
        <w:t>42</w:t>
      </w:r>
      <w:r w:rsidRPr="00E80EFF">
        <w:rPr>
          <w:rFonts w:ascii="Palatino Linotype" w:hAnsi="Palatino Linotype"/>
          <w:noProof/>
          <w:sz w:val="22"/>
        </w:rPr>
        <w:t>, 373–97. (doi:10.1080/10409230701648494)</w:t>
      </w:r>
    </w:p>
    <w:p w:rsidR="00E80EFF" w:rsidRPr="00E80EFF" w:rsidRDefault="00E80EFF">
      <w:pPr>
        <w:pStyle w:val="NormalWeb"/>
        <w:ind w:left="640" w:hanging="640"/>
        <w:divId w:val="304162869"/>
        <w:rPr>
          <w:rFonts w:ascii="Palatino Linotype" w:hAnsi="Palatino Linotype"/>
          <w:noProof/>
          <w:sz w:val="22"/>
        </w:rPr>
      </w:pPr>
      <w:r w:rsidRPr="00E80EFF">
        <w:rPr>
          <w:rFonts w:ascii="Palatino Linotype" w:hAnsi="Palatino Linotype"/>
          <w:noProof/>
          <w:sz w:val="22"/>
        </w:rPr>
        <w:t>17.</w:t>
      </w:r>
      <w:r w:rsidRPr="00E80EFF">
        <w:rPr>
          <w:rFonts w:ascii="Palatino Linotype" w:hAnsi="Palatino Linotype"/>
          <w:noProof/>
          <w:sz w:val="22"/>
        </w:rPr>
        <w:tab/>
        <w:t xml:space="preserve">Rosenberg, S. M., Shee, C., Frisch, R. L. &amp; Hastings, P. J. 2012 Stress-induced mutation via DNA breaks in </w:t>
      </w:r>
      <w:r w:rsidRPr="00E80EFF">
        <w:rPr>
          <w:rFonts w:ascii="Palatino Linotype" w:hAnsi="Palatino Linotype"/>
          <w:i/>
          <w:iCs/>
          <w:noProof/>
          <w:sz w:val="22"/>
        </w:rPr>
        <w:t>Escherichia coli</w:t>
      </w:r>
      <w:r w:rsidRPr="00E80EFF">
        <w:rPr>
          <w:rFonts w:ascii="Palatino Linotype" w:hAnsi="Palatino Linotype"/>
          <w:noProof/>
          <w:sz w:val="22"/>
        </w:rPr>
        <w:t xml:space="preserve">: A molecular mechanism with implications for evolution and medicine. </w:t>
      </w:r>
      <w:r w:rsidRPr="00E80EFF">
        <w:rPr>
          <w:rFonts w:ascii="Palatino Linotype" w:hAnsi="Palatino Linotype"/>
          <w:i/>
          <w:iCs/>
          <w:noProof/>
          <w:sz w:val="22"/>
        </w:rPr>
        <w:t>BioEssays</w:t>
      </w:r>
      <w:r w:rsidRPr="00E80EFF">
        <w:rPr>
          <w:rFonts w:ascii="Palatino Linotype" w:hAnsi="Palatino Linotype"/>
          <w:noProof/>
          <w:sz w:val="22"/>
        </w:rPr>
        <w:t xml:space="preserve"> , 1–8. (doi:10.1002/bies.201200050)</w:t>
      </w:r>
    </w:p>
    <w:p w:rsidR="00E80EFF" w:rsidRPr="00E80EFF" w:rsidRDefault="00E80EFF">
      <w:pPr>
        <w:pStyle w:val="NormalWeb"/>
        <w:ind w:left="640" w:hanging="640"/>
        <w:divId w:val="304162869"/>
        <w:rPr>
          <w:rFonts w:ascii="Palatino Linotype" w:hAnsi="Palatino Linotype"/>
          <w:noProof/>
          <w:sz w:val="22"/>
        </w:rPr>
      </w:pPr>
      <w:r w:rsidRPr="00E80EFF">
        <w:rPr>
          <w:rFonts w:ascii="Palatino Linotype" w:hAnsi="Palatino Linotype"/>
          <w:noProof/>
          <w:sz w:val="22"/>
        </w:rPr>
        <w:t>18.</w:t>
      </w:r>
      <w:r w:rsidRPr="00E80EFF">
        <w:rPr>
          <w:rFonts w:ascii="Palatino Linotype" w:hAnsi="Palatino Linotype"/>
          <w:noProof/>
          <w:sz w:val="22"/>
        </w:rPr>
        <w:tab/>
        <w:t xml:space="preserve">Bjedov, I., Tenaillon, O., Gérard, B., Souza, V., Denamur, E., Radman, M., Taddei, F. &amp; Matic, I. 2003 Stress-induced mutagenesis in bacteria. </w:t>
      </w:r>
      <w:r w:rsidRPr="00E80EFF">
        <w:rPr>
          <w:rFonts w:ascii="Palatino Linotype" w:hAnsi="Palatino Linotype"/>
          <w:i/>
          <w:iCs/>
          <w:noProof/>
          <w:sz w:val="22"/>
        </w:rPr>
        <w:t>Science (80-. ).</w:t>
      </w:r>
      <w:r w:rsidRPr="00E80EFF">
        <w:rPr>
          <w:rFonts w:ascii="Palatino Linotype" w:hAnsi="Palatino Linotype"/>
          <w:noProof/>
          <w:sz w:val="22"/>
        </w:rPr>
        <w:t xml:space="preserve"> </w:t>
      </w:r>
      <w:r w:rsidRPr="00E80EFF">
        <w:rPr>
          <w:rFonts w:ascii="Palatino Linotype" w:hAnsi="Palatino Linotype"/>
          <w:b/>
          <w:bCs/>
          <w:noProof/>
          <w:sz w:val="22"/>
        </w:rPr>
        <w:t>300</w:t>
      </w:r>
      <w:r w:rsidRPr="00E80EFF">
        <w:rPr>
          <w:rFonts w:ascii="Palatino Linotype" w:hAnsi="Palatino Linotype"/>
          <w:noProof/>
          <w:sz w:val="22"/>
        </w:rPr>
        <w:t>, 1404–9. (doi:10.1126/science.1082240)</w:t>
      </w:r>
    </w:p>
    <w:p w:rsidR="00E80EFF" w:rsidRPr="00E80EFF" w:rsidRDefault="00E80EFF">
      <w:pPr>
        <w:pStyle w:val="NormalWeb"/>
        <w:ind w:left="640" w:hanging="640"/>
        <w:divId w:val="304162869"/>
        <w:rPr>
          <w:rFonts w:ascii="Palatino Linotype" w:hAnsi="Palatino Linotype"/>
          <w:noProof/>
          <w:sz w:val="22"/>
        </w:rPr>
      </w:pPr>
      <w:r w:rsidRPr="00E80EFF">
        <w:rPr>
          <w:rFonts w:ascii="Palatino Linotype" w:hAnsi="Palatino Linotype"/>
          <w:noProof/>
          <w:sz w:val="22"/>
        </w:rPr>
        <w:t>19.</w:t>
      </w:r>
      <w:r w:rsidRPr="00E80EFF">
        <w:rPr>
          <w:rFonts w:ascii="Palatino Linotype" w:hAnsi="Palatino Linotype"/>
          <w:noProof/>
          <w:sz w:val="22"/>
        </w:rPr>
        <w:tab/>
        <w:t xml:space="preserve">Katz, S. &amp; Hershberg, R. 2013 Elevated mutagenesis does not explain the increased frequency of antibiotic resistant mutants in starved aging colonies. </w:t>
      </w:r>
      <w:r w:rsidRPr="00E80EFF">
        <w:rPr>
          <w:rFonts w:ascii="Palatino Linotype" w:hAnsi="Palatino Linotype"/>
          <w:i/>
          <w:iCs/>
          <w:noProof/>
          <w:sz w:val="22"/>
        </w:rPr>
        <w:t>PLoS Genet.</w:t>
      </w:r>
      <w:r w:rsidRPr="00E80EFF">
        <w:rPr>
          <w:rFonts w:ascii="Palatino Linotype" w:hAnsi="Palatino Linotype"/>
          <w:noProof/>
          <w:sz w:val="22"/>
        </w:rPr>
        <w:t xml:space="preserve"> </w:t>
      </w:r>
      <w:r w:rsidRPr="00E80EFF">
        <w:rPr>
          <w:rFonts w:ascii="Palatino Linotype" w:hAnsi="Palatino Linotype"/>
          <w:b/>
          <w:bCs/>
          <w:noProof/>
          <w:sz w:val="22"/>
        </w:rPr>
        <w:t>9</w:t>
      </w:r>
      <w:r w:rsidRPr="00E80EFF">
        <w:rPr>
          <w:rFonts w:ascii="Palatino Linotype" w:hAnsi="Palatino Linotype"/>
          <w:noProof/>
          <w:sz w:val="22"/>
        </w:rPr>
        <w:t>, e1003968. (doi:10.1371/journal.pgen.1003968)</w:t>
      </w:r>
    </w:p>
    <w:p w:rsidR="00E80EFF" w:rsidRPr="00E80EFF" w:rsidRDefault="00E80EFF">
      <w:pPr>
        <w:pStyle w:val="NormalWeb"/>
        <w:ind w:left="640" w:hanging="640"/>
        <w:divId w:val="304162869"/>
        <w:rPr>
          <w:rFonts w:ascii="Palatino Linotype" w:hAnsi="Palatino Linotype"/>
          <w:noProof/>
          <w:sz w:val="22"/>
        </w:rPr>
      </w:pPr>
      <w:r w:rsidRPr="00E80EFF">
        <w:rPr>
          <w:rFonts w:ascii="Palatino Linotype" w:hAnsi="Palatino Linotype"/>
          <w:noProof/>
          <w:sz w:val="22"/>
        </w:rPr>
        <w:t>20.</w:t>
      </w:r>
      <w:r w:rsidRPr="00E80EFF">
        <w:rPr>
          <w:rFonts w:ascii="Palatino Linotype" w:hAnsi="Palatino Linotype"/>
          <w:noProof/>
          <w:sz w:val="22"/>
        </w:rPr>
        <w:tab/>
        <w:t xml:space="preserve">Kivisaar, M. 2010 Mechanisms of stationary-phase mutagenesis in bacteria: mutational processes in pseudomonads. </w:t>
      </w:r>
      <w:r w:rsidRPr="00E80EFF">
        <w:rPr>
          <w:rFonts w:ascii="Palatino Linotype" w:hAnsi="Palatino Linotype"/>
          <w:i/>
          <w:iCs/>
          <w:noProof/>
          <w:sz w:val="22"/>
        </w:rPr>
        <w:t>FEMS Microbiol. Lett.</w:t>
      </w:r>
      <w:r w:rsidRPr="00E80EFF">
        <w:rPr>
          <w:rFonts w:ascii="Palatino Linotype" w:hAnsi="Palatino Linotype"/>
          <w:noProof/>
          <w:sz w:val="22"/>
        </w:rPr>
        <w:t xml:space="preserve"> </w:t>
      </w:r>
      <w:r w:rsidRPr="00E80EFF">
        <w:rPr>
          <w:rFonts w:ascii="Palatino Linotype" w:hAnsi="Palatino Linotype"/>
          <w:b/>
          <w:bCs/>
          <w:noProof/>
          <w:sz w:val="22"/>
        </w:rPr>
        <w:t>312</w:t>
      </w:r>
      <w:r w:rsidRPr="00E80EFF">
        <w:rPr>
          <w:rFonts w:ascii="Palatino Linotype" w:hAnsi="Palatino Linotype"/>
          <w:noProof/>
          <w:sz w:val="22"/>
        </w:rPr>
        <w:t>, 1–14. (doi:10.1111/j.1574-6968.2010.02027.x)</w:t>
      </w:r>
    </w:p>
    <w:p w:rsidR="00E80EFF" w:rsidRPr="00E80EFF" w:rsidRDefault="00E80EFF">
      <w:pPr>
        <w:pStyle w:val="NormalWeb"/>
        <w:ind w:left="640" w:hanging="640"/>
        <w:divId w:val="304162869"/>
        <w:rPr>
          <w:rFonts w:ascii="Palatino Linotype" w:hAnsi="Palatino Linotype"/>
          <w:noProof/>
          <w:sz w:val="22"/>
        </w:rPr>
      </w:pPr>
      <w:r w:rsidRPr="00E80EFF">
        <w:rPr>
          <w:rFonts w:ascii="Palatino Linotype" w:hAnsi="Palatino Linotype"/>
          <w:noProof/>
          <w:sz w:val="22"/>
        </w:rPr>
        <w:t>21.</w:t>
      </w:r>
      <w:r w:rsidRPr="00E80EFF">
        <w:rPr>
          <w:rFonts w:ascii="Palatino Linotype" w:hAnsi="Palatino Linotype"/>
          <w:noProof/>
          <w:sz w:val="22"/>
        </w:rPr>
        <w:tab/>
        <w:t xml:space="preserve">Kang, J. M., Iovine, N. M. &amp; Blaser, M. J. 2006 A paradigm for direct stress-induced mutation in prokaryotes. </w:t>
      </w:r>
      <w:r w:rsidRPr="00E80EFF">
        <w:rPr>
          <w:rFonts w:ascii="Palatino Linotype" w:hAnsi="Palatino Linotype"/>
          <w:i/>
          <w:iCs/>
          <w:noProof/>
          <w:sz w:val="22"/>
        </w:rPr>
        <w:t>FASEB J.</w:t>
      </w:r>
      <w:r w:rsidRPr="00E80EFF">
        <w:rPr>
          <w:rFonts w:ascii="Palatino Linotype" w:hAnsi="Palatino Linotype"/>
          <w:noProof/>
          <w:sz w:val="22"/>
        </w:rPr>
        <w:t xml:space="preserve"> </w:t>
      </w:r>
      <w:r w:rsidRPr="00E80EFF">
        <w:rPr>
          <w:rFonts w:ascii="Palatino Linotype" w:hAnsi="Palatino Linotype"/>
          <w:b/>
          <w:bCs/>
          <w:noProof/>
          <w:sz w:val="22"/>
        </w:rPr>
        <w:t>20</w:t>
      </w:r>
      <w:r w:rsidRPr="00E80EFF">
        <w:rPr>
          <w:rFonts w:ascii="Palatino Linotype" w:hAnsi="Palatino Linotype"/>
          <w:noProof/>
          <w:sz w:val="22"/>
        </w:rPr>
        <w:t>, 2476–85. (doi:10.1096/fj.06-6209com)</w:t>
      </w:r>
    </w:p>
    <w:p w:rsidR="00E80EFF" w:rsidRPr="00E80EFF" w:rsidRDefault="00E80EFF">
      <w:pPr>
        <w:pStyle w:val="NormalWeb"/>
        <w:ind w:left="640" w:hanging="640"/>
        <w:divId w:val="304162869"/>
        <w:rPr>
          <w:rFonts w:ascii="Palatino Linotype" w:hAnsi="Palatino Linotype"/>
          <w:noProof/>
          <w:sz w:val="22"/>
        </w:rPr>
      </w:pPr>
      <w:r w:rsidRPr="00E80EFF">
        <w:rPr>
          <w:rFonts w:ascii="Palatino Linotype" w:hAnsi="Palatino Linotype"/>
          <w:noProof/>
          <w:sz w:val="22"/>
        </w:rPr>
        <w:t>22.</w:t>
      </w:r>
      <w:r w:rsidRPr="00E80EFF">
        <w:rPr>
          <w:rFonts w:ascii="Palatino Linotype" w:hAnsi="Palatino Linotype"/>
          <w:noProof/>
          <w:sz w:val="22"/>
        </w:rPr>
        <w:tab/>
        <w:t xml:space="preserve">Baharoglu, Z. &amp; Mazel, D. 2011 </w:t>
      </w:r>
      <w:r w:rsidRPr="00E80EFF">
        <w:rPr>
          <w:rFonts w:ascii="Palatino Linotype" w:hAnsi="Palatino Linotype"/>
          <w:i/>
          <w:iCs/>
          <w:noProof/>
          <w:sz w:val="22"/>
        </w:rPr>
        <w:t>Vibrio cholerae</w:t>
      </w:r>
      <w:r w:rsidRPr="00E80EFF">
        <w:rPr>
          <w:rFonts w:ascii="Palatino Linotype" w:hAnsi="Palatino Linotype"/>
          <w:noProof/>
          <w:sz w:val="22"/>
        </w:rPr>
        <w:t xml:space="preserve"> triggers SOS and mutagenesis in response to a wide range of antibiotics: a route towards multiresistance. </w:t>
      </w:r>
      <w:r w:rsidRPr="00E80EFF">
        <w:rPr>
          <w:rFonts w:ascii="Palatino Linotype" w:hAnsi="Palatino Linotype"/>
          <w:i/>
          <w:iCs/>
          <w:noProof/>
          <w:sz w:val="22"/>
        </w:rPr>
        <w:t>Antimicrob. Agents Chemother.</w:t>
      </w:r>
      <w:r w:rsidRPr="00E80EFF">
        <w:rPr>
          <w:rFonts w:ascii="Palatino Linotype" w:hAnsi="Palatino Linotype"/>
          <w:noProof/>
          <w:sz w:val="22"/>
        </w:rPr>
        <w:t xml:space="preserve"> </w:t>
      </w:r>
      <w:r w:rsidRPr="00E80EFF">
        <w:rPr>
          <w:rFonts w:ascii="Palatino Linotype" w:hAnsi="Palatino Linotype"/>
          <w:b/>
          <w:bCs/>
          <w:noProof/>
          <w:sz w:val="22"/>
        </w:rPr>
        <w:t>55</w:t>
      </w:r>
      <w:r w:rsidRPr="00E80EFF">
        <w:rPr>
          <w:rFonts w:ascii="Palatino Linotype" w:hAnsi="Palatino Linotype"/>
          <w:noProof/>
          <w:sz w:val="22"/>
        </w:rPr>
        <w:t>, 2438–41. (doi:10.1128/AAC.01549-10)</w:t>
      </w:r>
    </w:p>
    <w:p w:rsidR="00E80EFF" w:rsidRPr="00E80EFF" w:rsidRDefault="00E80EFF">
      <w:pPr>
        <w:pStyle w:val="NormalWeb"/>
        <w:ind w:left="640" w:hanging="640"/>
        <w:divId w:val="304162869"/>
        <w:rPr>
          <w:rFonts w:ascii="Palatino Linotype" w:hAnsi="Palatino Linotype"/>
          <w:noProof/>
          <w:sz w:val="22"/>
        </w:rPr>
      </w:pPr>
      <w:r w:rsidRPr="00E80EFF">
        <w:rPr>
          <w:rFonts w:ascii="Palatino Linotype" w:hAnsi="Palatino Linotype"/>
          <w:noProof/>
          <w:sz w:val="22"/>
        </w:rPr>
        <w:t>23.</w:t>
      </w:r>
      <w:r w:rsidRPr="00E80EFF">
        <w:rPr>
          <w:rFonts w:ascii="Palatino Linotype" w:hAnsi="Palatino Linotype"/>
          <w:noProof/>
          <w:sz w:val="22"/>
        </w:rPr>
        <w:tab/>
        <w:t xml:space="preserve">Henderson-Begg, S. K., Livermore, D. M. &amp; Hall, L. M. C. 2006 Effect of subinhibitory concentrations of antibiotics on mutation frequency in </w:t>
      </w:r>
      <w:r w:rsidRPr="00E80EFF">
        <w:rPr>
          <w:rFonts w:ascii="Palatino Linotype" w:hAnsi="Palatino Linotype"/>
          <w:i/>
          <w:iCs/>
          <w:noProof/>
          <w:sz w:val="22"/>
        </w:rPr>
        <w:t>Streptococcus pneumoniae</w:t>
      </w:r>
      <w:r w:rsidRPr="00E80EFF">
        <w:rPr>
          <w:rFonts w:ascii="Palatino Linotype" w:hAnsi="Palatino Linotype"/>
          <w:noProof/>
          <w:sz w:val="22"/>
        </w:rPr>
        <w:t xml:space="preserve">. </w:t>
      </w:r>
      <w:r w:rsidRPr="00E80EFF">
        <w:rPr>
          <w:rFonts w:ascii="Palatino Linotype" w:hAnsi="Palatino Linotype"/>
          <w:i/>
          <w:iCs/>
          <w:noProof/>
          <w:sz w:val="22"/>
        </w:rPr>
        <w:t>J. Antimicrob. Chemother.</w:t>
      </w:r>
      <w:r w:rsidRPr="00E80EFF">
        <w:rPr>
          <w:rFonts w:ascii="Palatino Linotype" w:hAnsi="Palatino Linotype"/>
          <w:noProof/>
          <w:sz w:val="22"/>
        </w:rPr>
        <w:t xml:space="preserve"> </w:t>
      </w:r>
      <w:r w:rsidRPr="00E80EFF">
        <w:rPr>
          <w:rFonts w:ascii="Palatino Linotype" w:hAnsi="Palatino Linotype"/>
          <w:b/>
          <w:bCs/>
          <w:noProof/>
          <w:sz w:val="22"/>
        </w:rPr>
        <w:t>57</w:t>
      </w:r>
      <w:r w:rsidRPr="00E80EFF">
        <w:rPr>
          <w:rFonts w:ascii="Palatino Linotype" w:hAnsi="Palatino Linotype"/>
          <w:noProof/>
          <w:sz w:val="22"/>
        </w:rPr>
        <w:t>, 849–54. (doi:10.1093/jac/dkl064)</w:t>
      </w:r>
    </w:p>
    <w:p w:rsidR="00E80EFF" w:rsidRPr="00E80EFF" w:rsidRDefault="00E80EFF">
      <w:pPr>
        <w:pStyle w:val="NormalWeb"/>
        <w:ind w:left="640" w:hanging="640"/>
        <w:divId w:val="304162869"/>
        <w:rPr>
          <w:rFonts w:ascii="Palatino Linotype" w:hAnsi="Palatino Linotype"/>
          <w:noProof/>
          <w:sz w:val="22"/>
        </w:rPr>
      </w:pPr>
      <w:r w:rsidRPr="00E80EFF">
        <w:rPr>
          <w:rFonts w:ascii="Palatino Linotype" w:hAnsi="Palatino Linotype"/>
          <w:noProof/>
          <w:sz w:val="22"/>
        </w:rPr>
        <w:t>24.</w:t>
      </w:r>
      <w:r w:rsidRPr="00E80EFF">
        <w:rPr>
          <w:rFonts w:ascii="Palatino Linotype" w:hAnsi="Palatino Linotype"/>
          <w:noProof/>
          <w:sz w:val="22"/>
        </w:rPr>
        <w:tab/>
        <w:t xml:space="preserve">Heidenreich, E. 2007 Adaptive mutation in </w:t>
      </w:r>
      <w:r w:rsidRPr="00E80EFF">
        <w:rPr>
          <w:rFonts w:ascii="Palatino Linotype" w:hAnsi="Palatino Linotype"/>
          <w:i/>
          <w:iCs/>
          <w:noProof/>
          <w:sz w:val="22"/>
        </w:rPr>
        <w:t>Saccharomyces cerevisiae</w:t>
      </w:r>
      <w:r w:rsidRPr="00E80EFF">
        <w:rPr>
          <w:rFonts w:ascii="Palatino Linotype" w:hAnsi="Palatino Linotype"/>
          <w:noProof/>
          <w:sz w:val="22"/>
        </w:rPr>
        <w:t xml:space="preserve">. </w:t>
      </w:r>
      <w:r w:rsidRPr="00E80EFF">
        <w:rPr>
          <w:rFonts w:ascii="Palatino Linotype" w:hAnsi="Palatino Linotype"/>
          <w:i/>
          <w:iCs/>
          <w:noProof/>
          <w:sz w:val="22"/>
        </w:rPr>
        <w:t>Crit. Rev. Biochem. Mol. Biol.</w:t>
      </w:r>
      <w:r w:rsidRPr="00E80EFF">
        <w:rPr>
          <w:rFonts w:ascii="Palatino Linotype" w:hAnsi="Palatino Linotype"/>
          <w:noProof/>
          <w:sz w:val="22"/>
        </w:rPr>
        <w:t xml:space="preserve"> </w:t>
      </w:r>
      <w:r w:rsidRPr="00E80EFF">
        <w:rPr>
          <w:rFonts w:ascii="Palatino Linotype" w:hAnsi="Palatino Linotype"/>
          <w:b/>
          <w:bCs/>
          <w:noProof/>
          <w:sz w:val="22"/>
        </w:rPr>
        <w:t>42</w:t>
      </w:r>
      <w:r w:rsidRPr="00E80EFF">
        <w:rPr>
          <w:rFonts w:ascii="Palatino Linotype" w:hAnsi="Palatino Linotype"/>
          <w:noProof/>
          <w:sz w:val="22"/>
        </w:rPr>
        <w:t>, 285–311. (doi:10.1080/10409230701507773)</w:t>
      </w:r>
    </w:p>
    <w:p w:rsidR="00E80EFF" w:rsidRPr="00E80EFF" w:rsidRDefault="00E80EFF">
      <w:pPr>
        <w:pStyle w:val="NormalWeb"/>
        <w:ind w:left="640" w:hanging="640"/>
        <w:divId w:val="304162869"/>
        <w:rPr>
          <w:rFonts w:ascii="Palatino Linotype" w:hAnsi="Palatino Linotype"/>
          <w:noProof/>
          <w:sz w:val="22"/>
        </w:rPr>
      </w:pPr>
      <w:r w:rsidRPr="00E80EFF">
        <w:rPr>
          <w:rFonts w:ascii="Palatino Linotype" w:hAnsi="Palatino Linotype"/>
          <w:noProof/>
          <w:sz w:val="22"/>
        </w:rPr>
        <w:lastRenderedPageBreak/>
        <w:t>25.</w:t>
      </w:r>
      <w:r w:rsidRPr="00E80EFF">
        <w:rPr>
          <w:rFonts w:ascii="Palatino Linotype" w:hAnsi="Palatino Linotype"/>
          <w:noProof/>
          <w:sz w:val="22"/>
        </w:rPr>
        <w:tab/>
        <w:t xml:space="preserve">Rodriguez, G. P., Romanova, N. V, Bao, G., Rouf, N. C., Kow, Y. W. &amp; Crouse, G. F. 2012 Mismatch repair-dependent mutagenesis in nondividing cells. </w:t>
      </w:r>
      <w:r w:rsidRPr="00E80EFF">
        <w:rPr>
          <w:rFonts w:ascii="Palatino Linotype" w:hAnsi="Palatino Linotype"/>
          <w:i/>
          <w:iCs/>
          <w:noProof/>
          <w:sz w:val="22"/>
        </w:rPr>
        <w:t>Proc. Natl. Acad. Sci.</w:t>
      </w:r>
      <w:r w:rsidRPr="00E80EFF">
        <w:rPr>
          <w:rFonts w:ascii="Palatino Linotype" w:hAnsi="Palatino Linotype"/>
          <w:noProof/>
          <w:sz w:val="22"/>
        </w:rPr>
        <w:t xml:space="preserve"> </w:t>
      </w:r>
      <w:r w:rsidRPr="00E80EFF">
        <w:rPr>
          <w:rFonts w:ascii="Palatino Linotype" w:hAnsi="Palatino Linotype"/>
          <w:b/>
          <w:bCs/>
          <w:noProof/>
          <w:sz w:val="22"/>
        </w:rPr>
        <w:t>109</w:t>
      </w:r>
      <w:r w:rsidRPr="00E80EFF">
        <w:rPr>
          <w:rFonts w:ascii="Palatino Linotype" w:hAnsi="Palatino Linotype"/>
          <w:noProof/>
          <w:sz w:val="22"/>
        </w:rPr>
        <w:t xml:space="preserve">, 6153–8. </w:t>
      </w:r>
    </w:p>
    <w:p w:rsidR="00E80EFF" w:rsidRPr="00E80EFF" w:rsidRDefault="00E80EFF">
      <w:pPr>
        <w:pStyle w:val="NormalWeb"/>
        <w:ind w:left="640" w:hanging="640"/>
        <w:divId w:val="304162869"/>
        <w:rPr>
          <w:rFonts w:ascii="Palatino Linotype" w:hAnsi="Palatino Linotype"/>
          <w:noProof/>
          <w:sz w:val="22"/>
        </w:rPr>
      </w:pPr>
      <w:r w:rsidRPr="00E80EFF">
        <w:rPr>
          <w:rFonts w:ascii="Palatino Linotype" w:hAnsi="Palatino Linotype"/>
          <w:noProof/>
          <w:sz w:val="22"/>
        </w:rPr>
        <w:t>26.</w:t>
      </w:r>
      <w:r w:rsidRPr="00E80EFF">
        <w:rPr>
          <w:rFonts w:ascii="Palatino Linotype" w:hAnsi="Palatino Linotype"/>
          <w:noProof/>
          <w:sz w:val="22"/>
        </w:rPr>
        <w:tab/>
        <w:t xml:space="preserve">Goho, S. &amp; Bell, G. 2000 Mild environmental stress elicits mutations affecting fitness in Chlamydomonas. </w:t>
      </w:r>
      <w:r w:rsidRPr="00E80EFF">
        <w:rPr>
          <w:rFonts w:ascii="Palatino Linotype" w:hAnsi="Palatino Linotype"/>
          <w:i/>
          <w:iCs/>
          <w:noProof/>
          <w:sz w:val="22"/>
        </w:rPr>
        <w:t>Proc. R. Soc. B Biol. Sci.</w:t>
      </w:r>
      <w:r w:rsidRPr="00E80EFF">
        <w:rPr>
          <w:rFonts w:ascii="Palatino Linotype" w:hAnsi="Palatino Linotype"/>
          <w:noProof/>
          <w:sz w:val="22"/>
        </w:rPr>
        <w:t xml:space="preserve"> </w:t>
      </w:r>
      <w:r w:rsidRPr="00E80EFF">
        <w:rPr>
          <w:rFonts w:ascii="Palatino Linotype" w:hAnsi="Palatino Linotype"/>
          <w:b/>
          <w:bCs/>
          <w:noProof/>
          <w:sz w:val="22"/>
        </w:rPr>
        <w:t>267</w:t>
      </w:r>
      <w:r w:rsidRPr="00E80EFF">
        <w:rPr>
          <w:rFonts w:ascii="Palatino Linotype" w:hAnsi="Palatino Linotype"/>
          <w:noProof/>
          <w:sz w:val="22"/>
        </w:rPr>
        <w:t>, 123–9. (doi:10.1098/rspb.2000.0976)</w:t>
      </w:r>
    </w:p>
    <w:p w:rsidR="00E80EFF" w:rsidRPr="00E80EFF" w:rsidRDefault="00E80EFF">
      <w:pPr>
        <w:pStyle w:val="NormalWeb"/>
        <w:ind w:left="640" w:hanging="640"/>
        <w:divId w:val="304162869"/>
        <w:rPr>
          <w:rFonts w:ascii="Palatino Linotype" w:hAnsi="Palatino Linotype"/>
          <w:noProof/>
          <w:sz w:val="22"/>
        </w:rPr>
      </w:pPr>
      <w:r w:rsidRPr="00E80EFF">
        <w:rPr>
          <w:rFonts w:ascii="Palatino Linotype" w:hAnsi="Palatino Linotype"/>
          <w:noProof/>
          <w:sz w:val="22"/>
        </w:rPr>
        <w:t>27.</w:t>
      </w:r>
      <w:r w:rsidRPr="00E80EFF">
        <w:rPr>
          <w:rFonts w:ascii="Palatino Linotype" w:hAnsi="Palatino Linotype"/>
          <w:noProof/>
          <w:sz w:val="22"/>
        </w:rPr>
        <w:tab/>
        <w:t xml:space="preserve">Matsuba, C., Ostrow, D. G., Salomon, M. P., Tolani, A. &amp; Baer, C. F. 2012 Temperature, stress and spontaneous mutation in </w:t>
      </w:r>
      <w:r w:rsidRPr="00E80EFF">
        <w:rPr>
          <w:rFonts w:ascii="Palatino Linotype" w:hAnsi="Palatino Linotype"/>
          <w:i/>
          <w:iCs/>
          <w:noProof/>
          <w:sz w:val="22"/>
        </w:rPr>
        <w:t>Caenorhabditis briggsae</w:t>
      </w:r>
      <w:r w:rsidRPr="00E80EFF">
        <w:rPr>
          <w:rFonts w:ascii="Palatino Linotype" w:hAnsi="Palatino Linotype"/>
          <w:noProof/>
          <w:sz w:val="22"/>
        </w:rPr>
        <w:t xml:space="preserve"> and </w:t>
      </w:r>
      <w:r w:rsidRPr="00E80EFF">
        <w:rPr>
          <w:rFonts w:ascii="Palatino Linotype" w:hAnsi="Palatino Linotype"/>
          <w:i/>
          <w:iCs/>
          <w:noProof/>
          <w:sz w:val="22"/>
        </w:rPr>
        <w:t>Caenorhabditis elegans</w:t>
      </w:r>
      <w:r w:rsidRPr="00E80EFF">
        <w:rPr>
          <w:rFonts w:ascii="Palatino Linotype" w:hAnsi="Palatino Linotype"/>
          <w:noProof/>
          <w:sz w:val="22"/>
        </w:rPr>
        <w:t xml:space="preserve">. </w:t>
      </w:r>
      <w:r w:rsidRPr="00E80EFF">
        <w:rPr>
          <w:rFonts w:ascii="Palatino Linotype" w:hAnsi="Palatino Linotype"/>
          <w:i/>
          <w:iCs/>
          <w:noProof/>
          <w:sz w:val="22"/>
        </w:rPr>
        <w:t>Biol. Lett.</w:t>
      </w:r>
      <w:r w:rsidRPr="00E80EFF">
        <w:rPr>
          <w:rFonts w:ascii="Palatino Linotype" w:hAnsi="Palatino Linotype"/>
          <w:noProof/>
          <w:sz w:val="22"/>
        </w:rPr>
        <w:t xml:space="preserve"> , 8–12. (doi:10.1098/rsbl.2012.0334)</w:t>
      </w:r>
    </w:p>
    <w:p w:rsidR="00E80EFF" w:rsidRPr="00E80EFF" w:rsidRDefault="00E80EFF">
      <w:pPr>
        <w:pStyle w:val="NormalWeb"/>
        <w:ind w:left="640" w:hanging="640"/>
        <w:divId w:val="304162869"/>
        <w:rPr>
          <w:rFonts w:ascii="Palatino Linotype" w:hAnsi="Palatino Linotype"/>
          <w:noProof/>
          <w:sz w:val="22"/>
        </w:rPr>
      </w:pPr>
      <w:r w:rsidRPr="00E80EFF">
        <w:rPr>
          <w:rFonts w:ascii="Palatino Linotype" w:hAnsi="Palatino Linotype"/>
          <w:noProof/>
          <w:sz w:val="22"/>
        </w:rPr>
        <w:t>28.</w:t>
      </w:r>
      <w:r w:rsidRPr="00E80EFF">
        <w:rPr>
          <w:rFonts w:ascii="Palatino Linotype" w:hAnsi="Palatino Linotype"/>
          <w:noProof/>
          <w:sz w:val="22"/>
        </w:rPr>
        <w:tab/>
        <w:t xml:space="preserve">Sharp, N. P. &amp; Agrawal, A. F. 2012 Evidence for elevated mutation rates in low-quality genotypes. </w:t>
      </w:r>
      <w:r w:rsidRPr="00E80EFF">
        <w:rPr>
          <w:rFonts w:ascii="Palatino Linotype" w:hAnsi="Palatino Linotype"/>
          <w:i/>
          <w:iCs/>
          <w:noProof/>
          <w:sz w:val="22"/>
        </w:rPr>
        <w:t>Proc. Natl. Acad. Sci.</w:t>
      </w:r>
      <w:r w:rsidRPr="00E80EFF">
        <w:rPr>
          <w:rFonts w:ascii="Palatino Linotype" w:hAnsi="Palatino Linotype"/>
          <w:noProof/>
          <w:sz w:val="22"/>
        </w:rPr>
        <w:t xml:space="preserve"> </w:t>
      </w:r>
      <w:r w:rsidRPr="00E80EFF">
        <w:rPr>
          <w:rFonts w:ascii="Palatino Linotype" w:hAnsi="Palatino Linotype"/>
          <w:b/>
          <w:bCs/>
          <w:noProof/>
          <w:sz w:val="22"/>
        </w:rPr>
        <w:t>109</w:t>
      </w:r>
      <w:r w:rsidRPr="00E80EFF">
        <w:rPr>
          <w:rFonts w:ascii="Palatino Linotype" w:hAnsi="Palatino Linotype"/>
          <w:noProof/>
          <w:sz w:val="22"/>
        </w:rPr>
        <w:t>, 6142–6. (doi:10.1073/pnas.1118918109)</w:t>
      </w:r>
    </w:p>
    <w:p w:rsidR="00E80EFF" w:rsidRPr="00E80EFF" w:rsidRDefault="00E80EFF">
      <w:pPr>
        <w:pStyle w:val="NormalWeb"/>
        <w:ind w:left="640" w:hanging="640"/>
        <w:divId w:val="304162869"/>
        <w:rPr>
          <w:rFonts w:ascii="Palatino Linotype" w:hAnsi="Palatino Linotype"/>
          <w:noProof/>
          <w:sz w:val="22"/>
        </w:rPr>
      </w:pPr>
      <w:r w:rsidRPr="00E80EFF">
        <w:rPr>
          <w:rFonts w:ascii="Palatino Linotype" w:hAnsi="Palatino Linotype"/>
          <w:noProof/>
          <w:sz w:val="22"/>
        </w:rPr>
        <w:t>29.</w:t>
      </w:r>
      <w:r w:rsidRPr="00E80EFF">
        <w:rPr>
          <w:rFonts w:ascii="Palatino Linotype" w:hAnsi="Palatino Linotype"/>
          <w:noProof/>
          <w:sz w:val="22"/>
        </w:rPr>
        <w:tab/>
        <w:t xml:space="preserve">Bristow, R. G. &amp; Hill, R. P. 2008 Hypoxia and metabolism: Hypoxia, DNA repair and genetic instability. </w:t>
      </w:r>
      <w:r w:rsidRPr="00E80EFF">
        <w:rPr>
          <w:rFonts w:ascii="Palatino Linotype" w:hAnsi="Palatino Linotype"/>
          <w:i/>
          <w:iCs/>
          <w:noProof/>
          <w:sz w:val="22"/>
        </w:rPr>
        <w:t>Nat. Rev. Cancer</w:t>
      </w:r>
      <w:r w:rsidRPr="00E80EFF">
        <w:rPr>
          <w:rFonts w:ascii="Palatino Linotype" w:hAnsi="Palatino Linotype"/>
          <w:noProof/>
          <w:sz w:val="22"/>
        </w:rPr>
        <w:t xml:space="preserve"> </w:t>
      </w:r>
      <w:r w:rsidRPr="00E80EFF">
        <w:rPr>
          <w:rFonts w:ascii="Palatino Linotype" w:hAnsi="Palatino Linotype"/>
          <w:b/>
          <w:bCs/>
          <w:noProof/>
          <w:sz w:val="22"/>
        </w:rPr>
        <w:t>8</w:t>
      </w:r>
      <w:r w:rsidRPr="00E80EFF">
        <w:rPr>
          <w:rFonts w:ascii="Palatino Linotype" w:hAnsi="Palatino Linotype"/>
          <w:noProof/>
          <w:sz w:val="22"/>
        </w:rPr>
        <w:t>, 180–92. (doi:10.1038/nrc2344)</w:t>
      </w:r>
    </w:p>
    <w:p w:rsidR="00E80EFF" w:rsidRPr="00E80EFF" w:rsidRDefault="00E80EFF">
      <w:pPr>
        <w:pStyle w:val="NormalWeb"/>
        <w:ind w:left="640" w:hanging="640"/>
        <w:divId w:val="304162869"/>
        <w:rPr>
          <w:rFonts w:ascii="Palatino Linotype" w:hAnsi="Palatino Linotype"/>
          <w:noProof/>
          <w:sz w:val="22"/>
        </w:rPr>
      </w:pPr>
      <w:r w:rsidRPr="00E80EFF">
        <w:rPr>
          <w:rFonts w:ascii="Palatino Linotype" w:hAnsi="Palatino Linotype"/>
          <w:noProof/>
          <w:sz w:val="22"/>
        </w:rPr>
        <w:t>30.</w:t>
      </w:r>
      <w:r w:rsidRPr="00E80EFF">
        <w:rPr>
          <w:rFonts w:ascii="Palatino Linotype" w:hAnsi="Palatino Linotype"/>
          <w:noProof/>
          <w:sz w:val="22"/>
        </w:rPr>
        <w:tab/>
        <w:t xml:space="preserve">Ponder, R. G., Fonville, N. C. &amp; Rosenberg, S. M. 2005 A switch from high-fidelity to error-prone DNA double-strand break repair underlies stress-induced mutation. </w:t>
      </w:r>
      <w:r w:rsidRPr="00E80EFF">
        <w:rPr>
          <w:rFonts w:ascii="Palatino Linotype" w:hAnsi="Palatino Linotype"/>
          <w:i/>
          <w:iCs/>
          <w:noProof/>
          <w:sz w:val="22"/>
        </w:rPr>
        <w:t>Mol. Cell</w:t>
      </w:r>
      <w:r w:rsidRPr="00E80EFF">
        <w:rPr>
          <w:rFonts w:ascii="Palatino Linotype" w:hAnsi="Palatino Linotype"/>
          <w:noProof/>
          <w:sz w:val="22"/>
        </w:rPr>
        <w:t xml:space="preserve"> </w:t>
      </w:r>
      <w:r w:rsidRPr="00E80EFF">
        <w:rPr>
          <w:rFonts w:ascii="Palatino Linotype" w:hAnsi="Palatino Linotype"/>
          <w:b/>
          <w:bCs/>
          <w:noProof/>
          <w:sz w:val="22"/>
        </w:rPr>
        <w:t>19</w:t>
      </w:r>
      <w:r w:rsidRPr="00E80EFF">
        <w:rPr>
          <w:rFonts w:ascii="Palatino Linotype" w:hAnsi="Palatino Linotype"/>
          <w:noProof/>
          <w:sz w:val="22"/>
        </w:rPr>
        <w:t>, 791–804. (doi:10.1016/j.molcel.2005.07.025)</w:t>
      </w:r>
    </w:p>
    <w:p w:rsidR="00E80EFF" w:rsidRPr="00E80EFF" w:rsidRDefault="00E80EFF">
      <w:pPr>
        <w:pStyle w:val="NormalWeb"/>
        <w:ind w:left="640" w:hanging="640"/>
        <w:divId w:val="304162869"/>
        <w:rPr>
          <w:rFonts w:ascii="Palatino Linotype" w:hAnsi="Palatino Linotype"/>
          <w:noProof/>
          <w:sz w:val="22"/>
        </w:rPr>
      </w:pPr>
      <w:r w:rsidRPr="00E80EFF">
        <w:rPr>
          <w:rFonts w:ascii="Palatino Linotype" w:hAnsi="Palatino Linotype"/>
          <w:noProof/>
          <w:sz w:val="22"/>
        </w:rPr>
        <w:t>31.</w:t>
      </w:r>
      <w:r w:rsidRPr="00E80EFF">
        <w:rPr>
          <w:rFonts w:ascii="Palatino Linotype" w:hAnsi="Palatino Linotype"/>
          <w:noProof/>
          <w:sz w:val="22"/>
        </w:rPr>
        <w:tab/>
        <w:t xml:space="preserve">Debora, B. N., Vidales, L. E., Ramírez, R., Ramírez, M., Robleto, E. A., Yasbin, R. E. &amp; Pedraza-Reyes, M. 2010 Mismatch Repair Modulation of MutY Activity Drives </w:t>
      </w:r>
      <w:r w:rsidRPr="00E80EFF">
        <w:rPr>
          <w:rFonts w:ascii="Palatino Linotype" w:hAnsi="Palatino Linotype"/>
          <w:i/>
          <w:iCs/>
          <w:noProof/>
          <w:sz w:val="22"/>
        </w:rPr>
        <w:t>Bacillus subtilis</w:t>
      </w:r>
      <w:r w:rsidRPr="00E80EFF">
        <w:rPr>
          <w:rFonts w:ascii="Palatino Linotype" w:hAnsi="Palatino Linotype"/>
          <w:noProof/>
          <w:sz w:val="22"/>
        </w:rPr>
        <w:t xml:space="preserve"> Stationary-Phase Mutagenesis. </w:t>
      </w:r>
      <w:r w:rsidRPr="00E80EFF">
        <w:rPr>
          <w:rFonts w:ascii="Palatino Linotype" w:hAnsi="Palatino Linotype"/>
          <w:i/>
          <w:iCs/>
          <w:noProof/>
          <w:sz w:val="22"/>
        </w:rPr>
        <w:t>J. Bacteriol.</w:t>
      </w:r>
      <w:r w:rsidRPr="00E80EFF">
        <w:rPr>
          <w:rFonts w:ascii="Palatino Linotype" w:hAnsi="Palatino Linotype"/>
          <w:noProof/>
          <w:sz w:val="22"/>
        </w:rPr>
        <w:t xml:space="preserve"> </w:t>
      </w:r>
      <w:r w:rsidRPr="00E80EFF">
        <w:rPr>
          <w:rFonts w:ascii="Palatino Linotype" w:hAnsi="Palatino Linotype"/>
          <w:b/>
          <w:bCs/>
          <w:noProof/>
          <w:sz w:val="22"/>
        </w:rPr>
        <w:t>193</w:t>
      </w:r>
      <w:r w:rsidRPr="00E80EFF">
        <w:rPr>
          <w:rFonts w:ascii="Palatino Linotype" w:hAnsi="Palatino Linotype"/>
          <w:noProof/>
          <w:sz w:val="22"/>
        </w:rPr>
        <w:t>, 236–45. (doi:10.1128/JB.00940-10)</w:t>
      </w:r>
    </w:p>
    <w:p w:rsidR="00E80EFF" w:rsidRPr="00E80EFF" w:rsidRDefault="00E80EFF">
      <w:pPr>
        <w:pStyle w:val="NormalWeb"/>
        <w:ind w:left="640" w:hanging="640"/>
        <w:divId w:val="304162869"/>
        <w:rPr>
          <w:rFonts w:ascii="Palatino Linotype" w:hAnsi="Palatino Linotype"/>
          <w:noProof/>
          <w:sz w:val="22"/>
        </w:rPr>
      </w:pPr>
      <w:r w:rsidRPr="00E80EFF">
        <w:rPr>
          <w:rFonts w:ascii="Palatino Linotype" w:hAnsi="Palatino Linotype"/>
          <w:noProof/>
          <w:sz w:val="22"/>
        </w:rPr>
        <w:t>32.</w:t>
      </w:r>
      <w:r w:rsidRPr="00E80EFF">
        <w:rPr>
          <w:rFonts w:ascii="Palatino Linotype" w:hAnsi="Palatino Linotype"/>
          <w:noProof/>
          <w:sz w:val="22"/>
        </w:rPr>
        <w:tab/>
        <w:t xml:space="preserve">Al Mamun, A. A. M. et al. 2012 Identity and function of a large gene network underlying mutagenic repair of DNA breaks. </w:t>
      </w:r>
      <w:r w:rsidRPr="00E80EFF">
        <w:rPr>
          <w:rFonts w:ascii="Palatino Linotype" w:hAnsi="Palatino Linotype"/>
          <w:i/>
          <w:iCs/>
          <w:noProof/>
          <w:sz w:val="22"/>
        </w:rPr>
        <w:t>Science (80-. ).</w:t>
      </w:r>
      <w:r w:rsidRPr="00E80EFF">
        <w:rPr>
          <w:rFonts w:ascii="Palatino Linotype" w:hAnsi="Palatino Linotype"/>
          <w:noProof/>
          <w:sz w:val="22"/>
        </w:rPr>
        <w:t xml:space="preserve"> </w:t>
      </w:r>
      <w:r w:rsidRPr="00E80EFF">
        <w:rPr>
          <w:rFonts w:ascii="Palatino Linotype" w:hAnsi="Palatino Linotype"/>
          <w:b/>
          <w:bCs/>
          <w:noProof/>
          <w:sz w:val="22"/>
        </w:rPr>
        <w:t>338</w:t>
      </w:r>
      <w:r w:rsidRPr="00E80EFF">
        <w:rPr>
          <w:rFonts w:ascii="Palatino Linotype" w:hAnsi="Palatino Linotype"/>
          <w:noProof/>
          <w:sz w:val="22"/>
        </w:rPr>
        <w:t>, 1344–8. (doi:10.1126/science.1226683)</w:t>
      </w:r>
    </w:p>
    <w:p w:rsidR="00E80EFF" w:rsidRPr="00E80EFF" w:rsidRDefault="00E80EFF">
      <w:pPr>
        <w:pStyle w:val="NormalWeb"/>
        <w:ind w:left="640" w:hanging="640"/>
        <w:divId w:val="304162869"/>
        <w:rPr>
          <w:rFonts w:ascii="Palatino Linotype" w:hAnsi="Palatino Linotype"/>
          <w:noProof/>
          <w:sz w:val="22"/>
        </w:rPr>
      </w:pPr>
      <w:r w:rsidRPr="00E80EFF">
        <w:rPr>
          <w:rFonts w:ascii="Palatino Linotype" w:hAnsi="Palatino Linotype"/>
          <w:noProof/>
          <w:sz w:val="22"/>
        </w:rPr>
        <w:t>33.</w:t>
      </w:r>
      <w:r w:rsidRPr="00E80EFF">
        <w:rPr>
          <w:rFonts w:ascii="Palatino Linotype" w:hAnsi="Palatino Linotype"/>
          <w:noProof/>
          <w:sz w:val="22"/>
        </w:rPr>
        <w:tab/>
        <w:t xml:space="preserve">Tenaillon, O., Denamur, E. &amp; Matic, I. 2004 Evolutionary significance of stress-induced mutagenesis in bacteria. </w:t>
      </w:r>
      <w:r w:rsidRPr="00E80EFF">
        <w:rPr>
          <w:rFonts w:ascii="Palatino Linotype" w:hAnsi="Palatino Linotype"/>
          <w:i/>
          <w:iCs/>
          <w:noProof/>
          <w:sz w:val="22"/>
        </w:rPr>
        <w:t>Trends Microbiol.</w:t>
      </w:r>
      <w:r w:rsidRPr="00E80EFF">
        <w:rPr>
          <w:rFonts w:ascii="Palatino Linotype" w:hAnsi="Palatino Linotype"/>
          <w:noProof/>
          <w:sz w:val="22"/>
        </w:rPr>
        <w:t xml:space="preserve"> </w:t>
      </w:r>
      <w:r w:rsidRPr="00E80EFF">
        <w:rPr>
          <w:rFonts w:ascii="Palatino Linotype" w:hAnsi="Palatino Linotype"/>
          <w:b/>
          <w:bCs/>
          <w:noProof/>
          <w:sz w:val="22"/>
        </w:rPr>
        <w:t>12</w:t>
      </w:r>
      <w:r w:rsidRPr="00E80EFF">
        <w:rPr>
          <w:rFonts w:ascii="Palatino Linotype" w:hAnsi="Palatino Linotype"/>
          <w:noProof/>
          <w:sz w:val="22"/>
        </w:rPr>
        <w:t>, 264–70. (doi:10.1016/j.tim.2004.04.002)</w:t>
      </w:r>
    </w:p>
    <w:p w:rsidR="00E80EFF" w:rsidRPr="00E80EFF" w:rsidRDefault="00E80EFF">
      <w:pPr>
        <w:pStyle w:val="NormalWeb"/>
        <w:ind w:left="640" w:hanging="640"/>
        <w:divId w:val="304162869"/>
        <w:rPr>
          <w:rFonts w:ascii="Palatino Linotype" w:hAnsi="Palatino Linotype"/>
          <w:noProof/>
          <w:sz w:val="22"/>
        </w:rPr>
      </w:pPr>
      <w:r w:rsidRPr="00E80EFF">
        <w:rPr>
          <w:rFonts w:ascii="Palatino Linotype" w:hAnsi="Palatino Linotype"/>
          <w:noProof/>
          <w:sz w:val="22"/>
        </w:rPr>
        <w:t>34.</w:t>
      </w:r>
      <w:r w:rsidRPr="00E80EFF">
        <w:rPr>
          <w:rFonts w:ascii="Palatino Linotype" w:hAnsi="Palatino Linotype"/>
          <w:noProof/>
          <w:sz w:val="22"/>
        </w:rPr>
        <w:tab/>
        <w:t xml:space="preserve">Cirz, R. T. &amp; Romesberg, F. E. 2007 Controlling mutation: intervening in evolution as a therapeutic strategy. </w:t>
      </w:r>
      <w:r w:rsidRPr="00E80EFF">
        <w:rPr>
          <w:rFonts w:ascii="Palatino Linotype" w:hAnsi="Palatino Linotype"/>
          <w:i/>
          <w:iCs/>
          <w:noProof/>
          <w:sz w:val="22"/>
        </w:rPr>
        <w:t>Crit. Rev. Biochem. Mol. Biol.</w:t>
      </w:r>
      <w:r w:rsidRPr="00E80EFF">
        <w:rPr>
          <w:rFonts w:ascii="Palatino Linotype" w:hAnsi="Palatino Linotype"/>
          <w:noProof/>
          <w:sz w:val="22"/>
        </w:rPr>
        <w:t xml:space="preserve"> </w:t>
      </w:r>
      <w:r w:rsidRPr="00E80EFF">
        <w:rPr>
          <w:rFonts w:ascii="Palatino Linotype" w:hAnsi="Palatino Linotype"/>
          <w:b/>
          <w:bCs/>
          <w:noProof/>
          <w:sz w:val="22"/>
        </w:rPr>
        <w:t>42</w:t>
      </w:r>
      <w:r w:rsidRPr="00E80EFF">
        <w:rPr>
          <w:rFonts w:ascii="Palatino Linotype" w:hAnsi="Palatino Linotype"/>
          <w:noProof/>
          <w:sz w:val="22"/>
        </w:rPr>
        <w:t>, 341–54. (doi:10.1080/10409230701597741)</w:t>
      </w:r>
    </w:p>
    <w:p w:rsidR="00E80EFF" w:rsidRPr="00E80EFF" w:rsidRDefault="00E80EFF">
      <w:pPr>
        <w:pStyle w:val="NormalWeb"/>
        <w:ind w:left="640" w:hanging="640"/>
        <w:divId w:val="304162869"/>
        <w:rPr>
          <w:rFonts w:ascii="Palatino Linotype" w:hAnsi="Palatino Linotype"/>
          <w:noProof/>
          <w:sz w:val="22"/>
        </w:rPr>
      </w:pPr>
      <w:r w:rsidRPr="00E80EFF">
        <w:rPr>
          <w:rFonts w:ascii="Palatino Linotype" w:hAnsi="Palatino Linotype"/>
          <w:noProof/>
          <w:sz w:val="22"/>
        </w:rPr>
        <w:t>35.</w:t>
      </w:r>
      <w:r w:rsidRPr="00E80EFF">
        <w:rPr>
          <w:rFonts w:ascii="Palatino Linotype" w:hAnsi="Palatino Linotype"/>
          <w:noProof/>
          <w:sz w:val="22"/>
        </w:rPr>
        <w:tab/>
        <w:t xml:space="preserve">Agrawal, A. F. 2002 Genetic loads under fitness-dependent mutation rates. </w:t>
      </w:r>
      <w:r w:rsidRPr="00E80EFF">
        <w:rPr>
          <w:rFonts w:ascii="Palatino Linotype" w:hAnsi="Palatino Linotype"/>
          <w:i/>
          <w:iCs/>
          <w:noProof/>
          <w:sz w:val="22"/>
        </w:rPr>
        <w:t>J. Evol. Biol.</w:t>
      </w:r>
      <w:r w:rsidRPr="00E80EFF">
        <w:rPr>
          <w:rFonts w:ascii="Palatino Linotype" w:hAnsi="Palatino Linotype"/>
          <w:noProof/>
          <w:sz w:val="22"/>
        </w:rPr>
        <w:t xml:space="preserve"> </w:t>
      </w:r>
      <w:r w:rsidRPr="00E80EFF">
        <w:rPr>
          <w:rFonts w:ascii="Palatino Linotype" w:hAnsi="Palatino Linotype"/>
          <w:b/>
          <w:bCs/>
          <w:noProof/>
          <w:sz w:val="22"/>
        </w:rPr>
        <w:t>15</w:t>
      </w:r>
      <w:r w:rsidRPr="00E80EFF">
        <w:rPr>
          <w:rFonts w:ascii="Palatino Linotype" w:hAnsi="Palatino Linotype"/>
          <w:noProof/>
          <w:sz w:val="22"/>
        </w:rPr>
        <w:t>, 1004–1010. (doi:10.1046/j.1420-9101.2002.00464.x)</w:t>
      </w:r>
    </w:p>
    <w:p w:rsidR="00E80EFF" w:rsidRPr="00E80EFF" w:rsidRDefault="00E80EFF">
      <w:pPr>
        <w:pStyle w:val="NormalWeb"/>
        <w:ind w:left="640" w:hanging="640"/>
        <w:divId w:val="304162869"/>
        <w:rPr>
          <w:rFonts w:ascii="Palatino Linotype" w:hAnsi="Palatino Linotype"/>
          <w:noProof/>
          <w:sz w:val="22"/>
        </w:rPr>
      </w:pPr>
      <w:r w:rsidRPr="00E80EFF">
        <w:rPr>
          <w:rFonts w:ascii="Palatino Linotype" w:hAnsi="Palatino Linotype"/>
          <w:noProof/>
          <w:sz w:val="22"/>
        </w:rPr>
        <w:t>36.</w:t>
      </w:r>
      <w:r w:rsidRPr="00E80EFF">
        <w:rPr>
          <w:rFonts w:ascii="Palatino Linotype" w:hAnsi="Palatino Linotype"/>
          <w:noProof/>
          <w:sz w:val="22"/>
        </w:rPr>
        <w:tab/>
        <w:t xml:space="preserve">Shaw, F. H. &amp; Baer, C. F. 2011 Fitness-dependent mutation rates in finite populations. </w:t>
      </w:r>
      <w:r w:rsidRPr="00E80EFF">
        <w:rPr>
          <w:rFonts w:ascii="Palatino Linotype" w:hAnsi="Palatino Linotype"/>
          <w:i/>
          <w:iCs/>
          <w:noProof/>
          <w:sz w:val="22"/>
        </w:rPr>
        <w:t>J. Evol. Biol.</w:t>
      </w:r>
      <w:r w:rsidRPr="00E80EFF">
        <w:rPr>
          <w:rFonts w:ascii="Palatino Linotype" w:hAnsi="Palatino Linotype"/>
          <w:noProof/>
          <w:sz w:val="22"/>
        </w:rPr>
        <w:t xml:space="preserve"> </w:t>
      </w:r>
      <w:r w:rsidRPr="00E80EFF">
        <w:rPr>
          <w:rFonts w:ascii="Palatino Linotype" w:hAnsi="Palatino Linotype"/>
          <w:b/>
          <w:bCs/>
          <w:noProof/>
          <w:sz w:val="22"/>
        </w:rPr>
        <w:t>24</w:t>
      </w:r>
      <w:r w:rsidRPr="00E80EFF">
        <w:rPr>
          <w:rFonts w:ascii="Palatino Linotype" w:hAnsi="Palatino Linotype"/>
          <w:noProof/>
          <w:sz w:val="22"/>
        </w:rPr>
        <w:t>, 1677–84. (doi:10.1111/j.1420-9101.2011.02320.x)</w:t>
      </w:r>
    </w:p>
    <w:p w:rsidR="00E80EFF" w:rsidRPr="00E80EFF" w:rsidRDefault="00E80EFF">
      <w:pPr>
        <w:pStyle w:val="NormalWeb"/>
        <w:ind w:left="640" w:hanging="640"/>
        <w:divId w:val="304162869"/>
        <w:rPr>
          <w:rFonts w:ascii="Palatino Linotype" w:hAnsi="Palatino Linotype"/>
          <w:noProof/>
          <w:sz w:val="22"/>
        </w:rPr>
      </w:pPr>
      <w:r w:rsidRPr="00E80EFF">
        <w:rPr>
          <w:rFonts w:ascii="Palatino Linotype" w:hAnsi="Palatino Linotype"/>
          <w:noProof/>
          <w:sz w:val="22"/>
        </w:rPr>
        <w:lastRenderedPageBreak/>
        <w:t>37.</w:t>
      </w:r>
      <w:r w:rsidRPr="00E80EFF">
        <w:rPr>
          <w:rFonts w:ascii="Palatino Linotype" w:hAnsi="Palatino Linotype"/>
          <w:noProof/>
          <w:sz w:val="22"/>
        </w:rPr>
        <w:tab/>
        <w:t xml:space="preserve">Ram, Y. &amp; Hadany, L. 2012 The evolution of stress-induced hypermutation in asexual populations. </w:t>
      </w:r>
      <w:r w:rsidRPr="00E80EFF">
        <w:rPr>
          <w:rFonts w:ascii="Palatino Linotype" w:hAnsi="Palatino Linotype"/>
          <w:i/>
          <w:iCs/>
          <w:noProof/>
          <w:sz w:val="22"/>
        </w:rPr>
        <w:t>Evolution</w:t>
      </w:r>
      <w:r w:rsidRPr="00E80EFF">
        <w:rPr>
          <w:rFonts w:ascii="Palatino Linotype" w:hAnsi="Palatino Linotype"/>
          <w:noProof/>
          <w:sz w:val="22"/>
        </w:rPr>
        <w:t xml:space="preserve"> </w:t>
      </w:r>
      <w:r w:rsidRPr="00E80EFF">
        <w:rPr>
          <w:rFonts w:ascii="Palatino Linotype" w:hAnsi="Palatino Linotype"/>
          <w:b/>
          <w:bCs/>
          <w:noProof/>
          <w:sz w:val="22"/>
        </w:rPr>
        <w:t>66</w:t>
      </w:r>
      <w:r w:rsidRPr="00E80EFF">
        <w:rPr>
          <w:rFonts w:ascii="Palatino Linotype" w:hAnsi="Palatino Linotype"/>
          <w:noProof/>
          <w:sz w:val="22"/>
        </w:rPr>
        <w:t>, 2315–28. (doi:10.1111/j.1558-5646.2012.01576.x)</w:t>
      </w:r>
    </w:p>
    <w:p w:rsidR="00E80EFF" w:rsidRPr="00E80EFF" w:rsidRDefault="00E80EFF">
      <w:pPr>
        <w:pStyle w:val="NormalWeb"/>
        <w:ind w:left="640" w:hanging="640"/>
        <w:divId w:val="304162869"/>
        <w:rPr>
          <w:rFonts w:ascii="Palatino Linotype" w:hAnsi="Palatino Linotype"/>
          <w:noProof/>
          <w:sz w:val="22"/>
        </w:rPr>
      </w:pPr>
      <w:r w:rsidRPr="00E80EFF">
        <w:rPr>
          <w:rFonts w:ascii="Palatino Linotype" w:hAnsi="Palatino Linotype"/>
          <w:noProof/>
          <w:sz w:val="22"/>
        </w:rPr>
        <w:t>38.</w:t>
      </w:r>
      <w:r w:rsidRPr="00E80EFF">
        <w:rPr>
          <w:rFonts w:ascii="Palatino Linotype" w:hAnsi="Palatino Linotype"/>
          <w:noProof/>
          <w:sz w:val="22"/>
        </w:rPr>
        <w:tab/>
        <w:t xml:space="preserve">Wright, S. 1931 Evolution in Mendelian Populations. </w:t>
      </w:r>
      <w:r w:rsidRPr="00E80EFF">
        <w:rPr>
          <w:rFonts w:ascii="Palatino Linotype" w:hAnsi="Palatino Linotype"/>
          <w:i/>
          <w:iCs/>
          <w:noProof/>
          <w:sz w:val="22"/>
        </w:rPr>
        <w:t>Genetics</w:t>
      </w:r>
      <w:r w:rsidRPr="00E80EFF">
        <w:rPr>
          <w:rFonts w:ascii="Palatino Linotype" w:hAnsi="Palatino Linotype"/>
          <w:noProof/>
          <w:sz w:val="22"/>
        </w:rPr>
        <w:t xml:space="preserve"> </w:t>
      </w:r>
      <w:r w:rsidRPr="00E80EFF">
        <w:rPr>
          <w:rFonts w:ascii="Palatino Linotype" w:hAnsi="Palatino Linotype"/>
          <w:b/>
          <w:bCs/>
          <w:noProof/>
          <w:sz w:val="22"/>
        </w:rPr>
        <w:t>16</w:t>
      </w:r>
      <w:r w:rsidRPr="00E80EFF">
        <w:rPr>
          <w:rFonts w:ascii="Palatino Linotype" w:hAnsi="Palatino Linotype"/>
          <w:noProof/>
          <w:sz w:val="22"/>
        </w:rPr>
        <w:t xml:space="preserve">, 97–159. </w:t>
      </w:r>
    </w:p>
    <w:p w:rsidR="00E80EFF" w:rsidRPr="00E80EFF" w:rsidRDefault="00E80EFF">
      <w:pPr>
        <w:pStyle w:val="NormalWeb"/>
        <w:ind w:left="640" w:hanging="640"/>
        <w:divId w:val="304162869"/>
        <w:rPr>
          <w:rFonts w:ascii="Palatino Linotype" w:hAnsi="Palatino Linotype"/>
          <w:noProof/>
          <w:sz w:val="22"/>
        </w:rPr>
      </w:pPr>
      <w:r w:rsidRPr="00E80EFF">
        <w:rPr>
          <w:rFonts w:ascii="Palatino Linotype" w:hAnsi="Palatino Linotype"/>
          <w:noProof/>
          <w:sz w:val="22"/>
        </w:rPr>
        <w:t>39.</w:t>
      </w:r>
      <w:r w:rsidRPr="00E80EFF">
        <w:rPr>
          <w:rFonts w:ascii="Palatino Linotype" w:hAnsi="Palatino Linotype"/>
          <w:noProof/>
          <w:sz w:val="22"/>
        </w:rPr>
        <w:tab/>
        <w:t xml:space="preserve">Wright, S. 1988 Surfaces of selective value revisited. </w:t>
      </w:r>
      <w:r w:rsidRPr="00E80EFF">
        <w:rPr>
          <w:rFonts w:ascii="Palatino Linotype" w:hAnsi="Palatino Linotype"/>
          <w:i/>
          <w:iCs/>
          <w:noProof/>
          <w:sz w:val="22"/>
        </w:rPr>
        <w:t>Am. Nat.</w:t>
      </w:r>
      <w:r w:rsidRPr="00E80EFF">
        <w:rPr>
          <w:rFonts w:ascii="Palatino Linotype" w:hAnsi="Palatino Linotype"/>
          <w:noProof/>
          <w:sz w:val="22"/>
        </w:rPr>
        <w:t xml:space="preserve"> </w:t>
      </w:r>
      <w:r w:rsidRPr="00E80EFF">
        <w:rPr>
          <w:rFonts w:ascii="Palatino Linotype" w:hAnsi="Palatino Linotype"/>
          <w:b/>
          <w:bCs/>
          <w:noProof/>
          <w:sz w:val="22"/>
        </w:rPr>
        <w:t>131</w:t>
      </w:r>
      <w:r w:rsidRPr="00E80EFF">
        <w:rPr>
          <w:rFonts w:ascii="Palatino Linotype" w:hAnsi="Palatino Linotype"/>
          <w:noProof/>
          <w:sz w:val="22"/>
        </w:rPr>
        <w:t>, 115–123. (doi:10.1086/284777)</w:t>
      </w:r>
    </w:p>
    <w:p w:rsidR="00E80EFF" w:rsidRPr="00E80EFF" w:rsidRDefault="00E80EFF">
      <w:pPr>
        <w:pStyle w:val="NormalWeb"/>
        <w:ind w:left="640" w:hanging="640"/>
        <w:divId w:val="304162869"/>
        <w:rPr>
          <w:rFonts w:ascii="Palatino Linotype" w:hAnsi="Palatino Linotype"/>
          <w:noProof/>
          <w:sz w:val="22"/>
        </w:rPr>
      </w:pPr>
      <w:r w:rsidRPr="00E80EFF">
        <w:rPr>
          <w:rFonts w:ascii="Palatino Linotype" w:hAnsi="Palatino Linotype"/>
          <w:noProof/>
          <w:sz w:val="22"/>
        </w:rPr>
        <w:t>40.</w:t>
      </w:r>
      <w:r w:rsidRPr="00E80EFF">
        <w:rPr>
          <w:rFonts w:ascii="Palatino Linotype" w:hAnsi="Palatino Linotype"/>
          <w:noProof/>
          <w:sz w:val="22"/>
        </w:rPr>
        <w:tab/>
        <w:t xml:space="preserve">Crow, J. F., Engels, W. R. &amp; Denniston, C. 1990 Phase Three of Wright’s Shifting-Balance Theory. </w:t>
      </w:r>
      <w:r w:rsidRPr="00E80EFF">
        <w:rPr>
          <w:rFonts w:ascii="Palatino Linotype" w:hAnsi="Palatino Linotype"/>
          <w:i/>
          <w:iCs/>
          <w:noProof/>
          <w:sz w:val="22"/>
        </w:rPr>
        <w:t>Evolution</w:t>
      </w:r>
      <w:r w:rsidRPr="00E80EFF">
        <w:rPr>
          <w:rFonts w:ascii="Palatino Linotype" w:hAnsi="Palatino Linotype"/>
          <w:noProof/>
          <w:sz w:val="22"/>
        </w:rPr>
        <w:t xml:space="preserve"> </w:t>
      </w:r>
      <w:r w:rsidRPr="00E80EFF">
        <w:rPr>
          <w:rFonts w:ascii="Palatino Linotype" w:hAnsi="Palatino Linotype"/>
          <w:b/>
          <w:bCs/>
          <w:noProof/>
          <w:sz w:val="22"/>
        </w:rPr>
        <w:t>44</w:t>
      </w:r>
      <w:r w:rsidRPr="00E80EFF">
        <w:rPr>
          <w:rFonts w:ascii="Palatino Linotype" w:hAnsi="Palatino Linotype"/>
          <w:noProof/>
          <w:sz w:val="22"/>
        </w:rPr>
        <w:t>, 233. (doi:10.2307/2409403)</w:t>
      </w:r>
    </w:p>
    <w:p w:rsidR="00E80EFF" w:rsidRPr="00E80EFF" w:rsidRDefault="00E80EFF">
      <w:pPr>
        <w:pStyle w:val="NormalWeb"/>
        <w:ind w:left="640" w:hanging="640"/>
        <w:divId w:val="304162869"/>
        <w:rPr>
          <w:rFonts w:ascii="Palatino Linotype" w:hAnsi="Palatino Linotype"/>
          <w:noProof/>
          <w:sz w:val="22"/>
        </w:rPr>
      </w:pPr>
      <w:r w:rsidRPr="00E80EFF">
        <w:rPr>
          <w:rFonts w:ascii="Palatino Linotype" w:hAnsi="Palatino Linotype"/>
          <w:noProof/>
          <w:sz w:val="22"/>
        </w:rPr>
        <w:t>41.</w:t>
      </w:r>
      <w:r w:rsidRPr="00E80EFF">
        <w:rPr>
          <w:rFonts w:ascii="Palatino Linotype" w:hAnsi="Palatino Linotype"/>
          <w:noProof/>
          <w:sz w:val="22"/>
        </w:rPr>
        <w:tab/>
        <w:t xml:space="preserve">Wade, M. J. &amp; Goodnight, C. J. 1991 Wright’s shifting balance theory: an experimental study. </w:t>
      </w:r>
      <w:r w:rsidRPr="00E80EFF">
        <w:rPr>
          <w:rFonts w:ascii="Palatino Linotype" w:hAnsi="Palatino Linotype"/>
          <w:i/>
          <w:iCs/>
          <w:noProof/>
          <w:sz w:val="22"/>
        </w:rPr>
        <w:t>Science (80-. ).</w:t>
      </w:r>
      <w:r w:rsidRPr="00E80EFF">
        <w:rPr>
          <w:rFonts w:ascii="Palatino Linotype" w:hAnsi="Palatino Linotype"/>
          <w:noProof/>
          <w:sz w:val="22"/>
        </w:rPr>
        <w:t xml:space="preserve"> </w:t>
      </w:r>
      <w:r w:rsidRPr="00E80EFF">
        <w:rPr>
          <w:rFonts w:ascii="Palatino Linotype" w:hAnsi="Palatino Linotype"/>
          <w:b/>
          <w:bCs/>
          <w:noProof/>
          <w:sz w:val="22"/>
        </w:rPr>
        <w:t>253</w:t>
      </w:r>
      <w:r w:rsidRPr="00E80EFF">
        <w:rPr>
          <w:rFonts w:ascii="Palatino Linotype" w:hAnsi="Palatino Linotype"/>
          <w:noProof/>
          <w:sz w:val="22"/>
        </w:rPr>
        <w:t>, 1015–8. (doi:10.1126/science.1887214)</w:t>
      </w:r>
    </w:p>
    <w:p w:rsidR="00E80EFF" w:rsidRPr="00E80EFF" w:rsidRDefault="00E80EFF">
      <w:pPr>
        <w:pStyle w:val="NormalWeb"/>
        <w:ind w:left="640" w:hanging="640"/>
        <w:divId w:val="304162869"/>
        <w:rPr>
          <w:rFonts w:ascii="Palatino Linotype" w:hAnsi="Palatino Linotype"/>
          <w:noProof/>
          <w:sz w:val="22"/>
        </w:rPr>
      </w:pPr>
      <w:r w:rsidRPr="00E80EFF">
        <w:rPr>
          <w:rFonts w:ascii="Palatino Linotype" w:hAnsi="Palatino Linotype"/>
          <w:noProof/>
          <w:sz w:val="22"/>
        </w:rPr>
        <w:t>42.</w:t>
      </w:r>
      <w:r w:rsidRPr="00E80EFF">
        <w:rPr>
          <w:rFonts w:ascii="Palatino Linotype" w:hAnsi="Palatino Linotype"/>
          <w:noProof/>
          <w:sz w:val="22"/>
        </w:rPr>
        <w:tab/>
        <w:t xml:space="preserve">Peck, S. L., Ellner, S. P. &amp; Gould, F. 2000 Varying migration and deme size and the feasibility of the shifting balance. </w:t>
      </w:r>
      <w:r w:rsidRPr="00E80EFF">
        <w:rPr>
          <w:rFonts w:ascii="Palatino Linotype" w:hAnsi="Palatino Linotype"/>
          <w:i/>
          <w:iCs/>
          <w:noProof/>
          <w:sz w:val="22"/>
        </w:rPr>
        <w:t>Evolution</w:t>
      </w:r>
      <w:r w:rsidRPr="00E80EFF">
        <w:rPr>
          <w:rFonts w:ascii="Palatino Linotype" w:hAnsi="Palatino Linotype"/>
          <w:noProof/>
          <w:sz w:val="22"/>
        </w:rPr>
        <w:t xml:space="preserve"> </w:t>
      </w:r>
      <w:r w:rsidRPr="00E80EFF">
        <w:rPr>
          <w:rFonts w:ascii="Palatino Linotype" w:hAnsi="Palatino Linotype"/>
          <w:b/>
          <w:bCs/>
          <w:noProof/>
          <w:sz w:val="22"/>
        </w:rPr>
        <w:t>54</w:t>
      </w:r>
      <w:r w:rsidRPr="00E80EFF">
        <w:rPr>
          <w:rFonts w:ascii="Palatino Linotype" w:hAnsi="Palatino Linotype"/>
          <w:noProof/>
          <w:sz w:val="22"/>
        </w:rPr>
        <w:t>, 324–7. (doi:10.1111/j.0014-3820.2000.tb00035.x)</w:t>
      </w:r>
    </w:p>
    <w:p w:rsidR="00E80EFF" w:rsidRPr="00E80EFF" w:rsidRDefault="00E80EFF">
      <w:pPr>
        <w:pStyle w:val="NormalWeb"/>
        <w:ind w:left="640" w:hanging="640"/>
        <w:divId w:val="304162869"/>
        <w:rPr>
          <w:rFonts w:ascii="Palatino Linotype" w:hAnsi="Palatino Linotype"/>
          <w:noProof/>
          <w:sz w:val="22"/>
        </w:rPr>
      </w:pPr>
      <w:r w:rsidRPr="00E80EFF">
        <w:rPr>
          <w:rFonts w:ascii="Palatino Linotype" w:hAnsi="Palatino Linotype"/>
          <w:noProof/>
          <w:sz w:val="22"/>
        </w:rPr>
        <w:t>43.</w:t>
      </w:r>
      <w:r w:rsidRPr="00E80EFF">
        <w:rPr>
          <w:rFonts w:ascii="Palatino Linotype" w:hAnsi="Palatino Linotype"/>
          <w:noProof/>
          <w:sz w:val="22"/>
        </w:rPr>
        <w:tab/>
        <w:t xml:space="preserve">Moore, F. B.-G. &amp; Tonsor, S. J. 1994 A Simulation of Wright’s Shifting-Balance Process: Migration and the Three Phases. </w:t>
      </w:r>
      <w:r w:rsidRPr="00E80EFF">
        <w:rPr>
          <w:rFonts w:ascii="Palatino Linotype" w:hAnsi="Palatino Linotype"/>
          <w:i/>
          <w:iCs/>
          <w:noProof/>
          <w:sz w:val="22"/>
        </w:rPr>
        <w:t>Evolution</w:t>
      </w:r>
      <w:r w:rsidRPr="00E80EFF">
        <w:rPr>
          <w:rFonts w:ascii="Palatino Linotype" w:hAnsi="Palatino Linotype"/>
          <w:noProof/>
          <w:sz w:val="22"/>
        </w:rPr>
        <w:t xml:space="preserve"> </w:t>
      </w:r>
      <w:r w:rsidRPr="00E80EFF">
        <w:rPr>
          <w:rFonts w:ascii="Palatino Linotype" w:hAnsi="Palatino Linotype"/>
          <w:b/>
          <w:bCs/>
          <w:noProof/>
          <w:sz w:val="22"/>
        </w:rPr>
        <w:t>48</w:t>
      </w:r>
      <w:r w:rsidRPr="00E80EFF">
        <w:rPr>
          <w:rFonts w:ascii="Palatino Linotype" w:hAnsi="Palatino Linotype"/>
          <w:noProof/>
          <w:sz w:val="22"/>
        </w:rPr>
        <w:t>, 69. (doi:10.2307/2410004)</w:t>
      </w:r>
    </w:p>
    <w:p w:rsidR="00E80EFF" w:rsidRPr="00E80EFF" w:rsidRDefault="00E80EFF">
      <w:pPr>
        <w:pStyle w:val="NormalWeb"/>
        <w:ind w:left="640" w:hanging="640"/>
        <w:divId w:val="304162869"/>
        <w:rPr>
          <w:rFonts w:ascii="Palatino Linotype" w:hAnsi="Palatino Linotype"/>
          <w:noProof/>
          <w:sz w:val="22"/>
        </w:rPr>
      </w:pPr>
      <w:r w:rsidRPr="00E80EFF">
        <w:rPr>
          <w:rFonts w:ascii="Palatino Linotype" w:hAnsi="Palatino Linotype"/>
          <w:noProof/>
          <w:sz w:val="22"/>
        </w:rPr>
        <w:t>44.</w:t>
      </w:r>
      <w:r w:rsidRPr="00E80EFF">
        <w:rPr>
          <w:rFonts w:ascii="Palatino Linotype" w:hAnsi="Palatino Linotype"/>
          <w:noProof/>
          <w:sz w:val="22"/>
        </w:rPr>
        <w:tab/>
        <w:t xml:space="preserve">Gavrilets, S. 1996 On phase three of the shifting-balance theory. </w:t>
      </w:r>
      <w:r w:rsidRPr="00E80EFF">
        <w:rPr>
          <w:rFonts w:ascii="Palatino Linotype" w:hAnsi="Palatino Linotype"/>
          <w:i/>
          <w:iCs/>
          <w:noProof/>
          <w:sz w:val="22"/>
        </w:rPr>
        <w:t>Evolution</w:t>
      </w:r>
      <w:r w:rsidRPr="00E80EFF">
        <w:rPr>
          <w:rFonts w:ascii="Palatino Linotype" w:hAnsi="Palatino Linotype"/>
          <w:noProof/>
          <w:sz w:val="22"/>
        </w:rPr>
        <w:t xml:space="preserve"> </w:t>
      </w:r>
      <w:r w:rsidRPr="00E80EFF">
        <w:rPr>
          <w:rFonts w:ascii="Palatino Linotype" w:hAnsi="Palatino Linotype"/>
          <w:b/>
          <w:bCs/>
          <w:noProof/>
          <w:sz w:val="22"/>
        </w:rPr>
        <w:t>50</w:t>
      </w:r>
      <w:r w:rsidRPr="00E80EFF">
        <w:rPr>
          <w:rFonts w:ascii="Palatino Linotype" w:hAnsi="Palatino Linotype"/>
          <w:noProof/>
          <w:sz w:val="22"/>
        </w:rPr>
        <w:t>, 1034–1041. (doi:10.2307/2410644)</w:t>
      </w:r>
    </w:p>
    <w:p w:rsidR="00E80EFF" w:rsidRPr="00E80EFF" w:rsidRDefault="00E80EFF">
      <w:pPr>
        <w:pStyle w:val="NormalWeb"/>
        <w:ind w:left="640" w:hanging="640"/>
        <w:divId w:val="304162869"/>
        <w:rPr>
          <w:rFonts w:ascii="Palatino Linotype" w:hAnsi="Palatino Linotype"/>
          <w:noProof/>
          <w:sz w:val="22"/>
        </w:rPr>
      </w:pPr>
      <w:r w:rsidRPr="00E80EFF">
        <w:rPr>
          <w:rFonts w:ascii="Palatino Linotype" w:hAnsi="Palatino Linotype"/>
          <w:noProof/>
          <w:sz w:val="22"/>
        </w:rPr>
        <w:t>45.</w:t>
      </w:r>
      <w:r w:rsidRPr="00E80EFF">
        <w:rPr>
          <w:rFonts w:ascii="Palatino Linotype" w:hAnsi="Palatino Linotype"/>
          <w:noProof/>
          <w:sz w:val="22"/>
        </w:rPr>
        <w:tab/>
        <w:t xml:space="preserve">Coyne, J. A., Barton, N. H. &amp; Turelli, M. 2000 Is Wright’s shifting balance process important in evolution? </w:t>
      </w:r>
      <w:r w:rsidRPr="00E80EFF">
        <w:rPr>
          <w:rFonts w:ascii="Palatino Linotype" w:hAnsi="Palatino Linotype"/>
          <w:i/>
          <w:iCs/>
          <w:noProof/>
          <w:sz w:val="22"/>
        </w:rPr>
        <w:t>Evolution</w:t>
      </w:r>
      <w:r w:rsidRPr="00E80EFF">
        <w:rPr>
          <w:rFonts w:ascii="Palatino Linotype" w:hAnsi="Palatino Linotype"/>
          <w:noProof/>
          <w:sz w:val="22"/>
        </w:rPr>
        <w:t xml:space="preserve"> </w:t>
      </w:r>
      <w:r w:rsidRPr="00E80EFF">
        <w:rPr>
          <w:rFonts w:ascii="Palatino Linotype" w:hAnsi="Palatino Linotype"/>
          <w:b/>
          <w:bCs/>
          <w:noProof/>
          <w:sz w:val="22"/>
        </w:rPr>
        <w:t>54</w:t>
      </w:r>
      <w:r w:rsidRPr="00E80EFF">
        <w:rPr>
          <w:rFonts w:ascii="Palatino Linotype" w:hAnsi="Palatino Linotype"/>
          <w:noProof/>
          <w:sz w:val="22"/>
        </w:rPr>
        <w:t>, 306–317. (doi:10.1111/j.0014-3820.2000.tb00033.x)</w:t>
      </w:r>
    </w:p>
    <w:p w:rsidR="00E80EFF" w:rsidRPr="00E80EFF" w:rsidRDefault="00E80EFF">
      <w:pPr>
        <w:pStyle w:val="NormalWeb"/>
        <w:ind w:left="640" w:hanging="640"/>
        <w:divId w:val="304162869"/>
        <w:rPr>
          <w:rFonts w:ascii="Palatino Linotype" w:hAnsi="Palatino Linotype"/>
          <w:noProof/>
          <w:sz w:val="22"/>
        </w:rPr>
      </w:pPr>
      <w:r w:rsidRPr="00E80EFF">
        <w:rPr>
          <w:rFonts w:ascii="Palatino Linotype" w:hAnsi="Palatino Linotype"/>
          <w:noProof/>
          <w:sz w:val="22"/>
        </w:rPr>
        <w:t>46.</w:t>
      </w:r>
      <w:r w:rsidRPr="00E80EFF">
        <w:rPr>
          <w:rFonts w:ascii="Palatino Linotype" w:hAnsi="Palatino Linotype"/>
          <w:noProof/>
          <w:sz w:val="22"/>
        </w:rPr>
        <w:tab/>
        <w:t xml:space="preserve">Whitlock, M. C. &amp; Phillips, P. C. 2000 The exquisite corpse: a shifting view of the shifting balance. </w:t>
      </w:r>
      <w:r w:rsidRPr="00E80EFF">
        <w:rPr>
          <w:rFonts w:ascii="Palatino Linotype" w:hAnsi="Palatino Linotype"/>
          <w:i/>
          <w:iCs/>
          <w:noProof/>
          <w:sz w:val="22"/>
        </w:rPr>
        <w:t>Trends Ecol. Evol.</w:t>
      </w:r>
      <w:r w:rsidRPr="00E80EFF">
        <w:rPr>
          <w:rFonts w:ascii="Palatino Linotype" w:hAnsi="Palatino Linotype"/>
          <w:noProof/>
          <w:sz w:val="22"/>
        </w:rPr>
        <w:t xml:space="preserve"> </w:t>
      </w:r>
      <w:r w:rsidRPr="00E80EFF">
        <w:rPr>
          <w:rFonts w:ascii="Palatino Linotype" w:hAnsi="Palatino Linotype"/>
          <w:b/>
          <w:bCs/>
          <w:noProof/>
          <w:sz w:val="22"/>
        </w:rPr>
        <w:t>15</w:t>
      </w:r>
      <w:r w:rsidRPr="00E80EFF">
        <w:rPr>
          <w:rFonts w:ascii="Palatino Linotype" w:hAnsi="Palatino Linotype"/>
          <w:noProof/>
          <w:sz w:val="22"/>
        </w:rPr>
        <w:t>, 347–348. (doi:10.1016/S0169-5347(00)01930-3)</w:t>
      </w:r>
    </w:p>
    <w:p w:rsidR="00E80EFF" w:rsidRPr="00E80EFF" w:rsidRDefault="00E80EFF">
      <w:pPr>
        <w:pStyle w:val="NormalWeb"/>
        <w:ind w:left="640" w:hanging="640"/>
        <w:divId w:val="304162869"/>
        <w:rPr>
          <w:rFonts w:ascii="Palatino Linotype" w:hAnsi="Palatino Linotype"/>
          <w:noProof/>
          <w:sz w:val="22"/>
        </w:rPr>
      </w:pPr>
      <w:r w:rsidRPr="00E80EFF">
        <w:rPr>
          <w:rFonts w:ascii="Palatino Linotype" w:hAnsi="Palatino Linotype"/>
          <w:noProof/>
          <w:sz w:val="22"/>
        </w:rPr>
        <w:t>47.</w:t>
      </w:r>
      <w:r w:rsidRPr="00E80EFF">
        <w:rPr>
          <w:rFonts w:ascii="Palatino Linotype" w:hAnsi="Palatino Linotype"/>
          <w:noProof/>
          <w:sz w:val="22"/>
        </w:rPr>
        <w:tab/>
        <w:t xml:space="preserve">Whitlock, M. C. 1995 Variance-induced peak shifts. </w:t>
      </w:r>
      <w:r w:rsidRPr="00E80EFF">
        <w:rPr>
          <w:rFonts w:ascii="Palatino Linotype" w:hAnsi="Palatino Linotype"/>
          <w:i/>
          <w:iCs/>
          <w:noProof/>
          <w:sz w:val="22"/>
        </w:rPr>
        <w:t>Evolution</w:t>
      </w:r>
      <w:r w:rsidRPr="00E80EFF">
        <w:rPr>
          <w:rFonts w:ascii="Palatino Linotype" w:hAnsi="Palatino Linotype"/>
          <w:noProof/>
          <w:sz w:val="22"/>
        </w:rPr>
        <w:t xml:space="preserve"> </w:t>
      </w:r>
      <w:r w:rsidRPr="00E80EFF">
        <w:rPr>
          <w:rFonts w:ascii="Palatino Linotype" w:hAnsi="Palatino Linotype"/>
          <w:b/>
          <w:bCs/>
          <w:noProof/>
          <w:sz w:val="22"/>
        </w:rPr>
        <w:t>49</w:t>
      </w:r>
      <w:r w:rsidRPr="00E80EFF">
        <w:rPr>
          <w:rFonts w:ascii="Palatino Linotype" w:hAnsi="Palatino Linotype"/>
          <w:noProof/>
          <w:sz w:val="22"/>
        </w:rPr>
        <w:t>, 252. (doi:10.2307/2410335)</w:t>
      </w:r>
    </w:p>
    <w:p w:rsidR="00E80EFF" w:rsidRPr="00E80EFF" w:rsidRDefault="00E80EFF">
      <w:pPr>
        <w:pStyle w:val="NormalWeb"/>
        <w:ind w:left="640" w:hanging="640"/>
        <w:divId w:val="304162869"/>
        <w:rPr>
          <w:rFonts w:ascii="Palatino Linotype" w:hAnsi="Palatino Linotype"/>
          <w:noProof/>
          <w:sz w:val="22"/>
        </w:rPr>
      </w:pPr>
      <w:r w:rsidRPr="00E80EFF">
        <w:rPr>
          <w:rFonts w:ascii="Palatino Linotype" w:hAnsi="Palatino Linotype"/>
          <w:noProof/>
          <w:sz w:val="22"/>
        </w:rPr>
        <w:t>48.</w:t>
      </w:r>
      <w:r w:rsidRPr="00E80EFF">
        <w:rPr>
          <w:rFonts w:ascii="Palatino Linotype" w:hAnsi="Palatino Linotype"/>
          <w:noProof/>
          <w:sz w:val="22"/>
        </w:rPr>
        <w:tab/>
        <w:t xml:space="preserve">Whitlock, M. C. 1997 Founder effects and peak shifts without genetic drift: adaptive peak shifts occur easily when environments fluctuate slightly. </w:t>
      </w:r>
      <w:r w:rsidRPr="00E80EFF">
        <w:rPr>
          <w:rFonts w:ascii="Palatino Linotype" w:hAnsi="Palatino Linotype"/>
          <w:i/>
          <w:iCs/>
          <w:noProof/>
          <w:sz w:val="22"/>
        </w:rPr>
        <w:t>Evolution</w:t>
      </w:r>
      <w:r w:rsidRPr="00E80EFF">
        <w:rPr>
          <w:rFonts w:ascii="Palatino Linotype" w:hAnsi="Palatino Linotype"/>
          <w:noProof/>
          <w:sz w:val="22"/>
        </w:rPr>
        <w:t xml:space="preserve"> </w:t>
      </w:r>
      <w:r w:rsidRPr="00E80EFF">
        <w:rPr>
          <w:rFonts w:ascii="Palatino Linotype" w:hAnsi="Palatino Linotype"/>
          <w:b/>
          <w:bCs/>
          <w:noProof/>
          <w:sz w:val="22"/>
        </w:rPr>
        <w:t>51</w:t>
      </w:r>
      <w:r w:rsidRPr="00E80EFF">
        <w:rPr>
          <w:rFonts w:ascii="Palatino Linotype" w:hAnsi="Palatino Linotype"/>
          <w:noProof/>
          <w:sz w:val="22"/>
        </w:rPr>
        <w:t>, 1044. (doi:10.2307/2411033)</w:t>
      </w:r>
    </w:p>
    <w:p w:rsidR="00E80EFF" w:rsidRPr="00E80EFF" w:rsidRDefault="00E80EFF">
      <w:pPr>
        <w:pStyle w:val="NormalWeb"/>
        <w:ind w:left="640" w:hanging="640"/>
        <w:divId w:val="304162869"/>
        <w:rPr>
          <w:rFonts w:ascii="Palatino Linotype" w:hAnsi="Palatino Linotype"/>
          <w:noProof/>
          <w:sz w:val="22"/>
        </w:rPr>
      </w:pPr>
      <w:r w:rsidRPr="00E80EFF">
        <w:rPr>
          <w:rFonts w:ascii="Palatino Linotype" w:hAnsi="Palatino Linotype"/>
          <w:noProof/>
          <w:sz w:val="22"/>
        </w:rPr>
        <w:t>49.</w:t>
      </w:r>
      <w:r w:rsidRPr="00E80EFF">
        <w:rPr>
          <w:rFonts w:ascii="Palatino Linotype" w:hAnsi="Palatino Linotype"/>
          <w:noProof/>
          <w:sz w:val="22"/>
        </w:rPr>
        <w:tab/>
        <w:t xml:space="preserve">Hadany, L. 2003 Adaptive peak shifts in a heterogenous environment. </w:t>
      </w:r>
      <w:r w:rsidRPr="00E80EFF">
        <w:rPr>
          <w:rFonts w:ascii="Palatino Linotype" w:hAnsi="Palatino Linotype"/>
          <w:i/>
          <w:iCs/>
          <w:noProof/>
          <w:sz w:val="22"/>
        </w:rPr>
        <w:t>Theor. Popul. Biol.</w:t>
      </w:r>
      <w:r w:rsidRPr="00E80EFF">
        <w:rPr>
          <w:rFonts w:ascii="Palatino Linotype" w:hAnsi="Palatino Linotype"/>
          <w:noProof/>
          <w:sz w:val="22"/>
        </w:rPr>
        <w:t xml:space="preserve"> </w:t>
      </w:r>
      <w:r w:rsidRPr="00E80EFF">
        <w:rPr>
          <w:rFonts w:ascii="Palatino Linotype" w:hAnsi="Palatino Linotype"/>
          <w:b/>
          <w:bCs/>
          <w:noProof/>
          <w:sz w:val="22"/>
        </w:rPr>
        <w:t>63</w:t>
      </w:r>
      <w:r w:rsidRPr="00E80EFF">
        <w:rPr>
          <w:rFonts w:ascii="Palatino Linotype" w:hAnsi="Palatino Linotype"/>
          <w:noProof/>
          <w:sz w:val="22"/>
        </w:rPr>
        <w:t>, 41–51. (doi:10.1016/S0040-5809(02)00011-4)</w:t>
      </w:r>
    </w:p>
    <w:p w:rsidR="00E80EFF" w:rsidRPr="00E80EFF" w:rsidRDefault="00E80EFF">
      <w:pPr>
        <w:pStyle w:val="NormalWeb"/>
        <w:ind w:left="640" w:hanging="640"/>
        <w:divId w:val="304162869"/>
        <w:rPr>
          <w:rFonts w:ascii="Palatino Linotype" w:hAnsi="Palatino Linotype"/>
          <w:noProof/>
          <w:sz w:val="22"/>
        </w:rPr>
      </w:pPr>
      <w:r w:rsidRPr="00E80EFF">
        <w:rPr>
          <w:rFonts w:ascii="Palatino Linotype" w:hAnsi="Palatino Linotype"/>
          <w:noProof/>
          <w:sz w:val="22"/>
        </w:rPr>
        <w:t>50.</w:t>
      </w:r>
      <w:r w:rsidRPr="00E80EFF">
        <w:rPr>
          <w:rFonts w:ascii="Palatino Linotype" w:hAnsi="Palatino Linotype"/>
          <w:noProof/>
          <w:sz w:val="22"/>
        </w:rPr>
        <w:tab/>
        <w:t xml:space="preserve">Hadany, L. &amp; Beker, T. 2003 Fitness-associated recombination on rugged adaptive landscapes. </w:t>
      </w:r>
      <w:r w:rsidRPr="00E80EFF">
        <w:rPr>
          <w:rFonts w:ascii="Palatino Linotype" w:hAnsi="Palatino Linotype"/>
          <w:i/>
          <w:iCs/>
          <w:noProof/>
          <w:sz w:val="22"/>
        </w:rPr>
        <w:t>J. Evol. Biol.</w:t>
      </w:r>
      <w:r w:rsidRPr="00E80EFF">
        <w:rPr>
          <w:rFonts w:ascii="Palatino Linotype" w:hAnsi="Palatino Linotype"/>
          <w:noProof/>
          <w:sz w:val="22"/>
        </w:rPr>
        <w:t xml:space="preserve"> </w:t>
      </w:r>
      <w:r w:rsidRPr="00E80EFF">
        <w:rPr>
          <w:rFonts w:ascii="Palatino Linotype" w:hAnsi="Palatino Linotype"/>
          <w:b/>
          <w:bCs/>
          <w:noProof/>
          <w:sz w:val="22"/>
        </w:rPr>
        <w:t>16</w:t>
      </w:r>
      <w:r w:rsidRPr="00E80EFF">
        <w:rPr>
          <w:rFonts w:ascii="Palatino Linotype" w:hAnsi="Palatino Linotype"/>
          <w:noProof/>
          <w:sz w:val="22"/>
        </w:rPr>
        <w:t>, 862–870. (doi:10.1046/j.1420-9101.2003.00586.x)</w:t>
      </w:r>
    </w:p>
    <w:p w:rsidR="00E80EFF" w:rsidRPr="00E80EFF" w:rsidRDefault="00E80EFF">
      <w:pPr>
        <w:pStyle w:val="NormalWeb"/>
        <w:ind w:left="640" w:hanging="640"/>
        <w:divId w:val="304162869"/>
        <w:rPr>
          <w:rFonts w:ascii="Palatino Linotype" w:hAnsi="Palatino Linotype"/>
          <w:noProof/>
          <w:sz w:val="22"/>
        </w:rPr>
      </w:pPr>
      <w:r w:rsidRPr="00E80EFF">
        <w:rPr>
          <w:rFonts w:ascii="Palatino Linotype" w:hAnsi="Palatino Linotype"/>
          <w:noProof/>
          <w:sz w:val="22"/>
        </w:rPr>
        <w:lastRenderedPageBreak/>
        <w:t>51.</w:t>
      </w:r>
      <w:r w:rsidRPr="00E80EFF">
        <w:rPr>
          <w:rFonts w:ascii="Palatino Linotype" w:hAnsi="Palatino Linotype"/>
          <w:noProof/>
          <w:sz w:val="22"/>
        </w:rPr>
        <w:tab/>
        <w:t xml:space="preserve">Weissman, D. B., Desai, M. M., Fisher, D. S. &amp; Feldman, M. W. 2009 The rate at which asexual populations cross fitness valleys. </w:t>
      </w:r>
      <w:r w:rsidRPr="00E80EFF">
        <w:rPr>
          <w:rFonts w:ascii="Palatino Linotype" w:hAnsi="Palatino Linotype"/>
          <w:i/>
          <w:iCs/>
          <w:noProof/>
          <w:sz w:val="22"/>
        </w:rPr>
        <w:t>Theor. Popul. Biol.</w:t>
      </w:r>
      <w:r w:rsidRPr="00E80EFF">
        <w:rPr>
          <w:rFonts w:ascii="Palatino Linotype" w:hAnsi="Palatino Linotype"/>
          <w:noProof/>
          <w:sz w:val="22"/>
        </w:rPr>
        <w:t xml:space="preserve"> </w:t>
      </w:r>
      <w:r w:rsidRPr="00E80EFF">
        <w:rPr>
          <w:rFonts w:ascii="Palatino Linotype" w:hAnsi="Palatino Linotype"/>
          <w:b/>
          <w:bCs/>
          <w:noProof/>
          <w:sz w:val="22"/>
        </w:rPr>
        <w:t>75</w:t>
      </w:r>
      <w:r w:rsidRPr="00E80EFF">
        <w:rPr>
          <w:rFonts w:ascii="Palatino Linotype" w:hAnsi="Palatino Linotype"/>
          <w:noProof/>
          <w:sz w:val="22"/>
        </w:rPr>
        <w:t>, 286–300. (doi:10.1016/j.tpb.2009.02.006)</w:t>
      </w:r>
    </w:p>
    <w:p w:rsidR="00E80EFF" w:rsidRPr="00E80EFF" w:rsidRDefault="00E80EFF">
      <w:pPr>
        <w:pStyle w:val="NormalWeb"/>
        <w:ind w:left="640" w:hanging="640"/>
        <w:divId w:val="304162869"/>
        <w:rPr>
          <w:rFonts w:ascii="Palatino Linotype" w:hAnsi="Palatino Linotype"/>
          <w:noProof/>
          <w:sz w:val="22"/>
        </w:rPr>
      </w:pPr>
      <w:r w:rsidRPr="00E80EFF">
        <w:rPr>
          <w:rFonts w:ascii="Palatino Linotype" w:hAnsi="Palatino Linotype"/>
          <w:noProof/>
          <w:sz w:val="22"/>
        </w:rPr>
        <w:t>52.</w:t>
      </w:r>
      <w:r w:rsidRPr="00E80EFF">
        <w:rPr>
          <w:rFonts w:ascii="Palatino Linotype" w:hAnsi="Palatino Linotype"/>
          <w:noProof/>
          <w:sz w:val="22"/>
        </w:rPr>
        <w:tab/>
        <w:t xml:space="preserve">Weissman, D. B., Feldman, M. W. &amp; Fisher, D. S. 2010 The rate of fitness-valley crossing in sexual populations. </w:t>
      </w:r>
      <w:r w:rsidRPr="00E80EFF">
        <w:rPr>
          <w:rFonts w:ascii="Palatino Linotype" w:hAnsi="Palatino Linotype"/>
          <w:i/>
          <w:iCs/>
          <w:noProof/>
          <w:sz w:val="22"/>
        </w:rPr>
        <w:t>Genetics</w:t>
      </w:r>
      <w:r w:rsidRPr="00E80EFF">
        <w:rPr>
          <w:rFonts w:ascii="Palatino Linotype" w:hAnsi="Palatino Linotype"/>
          <w:noProof/>
          <w:sz w:val="22"/>
        </w:rPr>
        <w:t xml:space="preserve"> </w:t>
      </w:r>
      <w:r w:rsidRPr="00E80EFF">
        <w:rPr>
          <w:rFonts w:ascii="Palatino Linotype" w:hAnsi="Palatino Linotype"/>
          <w:b/>
          <w:bCs/>
          <w:noProof/>
          <w:sz w:val="22"/>
        </w:rPr>
        <w:t>186</w:t>
      </w:r>
      <w:r w:rsidRPr="00E80EFF">
        <w:rPr>
          <w:rFonts w:ascii="Palatino Linotype" w:hAnsi="Palatino Linotype"/>
          <w:noProof/>
          <w:sz w:val="22"/>
        </w:rPr>
        <w:t>, 1389–410. (doi:10.1534/genetics.110.123240)</w:t>
      </w:r>
    </w:p>
    <w:p w:rsidR="00E80EFF" w:rsidRPr="00E80EFF" w:rsidRDefault="00E80EFF">
      <w:pPr>
        <w:pStyle w:val="NormalWeb"/>
        <w:ind w:left="640" w:hanging="640"/>
        <w:divId w:val="304162869"/>
        <w:rPr>
          <w:rFonts w:ascii="Palatino Linotype" w:hAnsi="Palatino Linotype"/>
          <w:noProof/>
          <w:sz w:val="22"/>
        </w:rPr>
      </w:pPr>
      <w:r w:rsidRPr="00E80EFF">
        <w:rPr>
          <w:rFonts w:ascii="Palatino Linotype" w:hAnsi="Palatino Linotype"/>
          <w:noProof/>
          <w:sz w:val="22"/>
        </w:rPr>
        <w:t>53.</w:t>
      </w:r>
      <w:r w:rsidRPr="00E80EFF">
        <w:rPr>
          <w:rFonts w:ascii="Palatino Linotype" w:hAnsi="Palatino Linotype"/>
          <w:noProof/>
          <w:sz w:val="22"/>
        </w:rPr>
        <w:tab/>
        <w:t xml:space="preserve">Gibson, J. L. et al. 2010 The sigma(E) stress response is required for stress-induced mutation and amplification in Escherichia coli. </w:t>
      </w:r>
      <w:r w:rsidRPr="00E80EFF">
        <w:rPr>
          <w:rFonts w:ascii="Palatino Linotype" w:hAnsi="Palatino Linotype"/>
          <w:i/>
          <w:iCs/>
          <w:noProof/>
          <w:sz w:val="22"/>
        </w:rPr>
        <w:t>Mol. Microbiol.</w:t>
      </w:r>
      <w:r w:rsidRPr="00E80EFF">
        <w:rPr>
          <w:rFonts w:ascii="Palatino Linotype" w:hAnsi="Palatino Linotype"/>
          <w:noProof/>
          <w:sz w:val="22"/>
        </w:rPr>
        <w:t xml:space="preserve"> </w:t>
      </w:r>
      <w:r w:rsidRPr="00E80EFF">
        <w:rPr>
          <w:rFonts w:ascii="Palatino Linotype" w:hAnsi="Palatino Linotype"/>
          <w:b/>
          <w:bCs/>
          <w:noProof/>
          <w:sz w:val="22"/>
        </w:rPr>
        <w:t>77</w:t>
      </w:r>
      <w:r w:rsidRPr="00E80EFF">
        <w:rPr>
          <w:rFonts w:ascii="Palatino Linotype" w:hAnsi="Palatino Linotype"/>
          <w:noProof/>
          <w:sz w:val="22"/>
        </w:rPr>
        <w:t>, 415–30. (doi:10.1111/j.1365-2958.2010.07213.x)</w:t>
      </w:r>
    </w:p>
    <w:p w:rsidR="00E80EFF" w:rsidRPr="00E80EFF" w:rsidRDefault="00E80EFF">
      <w:pPr>
        <w:pStyle w:val="NormalWeb"/>
        <w:ind w:left="640" w:hanging="640"/>
        <w:divId w:val="304162869"/>
        <w:rPr>
          <w:rFonts w:ascii="Palatino Linotype" w:hAnsi="Palatino Linotype"/>
          <w:noProof/>
          <w:sz w:val="22"/>
        </w:rPr>
      </w:pPr>
      <w:r w:rsidRPr="00E80EFF">
        <w:rPr>
          <w:rFonts w:ascii="Palatino Linotype" w:hAnsi="Palatino Linotype"/>
          <w:noProof/>
          <w:sz w:val="22"/>
        </w:rPr>
        <w:t>54.</w:t>
      </w:r>
      <w:r w:rsidRPr="00E80EFF">
        <w:rPr>
          <w:rFonts w:ascii="Palatino Linotype" w:hAnsi="Palatino Linotype"/>
          <w:noProof/>
          <w:sz w:val="22"/>
        </w:rPr>
        <w:tab/>
        <w:t xml:space="preserve">Haigh, J. 1978 The accumulation of deleterious genes in a population - Muller’s Ratchet. </w:t>
      </w:r>
      <w:r w:rsidRPr="00E80EFF">
        <w:rPr>
          <w:rFonts w:ascii="Palatino Linotype" w:hAnsi="Palatino Linotype"/>
          <w:i/>
          <w:iCs/>
          <w:noProof/>
          <w:sz w:val="22"/>
        </w:rPr>
        <w:t>Theor. Popul. Biol.</w:t>
      </w:r>
      <w:r w:rsidRPr="00E80EFF">
        <w:rPr>
          <w:rFonts w:ascii="Palatino Linotype" w:hAnsi="Palatino Linotype"/>
          <w:noProof/>
          <w:sz w:val="22"/>
        </w:rPr>
        <w:t xml:space="preserve"> </w:t>
      </w:r>
      <w:r w:rsidRPr="00E80EFF">
        <w:rPr>
          <w:rFonts w:ascii="Palatino Linotype" w:hAnsi="Palatino Linotype"/>
          <w:b/>
          <w:bCs/>
          <w:noProof/>
          <w:sz w:val="22"/>
        </w:rPr>
        <w:t>14</w:t>
      </w:r>
      <w:r w:rsidRPr="00E80EFF">
        <w:rPr>
          <w:rFonts w:ascii="Palatino Linotype" w:hAnsi="Palatino Linotype"/>
          <w:noProof/>
          <w:sz w:val="22"/>
        </w:rPr>
        <w:t>, 251–267. (doi:10.1016/0040-5809(78)90027-8)</w:t>
      </w:r>
    </w:p>
    <w:p w:rsidR="00E80EFF" w:rsidRPr="00E80EFF" w:rsidRDefault="00E80EFF">
      <w:pPr>
        <w:pStyle w:val="NormalWeb"/>
        <w:ind w:left="640" w:hanging="640"/>
        <w:divId w:val="304162869"/>
        <w:rPr>
          <w:rFonts w:ascii="Palatino Linotype" w:hAnsi="Palatino Linotype"/>
          <w:noProof/>
          <w:sz w:val="22"/>
        </w:rPr>
      </w:pPr>
      <w:r w:rsidRPr="00E80EFF">
        <w:rPr>
          <w:rFonts w:ascii="Palatino Linotype" w:hAnsi="Palatino Linotype"/>
          <w:noProof/>
          <w:sz w:val="22"/>
        </w:rPr>
        <w:t>55.</w:t>
      </w:r>
      <w:r w:rsidRPr="00E80EFF">
        <w:rPr>
          <w:rFonts w:ascii="Palatino Linotype" w:hAnsi="Palatino Linotype"/>
          <w:noProof/>
          <w:sz w:val="22"/>
        </w:rPr>
        <w:tab/>
        <w:t xml:space="preserve">Gessler, D. D. G. 1995 The constraints of finite size in asexual populations and the rate of the ratchet. </w:t>
      </w:r>
      <w:r w:rsidRPr="00E80EFF">
        <w:rPr>
          <w:rFonts w:ascii="Palatino Linotype" w:hAnsi="Palatino Linotype"/>
          <w:i/>
          <w:iCs/>
          <w:noProof/>
          <w:sz w:val="22"/>
        </w:rPr>
        <w:t>Genet. Res.</w:t>
      </w:r>
      <w:r w:rsidRPr="00E80EFF">
        <w:rPr>
          <w:rFonts w:ascii="Palatino Linotype" w:hAnsi="Palatino Linotype"/>
          <w:noProof/>
          <w:sz w:val="22"/>
        </w:rPr>
        <w:t xml:space="preserve"> </w:t>
      </w:r>
      <w:r w:rsidRPr="00E80EFF">
        <w:rPr>
          <w:rFonts w:ascii="Palatino Linotype" w:hAnsi="Palatino Linotype"/>
          <w:b/>
          <w:bCs/>
          <w:noProof/>
          <w:sz w:val="22"/>
        </w:rPr>
        <w:t>66</w:t>
      </w:r>
      <w:r w:rsidRPr="00E80EFF">
        <w:rPr>
          <w:rFonts w:ascii="Palatino Linotype" w:hAnsi="Palatino Linotype"/>
          <w:noProof/>
          <w:sz w:val="22"/>
        </w:rPr>
        <w:t>, 241. (doi:10.1017/S0016672300034686)</w:t>
      </w:r>
    </w:p>
    <w:p w:rsidR="00E80EFF" w:rsidRPr="00E80EFF" w:rsidRDefault="00E80EFF">
      <w:pPr>
        <w:pStyle w:val="NormalWeb"/>
        <w:ind w:left="640" w:hanging="640"/>
        <w:divId w:val="304162869"/>
        <w:rPr>
          <w:rFonts w:ascii="Palatino Linotype" w:hAnsi="Palatino Linotype"/>
          <w:noProof/>
          <w:sz w:val="22"/>
        </w:rPr>
      </w:pPr>
      <w:r w:rsidRPr="00E80EFF">
        <w:rPr>
          <w:rFonts w:ascii="Palatino Linotype" w:hAnsi="Palatino Linotype"/>
          <w:noProof/>
          <w:sz w:val="22"/>
        </w:rPr>
        <w:t>56.</w:t>
      </w:r>
      <w:r w:rsidRPr="00E80EFF">
        <w:rPr>
          <w:rFonts w:ascii="Palatino Linotype" w:hAnsi="Palatino Linotype"/>
          <w:noProof/>
          <w:sz w:val="22"/>
        </w:rPr>
        <w:tab/>
        <w:t xml:space="preserve">Gordo, I. &amp; Dionisio, F. 2005 Nonequilibrium model for estimating parameters of deleterious mutations. </w:t>
      </w:r>
      <w:r w:rsidRPr="00E80EFF">
        <w:rPr>
          <w:rFonts w:ascii="Palatino Linotype" w:hAnsi="Palatino Linotype"/>
          <w:i/>
          <w:iCs/>
          <w:noProof/>
          <w:sz w:val="22"/>
        </w:rPr>
        <w:t>Phys. Rev. E</w:t>
      </w:r>
      <w:r w:rsidRPr="00E80EFF">
        <w:rPr>
          <w:rFonts w:ascii="Palatino Linotype" w:hAnsi="Palatino Linotype"/>
          <w:noProof/>
          <w:sz w:val="22"/>
        </w:rPr>
        <w:t xml:space="preserve"> </w:t>
      </w:r>
      <w:r w:rsidRPr="00E80EFF">
        <w:rPr>
          <w:rFonts w:ascii="Palatino Linotype" w:hAnsi="Palatino Linotype"/>
          <w:b/>
          <w:bCs/>
          <w:noProof/>
          <w:sz w:val="22"/>
        </w:rPr>
        <w:t>71</w:t>
      </w:r>
      <w:r w:rsidRPr="00E80EFF">
        <w:rPr>
          <w:rFonts w:ascii="Palatino Linotype" w:hAnsi="Palatino Linotype"/>
          <w:noProof/>
          <w:sz w:val="22"/>
        </w:rPr>
        <w:t>, 18–21. (doi:10.1103/PhysRevE.71.031907)</w:t>
      </w:r>
    </w:p>
    <w:p w:rsidR="00E80EFF" w:rsidRPr="00E80EFF" w:rsidRDefault="00E80EFF">
      <w:pPr>
        <w:pStyle w:val="NormalWeb"/>
        <w:ind w:left="640" w:hanging="640"/>
        <w:divId w:val="304162869"/>
        <w:rPr>
          <w:rFonts w:ascii="Palatino Linotype" w:hAnsi="Palatino Linotype"/>
          <w:noProof/>
          <w:sz w:val="22"/>
        </w:rPr>
      </w:pPr>
      <w:r w:rsidRPr="00E80EFF">
        <w:rPr>
          <w:rFonts w:ascii="Palatino Linotype" w:hAnsi="Palatino Linotype"/>
          <w:noProof/>
          <w:sz w:val="22"/>
        </w:rPr>
        <w:t>57.</w:t>
      </w:r>
      <w:r w:rsidRPr="00E80EFF">
        <w:rPr>
          <w:rFonts w:ascii="Palatino Linotype" w:hAnsi="Palatino Linotype"/>
          <w:noProof/>
          <w:sz w:val="22"/>
        </w:rPr>
        <w:tab/>
        <w:t xml:space="preserve">Eshel, I. 1981 On the survival probability of a slightly advantageous mutant gene with a general distribution of progeny size - a branching process model. </w:t>
      </w:r>
      <w:r w:rsidRPr="00E80EFF">
        <w:rPr>
          <w:rFonts w:ascii="Palatino Linotype" w:hAnsi="Palatino Linotype"/>
          <w:i/>
          <w:iCs/>
          <w:noProof/>
          <w:sz w:val="22"/>
        </w:rPr>
        <w:t>J. Math. Biol.</w:t>
      </w:r>
      <w:r w:rsidRPr="00E80EFF">
        <w:rPr>
          <w:rFonts w:ascii="Palatino Linotype" w:hAnsi="Palatino Linotype"/>
          <w:noProof/>
          <w:sz w:val="22"/>
        </w:rPr>
        <w:t xml:space="preserve"> </w:t>
      </w:r>
      <w:r w:rsidRPr="00E80EFF">
        <w:rPr>
          <w:rFonts w:ascii="Palatino Linotype" w:hAnsi="Palatino Linotype"/>
          <w:b/>
          <w:bCs/>
          <w:noProof/>
          <w:sz w:val="22"/>
        </w:rPr>
        <w:t>12</w:t>
      </w:r>
      <w:r w:rsidRPr="00E80EFF">
        <w:rPr>
          <w:rFonts w:ascii="Palatino Linotype" w:hAnsi="Palatino Linotype"/>
          <w:noProof/>
          <w:sz w:val="22"/>
        </w:rPr>
        <w:t>, 355–362. (doi:10.1007/BF00276922)</w:t>
      </w:r>
    </w:p>
    <w:p w:rsidR="00E80EFF" w:rsidRPr="00E80EFF" w:rsidRDefault="00E80EFF">
      <w:pPr>
        <w:pStyle w:val="NormalWeb"/>
        <w:ind w:left="640" w:hanging="640"/>
        <w:divId w:val="304162869"/>
        <w:rPr>
          <w:rFonts w:ascii="Palatino Linotype" w:hAnsi="Palatino Linotype"/>
          <w:noProof/>
          <w:sz w:val="22"/>
        </w:rPr>
      </w:pPr>
      <w:r w:rsidRPr="00E80EFF">
        <w:rPr>
          <w:rFonts w:ascii="Palatino Linotype" w:hAnsi="Palatino Linotype"/>
          <w:noProof/>
          <w:sz w:val="22"/>
        </w:rPr>
        <w:t>58.</w:t>
      </w:r>
      <w:r w:rsidRPr="00E80EFF">
        <w:rPr>
          <w:rFonts w:ascii="Palatino Linotype" w:hAnsi="Palatino Linotype"/>
          <w:noProof/>
          <w:sz w:val="22"/>
        </w:rPr>
        <w:tab/>
        <w:t xml:space="preserve">Fisher, R. A. 1930 </w:t>
      </w:r>
      <w:r w:rsidRPr="00E80EFF">
        <w:rPr>
          <w:rFonts w:ascii="Palatino Linotype" w:hAnsi="Palatino Linotype"/>
          <w:i/>
          <w:iCs/>
          <w:noProof/>
          <w:sz w:val="22"/>
        </w:rPr>
        <w:t>The Genetical Theory of Natural Selection</w:t>
      </w:r>
      <w:r w:rsidRPr="00E80EFF">
        <w:rPr>
          <w:rFonts w:ascii="Palatino Linotype" w:hAnsi="Palatino Linotype"/>
          <w:noProof/>
          <w:sz w:val="22"/>
        </w:rPr>
        <w:t>. Oxford: Clarendon Press.</w:t>
      </w:r>
    </w:p>
    <w:p w:rsidR="00E80EFF" w:rsidRPr="00E80EFF" w:rsidRDefault="00E80EFF">
      <w:pPr>
        <w:pStyle w:val="NormalWeb"/>
        <w:ind w:left="640" w:hanging="640"/>
        <w:divId w:val="304162869"/>
        <w:rPr>
          <w:rFonts w:ascii="Palatino Linotype" w:hAnsi="Palatino Linotype"/>
          <w:noProof/>
          <w:sz w:val="22"/>
        </w:rPr>
      </w:pPr>
      <w:r w:rsidRPr="00E80EFF">
        <w:rPr>
          <w:rFonts w:ascii="Palatino Linotype" w:hAnsi="Palatino Linotype"/>
          <w:noProof/>
          <w:sz w:val="22"/>
        </w:rPr>
        <w:t>59.</w:t>
      </w:r>
      <w:r w:rsidRPr="00E80EFF">
        <w:rPr>
          <w:rFonts w:ascii="Palatino Linotype" w:hAnsi="Palatino Linotype"/>
          <w:noProof/>
          <w:sz w:val="22"/>
        </w:rPr>
        <w:tab/>
        <w:t xml:space="preserve">Patwa, Z. &amp; Wahl, L. M. 2008 The fixation probability of beneficial mutations. </w:t>
      </w:r>
      <w:r w:rsidRPr="00E80EFF">
        <w:rPr>
          <w:rFonts w:ascii="Palatino Linotype" w:hAnsi="Palatino Linotype"/>
          <w:i/>
          <w:iCs/>
          <w:noProof/>
          <w:sz w:val="22"/>
        </w:rPr>
        <w:t>J. R. Soc. Interface</w:t>
      </w:r>
      <w:r w:rsidRPr="00E80EFF">
        <w:rPr>
          <w:rFonts w:ascii="Palatino Linotype" w:hAnsi="Palatino Linotype"/>
          <w:noProof/>
          <w:sz w:val="22"/>
        </w:rPr>
        <w:t xml:space="preserve"> </w:t>
      </w:r>
      <w:r w:rsidRPr="00E80EFF">
        <w:rPr>
          <w:rFonts w:ascii="Palatino Linotype" w:hAnsi="Palatino Linotype"/>
          <w:b/>
          <w:bCs/>
          <w:noProof/>
          <w:sz w:val="22"/>
        </w:rPr>
        <w:t>5</w:t>
      </w:r>
      <w:r w:rsidRPr="00E80EFF">
        <w:rPr>
          <w:rFonts w:ascii="Palatino Linotype" w:hAnsi="Palatino Linotype"/>
          <w:noProof/>
          <w:sz w:val="22"/>
        </w:rPr>
        <w:t>, 1279–89. (doi:10.1098/rsif.2008.0248)</w:t>
      </w:r>
    </w:p>
    <w:p w:rsidR="00E80EFF" w:rsidRPr="00E80EFF" w:rsidRDefault="00E80EFF">
      <w:pPr>
        <w:pStyle w:val="NormalWeb"/>
        <w:ind w:left="640" w:hanging="640"/>
        <w:divId w:val="304162869"/>
        <w:rPr>
          <w:rFonts w:ascii="Palatino Linotype" w:hAnsi="Palatino Linotype"/>
          <w:noProof/>
          <w:sz w:val="22"/>
        </w:rPr>
      </w:pPr>
      <w:r w:rsidRPr="00E80EFF">
        <w:rPr>
          <w:rFonts w:ascii="Palatino Linotype" w:hAnsi="Palatino Linotype"/>
          <w:noProof/>
          <w:sz w:val="22"/>
        </w:rPr>
        <w:t>60.</w:t>
      </w:r>
      <w:r w:rsidRPr="00E80EFF">
        <w:rPr>
          <w:rFonts w:ascii="Palatino Linotype" w:hAnsi="Palatino Linotype"/>
          <w:noProof/>
          <w:sz w:val="22"/>
        </w:rPr>
        <w:tab/>
        <w:t xml:space="preserve">Weinreich, D. M. &amp; Chao, L. 2005 Rapid evolutionary escape by large populations from local fitness peaks is likely in nature. </w:t>
      </w:r>
      <w:r w:rsidRPr="00E80EFF">
        <w:rPr>
          <w:rFonts w:ascii="Palatino Linotype" w:hAnsi="Palatino Linotype"/>
          <w:i/>
          <w:iCs/>
          <w:noProof/>
          <w:sz w:val="22"/>
        </w:rPr>
        <w:t>Evolution</w:t>
      </w:r>
      <w:r w:rsidRPr="00E80EFF">
        <w:rPr>
          <w:rFonts w:ascii="Palatino Linotype" w:hAnsi="Palatino Linotype"/>
          <w:noProof/>
          <w:sz w:val="22"/>
        </w:rPr>
        <w:t xml:space="preserve"> </w:t>
      </w:r>
      <w:r w:rsidRPr="00E80EFF">
        <w:rPr>
          <w:rFonts w:ascii="Palatino Linotype" w:hAnsi="Palatino Linotype"/>
          <w:b/>
          <w:bCs/>
          <w:noProof/>
          <w:sz w:val="22"/>
        </w:rPr>
        <w:t>59</w:t>
      </w:r>
      <w:r w:rsidRPr="00E80EFF">
        <w:rPr>
          <w:rFonts w:ascii="Palatino Linotype" w:hAnsi="Palatino Linotype"/>
          <w:noProof/>
          <w:sz w:val="22"/>
        </w:rPr>
        <w:t xml:space="preserve">, 1175–82. </w:t>
      </w:r>
    </w:p>
    <w:p w:rsidR="00E80EFF" w:rsidRPr="00E80EFF" w:rsidRDefault="00E80EFF">
      <w:pPr>
        <w:pStyle w:val="NormalWeb"/>
        <w:ind w:left="640" w:hanging="640"/>
        <w:divId w:val="304162869"/>
        <w:rPr>
          <w:rFonts w:ascii="Palatino Linotype" w:hAnsi="Palatino Linotype"/>
          <w:noProof/>
          <w:sz w:val="22"/>
        </w:rPr>
      </w:pPr>
      <w:r w:rsidRPr="00E80EFF">
        <w:rPr>
          <w:rFonts w:ascii="Palatino Linotype" w:hAnsi="Palatino Linotype"/>
          <w:noProof/>
          <w:sz w:val="22"/>
        </w:rPr>
        <w:t>61.</w:t>
      </w:r>
      <w:r w:rsidRPr="00E80EFF">
        <w:rPr>
          <w:rFonts w:ascii="Palatino Linotype" w:hAnsi="Palatino Linotype"/>
          <w:noProof/>
          <w:sz w:val="22"/>
        </w:rPr>
        <w:tab/>
        <w:t xml:space="preserve">Maynard Smith, J. &amp; Haigh, J. 1974 The hitch-hiking effect of a favourable gene. </w:t>
      </w:r>
      <w:r w:rsidRPr="00E80EFF">
        <w:rPr>
          <w:rFonts w:ascii="Palatino Linotype" w:hAnsi="Palatino Linotype"/>
          <w:i/>
          <w:iCs/>
          <w:noProof/>
          <w:sz w:val="22"/>
        </w:rPr>
        <w:t>Genet. Res.</w:t>
      </w:r>
      <w:r w:rsidRPr="00E80EFF">
        <w:rPr>
          <w:rFonts w:ascii="Palatino Linotype" w:hAnsi="Palatino Linotype"/>
          <w:noProof/>
          <w:sz w:val="22"/>
        </w:rPr>
        <w:t xml:space="preserve"> </w:t>
      </w:r>
      <w:r w:rsidRPr="00E80EFF">
        <w:rPr>
          <w:rFonts w:ascii="Palatino Linotype" w:hAnsi="Palatino Linotype"/>
          <w:b/>
          <w:bCs/>
          <w:noProof/>
          <w:sz w:val="22"/>
        </w:rPr>
        <w:t>23</w:t>
      </w:r>
      <w:r w:rsidRPr="00E80EFF">
        <w:rPr>
          <w:rFonts w:ascii="Palatino Linotype" w:hAnsi="Palatino Linotype"/>
          <w:noProof/>
          <w:sz w:val="22"/>
        </w:rPr>
        <w:t>, 23–35. (doi:10.1017/S0016672300014634)</w:t>
      </w:r>
    </w:p>
    <w:p w:rsidR="00E80EFF" w:rsidRPr="00E80EFF" w:rsidRDefault="00E80EFF">
      <w:pPr>
        <w:pStyle w:val="NormalWeb"/>
        <w:ind w:left="640" w:hanging="640"/>
        <w:divId w:val="304162869"/>
        <w:rPr>
          <w:rFonts w:ascii="Palatino Linotype" w:hAnsi="Palatino Linotype"/>
          <w:noProof/>
          <w:sz w:val="22"/>
        </w:rPr>
      </w:pPr>
      <w:r w:rsidRPr="00E80EFF">
        <w:rPr>
          <w:rFonts w:ascii="Palatino Linotype" w:hAnsi="Palatino Linotype"/>
          <w:noProof/>
          <w:sz w:val="22"/>
        </w:rPr>
        <w:t>62.</w:t>
      </w:r>
      <w:r w:rsidRPr="00E80EFF">
        <w:rPr>
          <w:rFonts w:ascii="Palatino Linotype" w:hAnsi="Palatino Linotype"/>
          <w:noProof/>
          <w:sz w:val="22"/>
        </w:rPr>
        <w:tab/>
        <w:t xml:space="preserve">Lynch, M., Bürger, R., Butcher, D. &amp; Gabriel, W. 1993 The mutational meltdown in asexual populations. </w:t>
      </w:r>
      <w:r w:rsidRPr="00E80EFF">
        <w:rPr>
          <w:rFonts w:ascii="Palatino Linotype" w:hAnsi="Palatino Linotype"/>
          <w:i/>
          <w:iCs/>
          <w:noProof/>
          <w:sz w:val="22"/>
        </w:rPr>
        <w:t>J. Hered.</w:t>
      </w:r>
      <w:r w:rsidRPr="00E80EFF">
        <w:rPr>
          <w:rFonts w:ascii="Palatino Linotype" w:hAnsi="Palatino Linotype"/>
          <w:noProof/>
          <w:sz w:val="22"/>
        </w:rPr>
        <w:t xml:space="preserve"> </w:t>
      </w:r>
      <w:r w:rsidRPr="00E80EFF">
        <w:rPr>
          <w:rFonts w:ascii="Palatino Linotype" w:hAnsi="Palatino Linotype"/>
          <w:b/>
          <w:bCs/>
          <w:noProof/>
          <w:sz w:val="22"/>
        </w:rPr>
        <w:t>84</w:t>
      </w:r>
      <w:r w:rsidRPr="00E80EFF">
        <w:rPr>
          <w:rFonts w:ascii="Palatino Linotype" w:hAnsi="Palatino Linotype"/>
          <w:noProof/>
          <w:sz w:val="22"/>
        </w:rPr>
        <w:t xml:space="preserve">, 339–44. </w:t>
      </w:r>
    </w:p>
    <w:p w:rsidR="00E80EFF" w:rsidRPr="00E80EFF" w:rsidRDefault="00E80EFF">
      <w:pPr>
        <w:pStyle w:val="NormalWeb"/>
        <w:ind w:left="640" w:hanging="640"/>
        <w:divId w:val="304162869"/>
        <w:rPr>
          <w:rFonts w:ascii="Palatino Linotype" w:hAnsi="Palatino Linotype"/>
          <w:noProof/>
          <w:sz w:val="22"/>
        </w:rPr>
      </w:pPr>
      <w:r w:rsidRPr="00E80EFF">
        <w:rPr>
          <w:rFonts w:ascii="Palatino Linotype" w:hAnsi="Palatino Linotype"/>
          <w:noProof/>
          <w:sz w:val="22"/>
        </w:rPr>
        <w:t>63.</w:t>
      </w:r>
      <w:r w:rsidRPr="00E80EFF">
        <w:rPr>
          <w:rFonts w:ascii="Palatino Linotype" w:hAnsi="Palatino Linotype"/>
          <w:noProof/>
          <w:sz w:val="22"/>
        </w:rPr>
        <w:tab/>
        <w:t xml:space="preserve">Obolski, U. &amp; Hadany, L. 2012 Implications of stress-induced genetic variation for minimizing multidrug resistance in bacteria. </w:t>
      </w:r>
      <w:r w:rsidRPr="00E80EFF">
        <w:rPr>
          <w:rFonts w:ascii="Palatino Linotype" w:hAnsi="Palatino Linotype"/>
          <w:i/>
          <w:iCs/>
          <w:noProof/>
          <w:sz w:val="22"/>
        </w:rPr>
        <w:t>BMC Med.</w:t>
      </w:r>
      <w:r w:rsidRPr="00E80EFF">
        <w:rPr>
          <w:rFonts w:ascii="Palatino Linotype" w:hAnsi="Palatino Linotype"/>
          <w:noProof/>
          <w:sz w:val="22"/>
        </w:rPr>
        <w:t xml:space="preserve"> </w:t>
      </w:r>
      <w:r w:rsidRPr="00E80EFF">
        <w:rPr>
          <w:rFonts w:ascii="Palatino Linotype" w:hAnsi="Palatino Linotype"/>
          <w:b/>
          <w:bCs/>
          <w:noProof/>
          <w:sz w:val="22"/>
        </w:rPr>
        <w:t>10</w:t>
      </w:r>
      <w:r w:rsidRPr="00E80EFF">
        <w:rPr>
          <w:rFonts w:ascii="Palatino Linotype" w:hAnsi="Palatino Linotype"/>
          <w:noProof/>
          <w:sz w:val="22"/>
        </w:rPr>
        <w:t>, 1–30. (doi:10.1186/1741-7015-10-89)</w:t>
      </w:r>
    </w:p>
    <w:p w:rsidR="00E80EFF" w:rsidRPr="00E80EFF" w:rsidRDefault="00E80EFF">
      <w:pPr>
        <w:pStyle w:val="NormalWeb"/>
        <w:ind w:left="640" w:hanging="640"/>
        <w:divId w:val="304162869"/>
        <w:rPr>
          <w:rFonts w:ascii="Palatino Linotype" w:hAnsi="Palatino Linotype"/>
          <w:noProof/>
          <w:sz w:val="22"/>
        </w:rPr>
      </w:pPr>
      <w:r w:rsidRPr="00E80EFF">
        <w:rPr>
          <w:rFonts w:ascii="Palatino Linotype" w:hAnsi="Palatino Linotype"/>
          <w:noProof/>
          <w:sz w:val="22"/>
        </w:rPr>
        <w:lastRenderedPageBreak/>
        <w:t>64.</w:t>
      </w:r>
      <w:r w:rsidRPr="00E80EFF">
        <w:rPr>
          <w:rFonts w:ascii="Palatino Linotype" w:hAnsi="Palatino Linotype"/>
          <w:noProof/>
          <w:sz w:val="22"/>
        </w:rPr>
        <w:tab/>
        <w:t xml:space="preserve">Shor, E., Fox, C. a. &amp; Broach, J. R. 2013 The yeast environmental stress response regulates mutagenesis induced by proteotoxic stress. </w:t>
      </w:r>
      <w:r w:rsidRPr="00E80EFF">
        <w:rPr>
          <w:rFonts w:ascii="Palatino Linotype" w:hAnsi="Palatino Linotype"/>
          <w:i/>
          <w:iCs/>
          <w:noProof/>
          <w:sz w:val="22"/>
        </w:rPr>
        <w:t>PLoS Genet.</w:t>
      </w:r>
      <w:r w:rsidRPr="00E80EFF">
        <w:rPr>
          <w:rFonts w:ascii="Palatino Linotype" w:hAnsi="Palatino Linotype"/>
          <w:noProof/>
          <w:sz w:val="22"/>
        </w:rPr>
        <w:t xml:space="preserve"> </w:t>
      </w:r>
      <w:r w:rsidRPr="00E80EFF">
        <w:rPr>
          <w:rFonts w:ascii="Palatino Linotype" w:hAnsi="Palatino Linotype"/>
          <w:b/>
          <w:bCs/>
          <w:noProof/>
          <w:sz w:val="22"/>
        </w:rPr>
        <w:t>9</w:t>
      </w:r>
      <w:r w:rsidRPr="00E80EFF">
        <w:rPr>
          <w:rFonts w:ascii="Palatino Linotype" w:hAnsi="Palatino Linotype"/>
          <w:noProof/>
          <w:sz w:val="22"/>
        </w:rPr>
        <w:t>, e1003680. (doi:10.1371/journal.pgen.1003680)</w:t>
      </w:r>
    </w:p>
    <w:p w:rsidR="00E80EFF" w:rsidRPr="00E80EFF" w:rsidRDefault="00E80EFF">
      <w:pPr>
        <w:pStyle w:val="NormalWeb"/>
        <w:ind w:left="640" w:hanging="640"/>
        <w:divId w:val="304162869"/>
        <w:rPr>
          <w:rFonts w:ascii="Palatino Linotype" w:hAnsi="Palatino Linotype"/>
          <w:noProof/>
          <w:sz w:val="22"/>
        </w:rPr>
      </w:pPr>
      <w:r w:rsidRPr="00E80EFF">
        <w:rPr>
          <w:rFonts w:ascii="Palatino Linotype" w:hAnsi="Palatino Linotype"/>
          <w:noProof/>
          <w:sz w:val="22"/>
        </w:rPr>
        <w:t>65.</w:t>
      </w:r>
      <w:r w:rsidRPr="00E80EFF">
        <w:rPr>
          <w:rFonts w:ascii="Palatino Linotype" w:hAnsi="Palatino Linotype"/>
          <w:noProof/>
          <w:sz w:val="22"/>
        </w:rPr>
        <w:tab/>
        <w:t xml:space="preserve">Karpinets, T., Greenwood, D., Pogribny, I. &amp; Samatova, N. 2006 Bacterial stationary-state mutagenesis and Mammalian tumorigenesis as stress-induced cellular adaptations and the role of epigenetics. </w:t>
      </w:r>
      <w:r w:rsidRPr="00E80EFF">
        <w:rPr>
          <w:rFonts w:ascii="Palatino Linotype" w:hAnsi="Palatino Linotype"/>
          <w:i/>
          <w:iCs/>
          <w:noProof/>
          <w:sz w:val="22"/>
        </w:rPr>
        <w:t>Curr. Genomics</w:t>
      </w:r>
      <w:r w:rsidRPr="00E80EFF">
        <w:rPr>
          <w:rFonts w:ascii="Palatino Linotype" w:hAnsi="Palatino Linotype"/>
          <w:noProof/>
          <w:sz w:val="22"/>
        </w:rPr>
        <w:t xml:space="preserve"> </w:t>
      </w:r>
      <w:r w:rsidRPr="00E80EFF">
        <w:rPr>
          <w:rFonts w:ascii="Palatino Linotype" w:hAnsi="Palatino Linotype"/>
          <w:b/>
          <w:bCs/>
          <w:noProof/>
          <w:sz w:val="22"/>
        </w:rPr>
        <w:t>7</w:t>
      </w:r>
      <w:r w:rsidRPr="00E80EFF">
        <w:rPr>
          <w:rFonts w:ascii="Palatino Linotype" w:hAnsi="Palatino Linotype"/>
          <w:noProof/>
          <w:sz w:val="22"/>
        </w:rPr>
        <w:t xml:space="preserve">, 481–96. </w:t>
      </w:r>
    </w:p>
    <w:p w:rsidR="00E80EFF" w:rsidRPr="00E80EFF" w:rsidRDefault="00E80EFF">
      <w:pPr>
        <w:pStyle w:val="NormalWeb"/>
        <w:ind w:left="640" w:hanging="640"/>
        <w:divId w:val="304162869"/>
        <w:rPr>
          <w:rFonts w:ascii="Palatino Linotype" w:hAnsi="Palatino Linotype"/>
          <w:noProof/>
          <w:sz w:val="22"/>
        </w:rPr>
      </w:pPr>
      <w:r w:rsidRPr="00E80EFF">
        <w:rPr>
          <w:rFonts w:ascii="Palatino Linotype" w:hAnsi="Palatino Linotype"/>
          <w:noProof/>
          <w:sz w:val="22"/>
        </w:rPr>
        <w:t>66.</w:t>
      </w:r>
      <w:r w:rsidRPr="00E80EFF">
        <w:rPr>
          <w:rFonts w:ascii="Palatino Linotype" w:hAnsi="Palatino Linotype"/>
          <w:noProof/>
          <w:sz w:val="22"/>
        </w:rPr>
        <w:tab/>
        <w:t xml:space="preserve">Torres-Barceló, C., Cabot, G., Oliver, A., Buckling, A. &amp; MacLean, R. C. 2013 A trade-off between oxidative stress resistance and DNA repair plays a role in the evolution of elevated mutation rates in bacteria. </w:t>
      </w:r>
      <w:r w:rsidRPr="00E80EFF">
        <w:rPr>
          <w:rFonts w:ascii="Palatino Linotype" w:hAnsi="Palatino Linotype"/>
          <w:i/>
          <w:iCs/>
          <w:noProof/>
          <w:sz w:val="22"/>
        </w:rPr>
        <w:t>Proc. R. Soc. B Biol. Sci.</w:t>
      </w:r>
      <w:r w:rsidRPr="00E80EFF">
        <w:rPr>
          <w:rFonts w:ascii="Palatino Linotype" w:hAnsi="Palatino Linotype"/>
          <w:noProof/>
          <w:sz w:val="22"/>
        </w:rPr>
        <w:t xml:space="preserve"> </w:t>
      </w:r>
      <w:r w:rsidRPr="00E80EFF">
        <w:rPr>
          <w:rFonts w:ascii="Palatino Linotype" w:hAnsi="Palatino Linotype"/>
          <w:b/>
          <w:bCs/>
          <w:noProof/>
          <w:sz w:val="22"/>
        </w:rPr>
        <w:t>280</w:t>
      </w:r>
      <w:r w:rsidRPr="00E80EFF">
        <w:rPr>
          <w:rFonts w:ascii="Palatino Linotype" w:hAnsi="Palatino Linotype"/>
          <w:noProof/>
          <w:sz w:val="22"/>
        </w:rPr>
        <w:t>, 20130007. (doi:10.1098/rspb.2013.0007)</w:t>
      </w:r>
    </w:p>
    <w:p w:rsidR="00E80EFF" w:rsidRPr="00E80EFF" w:rsidRDefault="00E80EFF">
      <w:pPr>
        <w:pStyle w:val="NormalWeb"/>
        <w:ind w:left="640" w:hanging="640"/>
        <w:divId w:val="304162869"/>
        <w:rPr>
          <w:rFonts w:ascii="Palatino Linotype" w:hAnsi="Palatino Linotype"/>
          <w:noProof/>
          <w:sz w:val="22"/>
        </w:rPr>
      </w:pPr>
      <w:r w:rsidRPr="00E80EFF">
        <w:rPr>
          <w:rFonts w:ascii="Palatino Linotype" w:hAnsi="Palatino Linotype"/>
          <w:noProof/>
          <w:sz w:val="22"/>
        </w:rPr>
        <w:t>67.</w:t>
      </w:r>
      <w:r w:rsidRPr="00E80EFF">
        <w:rPr>
          <w:rFonts w:ascii="Palatino Linotype" w:hAnsi="Palatino Linotype"/>
          <w:noProof/>
          <w:sz w:val="22"/>
        </w:rPr>
        <w:tab/>
        <w:t xml:space="preserve">Dawson, K. J. 1998 Evolutionarily stable mutation rates. </w:t>
      </w:r>
      <w:r w:rsidRPr="00E80EFF">
        <w:rPr>
          <w:rFonts w:ascii="Palatino Linotype" w:hAnsi="Palatino Linotype"/>
          <w:i/>
          <w:iCs/>
          <w:noProof/>
          <w:sz w:val="22"/>
        </w:rPr>
        <w:t>J. Theor. Biol.</w:t>
      </w:r>
      <w:r w:rsidRPr="00E80EFF">
        <w:rPr>
          <w:rFonts w:ascii="Palatino Linotype" w:hAnsi="Palatino Linotype"/>
          <w:noProof/>
          <w:sz w:val="22"/>
        </w:rPr>
        <w:t xml:space="preserve"> </w:t>
      </w:r>
      <w:r w:rsidRPr="00E80EFF">
        <w:rPr>
          <w:rFonts w:ascii="Palatino Linotype" w:hAnsi="Palatino Linotype"/>
          <w:b/>
          <w:bCs/>
          <w:noProof/>
          <w:sz w:val="22"/>
        </w:rPr>
        <w:t>194</w:t>
      </w:r>
      <w:r w:rsidRPr="00E80EFF">
        <w:rPr>
          <w:rFonts w:ascii="Palatino Linotype" w:hAnsi="Palatino Linotype"/>
          <w:noProof/>
          <w:sz w:val="22"/>
        </w:rPr>
        <w:t>, 143–57. (doi:10.1006/jtbi.1998.0752)</w:t>
      </w:r>
    </w:p>
    <w:p w:rsidR="00E80EFF" w:rsidRPr="00E80EFF" w:rsidRDefault="00E80EFF">
      <w:pPr>
        <w:pStyle w:val="NormalWeb"/>
        <w:ind w:left="640" w:hanging="640"/>
        <w:divId w:val="304162869"/>
        <w:rPr>
          <w:rFonts w:ascii="Palatino Linotype" w:hAnsi="Palatino Linotype"/>
          <w:noProof/>
          <w:sz w:val="22"/>
        </w:rPr>
      </w:pPr>
      <w:r w:rsidRPr="00E80EFF">
        <w:rPr>
          <w:rFonts w:ascii="Palatino Linotype" w:hAnsi="Palatino Linotype"/>
          <w:noProof/>
          <w:sz w:val="22"/>
        </w:rPr>
        <w:t>68.</w:t>
      </w:r>
      <w:r w:rsidRPr="00E80EFF">
        <w:rPr>
          <w:rFonts w:ascii="Palatino Linotype" w:hAnsi="Palatino Linotype"/>
          <w:noProof/>
          <w:sz w:val="22"/>
        </w:rPr>
        <w:tab/>
        <w:t xml:space="preserve">Giraud, A., Matic, I., Tenaillon, O., Clara, A., Radman, M., Fons, M. &amp; Taddei, F. 2001 Costs and benefits of high mutation rates: adaptive evolution of bacteria in the mouse gut. </w:t>
      </w:r>
      <w:r w:rsidRPr="00E80EFF">
        <w:rPr>
          <w:rFonts w:ascii="Palatino Linotype" w:hAnsi="Palatino Linotype"/>
          <w:i/>
          <w:iCs/>
          <w:noProof/>
          <w:sz w:val="22"/>
        </w:rPr>
        <w:t>Science (80-. ).</w:t>
      </w:r>
      <w:r w:rsidRPr="00E80EFF">
        <w:rPr>
          <w:rFonts w:ascii="Palatino Linotype" w:hAnsi="Palatino Linotype"/>
          <w:noProof/>
          <w:sz w:val="22"/>
        </w:rPr>
        <w:t xml:space="preserve"> </w:t>
      </w:r>
      <w:r w:rsidRPr="00E80EFF">
        <w:rPr>
          <w:rFonts w:ascii="Palatino Linotype" w:hAnsi="Palatino Linotype"/>
          <w:b/>
          <w:bCs/>
          <w:noProof/>
          <w:sz w:val="22"/>
        </w:rPr>
        <w:t>291</w:t>
      </w:r>
      <w:r w:rsidRPr="00E80EFF">
        <w:rPr>
          <w:rFonts w:ascii="Palatino Linotype" w:hAnsi="Palatino Linotype"/>
          <w:noProof/>
          <w:sz w:val="22"/>
        </w:rPr>
        <w:t>, 2606–8. (doi:10.1126/science.1056421)</w:t>
      </w:r>
    </w:p>
    <w:p w:rsidR="00E80EFF" w:rsidRPr="00E80EFF" w:rsidRDefault="00E80EFF">
      <w:pPr>
        <w:pStyle w:val="NormalWeb"/>
        <w:ind w:left="640" w:hanging="640"/>
        <w:divId w:val="304162869"/>
        <w:rPr>
          <w:rFonts w:ascii="Palatino Linotype" w:hAnsi="Palatino Linotype"/>
          <w:noProof/>
          <w:sz w:val="22"/>
        </w:rPr>
      </w:pPr>
      <w:r w:rsidRPr="00E80EFF">
        <w:rPr>
          <w:rFonts w:ascii="Palatino Linotype" w:hAnsi="Palatino Linotype"/>
          <w:noProof/>
          <w:sz w:val="22"/>
        </w:rPr>
        <w:t>69.</w:t>
      </w:r>
      <w:r w:rsidRPr="00E80EFF">
        <w:rPr>
          <w:rFonts w:ascii="Palatino Linotype" w:hAnsi="Palatino Linotype"/>
          <w:noProof/>
          <w:sz w:val="22"/>
        </w:rPr>
        <w:tab/>
        <w:t xml:space="preserve">Loh, E., Salk, J. J. &amp; Loeb, L. A. 2010 Optimization of DNA polymerase mutation rates during bacterial evolution. </w:t>
      </w:r>
      <w:r w:rsidRPr="00E80EFF">
        <w:rPr>
          <w:rFonts w:ascii="Palatino Linotype" w:hAnsi="Palatino Linotype"/>
          <w:i/>
          <w:iCs/>
          <w:noProof/>
          <w:sz w:val="22"/>
        </w:rPr>
        <w:t>Proc. Natl. Acad. Sci.</w:t>
      </w:r>
      <w:r w:rsidRPr="00E80EFF">
        <w:rPr>
          <w:rFonts w:ascii="Palatino Linotype" w:hAnsi="Palatino Linotype"/>
          <w:noProof/>
          <w:sz w:val="22"/>
        </w:rPr>
        <w:t xml:space="preserve"> </w:t>
      </w:r>
      <w:r w:rsidRPr="00E80EFF">
        <w:rPr>
          <w:rFonts w:ascii="Palatino Linotype" w:hAnsi="Palatino Linotype"/>
          <w:b/>
          <w:bCs/>
          <w:noProof/>
          <w:sz w:val="22"/>
        </w:rPr>
        <w:t>107</w:t>
      </w:r>
      <w:r w:rsidRPr="00E80EFF">
        <w:rPr>
          <w:rFonts w:ascii="Palatino Linotype" w:hAnsi="Palatino Linotype"/>
          <w:noProof/>
          <w:sz w:val="22"/>
        </w:rPr>
        <w:t>, 1154–9. (doi:10.1073/pnas.0912451107)</w:t>
      </w:r>
    </w:p>
    <w:p w:rsidR="00E80EFF" w:rsidRPr="00E80EFF" w:rsidRDefault="00E80EFF">
      <w:pPr>
        <w:pStyle w:val="NormalWeb"/>
        <w:ind w:left="640" w:hanging="640"/>
        <w:divId w:val="304162869"/>
        <w:rPr>
          <w:rFonts w:ascii="Palatino Linotype" w:hAnsi="Palatino Linotype"/>
          <w:noProof/>
          <w:sz w:val="22"/>
        </w:rPr>
      </w:pPr>
      <w:r w:rsidRPr="00E80EFF">
        <w:rPr>
          <w:rFonts w:ascii="Palatino Linotype" w:hAnsi="Palatino Linotype"/>
          <w:noProof/>
          <w:sz w:val="22"/>
        </w:rPr>
        <w:t>70.</w:t>
      </w:r>
      <w:r w:rsidRPr="00E80EFF">
        <w:rPr>
          <w:rFonts w:ascii="Palatino Linotype" w:hAnsi="Palatino Linotype"/>
          <w:noProof/>
          <w:sz w:val="22"/>
        </w:rPr>
        <w:tab/>
        <w:t xml:space="preserve">Gentile, C. F., Yu, S.-C., Serrano, S. A., Gerrish, P. J. &amp; Sniegowski, P. D. 2011 Competition between high- and higher-mutating strains of </w:t>
      </w:r>
      <w:r w:rsidRPr="00E80EFF">
        <w:rPr>
          <w:rFonts w:ascii="Palatino Linotype" w:hAnsi="Palatino Linotype"/>
          <w:i/>
          <w:iCs/>
          <w:noProof/>
          <w:sz w:val="22"/>
        </w:rPr>
        <w:t>Escherichia coli</w:t>
      </w:r>
      <w:r w:rsidRPr="00E80EFF">
        <w:rPr>
          <w:rFonts w:ascii="Palatino Linotype" w:hAnsi="Palatino Linotype"/>
          <w:noProof/>
          <w:sz w:val="22"/>
        </w:rPr>
        <w:t xml:space="preserve">. </w:t>
      </w:r>
      <w:r w:rsidRPr="00E80EFF">
        <w:rPr>
          <w:rFonts w:ascii="Palatino Linotype" w:hAnsi="Palatino Linotype"/>
          <w:i/>
          <w:iCs/>
          <w:noProof/>
          <w:sz w:val="22"/>
        </w:rPr>
        <w:t>Biol. Lett.</w:t>
      </w:r>
      <w:r w:rsidRPr="00E80EFF">
        <w:rPr>
          <w:rFonts w:ascii="Palatino Linotype" w:hAnsi="Palatino Linotype"/>
          <w:noProof/>
          <w:sz w:val="22"/>
        </w:rPr>
        <w:t xml:space="preserve"> </w:t>
      </w:r>
      <w:r w:rsidRPr="00E80EFF">
        <w:rPr>
          <w:rFonts w:ascii="Palatino Linotype" w:hAnsi="Palatino Linotype"/>
          <w:b/>
          <w:bCs/>
          <w:noProof/>
          <w:sz w:val="22"/>
        </w:rPr>
        <w:t>7</w:t>
      </w:r>
      <w:r w:rsidRPr="00E80EFF">
        <w:rPr>
          <w:rFonts w:ascii="Palatino Linotype" w:hAnsi="Palatino Linotype"/>
          <w:noProof/>
          <w:sz w:val="22"/>
        </w:rPr>
        <w:t>, 422–4. (doi:10.1098/rsbl.2010.1036)</w:t>
      </w:r>
    </w:p>
    <w:p w:rsidR="00E80EFF" w:rsidRPr="00E80EFF" w:rsidRDefault="00E80EFF">
      <w:pPr>
        <w:pStyle w:val="NormalWeb"/>
        <w:ind w:left="640" w:hanging="640"/>
        <w:divId w:val="304162869"/>
        <w:rPr>
          <w:rFonts w:ascii="Palatino Linotype" w:hAnsi="Palatino Linotype"/>
          <w:noProof/>
          <w:sz w:val="22"/>
        </w:rPr>
      </w:pPr>
      <w:r w:rsidRPr="00E80EFF">
        <w:rPr>
          <w:rFonts w:ascii="Palatino Linotype" w:hAnsi="Palatino Linotype"/>
          <w:noProof/>
          <w:sz w:val="22"/>
        </w:rPr>
        <w:t>71.</w:t>
      </w:r>
      <w:r w:rsidRPr="00E80EFF">
        <w:rPr>
          <w:rFonts w:ascii="Palatino Linotype" w:hAnsi="Palatino Linotype"/>
          <w:noProof/>
          <w:sz w:val="22"/>
        </w:rPr>
        <w:tab/>
        <w:t xml:space="preserve">Shee, C., Gibson, J. L., Darrow, M. C., Gonzalez, C. &amp; Rosenberg, S. M. 2011 Impact of a stress-inducible switch to mutagenic repair of DNA breaks on mutation in </w:t>
      </w:r>
      <w:r w:rsidRPr="00E80EFF">
        <w:rPr>
          <w:rFonts w:ascii="Palatino Linotype" w:hAnsi="Palatino Linotype"/>
          <w:i/>
          <w:iCs/>
          <w:noProof/>
          <w:sz w:val="22"/>
        </w:rPr>
        <w:t>Escherichia coli</w:t>
      </w:r>
      <w:r w:rsidRPr="00E80EFF">
        <w:rPr>
          <w:rFonts w:ascii="Palatino Linotype" w:hAnsi="Palatino Linotype"/>
          <w:noProof/>
          <w:sz w:val="22"/>
        </w:rPr>
        <w:t xml:space="preserve">. </w:t>
      </w:r>
      <w:r w:rsidRPr="00E80EFF">
        <w:rPr>
          <w:rFonts w:ascii="Palatino Linotype" w:hAnsi="Palatino Linotype"/>
          <w:i/>
          <w:iCs/>
          <w:noProof/>
          <w:sz w:val="22"/>
        </w:rPr>
        <w:t>Proc. Natl. Acad. Sci.</w:t>
      </w:r>
      <w:r w:rsidRPr="00E80EFF">
        <w:rPr>
          <w:rFonts w:ascii="Palatino Linotype" w:hAnsi="Palatino Linotype"/>
          <w:noProof/>
          <w:sz w:val="22"/>
        </w:rPr>
        <w:t xml:space="preserve"> </w:t>
      </w:r>
      <w:r w:rsidRPr="00E80EFF">
        <w:rPr>
          <w:rFonts w:ascii="Palatino Linotype" w:hAnsi="Palatino Linotype"/>
          <w:b/>
          <w:bCs/>
          <w:noProof/>
          <w:sz w:val="22"/>
        </w:rPr>
        <w:t>108</w:t>
      </w:r>
      <w:r w:rsidRPr="00E80EFF">
        <w:rPr>
          <w:rFonts w:ascii="Palatino Linotype" w:hAnsi="Palatino Linotype"/>
          <w:noProof/>
          <w:sz w:val="22"/>
        </w:rPr>
        <w:t>, 13659–13664. (doi:10.1073/pnas.1104681108)</w:t>
      </w:r>
    </w:p>
    <w:p w:rsidR="00E80EFF" w:rsidRPr="00E80EFF" w:rsidRDefault="00E80EFF">
      <w:pPr>
        <w:pStyle w:val="NormalWeb"/>
        <w:ind w:left="640" w:hanging="640"/>
        <w:divId w:val="304162869"/>
        <w:rPr>
          <w:rFonts w:ascii="Palatino Linotype" w:hAnsi="Palatino Linotype"/>
          <w:noProof/>
          <w:sz w:val="22"/>
        </w:rPr>
      </w:pPr>
      <w:r w:rsidRPr="00E80EFF">
        <w:rPr>
          <w:rFonts w:ascii="Palatino Linotype" w:hAnsi="Palatino Linotype"/>
          <w:noProof/>
          <w:sz w:val="22"/>
        </w:rPr>
        <w:t>72.</w:t>
      </w:r>
      <w:r w:rsidRPr="00E80EFF">
        <w:rPr>
          <w:rFonts w:ascii="Palatino Linotype" w:hAnsi="Palatino Linotype"/>
          <w:noProof/>
          <w:sz w:val="22"/>
        </w:rPr>
        <w:tab/>
        <w:t xml:space="preserve">Tenaillon, O., Le Nagard, H., Godelle, B. &amp; Taddei, F. 2000 Mutators and sex in bacteria: conflict between adaptive strategies. </w:t>
      </w:r>
      <w:r w:rsidRPr="00E80EFF">
        <w:rPr>
          <w:rFonts w:ascii="Palatino Linotype" w:hAnsi="Palatino Linotype"/>
          <w:i/>
          <w:iCs/>
          <w:noProof/>
          <w:sz w:val="22"/>
        </w:rPr>
        <w:t>Proc. Natl. Acad. Sci.</w:t>
      </w:r>
      <w:r w:rsidRPr="00E80EFF">
        <w:rPr>
          <w:rFonts w:ascii="Palatino Linotype" w:hAnsi="Palatino Linotype"/>
          <w:noProof/>
          <w:sz w:val="22"/>
        </w:rPr>
        <w:t xml:space="preserve"> </w:t>
      </w:r>
      <w:r w:rsidRPr="00E80EFF">
        <w:rPr>
          <w:rFonts w:ascii="Palatino Linotype" w:hAnsi="Palatino Linotype"/>
          <w:b/>
          <w:bCs/>
          <w:noProof/>
          <w:sz w:val="22"/>
        </w:rPr>
        <w:t>97</w:t>
      </w:r>
      <w:r w:rsidRPr="00E80EFF">
        <w:rPr>
          <w:rFonts w:ascii="Palatino Linotype" w:hAnsi="Palatino Linotype"/>
          <w:noProof/>
          <w:sz w:val="22"/>
        </w:rPr>
        <w:t>, 10465–70. (doi:10.1073/pnas.180063397)</w:t>
      </w:r>
    </w:p>
    <w:p w:rsidR="00E80EFF" w:rsidRPr="00E80EFF" w:rsidRDefault="00E80EFF">
      <w:pPr>
        <w:pStyle w:val="NormalWeb"/>
        <w:ind w:left="640" w:hanging="640"/>
        <w:divId w:val="304162869"/>
        <w:rPr>
          <w:rFonts w:ascii="Palatino Linotype" w:hAnsi="Palatino Linotype"/>
          <w:noProof/>
          <w:sz w:val="22"/>
        </w:rPr>
      </w:pPr>
      <w:r w:rsidRPr="00E80EFF">
        <w:rPr>
          <w:rFonts w:ascii="Palatino Linotype" w:hAnsi="Palatino Linotype"/>
          <w:noProof/>
          <w:sz w:val="22"/>
        </w:rPr>
        <w:t>73.</w:t>
      </w:r>
      <w:r w:rsidRPr="00E80EFF">
        <w:rPr>
          <w:rFonts w:ascii="Palatino Linotype" w:hAnsi="Palatino Linotype"/>
          <w:noProof/>
          <w:sz w:val="22"/>
        </w:rPr>
        <w:tab/>
        <w:t xml:space="preserve">Johnson, T. &amp; Barton, N. H. 2002 The effect of deleterious alleles on adaptation in asexual populations. </w:t>
      </w:r>
      <w:r w:rsidRPr="00E80EFF">
        <w:rPr>
          <w:rFonts w:ascii="Palatino Linotype" w:hAnsi="Palatino Linotype"/>
          <w:i/>
          <w:iCs/>
          <w:noProof/>
          <w:sz w:val="22"/>
        </w:rPr>
        <w:t>Genetics</w:t>
      </w:r>
      <w:r w:rsidRPr="00E80EFF">
        <w:rPr>
          <w:rFonts w:ascii="Palatino Linotype" w:hAnsi="Palatino Linotype"/>
          <w:noProof/>
          <w:sz w:val="22"/>
        </w:rPr>
        <w:t xml:space="preserve"> </w:t>
      </w:r>
      <w:r w:rsidRPr="00E80EFF">
        <w:rPr>
          <w:rFonts w:ascii="Palatino Linotype" w:hAnsi="Palatino Linotype"/>
          <w:b/>
          <w:bCs/>
          <w:noProof/>
          <w:sz w:val="22"/>
        </w:rPr>
        <w:t>162</w:t>
      </w:r>
      <w:r w:rsidRPr="00E80EFF">
        <w:rPr>
          <w:rFonts w:ascii="Palatino Linotype" w:hAnsi="Palatino Linotype"/>
          <w:noProof/>
          <w:sz w:val="22"/>
        </w:rPr>
        <w:t xml:space="preserve">, 395–411. </w:t>
      </w:r>
    </w:p>
    <w:p w:rsidR="00E80EFF" w:rsidRPr="00E80EFF" w:rsidRDefault="00E80EFF">
      <w:pPr>
        <w:pStyle w:val="NormalWeb"/>
        <w:ind w:left="640" w:hanging="640"/>
        <w:divId w:val="304162869"/>
        <w:rPr>
          <w:rFonts w:ascii="Palatino Linotype" w:hAnsi="Palatino Linotype"/>
          <w:noProof/>
          <w:sz w:val="22"/>
        </w:rPr>
      </w:pPr>
      <w:r w:rsidRPr="00E80EFF">
        <w:rPr>
          <w:rFonts w:ascii="Palatino Linotype" w:hAnsi="Palatino Linotype"/>
          <w:noProof/>
          <w:sz w:val="22"/>
        </w:rPr>
        <w:t>74.</w:t>
      </w:r>
      <w:r w:rsidRPr="00E80EFF">
        <w:rPr>
          <w:rFonts w:ascii="Palatino Linotype" w:hAnsi="Palatino Linotype"/>
          <w:noProof/>
          <w:sz w:val="22"/>
        </w:rPr>
        <w:tab/>
        <w:t xml:space="preserve">Leigh, E. G. J. 1973 The evolution of mutation rates. </w:t>
      </w:r>
      <w:r w:rsidRPr="00E80EFF">
        <w:rPr>
          <w:rFonts w:ascii="Palatino Linotype" w:hAnsi="Palatino Linotype"/>
          <w:i/>
          <w:iCs/>
          <w:noProof/>
          <w:sz w:val="22"/>
        </w:rPr>
        <w:t>Genetics</w:t>
      </w:r>
      <w:r w:rsidRPr="00E80EFF">
        <w:rPr>
          <w:rFonts w:ascii="Palatino Linotype" w:hAnsi="Palatino Linotype"/>
          <w:noProof/>
          <w:sz w:val="22"/>
        </w:rPr>
        <w:t xml:space="preserve"> </w:t>
      </w:r>
      <w:r w:rsidRPr="00E80EFF">
        <w:rPr>
          <w:rFonts w:ascii="Palatino Linotype" w:hAnsi="Palatino Linotype"/>
          <w:b/>
          <w:bCs/>
          <w:noProof/>
          <w:sz w:val="22"/>
        </w:rPr>
        <w:t>73</w:t>
      </w:r>
      <w:r w:rsidRPr="00E80EFF">
        <w:rPr>
          <w:rFonts w:ascii="Palatino Linotype" w:hAnsi="Palatino Linotype"/>
          <w:noProof/>
          <w:sz w:val="22"/>
        </w:rPr>
        <w:t xml:space="preserve">, Suppl 73:1–18. </w:t>
      </w:r>
    </w:p>
    <w:p w:rsidR="00E80EFF" w:rsidRPr="00E80EFF" w:rsidRDefault="00E80EFF">
      <w:pPr>
        <w:pStyle w:val="NormalWeb"/>
        <w:ind w:left="640" w:hanging="640"/>
        <w:divId w:val="304162869"/>
        <w:rPr>
          <w:rFonts w:ascii="Palatino Linotype" w:hAnsi="Palatino Linotype"/>
          <w:noProof/>
          <w:sz w:val="22"/>
        </w:rPr>
      </w:pPr>
      <w:r w:rsidRPr="00E80EFF">
        <w:rPr>
          <w:rFonts w:ascii="Palatino Linotype" w:hAnsi="Palatino Linotype"/>
          <w:noProof/>
          <w:sz w:val="22"/>
        </w:rPr>
        <w:t>75.</w:t>
      </w:r>
      <w:r w:rsidRPr="00E80EFF">
        <w:rPr>
          <w:rFonts w:ascii="Palatino Linotype" w:hAnsi="Palatino Linotype"/>
          <w:noProof/>
          <w:sz w:val="22"/>
        </w:rPr>
        <w:tab/>
        <w:t xml:space="preserve">Komarova, N. L. &amp; Wodarz, D. 2004 The optimal rate of chromosome loss for the inactivation of tumor suppressor genes in cancer. </w:t>
      </w:r>
      <w:r w:rsidRPr="00E80EFF">
        <w:rPr>
          <w:rFonts w:ascii="Palatino Linotype" w:hAnsi="Palatino Linotype"/>
          <w:i/>
          <w:iCs/>
          <w:noProof/>
          <w:sz w:val="22"/>
        </w:rPr>
        <w:t>Proc. Natl. Acad. Sci. U. S. A.</w:t>
      </w:r>
      <w:r w:rsidRPr="00E80EFF">
        <w:rPr>
          <w:rFonts w:ascii="Palatino Linotype" w:hAnsi="Palatino Linotype"/>
          <w:noProof/>
          <w:sz w:val="22"/>
        </w:rPr>
        <w:t xml:space="preserve"> </w:t>
      </w:r>
      <w:r w:rsidRPr="00E80EFF">
        <w:rPr>
          <w:rFonts w:ascii="Palatino Linotype" w:hAnsi="Palatino Linotype"/>
          <w:b/>
          <w:bCs/>
          <w:noProof/>
          <w:sz w:val="22"/>
        </w:rPr>
        <w:t>101</w:t>
      </w:r>
      <w:r w:rsidRPr="00E80EFF">
        <w:rPr>
          <w:rFonts w:ascii="Palatino Linotype" w:hAnsi="Palatino Linotype"/>
          <w:noProof/>
          <w:sz w:val="22"/>
        </w:rPr>
        <w:t>, 7017–21. (doi:10.1073/pnas.0401943101)</w:t>
      </w:r>
    </w:p>
    <w:p w:rsidR="00E80EFF" w:rsidRPr="00E80EFF" w:rsidRDefault="00E80EFF">
      <w:pPr>
        <w:pStyle w:val="NormalWeb"/>
        <w:ind w:left="640" w:hanging="640"/>
        <w:divId w:val="304162869"/>
        <w:rPr>
          <w:rFonts w:ascii="Palatino Linotype" w:hAnsi="Palatino Linotype"/>
          <w:noProof/>
          <w:sz w:val="22"/>
        </w:rPr>
      </w:pPr>
      <w:r w:rsidRPr="00E80EFF">
        <w:rPr>
          <w:rFonts w:ascii="Palatino Linotype" w:hAnsi="Palatino Linotype"/>
          <w:noProof/>
          <w:sz w:val="22"/>
        </w:rPr>
        <w:lastRenderedPageBreak/>
        <w:t>76.</w:t>
      </w:r>
      <w:r w:rsidRPr="00E80EFF">
        <w:rPr>
          <w:rFonts w:ascii="Palatino Linotype" w:hAnsi="Palatino Linotype"/>
          <w:noProof/>
          <w:sz w:val="22"/>
        </w:rPr>
        <w:tab/>
        <w:t xml:space="preserve">Komarova, N. L., Sadovsky, A. V &amp; Wan, F. Y. M. 2008 Selective pressures for and against genetic instability in cancer: a time-dependent problem. </w:t>
      </w:r>
      <w:r w:rsidRPr="00E80EFF">
        <w:rPr>
          <w:rFonts w:ascii="Palatino Linotype" w:hAnsi="Palatino Linotype"/>
          <w:i/>
          <w:iCs/>
          <w:noProof/>
          <w:sz w:val="22"/>
        </w:rPr>
        <w:t>J. R. Soc. Interface</w:t>
      </w:r>
      <w:r w:rsidRPr="00E80EFF">
        <w:rPr>
          <w:rFonts w:ascii="Palatino Linotype" w:hAnsi="Palatino Linotype"/>
          <w:noProof/>
          <w:sz w:val="22"/>
        </w:rPr>
        <w:t xml:space="preserve"> </w:t>
      </w:r>
      <w:r w:rsidRPr="00E80EFF">
        <w:rPr>
          <w:rFonts w:ascii="Palatino Linotype" w:hAnsi="Palatino Linotype"/>
          <w:b/>
          <w:bCs/>
          <w:noProof/>
          <w:sz w:val="22"/>
        </w:rPr>
        <w:t>5</w:t>
      </w:r>
      <w:r w:rsidRPr="00E80EFF">
        <w:rPr>
          <w:rFonts w:ascii="Palatino Linotype" w:hAnsi="Palatino Linotype"/>
          <w:noProof/>
          <w:sz w:val="22"/>
        </w:rPr>
        <w:t>, 105–21. (doi:10.1098/rsif.2007.1054)</w:t>
      </w:r>
    </w:p>
    <w:p w:rsidR="00E80EFF" w:rsidRPr="00E80EFF" w:rsidRDefault="00E80EFF">
      <w:pPr>
        <w:pStyle w:val="NormalWeb"/>
        <w:ind w:left="640" w:hanging="640"/>
        <w:divId w:val="304162869"/>
        <w:rPr>
          <w:rFonts w:ascii="Palatino Linotype" w:hAnsi="Palatino Linotype"/>
          <w:noProof/>
          <w:sz w:val="22"/>
        </w:rPr>
      </w:pPr>
      <w:r w:rsidRPr="00E80EFF">
        <w:rPr>
          <w:rFonts w:ascii="Palatino Linotype" w:hAnsi="Palatino Linotype"/>
          <w:noProof/>
          <w:sz w:val="22"/>
        </w:rPr>
        <w:t>77.</w:t>
      </w:r>
      <w:r w:rsidRPr="00E80EFF">
        <w:rPr>
          <w:rFonts w:ascii="Palatino Linotype" w:hAnsi="Palatino Linotype"/>
          <w:noProof/>
          <w:sz w:val="22"/>
        </w:rPr>
        <w:tab/>
        <w:t xml:space="preserve">Agur, Z., Mazor, G. &amp; Meilijson, I. 1991 Maturation of the humoral immune response as an optimization problem. </w:t>
      </w:r>
      <w:r w:rsidRPr="00E80EFF">
        <w:rPr>
          <w:rFonts w:ascii="Palatino Linotype" w:hAnsi="Palatino Linotype"/>
          <w:i/>
          <w:iCs/>
          <w:noProof/>
          <w:sz w:val="22"/>
        </w:rPr>
        <w:t>Proc. R. Soc. B Biol. Sci.</w:t>
      </w:r>
      <w:r w:rsidRPr="00E80EFF">
        <w:rPr>
          <w:rFonts w:ascii="Palatino Linotype" w:hAnsi="Palatino Linotype"/>
          <w:noProof/>
          <w:sz w:val="22"/>
        </w:rPr>
        <w:t xml:space="preserve"> </w:t>
      </w:r>
      <w:r w:rsidRPr="00E80EFF">
        <w:rPr>
          <w:rFonts w:ascii="Palatino Linotype" w:hAnsi="Palatino Linotype"/>
          <w:b/>
          <w:bCs/>
          <w:noProof/>
          <w:sz w:val="22"/>
        </w:rPr>
        <w:t>245</w:t>
      </w:r>
      <w:r w:rsidRPr="00E80EFF">
        <w:rPr>
          <w:rFonts w:ascii="Palatino Linotype" w:hAnsi="Palatino Linotype"/>
          <w:noProof/>
          <w:sz w:val="22"/>
        </w:rPr>
        <w:t>, 147–50. (doi:10.1098/rspb.1991.0101)</w:t>
      </w:r>
    </w:p>
    <w:p w:rsidR="00E80EFF" w:rsidRPr="00E80EFF" w:rsidRDefault="00E80EFF">
      <w:pPr>
        <w:pStyle w:val="NormalWeb"/>
        <w:ind w:left="640" w:hanging="640"/>
        <w:divId w:val="304162869"/>
        <w:rPr>
          <w:rFonts w:ascii="Palatino Linotype" w:hAnsi="Palatino Linotype"/>
          <w:noProof/>
          <w:sz w:val="22"/>
        </w:rPr>
      </w:pPr>
      <w:r w:rsidRPr="00E80EFF">
        <w:rPr>
          <w:rFonts w:ascii="Palatino Linotype" w:hAnsi="Palatino Linotype"/>
          <w:noProof/>
          <w:sz w:val="22"/>
        </w:rPr>
        <w:t>78.</w:t>
      </w:r>
      <w:r w:rsidRPr="00E80EFF">
        <w:rPr>
          <w:rFonts w:ascii="Palatino Linotype" w:hAnsi="Palatino Linotype"/>
          <w:noProof/>
          <w:sz w:val="22"/>
        </w:rPr>
        <w:tab/>
        <w:t xml:space="preserve">Jackson, a L. &amp; Loeb, L. A. 1998 The mutation rate and cancer. </w:t>
      </w:r>
      <w:r w:rsidRPr="00E80EFF">
        <w:rPr>
          <w:rFonts w:ascii="Palatino Linotype" w:hAnsi="Palatino Linotype"/>
          <w:i/>
          <w:iCs/>
          <w:noProof/>
          <w:sz w:val="22"/>
        </w:rPr>
        <w:t>Genetics</w:t>
      </w:r>
      <w:r w:rsidRPr="00E80EFF">
        <w:rPr>
          <w:rFonts w:ascii="Palatino Linotype" w:hAnsi="Palatino Linotype"/>
          <w:noProof/>
          <w:sz w:val="22"/>
        </w:rPr>
        <w:t xml:space="preserve"> </w:t>
      </w:r>
      <w:r w:rsidRPr="00E80EFF">
        <w:rPr>
          <w:rFonts w:ascii="Palatino Linotype" w:hAnsi="Palatino Linotype"/>
          <w:b/>
          <w:bCs/>
          <w:noProof/>
          <w:sz w:val="22"/>
        </w:rPr>
        <w:t>148</w:t>
      </w:r>
      <w:r w:rsidRPr="00E80EFF">
        <w:rPr>
          <w:rFonts w:ascii="Palatino Linotype" w:hAnsi="Palatino Linotype"/>
          <w:noProof/>
          <w:sz w:val="22"/>
        </w:rPr>
        <w:t xml:space="preserve">, 1483–90. </w:t>
      </w:r>
    </w:p>
    <w:p w:rsidR="00E80EFF" w:rsidRPr="00E80EFF" w:rsidRDefault="00E80EFF">
      <w:pPr>
        <w:pStyle w:val="NormalWeb"/>
        <w:ind w:left="640" w:hanging="640"/>
        <w:divId w:val="304162869"/>
        <w:rPr>
          <w:rFonts w:ascii="Palatino Linotype" w:hAnsi="Palatino Linotype"/>
          <w:noProof/>
          <w:sz w:val="22"/>
        </w:rPr>
      </w:pPr>
      <w:r w:rsidRPr="00E80EFF">
        <w:rPr>
          <w:rFonts w:ascii="Palatino Linotype" w:hAnsi="Palatino Linotype"/>
          <w:noProof/>
          <w:sz w:val="22"/>
        </w:rPr>
        <w:t>79.</w:t>
      </w:r>
      <w:r w:rsidRPr="00E80EFF">
        <w:rPr>
          <w:rFonts w:ascii="Palatino Linotype" w:hAnsi="Palatino Linotype"/>
          <w:noProof/>
          <w:sz w:val="22"/>
        </w:rPr>
        <w:tab/>
        <w:t xml:space="preserve">Bielas, J. H., Loeb, K. R., Rubin, B. P., True, L. D. &amp; Loeb, L. A. 2006 Human cancers express a mutator phenotype. </w:t>
      </w:r>
      <w:r w:rsidRPr="00E80EFF">
        <w:rPr>
          <w:rFonts w:ascii="Palatino Linotype" w:hAnsi="Palatino Linotype"/>
          <w:i/>
          <w:iCs/>
          <w:noProof/>
          <w:sz w:val="22"/>
        </w:rPr>
        <w:t>Proc. Natl. Acad. Sci. U. S. A.</w:t>
      </w:r>
      <w:r w:rsidRPr="00E80EFF">
        <w:rPr>
          <w:rFonts w:ascii="Palatino Linotype" w:hAnsi="Palatino Linotype"/>
          <w:noProof/>
          <w:sz w:val="22"/>
        </w:rPr>
        <w:t xml:space="preserve"> </w:t>
      </w:r>
      <w:r w:rsidRPr="00E80EFF">
        <w:rPr>
          <w:rFonts w:ascii="Palatino Linotype" w:hAnsi="Palatino Linotype"/>
          <w:b/>
          <w:bCs/>
          <w:noProof/>
          <w:sz w:val="22"/>
        </w:rPr>
        <w:t>103</w:t>
      </w:r>
      <w:r w:rsidRPr="00E80EFF">
        <w:rPr>
          <w:rFonts w:ascii="Palatino Linotype" w:hAnsi="Palatino Linotype"/>
          <w:noProof/>
          <w:sz w:val="22"/>
        </w:rPr>
        <w:t>, 18238–42. (doi:10.1073/pnas.0607057103)</w:t>
      </w:r>
    </w:p>
    <w:p w:rsidR="00E80EFF" w:rsidRPr="00E80EFF" w:rsidRDefault="00E80EFF">
      <w:pPr>
        <w:pStyle w:val="NormalWeb"/>
        <w:ind w:left="640" w:hanging="640"/>
        <w:divId w:val="304162869"/>
        <w:rPr>
          <w:rFonts w:ascii="Palatino Linotype" w:hAnsi="Palatino Linotype"/>
          <w:noProof/>
          <w:sz w:val="22"/>
        </w:rPr>
      </w:pPr>
      <w:r w:rsidRPr="00E80EFF">
        <w:rPr>
          <w:rFonts w:ascii="Palatino Linotype" w:hAnsi="Palatino Linotype"/>
          <w:noProof/>
          <w:sz w:val="22"/>
        </w:rPr>
        <w:t>80.</w:t>
      </w:r>
      <w:r w:rsidRPr="00E80EFF">
        <w:rPr>
          <w:rFonts w:ascii="Palatino Linotype" w:hAnsi="Palatino Linotype"/>
          <w:noProof/>
          <w:sz w:val="22"/>
        </w:rPr>
        <w:tab/>
        <w:t xml:space="preserve">Lambert, G., Estévez-Salmeron, L., Oh, S., Liao, D., Emerson, B. M., Tlsty, T. D. &amp; Austin, R. H. 2011 An analogy between the evolution of drug resistance in bacterial communities and malignant tissues. </w:t>
      </w:r>
      <w:r w:rsidRPr="00E80EFF">
        <w:rPr>
          <w:rFonts w:ascii="Palatino Linotype" w:hAnsi="Palatino Linotype"/>
          <w:i/>
          <w:iCs/>
          <w:noProof/>
          <w:sz w:val="22"/>
        </w:rPr>
        <w:t>Nat. Rev. Cancer</w:t>
      </w:r>
      <w:r w:rsidRPr="00E80EFF">
        <w:rPr>
          <w:rFonts w:ascii="Palatino Linotype" w:hAnsi="Palatino Linotype"/>
          <w:noProof/>
          <w:sz w:val="22"/>
        </w:rPr>
        <w:t xml:space="preserve"> </w:t>
      </w:r>
      <w:r w:rsidRPr="00E80EFF">
        <w:rPr>
          <w:rFonts w:ascii="Palatino Linotype" w:hAnsi="Palatino Linotype"/>
          <w:b/>
          <w:bCs/>
          <w:noProof/>
          <w:sz w:val="22"/>
        </w:rPr>
        <w:t>11</w:t>
      </w:r>
      <w:r w:rsidRPr="00E80EFF">
        <w:rPr>
          <w:rFonts w:ascii="Palatino Linotype" w:hAnsi="Palatino Linotype"/>
          <w:noProof/>
          <w:sz w:val="22"/>
        </w:rPr>
        <w:t>, 375–82. (doi:10.1038/nrc3039)</w:t>
      </w:r>
    </w:p>
    <w:p w:rsidR="00E80EFF" w:rsidRPr="00E80EFF" w:rsidRDefault="00E80EFF">
      <w:pPr>
        <w:pStyle w:val="NormalWeb"/>
        <w:ind w:left="640" w:hanging="640"/>
        <w:divId w:val="304162869"/>
        <w:rPr>
          <w:rFonts w:ascii="Palatino Linotype" w:hAnsi="Palatino Linotype"/>
          <w:noProof/>
          <w:sz w:val="22"/>
        </w:rPr>
      </w:pPr>
      <w:r w:rsidRPr="00E80EFF">
        <w:rPr>
          <w:rFonts w:ascii="Palatino Linotype" w:hAnsi="Palatino Linotype"/>
          <w:noProof/>
          <w:sz w:val="22"/>
        </w:rPr>
        <w:t>81.</w:t>
      </w:r>
      <w:r w:rsidRPr="00E80EFF">
        <w:rPr>
          <w:rFonts w:ascii="Palatino Linotype" w:hAnsi="Palatino Linotype"/>
          <w:noProof/>
          <w:sz w:val="22"/>
        </w:rPr>
        <w:tab/>
        <w:t xml:space="preserve">Ruan, K., Song, G. &amp; Ouyang, G. 2009 Role of hypoxia in the hallmarks of human cancer. </w:t>
      </w:r>
      <w:r w:rsidRPr="00E80EFF">
        <w:rPr>
          <w:rFonts w:ascii="Palatino Linotype" w:hAnsi="Palatino Linotype"/>
          <w:i/>
          <w:iCs/>
          <w:noProof/>
          <w:sz w:val="22"/>
        </w:rPr>
        <w:t>J. Cell. Biochem.</w:t>
      </w:r>
      <w:r w:rsidRPr="00E80EFF">
        <w:rPr>
          <w:rFonts w:ascii="Palatino Linotype" w:hAnsi="Palatino Linotype"/>
          <w:noProof/>
          <w:sz w:val="22"/>
        </w:rPr>
        <w:t xml:space="preserve"> </w:t>
      </w:r>
      <w:r w:rsidRPr="00E80EFF">
        <w:rPr>
          <w:rFonts w:ascii="Palatino Linotype" w:hAnsi="Palatino Linotype"/>
          <w:b/>
          <w:bCs/>
          <w:noProof/>
          <w:sz w:val="22"/>
        </w:rPr>
        <w:t>107</w:t>
      </w:r>
      <w:r w:rsidRPr="00E80EFF">
        <w:rPr>
          <w:rFonts w:ascii="Palatino Linotype" w:hAnsi="Palatino Linotype"/>
          <w:noProof/>
          <w:sz w:val="22"/>
        </w:rPr>
        <w:t>, 1053–62. (doi:10.1002/jcb.22214)</w:t>
      </w:r>
    </w:p>
    <w:p w:rsidR="00E80EFF" w:rsidRPr="00E80EFF" w:rsidRDefault="00E80EFF">
      <w:pPr>
        <w:pStyle w:val="NormalWeb"/>
        <w:ind w:left="640" w:hanging="640"/>
        <w:divId w:val="304162869"/>
        <w:rPr>
          <w:rFonts w:ascii="Palatino Linotype" w:hAnsi="Palatino Linotype"/>
          <w:noProof/>
          <w:sz w:val="22"/>
        </w:rPr>
      </w:pPr>
      <w:r w:rsidRPr="00E80EFF">
        <w:rPr>
          <w:rFonts w:ascii="Palatino Linotype" w:hAnsi="Palatino Linotype"/>
          <w:noProof/>
          <w:sz w:val="22"/>
        </w:rPr>
        <w:t>82.</w:t>
      </w:r>
      <w:r w:rsidRPr="00E80EFF">
        <w:rPr>
          <w:rFonts w:ascii="Palatino Linotype" w:hAnsi="Palatino Linotype"/>
          <w:noProof/>
          <w:sz w:val="22"/>
        </w:rPr>
        <w:tab/>
        <w:t xml:space="preserve">Bindra, R. S., Crosby, M. E. &amp; Glazer, P. M. 2007 Regulation of DNA repair in hypoxic cancer cells. </w:t>
      </w:r>
      <w:r w:rsidRPr="00E80EFF">
        <w:rPr>
          <w:rFonts w:ascii="Palatino Linotype" w:hAnsi="Palatino Linotype"/>
          <w:i/>
          <w:iCs/>
          <w:noProof/>
          <w:sz w:val="22"/>
        </w:rPr>
        <w:t>Cancer Metastasis Rev.</w:t>
      </w:r>
      <w:r w:rsidRPr="00E80EFF">
        <w:rPr>
          <w:rFonts w:ascii="Palatino Linotype" w:hAnsi="Palatino Linotype"/>
          <w:noProof/>
          <w:sz w:val="22"/>
        </w:rPr>
        <w:t xml:space="preserve"> </w:t>
      </w:r>
      <w:r w:rsidRPr="00E80EFF">
        <w:rPr>
          <w:rFonts w:ascii="Palatino Linotype" w:hAnsi="Palatino Linotype"/>
          <w:b/>
          <w:bCs/>
          <w:noProof/>
          <w:sz w:val="22"/>
        </w:rPr>
        <w:t>26</w:t>
      </w:r>
      <w:r w:rsidRPr="00E80EFF">
        <w:rPr>
          <w:rFonts w:ascii="Palatino Linotype" w:hAnsi="Palatino Linotype"/>
          <w:noProof/>
          <w:sz w:val="22"/>
        </w:rPr>
        <w:t>, 249–60. (doi:10.1007/s10555-007-9061-3)</w:t>
      </w:r>
    </w:p>
    <w:p w:rsidR="00E80EFF" w:rsidRPr="00E80EFF" w:rsidRDefault="00E80EFF">
      <w:pPr>
        <w:pStyle w:val="NormalWeb"/>
        <w:ind w:left="640" w:hanging="640"/>
        <w:divId w:val="304162869"/>
        <w:rPr>
          <w:rFonts w:ascii="Palatino Linotype" w:hAnsi="Palatino Linotype"/>
          <w:noProof/>
          <w:sz w:val="22"/>
        </w:rPr>
      </w:pPr>
      <w:r w:rsidRPr="00E80EFF">
        <w:rPr>
          <w:rFonts w:ascii="Palatino Linotype" w:hAnsi="Palatino Linotype"/>
          <w:noProof/>
          <w:sz w:val="22"/>
        </w:rPr>
        <w:t>83.</w:t>
      </w:r>
      <w:r w:rsidRPr="00E80EFF">
        <w:rPr>
          <w:rFonts w:ascii="Palatino Linotype" w:hAnsi="Palatino Linotype"/>
          <w:noProof/>
          <w:sz w:val="22"/>
        </w:rPr>
        <w:tab/>
        <w:t xml:space="preserve">Podlaha, O., Riester, M., De, S. &amp; Michor, F. 2012 Evolution of the cancer genome. </w:t>
      </w:r>
      <w:r w:rsidRPr="00E80EFF">
        <w:rPr>
          <w:rFonts w:ascii="Palatino Linotype" w:hAnsi="Palatino Linotype"/>
          <w:i/>
          <w:iCs/>
          <w:noProof/>
          <w:sz w:val="22"/>
        </w:rPr>
        <w:t>Trends Genet.</w:t>
      </w:r>
      <w:r w:rsidRPr="00E80EFF">
        <w:rPr>
          <w:rFonts w:ascii="Palatino Linotype" w:hAnsi="Palatino Linotype"/>
          <w:noProof/>
          <w:sz w:val="22"/>
        </w:rPr>
        <w:t xml:space="preserve"> </w:t>
      </w:r>
      <w:r w:rsidRPr="00E80EFF">
        <w:rPr>
          <w:rFonts w:ascii="Palatino Linotype" w:hAnsi="Palatino Linotype"/>
          <w:b/>
          <w:bCs/>
          <w:noProof/>
          <w:sz w:val="22"/>
        </w:rPr>
        <w:t>28</w:t>
      </w:r>
      <w:r w:rsidRPr="00E80EFF">
        <w:rPr>
          <w:rFonts w:ascii="Palatino Linotype" w:hAnsi="Palatino Linotype"/>
          <w:noProof/>
          <w:sz w:val="22"/>
        </w:rPr>
        <w:t>, 155–163. (doi:10.1016/j.tig.2012.01.003)</w:t>
      </w:r>
    </w:p>
    <w:p w:rsidR="00E80EFF" w:rsidRPr="00E80EFF" w:rsidRDefault="00E80EFF">
      <w:pPr>
        <w:pStyle w:val="NormalWeb"/>
        <w:ind w:left="640" w:hanging="640"/>
        <w:divId w:val="304162869"/>
        <w:rPr>
          <w:rFonts w:ascii="Palatino Linotype" w:hAnsi="Palatino Linotype"/>
          <w:noProof/>
          <w:sz w:val="22"/>
        </w:rPr>
      </w:pPr>
      <w:r w:rsidRPr="00E80EFF">
        <w:rPr>
          <w:rFonts w:ascii="Palatino Linotype" w:hAnsi="Palatino Linotype"/>
          <w:noProof/>
          <w:sz w:val="22"/>
        </w:rPr>
        <w:t>84.</w:t>
      </w:r>
      <w:r w:rsidRPr="00E80EFF">
        <w:rPr>
          <w:rFonts w:ascii="Palatino Linotype" w:hAnsi="Palatino Linotype"/>
          <w:noProof/>
          <w:sz w:val="22"/>
        </w:rPr>
        <w:tab/>
        <w:t xml:space="preserve">Schrag, S. J., Perrot, V. &amp; Levin, B. R. 1997 Adaptation to the fitness costs of antibiotic resistance in </w:t>
      </w:r>
      <w:r w:rsidRPr="00E80EFF">
        <w:rPr>
          <w:rFonts w:ascii="Palatino Linotype" w:hAnsi="Palatino Linotype"/>
          <w:i/>
          <w:iCs/>
          <w:noProof/>
          <w:sz w:val="22"/>
        </w:rPr>
        <w:t>Escherichia coli</w:t>
      </w:r>
      <w:r w:rsidRPr="00E80EFF">
        <w:rPr>
          <w:rFonts w:ascii="Palatino Linotype" w:hAnsi="Palatino Linotype"/>
          <w:noProof/>
          <w:sz w:val="22"/>
        </w:rPr>
        <w:t xml:space="preserve">. </w:t>
      </w:r>
      <w:r w:rsidRPr="00E80EFF">
        <w:rPr>
          <w:rFonts w:ascii="Palatino Linotype" w:hAnsi="Palatino Linotype"/>
          <w:i/>
          <w:iCs/>
          <w:noProof/>
          <w:sz w:val="22"/>
        </w:rPr>
        <w:t>Proc. R. Soc. B Biol. Sci.</w:t>
      </w:r>
      <w:r w:rsidRPr="00E80EFF">
        <w:rPr>
          <w:rFonts w:ascii="Palatino Linotype" w:hAnsi="Palatino Linotype"/>
          <w:noProof/>
          <w:sz w:val="22"/>
        </w:rPr>
        <w:t xml:space="preserve"> </w:t>
      </w:r>
      <w:r w:rsidRPr="00E80EFF">
        <w:rPr>
          <w:rFonts w:ascii="Palatino Linotype" w:hAnsi="Palatino Linotype"/>
          <w:b/>
          <w:bCs/>
          <w:noProof/>
          <w:sz w:val="22"/>
        </w:rPr>
        <w:t>264</w:t>
      </w:r>
      <w:r w:rsidRPr="00E80EFF">
        <w:rPr>
          <w:rFonts w:ascii="Palatino Linotype" w:hAnsi="Palatino Linotype"/>
          <w:noProof/>
          <w:sz w:val="22"/>
        </w:rPr>
        <w:t>, 1287–91. (doi:10.1098/rspb.1997.0178)</w:t>
      </w:r>
    </w:p>
    <w:p w:rsidR="00E80EFF" w:rsidRPr="00E80EFF" w:rsidRDefault="00E80EFF">
      <w:pPr>
        <w:pStyle w:val="NormalWeb"/>
        <w:ind w:left="640" w:hanging="640"/>
        <w:divId w:val="304162869"/>
        <w:rPr>
          <w:rFonts w:ascii="Palatino Linotype" w:hAnsi="Palatino Linotype"/>
          <w:noProof/>
          <w:sz w:val="22"/>
        </w:rPr>
      </w:pPr>
      <w:r w:rsidRPr="00E80EFF">
        <w:rPr>
          <w:rFonts w:ascii="Palatino Linotype" w:hAnsi="Palatino Linotype"/>
          <w:noProof/>
          <w:sz w:val="22"/>
        </w:rPr>
        <w:t>85.</w:t>
      </w:r>
      <w:r w:rsidRPr="00E80EFF">
        <w:rPr>
          <w:rFonts w:ascii="Palatino Linotype" w:hAnsi="Palatino Linotype"/>
          <w:noProof/>
          <w:sz w:val="22"/>
        </w:rPr>
        <w:tab/>
        <w:t xml:space="preserve">Perez, F. &amp; Granger, B. E. 2007 IPython: A System for Interactive Scientific Computing. </w:t>
      </w:r>
      <w:r w:rsidRPr="00E80EFF">
        <w:rPr>
          <w:rFonts w:ascii="Palatino Linotype" w:hAnsi="Palatino Linotype"/>
          <w:i/>
          <w:iCs/>
          <w:noProof/>
          <w:sz w:val="22"/>
        </w:rPr>
        <w:t>Comput. Sci. Eng.</w:t>
      </w:r>
      <w:r w:rsidRPr="00E80EFF">
        <w:rPr>
          <w:rFonts w:ascii="Palatino Linotype" w:hAnsi="Palatino Linotype"/>
          <w:noProof/>
          <w:sz w:val="22"/>
        </w:rPr>
        <w:t xml:space="preserve"> </w:t>
      </w:r>
      <w:r w:rsidRPr="00E80EFF">
        <w:rPr>
          <w:rFonts w:ascii="Palatino Linotype" w:hAnsi="Palatino Linotype"/>
          <w:b/>
          <w:bCs/>
          <w:noProof/>
          <w:sz w:val="22"/>
        </w:rPr>
        <w:t>9</w:t>
      </w:r>
      <w:r w:rsidRPr="00E80EFF">
        <w:rPr>
          <w:rFonts w:ascii="Palatino Linotype" w:hAnsi="Palatino Linotype"/>
          <w:noProof/>
          <w:sz w:val="22"/>
        </w:rPr>
        <w:t>, 21–29. (doi:10.1109/MCSE.2007.53)</w:t>
      </w:r>
    </w:p>
    <w:p w:rsidR="00E80EFF" w:rsidRPr="00E80EFF" w:rsidRDefault="00E80EFF">
      <w:pPr>
        <w:pStyle w:val="NormalWeb"/>
        <w:ind w:left="640" w:hanging="640"/>
        <w:divId w:val="304162869"/>
        <w:rPr>
          <w:rFonts w:ascii="Palatino Linotype" w:hAnsi="Palatino Linotype"/>
          <w:noProof/>
          <w:sz w:val="22"/>
        </w:rPr>
      </w:pPr>
      <w:r w:rsidRPr="00E80EFF">
        <w:rPr>
          <w:rFonts w:ascii="Palatino Linotype" w:hAnsi="Palatino Linotype"/>
          <w:noProof/>
          <w:sz w:val="22"/>
        </w:rPr>
        <w:t>86.</w:t>
      </w:r>
      <w:r w:rsidRPr="00E80EFF">
        <w:rPr>
          <w:rFonts w:ascii="Palatino Linotype" w:hAnsi="Palatino Linotype"/>
          <w:noProof/>
          <w:sz w:val="22"/>
        </w:rPr>
        <w:tab/>
        <w:t xml:space="preserve">Kibota, T. T. &amp; Lynch, M. 1996 Estimate of the genomic mutation rate deleterious to overall fitness in </w:t>
      </w:r>
      <w:r w:rsidRPr="00E80EFF">
        <w:rPr>
          <w:rFonts w:ascii="Palatino Linotype" w:hAnsi="Palatino Linotype"/>
          <w:i/>
          <w:iCs/>
          <w:noProof/>
          <w:sz w:val="22"/>
        </w:rPr>
        <w:t>E. coli</w:t>
      </w:r>
      <w:r w:rsidRPr="00E80EFF">
        <w:rPr>
          <w:rFonts w:ascii="Palatino Linotype" w:hAnsi="Palatino Linotype"/>
          <w:noProof/>
          <w:sz w:val="22"/>
        </w:rPr>
        <w:t xml:space="preserve">. </w:t>
      </w:r>
      <w:r w:rsidRPr="00E80EFF">
        <w:rPr>
          <w:rFonts w:ascii="Palatino Linotype" w:hAnsi="Palatino Linotype"/>
          <w:i/>
          <w:iCs/>
          <w:noProof/>
          <w:sz w:val="22"/>
        </w:rPr>
        <w:t>Nature</w:t>
      </w:r>
      <w:r w:rsidRPr="00E80EFF">
        <w:rPr>
          <w:rFonts w:ascii="Palatino Linotype" w:hAnsi="Palatino Linotype"/>
          <w:noProof/>
          <w:sz w:val="22"/>
        </w:rPr>
        <w:t xml:space="preserve"> </w:t>
      </w:r>
      <w:r w:rsidRPr="00E80EFF">
        <w:rPr>
          <w:rFonts w:ascii="Palatino Linotype" w:hAnsi="Palatino Linotype"/>
          <w:b/>
          <w:bCs/>
          <w:noProof/>
          <w:sz w:val="22"/>
        </w:rPr>
        <w:t>381</w:t>
      </w:r>
      <w:r w:rsidRPr="00E80EFF">
        <w:rPr>
          <w:rFonts w:ascii="Palatino Linotype" w:hAnsi="Palatino Linotype"/>
          <w:noProof/>
          <w:sz w:val="22"/>
        </w:rPr>
        <w:t>, 694–6. (doi:10.1038/381694a0)</w:t>
      </w:r>
    </w:p>
    <w:p w:rsidR="00E80EFF" w:rsidRPr="00E80EFF" w:rsidRDefault="00E80EFF">
      <w:pPr>
        <w:pStyle w:val="NormalWeb"/>
        <w:ind w:left="640" w:hanging="640"/>
        <w:divId w:val="304162869"/>
        <w:rPr>
          <w:rFonts w:ascii="Palatino Linotype" w:hAnsi="Palatino Linotype"/>
          <w:noProof/>
          <w:sz w:val="22"/>
        </w:rPr>
      </w:pPr>
      <w:r w:rsidRPr="00E80EFF">
        <w:rPr>
          <w:rFonts w:ascii="Palatino Linotype" w:hAnsi="Palatino Linotype"/>
          <w:noProof/>
          <w:sz w:val="22"/>
        </w:rPr>
        <w:t>87.</w:t>
      </w:r>
      <w:r w:rsidRPr="00E80EFF">
        <w:rPr>
          <w:rFonts w:ascii="Palatino Linotype" w:hAnsi="Palatino Linotype"/>
          <w:noProof/>
          <w:sz w:val="22"/>
        </w:rPr>
        <w:tab/>
        <w:t xml:space="preserve">Gordo, I., Perfeito, L. &amp; Sousa, A. 2011 Fitness effects of mutations in bacteria. </w:t>
      </w:r>
      <w:r w:rsidRPr="00E80EFF">
        <w:rPr>
          <w:rFonts w:ascii="Palatino Linotype" w:hAnsi="Palatino Linotype"/>
          <w:i/>
          <w:iCs/>
          <w:noProof/>
          <w:sz w:val="22"/>
        </w:rPr>
        <w:t>J. Mol. Microbiol. Biotechnol.</w:t>
      </w:r>
      <w:r w:rsidRPr="00E80EFF">
        <w:rPr>
          <w:rFonts w:ascii="Palatino Linotype" w:hAnsi="Palatino Linotype"/>
          <w:noProof/>
          <w:sz w:val="22"/>
        </w:rPr>
        <w:t xml:space="preserve"> </w:t>
      </w:r>
      <w:r w:rsidRPr="00E80EFF">
        <w:rPr>
          <w:rFonts w:ascii="Palatino Linotype" w:hAnsi="Palatino Linotype"/>
          <w:b/>
          <w:bCs/>
          <w:noProof/>
          <w:sz w:val="22"/>
        </w:rPr>
        <w:t>21</w:t>
      </w:r>
      <w:r w:rsidRPr="00E80EFF">
        <w:rPr>
          <w:rFonts w:ascii="Palatino Linotype" w:hAnsi="Palatino Linotype"/>
          <w:noProof/>
          <w:sz w:val="22"/>
        </w:rPr>
        <w:t>, 20–35. (doi:10.1159/000332747)</w:t>
      </w:r>
    </w:p>
    <w:p w:rsidR="00E80EFF" w:rsidRPr="00E80EFF" w:rsidRDefault="00E80EFF">
      <w:pPr>
        <w:pStyle w:val="NormalWeb"/>
        <w:ind w:left="640" w:hanging="640"/>
        <w:divId w:val="304162869"/>
        <w:rPr>
          <w:rFonts w:ascii="Palatino Linotype" w:hAnsi="Palatino Linotype"/>
          <w:noProof/>
          <w:sz w:val="22"/>
        </w:rPr>
      </w:pPr>
      <w:r w:rsidRPr="00E80EFF">
        <w:rPr>
          <w:rFonts w:ascii="Palatino Linotype" w:hAnsi="Palatino Linotype"/>
          <w:noProof/>
          <w:sz w:val="22"/>
        </w:rPr>
        <w:t>88.</w:t>
      </w:r>
      <w:r w:rsidRPr="00E80EFF">
        <w:rPr>
          <w:rFonts w:ascii="Palatino Linotype" w:hAnsi="Palatino Linotype"/>
          <w:noProof/>
          <w:sz w:val="22"/>
        </w:rPr>
        <w:tab/>
        <w:t xml:space="preserve">Drake, J. W., Charlesworth, B., Charlesworth, D. &amp; Crow, J. F. 1998 Rates of spontaneous mutation. </w:t>
      </w:r>
      <w:r w:rsidRPr="00E80EFF">
        <w:rPr>
          <w:rFonts w:ascii="Palatino Linotype" w:hAnsi="Palatino Linotype"/>
          <w:i/>
          <w:iCs/>
          <w:noProof/>
          <w:sz w:val="22"/>
        </w:rPr>
        <w:t>Genetics</w:t>
      </w:r>
      <w:r w:rsidRPr="00E80EFF">
        <w:rPr>
          <w:rFonts w:ascii="Palatino Linotype" w:hAnsi="Palatino Linotype"/>
          <w:noProof/>
          <w:sz w:val="22"/>
        </w:rPr>
        <w:t xml:space="preserve"> </w:t>
      </w:r>
      <w:r w:rsidRPr="00E80EFF">
        <w:rPr>
          <w:rFonts w:ascii="Palatino Linotype" w:hAnsi="Palatino Linotype"/>
          <w:b/>
          <w:bCs/>
          <w:noProof/>
          <w:sz w:val="22"/>
        </w:rPr>
        <w:t>148</w:t>
      </w:r>
      <w:r w:rsidRPr="00E80EFF">
        <w:rPr>
          <w:rFonts w:ascii="Palatino Linotype" w:hAnsi="Palatino Linotype"/>
          <w:noProof/>
          <w:sz w:val="22"/>
        </w:rPr>
        <w:t xml:space="preserve">, 1667–86. </w:t>
      </w:r>
    </w:p>
    <w:p w:rsidR="00E80EFF" w:rsidRPr="00E80EFF" w:rsidRDefault="00E80EFF">
      <w:pPr>
        <w:pStyle w:val="NormalWeb"/>
        <w:ind w:left="640" w:hanging="640"/>
        <w:divId w:val="304162869"/>
        <w:rPr>
          <w:rFonts w:ascii="Palatino Linotype" w:hAnsi="Palatino Linotype"/>
          <w:noProof/>
          <w:sz w:val="22"/>
        </w:rPr>
      </w:pPr>
      <w:r w:rsidRPr="00E80EFF">
        <w:rPr>
          <w:rFonts w:ascii="Palatino Linotype" w:hAnsi="Palatino Linotype"/>
          <w:noProof/>
          <w:sz w:val="22"/>
        </w:rPr>
        <w:lastRenderedPageBreak/>
        <w:t>89.</w:t>
      </w:r>
      <w:r w:rsidRPr="00E80EFF">
        <w:rPr>
          <w:rFonts w:ascii="Palatino Linotype" w:hAnsi="Palatino Linotype"/>
          <w:noProof/>
          <w:sz w:val="22"/>
        </w:rPr>
        <w:tab/>
        <w:t xml:space="preserve">Wielgoss, S., Barrick, J. E., Tenaillon, O., Cruveiller, S., Chane-Woon-Ming, B., Médigue, C., Lenski, R. E. &amp; Schneider, D. 2011 Mutation rate inferred from synonymous substitutions in a long-term evolution experiment with </w:t>
      </w:r>
      <w:r w:rsidRPr="00E80EFF">
        <w:rPr>
          <w:rFonts w:ascii="Palatino Linotype" w:hAnsi="Palatino Linotype"/>
          <w:i/>
          <w:iCs/>
          <w:noProof/>
          <w:sz w:val="22"/>
        </w:rPr>
        <w:t>Escherichia coli</w:t>
      </w:r>
      <w:r w:rsidRPr="00E80EFF">
        <w:rPr>
          <w:rFonts w:ascii="Palatino Linotype" w:hAnsi="Palatino Linotype"/>
          <w:noProof/>
          <w:sz w:val="22"/>
        </w:rPr>
        <w:t xml:space="preserve">. </w:t>
      </w:r>
      <w:r w:rsidRPr="00E80EFF">
        <w:rPr>
          <w:rFonts w:ascii="Palatino Linotype" w:hAnsi="Palatino Linotype"/>
          <w:i/>
          <w:iCs/>
          <w:noProof/>
          <w:sz w:val="22"/>
        </w:rPr>
        <w:t>G3</w:t>
      </w:r>
      <w:r w:rsidRPr="00E80EFF">
        <w:rPr>
          <w:rFonts w:ascii="Palatino Linotype" w:hAnsi="Palatino Linotype"/>
          <w:noProof/>
          <w:sz w:val="22"/>
        </w:rPr>
        <w:t xml:space="preserve"> </w:t>
      </w:r>
      <w:r w:rsidRPr="00E80EFF">
        <w:rPr>
          <w:rFonts w:ascii="Palatino Linotype" w:hAnsi="Palatino Linotype"/>
          <w:b/>
          <w:bCs/>
          <w:noProof/>
          <w:sz w:val="22"/>
        </w:rPr>
        <w:t>1</w:t>
      </w:r>
      <w:r w:rsidRPr="00E80EFF">
        <w:rPr>
          <w:rFonts w:ascii="Palatino Linotype" w:hAnsi="Palatino Linotype"/>
          <w:noProof/>
          <w:sz w:val="22"/>
        </w:rPr>
        <w:t>, 183–186. (doi:10.1534/g3.111.000406)</w:t>
      </w:r>
    </w:p>
    <w:p w:rsidR="00E80EFF" w:rsidRPr="00E80EFF" w:rsidRDefault="00E80EFF">
      <w:pPr>
        <w:pStyle w:val="NormalWeb"/>
        <w:ind w:left="640" w:hanging="640"/>
        <w:divId w:val="304162869"/>
        <w:rPr>
          <w:rFonts w:ascii="Palatino Linotype" w:hAnsi="Palatino Linotype"/>
          <w:noProof/>
          <w:sz w:val="22"/>
        </w:rPr>
      </w:pPr>
      <w:r w:rsidRPr="00E80EFF">
        <w:rPr>
          <w:rFonts w:ascii="Palatino Linotype" w:hAnsi="Palatino Linotype"/>
          <w:noProof/>
          <w:sz w:val="22"/>
        </w:rPr>
        <w:t>90.</w:t>
      </w:r>
      <w:r w:rsidRPr="00E80EFF">
        <w:rPr>
          <w:rFonts w:ascii="Palatino Linotype" w:hAnsi="Palatino Linotype"/>
          <w:noProof/>
          <w:sz w:val="22"/>
        </w:rPr>
        <w:tab/>
        <w:t xml:space="preserve">Hall, L. M. C. &amp; Henderson-Begg, S. K. 2006 Hypermutable bacteria isolated from humans--a critical analysis. </w:t>
      </w:r>
      <w:r w:rsidRPr="00E80EFF">
        <w:rPr>
          <w:rFonts w:ascii="Palatino Linotype" w:hAnsi="Palatino Linotype"/>
          <w:i/>
          <w:iCs/>
          <w:noProof/>
          <w:sz w:val="22"/>
        </w:rPr>
        <w:t>Microbiology</w:t>
      </w:r>
      <w:r w:rsidRPr="00E80EFF">
        <w:rPr>
          <w:rFonts w:ascii="Palatino Linotype" w:hAnsi="Palatino Linotype"/>
          <w:noProof/>
          <w:sz w:val="22"/>
        </w:rPr>
        <w:t xml:space="preserve"> </w:t>
      </w:r>
      <w:r w:rsidRPr="00E80EFF">
        <w:rPr>
          <w:rFonts w:ascii="Palatino Linotype" w:hAnsi="Palatino Linotype"/>
          <w:b/>
          <w:bCs/>
          <w:noProof/>
          <w:sz w:val="22"/>
        </w:rPr>
        <w:t>152</w:t>
      </w:r>
      <w:r w:rsidRPr="00E80EFF">
        <w:rPr>
          <w:rFonts w:ascii="Palatino Linotype" w:hAnsi="Palatino Linotype"/>
          <w:noProof/>
          <w:sz w:val="22"/>
        </w:rPr>
        <w:t>, 2505–14. (doi:10.1099/mic.0.29079-0)</w:t>
      </w:r>
    </w:p>
    <w:p w:rsidR="00E80EFF" w:rsidRPr="00E80EFF" w:rsidRDefault="00E80EFF">
      <w:pPr>
        <w:pStyle w:val="NormalWeb"/>
        <w:ind w:left="640" w:hanging="640"/>
        <w:divId w:val="304162869"/>
        <w:rPr>
          <w:rFonts w:ascii="Palatino Linotype" w:hAnsi="Palatino Linotype"/>
          <w:noProof/>
          <w:sz w:val="22"/>
        </w:rPr>
      </w:pPr>
      <w:r w:rsidRPr="00E80EFF">
        <w:rPr>
          <w:rFonts w:ascii="Palatino Linotype" w:hAnsi="Palatino Linotype"/>
          <w:noProof/>
          <w:sz w:val="22"/>
        </w:rPr>
        <w:t>91.</w:t>
      </w:r>
      <w:r w:rsidRPr="00E80EFF">
        <w:rPr>
          <w:rFonts w:ascii="Palatino Linotype" w:hAnsi="Palatino Linotype"/>
          <w:noProof/>
          <w:sz w:val="22"/>
        </w:rPr>
        <w:tab/>
        <w:t xml:space="preserve">Pupo, G. M. &amp; Richardson, B. J. 1995 Biochemical genetics of a natural population of </w:t>
      </w:r>
      <w:r w:rsidRPr="00E80EFF">
        <w:rPr>
          <w:rFonts w:ascii="Palatino Linotype" w:hAnsi="Palatino Linotype"/>
          <w:i/>
          <w:iCs/>
          <w:noProof/>
          <w:sz w:val="22"/>
        </w:rPr>
        <w:t>Escherichia coli</w:t>
      </w:r>
      <w:r w:rsidRPr="00E80EFF">
        <w:rPr>
          <w:rFonts w:ascii="Palatino Linotype" w:hAnsi="Palatino Linotype"/>
          <w:noProof/>
          <w:sz w:val="22"/>
        </w:rPr>
        <w:t xml:space="preserve">: seasonal changes in alleles and haplotypes. </w:t>
      </w:r>
      <w:r w:rsidRPr="00E80EFF">
        <w:rPr>
          <w:rFonts w:ascii="Palatino Linotype" w:hAnsi="Palatino Linotype"/>
          <w:i/>
          <w:iCs/>
          <w:noProof/>
          <w:sz w:val="22"/>
        </w:rPr>
        <w:t>Microbiology</w:t>
      </w:r>
      <w:r w:rsidRPr="00E80EFF">
        <w:rPr>
          <w:rFonts w:ascii="Palatino Linotype" w:hAnsi="Palatino Linotype"/>
          <w:noProof/>
          <w:sz w:val="22"/>
        </w:rPr>
        <w:t xml:space="preserve"> </w:t>
      </w:r>
      <w:r w:rsidRPr="00E80EFF">
        <w:rPr>
          <w:rFonts w:ascii="Palatino Linotype" w:hAnsi="Palatino Linotype"/>
          <w:b/>
          <w:bCs/>
          <w:noProof/>
          <w:sz w:val="22"/>
        </w:rPr>
        <w:t>141</w:t>
      </w:r>
      <w:r w:rsidRPr="00E80EFF">
        <w:rPr>
          <w:rFonts w:ascii="Palatino Linotype" w:hAnsi="Palatino Linotype"/>
          <w:noProof/>
          <w:sz w:val="22"/>
        </w:rPr>
        <w:t>, 1037–44. (doi:10.1099/13500872-141-4-1037)</w:t>
      </w:r>
    </w:p>
    <w:p w:rsidR="00E80EFF" w:rsidRPr="00E80EFF" w:rsidRDefault="00E80EFF">
      <w:pPr>
        <w:pStyle w:val="NormalWeb"/>
        <w:ind w:left="640" w:hanging="640"/>
        <w:divId w:val="304162869"/>
        <w:rPr>
          <w:rFonts w:ascii="Palatino Linotype" w:hAnsi="Palatino Linotype"/>
          <w:noProof/>
          <w:sz w:val="22"/>
        </w:rPr>
      </w:pPr>
      <w:r w:rsidRPr="00E80EFF">
        <w:rPr>
          <w:rFonts w:ascii="Palatino Linotype" w:hAnsi="Palatino Linotype"/>
          <w:noProof/>
          <w:sz w:val="22"/>
        </w:rPr>
        <w:t>92.</w:t>
      </w:r>
      <w:r w:rsidRPr="00E80EFF">
        <w:rPr>
          <w:rFonts w:ascii="Palatino Linotype" w:hAnsi="Palatino Linotype"/>
          <w:noProof/>
          <w:sz w:val="22"/>
        </w:rPr>
        <w:tab/>
        <w:t xml:space="preserve">Berg, O. G. 1996 Selection intensity for codon bias and the effective population size of </w:t>
      </w:r>
      <w:r w:rsidRPr="00E80EFF">
        <w:rPr>
          <w:rFonts w:ascii="Palatino Linotype" w:hAnsi="Palatino Linotype"/>
          <w:i/>
          <w:iCs/>
          <w:noProof/>
          <w:sz w:val="22"/>
        </w:rPr>
        <w:t>Escherichia coli</w:t>
      </w:r>
      <w:r w:rsidRPr="00E80EFF">
        <w:rPr>
          <w:rFonts w:ascii="Palatino Linotype" w:hAnsi="Palatino Linotype"/>
          <w:noProof/>
          <w:sz w:val="22"/>
        </w:rPr>
        <w:t xml:space="preserve">. </w:t>
      </w:r>
      <w:r w:rsidRPr="00E80EFF">
        <w:rPr>
          <w:rFonts w:ascii="Palatino Linotype" w:hAnsi="Palatino Linotype"/>
          <w:i/>
          <w:iCs/>
          <w:noProof/>
          <w:sz w:val="22"/>
        </w:rPr>
        <w:t>Genetics</w:t>
      </w:r>
      <w:r w:rsidRPr="00E80EFF">
        <w:rPr>
          <w:rFonts w:ascii="Palatino Linotype" w:hAnsi="Palatino Linotype"/>
          <w:noProof/>
          <w:sz w:val="22"/>
        </w:rPr>
        <w:t xml:space="preserve"> </w:t>
      </w:r>
      <w:r w:rsidRPr="00E80EFF">
        <w:rPr>
          <w:rFonts w:ascii="Palatino Linotype" w:hAnsi="Palatino Linotype"/>
          <w:b/>
          <w:bCs/>
          <w:noProof/>
          <w:sz w:val="22"/>
        </w:rPr>
        <w:t>142</w:t>
      </w:r>
      <w:r w:rsidRPr="00E80EFF">
        <w:rPr>
          <w:rFonts w:ascii="Palatino Linotype" w:hAnsi="Palatino Linotype"/>
          <w:noProof/>
          <w:sz w:val="22"/>
        </w:rPr>
        <w:t xml:space="preserve">, 1379–82. </w:t>
      </w:r>
    </w:p>
    <w:p w:rsidR="008F2169" w:rsidRDefault="00EA522D" w:rsidP="00E80EFF">
      <w:pPr>
        <w:pStyle w:val="NormalWeb"/>
        <w:ind w:left="640" w:hanging="640"/>
        <w:divId w:val="1313681818"/>
        <w:rPr>
          <w:lang w:bidi="hi-IN"/>
        </w:rPr>
      </w:pPr>
      <w:r>
        <w:fldChar w:fldCharType="end"/>
      </w:r>
      <w:r w:rsidR="00961941">
        <w:rPr>
          <w:lang w:bidi="hi-IN"/>
        </w:rPr>
        <w:t xml:space="preserve"> </w:t>
      </w:r>
      <w:r w:rsidR="008F2169">
        <w:rPr>
          <w:lang w:bidi="hi-IN"/>
        </w:rPr>
        <w:br w:type="page"/>
      </w:r>
    </w:p>
    <w:p w:rsidR="00961941" w:rsidRDefault="00961941" w:rsidP="008D0078">
      <w:pPr>
        <w:pStyle w:val="Heading1"/>
        <w:spacing w:line="480" w:lineRule="auto"/>
      </w:pPr>
      <w:r>
        <w:lastRenderedPageBreak/>
        <w:t>Tables</w:t>
      </w:r>
    </w:p>
    <w:p w:rsidR="00961941" w:rsidRDefault="00961941" w:rsidP="008D0078">
      <w:pPr>
        <w:pStyle w:val="FigureLegend"/>
        <w:spacing w:line="480" w:lineRule="auto"/>
      </w:pPr>
      <w:bookmarkStart w:id="25" w:name="_Ref358791100"/>
      <w:r>
        <w:t xml:space="preserve">Table </w:t>
      </w:r>
      <w:r w:rsidR="00EA522D">
        <w:fldChar w:fldCharType="begin"/>
      </w:r>
      <w:r w:rsidRPr="00E1623D">
        <w:instrText xml:space="preserve"> SEQ Table \* ARABIC </w:instrText>
      </w:r>
      <w:r w:rsidR="00EA522D">
        <w:fldChar w:fldCharType="separate"/>
      </w:r>
      <w:r w:rsidR="00C47BD2">
        <w:rPr>
          <w:noProof/>
        </w:rPr>
        <w:t>1</w:t>
      </w:r>
      <w:r w:rsidR="00EA522D">
        <w:rPr>
          <w:noProof/>
        </w:rPr>
        <w:fldChar w:fldCharType="end"/>
      </w:r>
      <w:bookmarkEnd w:id="25"/>
      <w:r>
        <w:t xml:space="preserve"> </w:t>
      </w:r>
      <w:r>
        <w:rPr>
          <w:rFonts w:ascii="Arial" w:hAnsi="Arial" w:cs="Arial"/>
        </w:rPr>
        <w:t>–</w:t>
      </w:r>
      <w:r>
        <w:t xml:space="preserve"> </w:t>
      </w:r>
      <w:r w:rsidRPr="00524B4A">
        <w:t>Model parameter</w:t>
      </w:r>
      <w:r>
        <w:t xml:space="preserve">s and estimated values for </w:t>
      </w:r>
      <w:r>
        <w:rPr>
          <w:i/>
          <w:iCs/>
        </w:rPr>
        <w:t>E.</w:t>
      </w:r>
      <w:r w:rsidRPr="001A482B">
        <w:rPr>
          <w:i/>
          <w:iCs/>
        </w:rPr>
        <w:t xml:space="preserve"> coli</w:t>
      </w:r>
    </w:p>
    <w:tbl>
      <w:tblPr>
        <w:tblStyle w:val="LightShading"/>
        <w:tblW w:w="0" w:type="auto"/>
        <w:tblLook w:val="04A0" w:firstRow="1" w:lastRow="0" w:firstColumn="1" w:lastColumn="0" w:noHBand="0" w:noVBand="1"/>
      </w:tblPr>
      <w:tblGrid>
        <w:gridCol w:w="864"/>
        <w:gridCol w:w="2856"/>
        <w:gridCol w:w="1150"/>
        <w:gridCol w:w="3652"/>
      </w:tblGrid>
      <w:tr w:rsidR="00961941" w:rsidTr="00800DD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961941" w:rsidRDefault="00961941" w:rsidP="008D0078">
            <w:pPr>
              <w:pStyle w:val="FigureLegend"/>
              <w:spacing w:line="480" w:lineRule="auto"/>
            </w:pPr>
            <w:r>
              <w:t>Symbol</w:t>
            </w:r>
          </w:p>
        </w:tc>
        <w:tc>
          <w:tcPr>
            <w:tcW w:w="2858" w:type="dxa"/>
          </w:tcPr>
          <w:p w:rsidR="00961941" w:rsidRDefault="00961941" w:rsidP="008D0078">
            <w:pPr>
              <w:pStyle w:val="FigureLegend"/>
              <w:spacing w:line="480" w:lineRule="auto"/>
              <w:cnfStyle w:val="100000000000" w:firstRow="1" w:lastRow="0" w:firstColumn="0" w:lastColumn="0" w:oddVBand="0" w:evenVBand="0" w:oddHBand="0" w:evenHBand="0" w:firstRowFirstColumn="0" w:firstRowLastColumn="0" w:lastRowFirstColumn="0" w:lastRowLastColumn="0"/>
            </w:pPr>
            <w:r>
              <w:t>Name</w:t>
            </w:r>
          </w:p>
        </w:tc>
        <w:tc>
          <w:tcPr>
            <w:tcW w:w="1150" w:type="dxa"/>
          </w:tcPr>
          <w:p w:rsidR="00961941" w:rsidRDefault="00961941" w:rsidP="008D0078">
            <w:pPr>
              <w:pStyle w:val="FigureLegend"/>
              <w:spacing w:line="480" w:lineRule="auto"/>
              <w:cnfStyle w:val="100000000000" w:firstRow="1" w:lastRow="0" w:firstColumn="0" w:lastColumn="0" w:oddVBand="0" w:evenVBand="0" w:oddHBand="0" w:evenHBand="0" w:firstRowFirstColumn="0" w:firstRowLastColumn="0" w:lastRowFirstColumn="0" w:lastRowLastColumn="0"/>
            </w:pPr>
            <w:r>
              <w:t>Estimate</w:t>
            </w:r>
          </w:p>
        </w:tc>
        <w:tc>
          <w:tcPr>
            <w:tcW w:w="3655" w:type="dxa"/>
          </w:tcPr>
          <w:p w:rsidR="00961941" w:rsidRDefault="00961941" w:rsidP="008D0078">
            <w:pPr>
              <w:pStyle w:val="FigureLegend"/>
              <w:spacing w:line="480" w:lineRule="auto"/>
              <w:cnfStyle w:val="100000000000" w:firstRow="1" w:lastRow="0" w:firstColumn="0" w:lastColumn="0" w:oddVBand="0" w:evenVBand="0" w:oddHBand="0" w:evenHBand="0" w:firstRowFirstColumn="0" w:firstRowLastColumn="0" w:lastRowFirstColumn="0" w:lastRowLastColumn="0"/>
            </w:pPr>
            <w:r>
              <w:t>References</w:t>
            </w:r>
          </w:p>
        </w:tc>
      </w:tr>
      <w:tr w:rsidR="00961941" w:rsidTr="00800D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961941" w:rsidRPr="00524B4A" w:rsidRDefault="00961941" w:rsidP="008D0078">
            <w:pPr>
              <w:pStyle w:val="FigureLegend"/>
              <w:spacing w:line="480" w:lineRule="auto"/>
              <w:rPr>
                <w:i/>
                <w:iCs/>
              </w:rPr>
            </w:pPr>
            <w:r w:rsidRPr="00524B4A">
              <w:rPr>
                <w:i/>
                <w:iCs/>
              </w:rPr>
              <w:t>s</w:t>
            </w:r>
          </w:p>
        </w:tc>
        <w:tc>
          <w:tcPr>
            <w:tcW w:w="2858" w:type="dxa"/>
          </w:tcPr>
          <w:p w:rsidR="00961941" w:rsidRDefault="00961941" w:rsidP="008D0078">
            <w:pPr>
              <w:pStyle w:val="FigureLegend"/>
              <w:spacing w:line="480" w:lineRule="auto"/>
              <w:cnfStyle w:val="000000100000" w:firstRow="0" w:lastRow="0" w:firstColumn="0" w:lastColumn="0" w:oddVBand="0" w:evenVBand="0" w:oddHBand="1" w:evenHBand="0" w:firstRowFirstColumn="0" w:firstRowLastColumn="0" w:lastRowFirstColumn="0" w:lastRowLastColumn="0"/>
            </w:pPr>
            <w:r>
              <w:t>Selection coefficient</w:t>
            </w:r>
          </w:p>
        </w:tc>
        <w:tc>
          <w:tcPr>
            <w:tcW w:w="1150" w:type="dxa"/>
          </w:tcPr>
          <w:p w:rsidR="00961941" w:rsidRDefault="00961941" w:rsidP="008D0078">
            <w:pPr>
              <w:pStyle w:val="FigureLegend"/>
              <w:spacing w:line="480" w:lineRule="auto"/>
              <w:cnfStyle w:val="000000100000" w:firstRow="0" w:lastRow="0" w:firstColumn="0" w:lastColumn="0" w:oddVBand="0" w:evenVBand="0" w:oddHBand="1" w:evenHBand="0" w:firstRowFirstColumn="0" w:firstRowLastColumn="0" w:lastRowFirstColumn="0" w:lastRowLastColumn="0"/>
            </w:pPr>
            <w:r>
              <w:t>0.001-0.03</w:t>
            </w:r>
          </w:p>
        </w:tc>
        <w:tc>
          <w:tcPr>
            <w:tcW w:w="3655" w:type="dxa"/>
          </w:tcPr>
          <w:p w:rsidR="00961941" w:rsidRDefault="00EA522D" w:rsidP="008D0078">
            <w:pPr>
              <w:pStyle w:val="FigureLegend"/>
              <w:spacing w:line="480" w:lineRule="auto"/>
              <w:cnfStyle w:val="000000100000" w:firstRow="0" w:lastRow="0" w:firstColumn="0" w:lastColumn="0" w:oddVBand="0" w:evenVBand="0" w:oddHBand="1" w:evenHBand="0" w:firstRowFirstColumn="0" w:firstRowLastColumn="0" w:lastRowFirstColumn="0" w:lastRowLastColumn="0"/>
            </w:pPr>
            <w:r>
              <w:fldChar w:fldCharType="begin" w:fldLock="1"/>
            </w:r>
            <w:r w:rsidR="00E80EFF">
              <w:instrText>ADDIN CSL_CITATION { "citationItems" : [ { "id" : "ITEM-1", "itemData" : { "DOI" : "10.1038/381694a0", "ISSN" : "0028-0836", "PMID" : "8649513", "abstract" : "Mutations are a double-edged sword: they are the ultimate source of genetic variation upon which evolution depends, yet most mutations affecting fitness (viability and reproductive success) appear to be harmful. Deleterious mutations of small effect can escape natural selection, and should accumulate in small population. Reduced fitness from deleterious-mutation accumulation may be important in the evolution of sex, mate choice, and diploid life-cycles, and in the extinction of small populations. Few empirical data exist, however. Minimum estimates of the genomic deleterious-mutation rate for viability in Drosophila melanogaster are surprisingly high, leading to the conjecture that the rate for total fitness could exceed 1.0 mutation per individual per generation. Here we use Escherichia coli to provide an estimate of the genomic deleterious-mutation rate for total fitness in a microbe. We estimate that the per-microbe rate of deleterious mutations is in excess of 0.0002.", "author" : [ { "dropping-particle" : "", "family" : "Kibota", "given" : "Travis T.", "non-dropping-particle" : "", "parse-names" : false, "suffix" : "" }, { "dropping-particle" : "", "family" : "Lynch", "given" : "Michael", "non-dropping-particle" : "", "parse-names" : false, "suffix" : "" } ], "container-title" : "Nature", "id" : "ITEM-1", "issue" : "6584", "issued" : { "date-parts" : [ [ "1996", "6" ] ] }, "note" : "upper bound on selection coefficient 0.012\nthis is in contrast to the finding in natural populations, in which they found the selection coefficient of SUBTITUTIONS to be much lower.\n        \nlower bound to mutation rate is 1.9e-4 per genome per generation\n        \n50 lines, 25 generations per bottleneck, 300 bottlenecks =&gt; 7500 generations. samples taken from bottlenecks 0 100 120 200 250 300\n        \n        \n        \n      ", "page" : "694-6", "title" : "Estimate of the genomic mutation rate deleterious to overall fitness in &lt;i&gt;E. coli&lt;/i&gt;.", "type" : "article-journal", "volume" : "381" }, "uris" : [ "http://www.mendeley.com/documents/?uuid=3ee5aa9d-2340-4677-8d5d-6afeeaf0d133" ] }, { "id" : "ITEM-2", "itemData" : { "DOI" : "10.1159/000332747", "ISSN" : "1660-2412", "PMID" : "22248540",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"ITEM-2", "issue" : "1-2", "issued" : { "date-parts" : [ [ "2011", "1" ] ] }, "page" : "20-35", "title" : "Fitness effects of mutations in bacteria.", "type" : "article-journal", "volume" : "21" }, "uris" : [ "http://www.mendeley.com/documents/?uuid=fc5ca0dc-1a8c-49b6-a3ab-c66286134900" ] } ], "mendeley" : { "previouslyFormattedCitation" : "[86,87]" }, "properties" : { "noteIndex" : 0 }, "schema" : "https://github.com/citation-style-language/schema/raw/master/csl-citation.json" }</w:instrText>
            </w:r>
            <w:r>
              <w:fldChar w:fldCharType="separate"/>
            </w:r>
            <w:r w:rsidR="00E80EFF" w:rsidRPr="00E80EFF">
              <w:rPr>
                <w:noProof/>
              </w:rPr>
              <w:t>[86,87]</w:t>
            </w:r>
            <w:r>
              <w:fldChar w:fldCharType="end"/>
            </w:r>
          </w:p>
        </w:tc>
      </w:tr>
      <w:tr w:rsidR="00961941" w:rsidTr="00800DD3">
        <w:tc>
          <w:tcPr>
            <w:cnfStyle w:val="001000000000" w:firstRow="0" w:lastRow="0" w:firstColumn="1" w:lastColumn="0" w:oddVBand="0" w:evenVBand="0" w:oddHBand="0" w:evenHBand="0" w:firstRowFirstColumn="0" w:firstRowLastColumn="0" w:lastRowFirstColumn="0" w:lastRowLastColumn="0"/>
            <w:tcW w:w="865" w:type="dxa"/>
          </w:tcPr>
          <w:p w:rsidR="00961941" w:rsidRPr="00524B4A" w:rsidRDefault="00961941" w:rsidP="008D0078">
            <w:pPr>
              <w:pStyle w:val="FigureLegend"/>
              <w:spacing w:line="480" w:lineRule="auto"/>
              <w:rPr>
                <w:i/>
                <w:iCs/>
              </w:rPr>
            </w:pPr>
            <w:r w:rsidRPr="00524B4A">
              <w:rPr>
                <w:i/>
                <w:iCs/>
              </w:rPr>
              <w:t>H</w:t>
            </w:r>
          </w:p>
        </w:tc>
        <w:tc>
          <w:tcPr>
            <w:tcW w:w="2858" w:type="dxa"/>
          </w:tcPr>
          <w:p w:rsidR="00961941" w:rsidRDefault="00961941" w:rsidP="008D0078">
            <w:pPr>
              <w:pStyle w:val="FigureLegend"/>
              <w:spacing w:line="480" w:lineRule="auto"/>
              <w:cnfStyle w:val="000000000000" w:firstRow="0" w:lastRow="0" w:firstColumn="0" w:lastColumn="0" w:oddVBand="0" w:evenVBand="0" w:oddHBand="0" w:evenHBand="0" w:firstRowFirstColumn="0" w:firstRowLastColumn="0" w:lastRowFirstColumn="0" w:lastRowLastColumn="0"/>
            </w:pPr>
            <w:r>
              <w:t>Double mutant advantage</w:t>
            </w:r>
          </w:p>
        </w:tc>
        <w:tc>
          <w:tcPr>
            <w:tcW w:w="1150" w:type="dxa"/>
          </w:tcPr>
          <w:p w:rsidR="00961941" w:rsidRDefault="00961941" w:rsidP="008D0078">
            <w:pPr>
              <w:pStyle w:val="FigureLegend"/>
              <w:spacing w:line="480" w:lineRule="auto"/>
              <w:cnfStyle w:val="000000000000" w:firstRow="0" w:lastRow="0" w:firstColumn="0" w:lastColumn="0" w:oddVBand="0" w:evenVBand="0" w:oddHBand="0" w:evenHBand="0" w:firstRowFirstColumn="0" w:firstRowLastColumn="0" w:lastRowFirstColumn="0" w:lastRowLastColumn="0"/>
            </w:pPr>
            <w:r>
              <w:t>1-10</w:t>
            </w:r>
          </w:p>
        </w:tc>
        <w:tc>
          <w:tcPr>
            <w:tcW w:w="3655" w:type="dxa"/>
          </w:tcPr>
          <w:p w:rsidR="00961941" w:rsidRDefault="00EA522D" w:rsidP="008D0078">
            <w:pPr>
              <w:pStyle w:val="FigureLegend"/>
              <w:spacing w:line="480" w:lineRule="auto"/>
              <w:cnfStyle w:val="000000000000" w:firstRow="0" w:lastRow="0" w:firstColumn="0" w:lastColumn="0" w:oddVBand="0" w:evenVBand="0" w:oddHBand="0" w:evenHBand="0" w:firstRowFirstColumn="0" w:firstRowLastColumn="0" w:lastRowFirstColumn="0" w:lastRowLastColumn="0"/>
            </w:pPr>
            <w:r>
              <w:fldChar w:fldCharType="begin" w:fldLock="1"/>
            </w:r>
            <w:r w:rsidR="00E80EFF">
              <w:instrText>ADDIN CSL_CITATION { "citationItems" : [ { "id" : "ITEM-1", "itemData" : { "DOI" : "10.1159/000332747", "ISSN" : "1660-2412", "PMID" : "22248540",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"ITEM-1", "issue" : "1-2", "issued" : { "date-parts" : [ [ "2011", "1" ] ] }, "page" : "20-35", "title" : "Fitness effects of mutations in bacteria.", "type" : "article-journal", "volume" : "21" }, "uris" : [ "http://www.mendeley.com/documents/?uuid=fc5ca0dc-1a8c-49b6-a3ab-c66286134900" ] } ], "mendeley" : { "previouslyFormattedCitation" : "[87]" }, "properties" : { "noteIndex" : 0 }, "schema" : "https://github.com/citation-style-language/schema/raw/master/csl-citation.json" }</w:instrText>
            </w:r>
            <w:r>
              <w:fldChar w:fldCharType="separate"/>
            </w:r>
            <w:r w:rsidR="00E80EFF" w:rsidRPr="00E80EFF">
              <w:rPr>
                <w:noProof/>
              </w:rPr>
              <w:t>[87]</w:t>
            </w:r>
            <w:r>
              <w:fldChar w:fldCharType="end"/>
            </w:r>
          </w:p>
        </w:tc>
      </w:tr>
      <w:tr w:rsidR="00961941" w:rsidTr="00800D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961941" w:rsidRPr="00524B4A" w:rsidRDefault="00961941" w:rsidP="008D0078">
            <w:pPr>
              <w:pStyle w:val="FigureLegend"/>
              <w:spacing w:line="480" w:lineRule="auto"/>
              <w:rPr>
                <w:i/>
                <w:iCs/>
              </w:rPr>
            </w:pPr>
            <w:r w:rsidRPr="00524B4A">
              <w:rPr>
                <w:i/>
                <w:iCs/>
              </w:rPr>
              <w:t>U</w:t>
            </w:r>
          </w:p>
        </w:tc>
        <w:tc>
          <w:tcPr>
            <w:tcW w:w="2858" w:type="dxa"/>
          </w:tcPr>
          <w:p w:rsidR="00961941" w:rsidRDefault="00961941" w:rsidP="008D0078">
            <w:pPr>
              <w:pStyle w:val="FigureLegend"/>
              <w:spacing w:line="480" w:lineRule="auto"/>
              <w:cnfStyle w:val="000000100000" w:firstRow="0" w:lastRow="0" w:firstColumn="0" w:lastColumn="0" w:oddVBand="0" w:evenVBand="0" w:oddHBand="1" w:evenHBand="0" w:firstRowFirstColumn="0" w:firstRowLastColumn="0" w:lastRowFirstColumn="0" w:lastRowLastColumn="0"/>
            </w:pPr>
            <w:r>
              <w:t>Genomic deleterious mutation rate</w:t>
            </w:r>
          </w:p>
        </w:tc>
        <w:tc>
          <w:tcPr>
            <w:tcW w:w="1150" w:type="dxa"/>
          </w:tcPr>
          <w:p w:rsidR="00961941" w:rsidRDefault="00961941" w:rsidP="008D0078">
            <w:pPr>
              <w:pStyle w:val="FigureLegend"/>
              <w:spacing w:line="480" w:lineRule="auto"/>
              <w:cnfStyle w:val="000000100000" w:firstRow="0" w:lastRow="0" w:firstColumn="0" w:lastColumn="0" w:oddVBand="0" w:evenVBand="0" w:oddHBand="1" w:evenHBand="0" w:firstRowFirstColumn="0" w:firstRowLastColumn="0" w:lastRowFirstColumn="0" w:lastRowLastColumn="0"/>
            </w:pPr>
            <w:r>
              <w:t>0.0004-0.003</w:t>
            </w:r>
          </w:p>
        </w:tc>
        <w:tc>
          <w:tcPr>
            <w:tcW w:w="3655" w:type="dxa"/>
          </w:tcPr>
          <w:p w:rsidR="00961941" w:rsidRDefault="00EA522D" w:rsidP="008D0078">
            <w:pPr>
              <w:pStyle w:val="FigureLegend"/>
              <w:spacing w:line="480" w:lineRule="auto"/>
              <w:cnfStyle w:val="000000100000" w:firstRow="0" w:lastRow="0" w:firstColumn="0" w:lastColumn="0" w:oddVBand="0" w:evenVBand="0" w:oddHBand="1" w:evenHBand="0" w:firstRowFirstColumn="0" w:firstRowLastColumn="0" w:lastRowFirstColumn="0" w:lastRowLastColumn="0"/>
            </w:pPr>
            <w:r>
              <w:fldChar w:fldCharType="begin" w:fldLock="1"/>
            </w:r>
            <w:r w:rsidR="00E80EFF">
              <w:instrText>ADDIN CSL_CITATION { "citationItems" : [ { "id" : "ITEM-1", "itemData" : { "ISSN" : "0016-6731", "PMID" : "9560386", "abstract" : "Rates of spontaneous mutation per genome as measured in the laboratory are remarkably similar within broad groups of organisms but differ strikingly among groups. Mutation rates in RNA viruses, whose genomes contain ca. 10(4) bases, are roughly 1 per genome per replication for lytic viruses and roughly 0.1 per genome per replication for retroviruses and a retrotransposon. Mutation rates in microbes with DNA-based chromosomes are close to 1/300 per genome per replication; in this group, therefore, rates per base pair vary inversely and hugely as genome sizes vary from 6 x 10(3) to 4 x 10(7) bases or base pairs. Mutation rates in higher eukaryotes are roughly 0.1-100 per genome per sexual generation but are currently indistinguishable from 1/300 per cell division per effective genome (which excludes the fraction of the genome in which most mutations are neutral). It is now possible to specify some of the evolutionary forces that shape these diverse mutation rates.", "author" : [ { "dropping-particle" : "", "family" : "Drake", "given" : "John W.", "non-dropping-particle" : "", "parse-names" : false, "suffix" : "" }, { "dropping-particle" : "", "family" : "Charlesworth", "given" : "Brian", "non-dropping-particle" : "", "parse-names" : false, "suffix" : "" }, { "dropping-particle" : "", "family" : "Charlesworth", "given" : "Deborah", "non-dropping-particle" : "", "parse-names" : false, "suffix" : "" }, { "dropping-particle" : "", "family" : "Crow", "given" : "James F.", "non-dropping-particle" : "", "parse-names" : false, "suffix" : "" } ], "container-title" : "Genetics", "id" : "ITEM-1", "issue" : "4", "issued" : { "date-parts" : [ [ "1998", "4" ] ] }, "note" : "mu=1/300\n1.\u00a0\u00a0\u00a0\u00a0\u00a0\u00a0\u00a0\u00a0\u00a0\u00a0\u00a0\u00a0\u00a0\u00a0\u00a0\u00a0\u00a0\u00a0 Sometimes an organism\u2019s mutation rate is considered to be \u201cdetermined\u201d by the particular set of mechanisms it applies. It is accurate, however, to view that organism\u2019s mutation rate \u201cdetermined\u201d by deep evolutionary forces, by the life history it has adopted, and by accidents of its evolutionary history. The particular mechanisms employed their efficiencies are merely devices to carry out underlying necessity. 2.\u00a0\u00a0\u00a0\u00a0\u00a0\u00a0\u00a0\u00a0\u00a0\u00a0\u00a0\u00a0\u00a0\u00a0\u00a0\u00a0\u00a0\u00a0 As we have seen for the case of mutations with purely deleterious effects, recombination in a sexual species greatly weakens the force of selection on a mutation-rate modifier. \n3.\u00a0\u00a0\u00a0\u00a0\u00a0\u00a0\u00a0\u00a0\u00a0\u00a0\u00a0\u00a0\u00a0\u00a0\u00a0\u00a0\u00a0\u00a0 For DNA-based microbes, mg = 0.0034 =1/300. (genomic mutation rate per genome replication) \n4.\u00a0\u00a0\u00a0\u00a0\u00a0\u00a0\u00a0\u00a0\u00a0\u00a0\u00a0\u00a0\u00a0\u00a0\u00a0\u00a0\u00a0\u00a0 Rates of recombination among DNA-based microbes also vary greatly, and thus do not seem to be important in maintaining the strongly invariant mg mutation rate observed in these organisms. \n5.\u00a0\u00a0\u00a0\u00a0\u00a0\u00a0\u00a0\u00a0\u00a0\u00a0\u00a0\u00a0\u00a0\u00a0\u00a0\u00a0\u00a0\u00a0 The different patterns of mutation rates among taxa indicate clearly that the rate of mutation is subject to evolutionary change. Because the fidelity of DNA replication de pends on elaborate enzymatic machinery, mutational inactivation of any component of which can greatly elevate the mutation rate, selection acts primarily to reduce the standard mutation rate, although allowing higher rates in specific circumstances. Such selection pressure was first posited by Sturtevant (1937), who observed that the vast majority of spontaneous mutations de crease rather than increase fitness. He suggested that the pressure of deleterious mutations would favor selection of genetic modifiers that reduce the mutation rate and thereby reduce the genetic load of deleterious alleles maintained in the population by mutation-selection balance. This led him to ask why the mutation rate does not fall to zero. Some 30 years later, Kimura (1967) suggested that the cost of continually reducing mutation rates would eventually be balanced by what he called the \u201cphysiological cost\u201d of doing so. \n6.\u00a0\u00a0\u00a0\u00a0\u00a0\u00a0\u00a0\u00a0\u00a0\u00a0\u00a0\u00a0\u00a0\u00a0\u00a0\u00a0\u00a0\u00a0 In an asexual or selfing population, the complete linkage of a mutation-rate modifier to its tar getsmeans that the selection pressure on themodifier is determined by the difference between the equilibrium mean fitness of clones containing the modifier allele and of clones carrying its rival allele (Leigh 1970, 1973). \n7.\u00a0\u00a0\u00a0\u00a0\u00a0\u00a0\u00a0\u00a0\u00a0\u00a0\u00a0\u00a0\u00a0\u00a0\u00a0\u00a0\u00a0\u00a0 Populations that have experienced a severe challenge from a novel environment might therefore be expected to show an increased frequency of mutator alleles (Taddei et al 1997). \n8.\u00a0\u00a0\u00a0\u00a0\u00a0\u00a0\u00a0\u00a0\u00a0\u00a0\u00a0\u00a0\u00a0\u00a0\u00a0\u00a0\u00a0\u00a0 A mutator allele still faces a long-term problem because it causes a higher load of deleterious alleles, so that once adaptation to the new environment has occurred, selection for a reasexual duction in the mutation rate will be renewed. A mutator strain of bacteria has been observed to evolve a lower mutation rate when grown in a chemostat for over 2,000 generations (Tro\u00a8bner and Piechocki 1984), presumtional ably as a result of selection of this kind. \n9.\u00a0\u00a0\u00a0\u00a0\u00a0\u00a0\u00a0\u00a0\u00a0\u00a0\u00a0\u00a0\u00a0\u00a0\u00a0\u00a0\u00a0\u00a0 \u2026when an organism is confronted with a rapidly cycling or otherwise continually changing envi ronment, so that it pays to be able to respond by producoped ing novel genotypes at loci which are responsible for adaptation to the new state of the environment (Gillespopulation pie 1981a; Ishii et al. 1989). \n10.\u00a0\u00a0\u00a0\u00a0\u00a0\u00a0\u00a0\u00a0\u00a0\u00a0\u00a0\u00a0\u00a0\u00a0 If increased mutational load is to be avoided, then hypermutability should be targeted to specific loci or should be transient. ", "page" : "1667-86", "title" : "Rates of spontaneous mutation.", "type" : "article-journal", "volume" : "148" }, "uris" : [ "http://www.mendeley.com/documents/?uuid=cd3cd1d2-24de-4081-b0f0-eb1069fecd38" ] }, { "id" : "ITEM-2", "itemData" : { "DOI" : "10.1534/g3.111.000406", "ISSN" : "2160-1836", "PMID" : "22207905", "abstract" : "The quantification of spontaneous mutation rates is crucial for a mechanistic understanding of the evolutionary process. In bacteria, traditional estimates using experimental or comparative genetic methods are prone to statistical uncertainty and consequently estimates vary by over one order of magnitude. With the advent of next-generation sequencing, more accurate estimates are now possible. We sequenced 19 Escherichia coli genomes from a 40,000-generation evolution experiment and directly inferred the point-mutation rate based on the accumulation of synonymous substitutions. The resulting estimate was 8.9 \u00d7 10(-11) per base-pair per generation, and there was a significant bias toward increased AT-content. We also compared our results with published genome sequence datasets for other bacterial evolution experiments. Given the power of our approach, our estimate represents the most accurate measure of bacterial base-substitution rates available to date.", "author" : [ { "dropping-particle" : "", "family" : "Wielgoss", "given" : "S\u00e9bastien", "non-dropping-particle" : "", "parse-names" : false, "suffix" : "" }, { "dropping-particle" : "", "family" : "Barrick", "given" : "Jeffrey E.", "non-dropping-particle" : "", "parse-names" : false, "suffix" : "" }, { "dropping-particle" : "", "family" : "Tenaillon", "given" : "Olivier", "non-dropping-particle" : "", "parse-names" : false, "suffix" : "" }, { "dropping-particle" : "", "family" : "Cruveiller", "given" : "St\u00e9phane", "non-dropping-particle" : "", "parse-names" : false, "suffix" : "" }, { "dropping-particle" : "", "family" : "Chane-Woon-Ming", "given" : "B\u00e9atrice", "non-dropping-particle" : "", "parse-names" : false, "suffix" : "" }, { "dropping-particle" : "", "family" : "M\u00e9digue", "given" : "Claudine", "non-dropping-particle" : "", "parse-names" : false, "suffix" : "" }, { "dropping-particle" : "", "family" : "Lenski", "given" : "Richard E.", "non-dropping-particle" : "", "parse-names" : false, "suffix" : "" }, { "dropping-particle" : "", "family" : "Schneider", "given" : "Dominique", "non-dropping-particle" : "", "parse-names" : false, "suffix" : "" } ], "container-title" : "G3: Genes, Genomes, Genetics", "id" : "ITEM-2", "issue" : "3", "issued" : { "date-parts" : [ [ "2011", "8", "1" ] ] }, "note" : "mu=8.9 \u00b7 10-11 per bp per generation\n95% conf: 4.0\u201314 \u00b7 10-11\n0.00041 per generation for 4.6x10 6 bp genome\n        \nthis is 1/6-1/7 of Drake's 1991 estimate", "page" : "183-186", "title" : "Mutation rate inferred from synonymous substitutions in a long-term evolution experiment with &lt;i&gt;Escherichia coli&lt;/i&gt;.", "type" : "article-journal", "volume" : "1" }, "uris" : [ "http://www.mendeley.com/documents/?uuid=037198a6-7bae-48c6-9bb6-e8f2d39bf2eb" ] } ], "mendeley" : { "previouslyFormattedCitation" : "[88,89]" }, "properties" : { "noteIndex" : 0 }, "schema" : "https://github.com/citation-style-language/schema/raw/master/csl-citation.json" }</w:instrText>
            </w:r>
            <w:r>
              <w:fldChar w:fldCharType="separate"/>
            </w:r>
            <w:r w:rsidR="00E80EFF" w:rsidRPr="00E80EFF">
              <w:rPr>
                <w:noProof/>
              </w:rPr>
              <w:t>[88,89]</w:t>
            </w:r>
            <w:r>
              <w:fldChar w:fldCharType="end"/>
            </w:r>
          </w:p>
        </w:tc>
      </w:tr>
      <w:tr w:rsidR="00961941" w:rsidTr="00800DD3">
        <w:tc>
          <w:tcPr>
            <w:cnfStyle w:val="001000000000" w:firstRow="0" w:lastRow="0" w:firstColumn="1" w:lastColumn="0" w:oddVBand="0" w:evenVBand="0" w:oddHBand="0" w:evenHBand="0" w:firstRowFirstColumn="0" w:firstRowLastColumn="0" w:lastRowFirstColumn="0" w:lastRowLastColumn="0"/>
            <w:tcW w:w="865" w:type="dxa"/>
          </w:tcPr>
          <w:p w:rsidR="00961941" w:rsidRPr="00524B4A" w:rsidRDefault="00961941" w:rsidP="008D0078">
            <w:pPr>
              <w:pStyle w:val="FigureLegend"/>
              <w:spacing w:line="480" w:lineRule="auto"/>
              <w:rPr>
                <w:i/>
                <w:iCs/>
              </w:rPr>
            </w:pPr>
            <w:r w:rsidRPr="00524B4A">
              <w:rPr>
                <w:i/>
                <w:iCs/>
              </w:rPr>
              <w:t>µ</w:t>
            </w:r>
          </w:p>
        </w:tc>
        <w:tc>
          <w:tcPr>
            <w:tcW w:w="2858" w:type="dxa"/>
          </w:tcPr>
          <w:p w:rsidR="00961941" w:rsidRDefault="00961941" w:rsidP="008D0078">
            <w:pPr>
              <w:pStyle w:val="FigureLegend"/>
              <w:spacing w:line="480" w:lineRule="auto"/>
              <w:cnfStyle w:val="000000000000" w:firstRow="0" w:lastRow="0" w:firstColumn="0" w:lastColumn="0" w:oddVBand="0" w:evenVBand="0" w:oddHBand="0" w:evenHBand="0" w:firstRowFirstColumn="0" w:firstRowLastColumn="0" w:lastRowFirstColumn="0" w:lastRowLastColumn="0"/>
            </w:pPr>
            <w:r>
              <w:t>Site-specific mutation rate</w:t>
            </w:r>
          </w:p>
        </w:tc>
        <w:tc>
          <w:tcPr>
            <w:tcW w:w="1150" w:type="dxa"/>
          </w:tcPr>
          <w:p w:rsidR="00961941" w:rsidRDefault="00961941" w:rsidP="008D0078">
            <w:pPr>
              <w:pStyle w:val="FigureLegend"/>
              <w:spacing w:line="480" w:lineRule="auto"/>
              <w:cnfStyle w:val="000000000000" w:firstRow="0" w:lastRow="0" w:firstColumn="0" w:lastColumn="0" w:oddVBand="0" w:evenVBand="0" w:oddHBand="0" w:evenHBand="0" w:firstRowFirstColumn="0" w:firstRowLastColumn="0" w:lastRowFirstColumn="0" w:lastRowLastColumn="0"/>
            </w:pPr>
            <w:r w:rsidRPr="008E43B1">
              <w:rPr>
                <w:i/>
                <w:iCs/>
              </w:rPr>
              <w:t>U</w:t>
            </w:r>
            <w:r>
              <w:t>/5000</w:t>
            </w:r>
          </w:p>
        </w:tc>
        <w:tc>
          <w:tcPr>
            <w:tcW w:w="3655" w:type="dxa"/>
          </w:tcPr>
          <w:p w:rsidR="00961941" w:rsidRDefault="00EA522D" w:rsidP="008D0078">
            <w:pPr>
              <w:pStyle w:val="FigureLegend"/>
              <w:spacing w:line="480" w:lineRule="auto"/>
              <w:cnfStyle w:val="000000000000" w:firstRow="0" w:lastRow="0" w:firstColumn="0" w:lastColumn="0" w:oddVBand="0" w:evenVBand="0" w:oddHBand="0" w:evenHBand="0" w:firstRowFirstColumn="0" w:firstRowLastColumn="0" w:lastRowFirstColumn="0" w:lastRowLastColumn="0"/>
            </w:pPr>
            <w:r>
              <w:fldChar w:fldCharType="begin" w:fldLock="1"/>
            </w:r>
            <w:r w:rsidR="00E80EFF">
              <w:instrText>ADDIN CSL_CITATION { "citationItems" : [ { "id" : "ITEM-1", "itemData" : { "DOI" : "10.1159/000332747", "ISSN" : "1660-2412", "PMID" : "22248540",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"ITEM-1", "issue" : "1-2", "issued" : { "date-parts" : [ [ "2011", "1" ] ] }, "page" : "20-35", "title" : "Fitness effects of mutations in bacteria.", "type" : "article-journal", "volume" : "21" }, "uris" : [ "http://www.mendeley.com/documents/?uuid=fc5ca0dc-1a8c-49b6-a3ab-c66286134900" ] } ], "mendeley" : { "previouslyFormattedCitation" : "[87]" }, "properties" : { "noteIndex" : 0 }, "schema" : "https://github.com/citation-style-language/schema/raw/master/csl-citation.json" }</w:instrText>
            </w:r>
            <w:r>
              <w:fldChar w:fldCharType="separate"/>
            </w:r>
            <w:r w:rsidR="00E80EFF" w:rsidRPr="00E80EFF">
              <w:rPr>
                <w:noProof/>
              </w:rPr>
              <w:t>[87]</w:t>
            </w:r>
            <w:r>
              <w:fldChar w:fldCharType="end"/>
            </w:r>
          </w:p>
        </w:tc>
      </w:tr>
      <w:tr w:rsidR="00961941" w:rsidTr="00800D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961941" w:rsidRPr="00524B4A" w:rsidRDefault="00961941" w:rsidP="008D0078">
            <w:pPr>
              <w:pStyle w:val="FigureLegend"/>
              <w:spacing w:line="480" w:lineRule="auto"/>
              <w:rPr>
                <w:i/>
                <w:iCs/>
              </w:rPr>
            </w:pPr>
            <w:r w:rsidRPr="00524B4A">
              <w:rPr>
                <w:i/>
                <w:iCs/>
              </w:rPr>
              <w:t>τ</w:t>
            </w:r>
          </w:p>
        </w:tc>
        <w:tc>
          <w:tcPr>
            <w:tcW w:w="2858" w:type="dxa"/>
          </w:tcPr>
          <w:p w:rsidR="00961941" w:rsidRDefault="00961941" w:rsidP="008D0078">
            <w:pPr>
              <w:pStyle w:val="FigureLegend"/>
              <w:spacing w:line="480" w:lineRule="auto"/>
              <w:cnfStyle w:val="000000100000" w:firstRow="0" w:lastRow="0" w:firstColumn="0" w:lastColumn="0" w:oddVBand="0" w:evenVBand="0" w:oddHBand="1" w:evenHBand="0" w:firstRowFirstColumn="0" w:firstRowLastColumn="0" w:lastRowFirstColumn="0" w:lastRowLastColumn="0"/>
            </w:pPr>
            <w:r>
              <w:t>Fold-increase in mutation rate</w:t>
            </w:r>
          </w:p>
        </w:tc>
        <w:tc>
          <w:tcPr>
            <w:tcW w:w="1150" w:type="dxa"/>
          </w:tcPr>
          <w:p w:rsidR="00961941" w:rsidRDefault="00961941" w:rsidP="008D0078">
            <w:pPr>
              <w:pStyle w:val="FigureLegend"/>
              <w:spacing w:line="480" w:lineRule="auto"/>
              <w:cnfStyle w:val="000000100000" w:firstRow="0" w:lastRow="0" w:firstColumn="0" w:lastColumn="0" w:oddVBand="0" w:evenVBand="0" w:oddHBand="1" w:evenHBand="0" w:firstRowFirstColumn="0" w:firstRowLastColumn="0" w:lastRowFirstColumn="0" w:lastRowLastColumn="0"/>
            </w:pPr>
            <w:r>
              <w:t>1-100</w:t>
            </w:r>
          </w:p>
        </w:tc>
        <w:tc>
          <w:tcPr>
            <w:tcW w:w="3655" w:type="dxa"/>
          </w:tcPr>
          <w:p w:rsidR="00961941" w:rsidRDefault="00EA522D" w:rsidP="008D0078">
            <w:pPr>
              <w:pStyle w:val="FigureLegend"/>
              <w:spacing w:line="480" w:lineRule="auto"/>
              <w:cnfStyle w:val="000000100000" w:firstRow="0" w:lastRow="0" w:firstColumn="0" w:lastColumn="0" w:oddVBand="0" w:evenVBand="0" w:oddHBand="1" w:evenHBand="0" w:firstRowFirstColumn="0" w:firstRowLastColumn="0" w:lastRowFirstColumn="0" w:lastRowLastColumn="0"/>
            </w:pPr>
            <w:r>
              <w:fldChar w:fldCharType="begin" w:fldLock="1"/>
            </w:r>
            <w:r w:rsidR="00E80EFF">
              <w:instrText>ADDIN CSL_CITATION { "citationItems" : [ { "id" : "ITEM-1", "itemData" : { "DOI" : "10.1126/science.1082240", "ISSN" : "1095-9203", "PMID" : "12775833", "abstract" : "The evolutionary significance of stress-induced mutagenesis was evaluated by studying mutagenesis in aging colonies (MAC) of Escherichia coli natural isolates. A large fraction of isolates exhibited a strong MAC, and the high MAC variability reflected the diversity of selective pressures in ecological niches. MAC depends on starvation, oxygen, and RpoS and adenosine 3',5'-monophosphate regulons; thus it may be a by-product of genetic strategies for improving survival under stress. MAC could also be selected through beneficial mutations that it generates, as shown by computer modeling and the patterns of stress-inducible and constitutive mutagenesis. We suggest that irrespective of the causes of their emergence, stress-induced mutations participate in adaptive evolution.", "author" : [ { "dropping-particle" : "", "family" : "Bjedov", "given" : "Ivana", "non-dropping-particle" : "", "parse-names" : false, "suffix" : "" }, { "dropping-particle" : "", "family" : "Tenaillon", "given" : "Olivier", "non-dropping-particle" : "", "parse-names" : false, "suffix" : "" }, { "dropping-particle" : "", "family" : "G\u00e9rard", "given" : "B\u00e9n\u00e9dicte", "non-dropping-particle" : "", "parse-names" : false, "suffix" : "" }, { "dropping-particle" : "", "family" : "Souza", "given" : "Valeria", "non-dropping-particle" : "", "parse-names" : false, "suffix" : "" }, { "dropping-particle" : "", "family" : "Denamur", "given" : "Erick", "non-dropping-particle" : "", "parse-names" : false, "suffix" : "" }, { "dropping-particle" : "", "family" : "Radman", "given" : "Miroslav", "non-dropping-particle" : "", "parse-names" : false, "suffix" : "" }, { "dropping-particle" : "", "family" : "Taddei", "given" : "Fran\u00e7ois", "non-dropping-particle" : "", "parse-names" : false, "suffix" : "" }, { "dropping-particle" : "", "family" : "Matic", "given" : "Ivan", "non-dropping-particle" : "", "parse-names" : false, "suffix" : "" } ], "container-title" : "Science", "id" : "ITEM-1", "issue" : "5624", "issued" : { "date-parts" : [ [ "2003", "5", "30" ] ] }, "note" : "Differences in simulations:\nPRO Bjedov:\n1 larger populations\n2 distribution of selection coefficients - a more interesting landscape\n3 density-based and frequency-based?\n4 in freq.-based randomness only in drift\n5 stress is a decreased population size - therefor motivates adaptation\n        \nPRO ours:\n1 back mutations in all loci as opposed to counting beneficial, deleterious and fatal mutations\n2 start from ess\n3 agent-based?\n3 overlapping generations?\n4 stress is a change of favoarable alleles - therefore changes the fitness landscape", "page" : "1404-9", "title" : "Stress-induced mutagenesis in bacteria.", "type" : "article-journal", "volume" : "300" }, "uris" : [ "http://www.mendeley.com/documents/?uuid=55a034d9-5cc5-4f61-acc5-7987eba65869" ] }, { "id" : "ITEM-2", "itemData" : { "DOI" : "10.1099/mic.0.29079-0", "ISSN" : "1350-0872", "PMID" : "16946246", "abstract" : "Hypermutable bacteria of several species have been described among isolates recovered from humans over the last decade. Interpretation of the literature in this area is complicated by diversity in the determination and definition of hypermutability, and this review outlines the different methods used. Inactivation of the mismatch repair gene mutS is often implicated in the mutator phenotype; the reported effect of mutS inactivation on mutation frequency varies widely between species, from under 10-fold to nearly 1,000-fold, but also varies among different reports on the same species. Particularly high proportions of mutators have been reported among Pseudomonas aeruginosa and other species in the cystic fibrosis lung, epidemic serogroup A Neisseria meningitidis, and Helicobacter pylori. Aspects of the biology of these infections that could be relevant to hypermutability are discussed, and some future directions that may increase our understanding of mutators among bacteria isolated from humans are considered.", "author" : [ { "dropping-particle" : "", "family" : "Hall", "given" : "Lucinda M C", "non-dropping-particle" : "", "parse-names" : false, "suffix" : "" }, { "dropping-particle" : "", "family" : "Henderson-Begg", "given" : "Stephanie K", "non-dropping-particle" : "", "parse-names" : false, "suffix" : "" } ], "container-title" : "Microbiology (Reading, England)", "id" : "ITEM-2", "issue" : "Pt 9", "issued" : { "date-parts" : [ [ "2006", "9" ] ] }, "page" : "2505-14", "title" : "Hypermutable bacteria isolated from humans--a critical analysis.", "type" : "article-journal", "volume" : "152" }, "uris" : [ "http://www.mendeley.com/documents/?uuid=b012c157-c619-4b91-b762-1d01aa0bad79" ] } ], "mendeley" : { "previouslyFormattedCitation" : "[18,90]" }, "properties" : { "noteIndex" : 0 }, "schema" : "https://github.com/citation-style-language/schema/raw/master/csl-citation.json" }</w:instrText>
            </w:r>
            <w:r>
              <w:fldChar w:fldCharType="separate"/>
            </w:r>
            <w:r w:rsidR="00E80EFF" w:rsidRPr="00E80EFF">
              <w:rPr>
                <w:noProof/>
              </w:rPr>
              <w:t>[18,90]</w:t>
            </w:r>
            <w:r>
              <w:fldChar w:fldCharType="end"/>
            </w:r>
          </w:p>
        </w:tc>
      </w:tr>
      <w:tr w:rsidR="00961941" w:rsidTr="00800DD3">
        <w:tc>
          <w:tcPr>
            <w:cnfStyle w:val="001000000000" w:firstRow="0" w:lastRow="0" w:firstColumn="1" w:lastColumn="0" w:oddVBand="0" w:evenVBand="0" w:oddHBand="0" w:evenHBand="0" w:firstRowFirstColumn="0" w:firstRowLastColumn="0" w:lastRowFirstColumn="0" w:lastRowLastColumn="0"/>
            <w:tcW w:w="865" w:type="dxa"/>
          </w:tcPr>
          <w:p w:rsidR="00961941" w:rsidRPr="00524B4A" w:rsidRDefault="00961941" w:rsidP="008D0078">
            <w:pPr>
              <w:pStyle w:val="FigureLegend"/>
              <w:spacing w:line="480" w:lineRule="auto"/>
              <w:rPr>
                <w:i/>
                <w:iCs/>
              </w:rPr>
            </w:pPr>
            <w:r w:rsidRPr="00524B4A">
              <w:rPr>
                <w:i/>
                <w:iCs/>
              </w:rPr>
              <w:t>N</w:t>
            </w:r>
          </w:p>
        </w:tc>
        <w:tc>
          <w:tcPr>
            <w:tcW w:w="2858" w:type="dxa"/>
          </w:tcPr>
          <w:p w:rsidR="00961941" w:rsidRDefault="00961941" w:rsidP="008D0078">
            <w:pPr>
              <w:pStyle w:val="FigureLegend"/>
              <w:spacing w:line="480" w:lineRule="auto"/>
              <w:cnfStyle w:val="000000000000" w:firstRow="0" w:lastRow="0" w:firstColumn="0" w:lastColumn="0" w:oddVBand="0" w:evenVBand="0" w:oddHBand="0" w:evenHBand="0" w:firstRowFirstColumn="0" w:firstRowLastColumn="0" w:lastRowFirstColumn="0" w:lastRowLastColumn="0"/>
            </w:pPr>
            <w:r>
              <w:t>Population size</w:t>
            </w:r>
          </w:p>
        </w:tc>
        <w:tc>
          <w:tcPr>
            <w:tcW w:w="1150" w:type="dxa"/>
          </w:tcPr>
          <w:p w:rsidR="00961941" w:rsidRPr="000E4EA4" w:rsidRDefault="00961941" w:rsidP="008D0078">
            <w:pPr>
              <w:pStyle w:val="FigureLegend"/>
              <w:spacing w:line="480" w:lineRule="auto"/>
              <w:cnfStyle w:val="000000000000" w:firstRow="0" w:lastRow="0" w:firstColumn="0" w:lastColumn="0" w:oddVBand="0" w:evenVBand="0" w:oddHBand="0" w:evenHBand="0" w:firstRowFirstColumn="0" w:firstRowLastColumn="0" w:lastRowFirstColumn="0" w:lastRowLastColumn="0"/>
              <w:rPr>
                <w:vertAlign w:val="superscript"/>
              </w:rPr>
            </w:pPr>
            <w:r>
              <w:t>10</w:t>
            </w:r>
            <w:r>
              <w:rPr>
                <w:vertAlign w:val="superscript"/>
              </w:rPr>
              <w:t>5</w:t>
            </w:r>
            <w:r>
              <w:t>-10</w:t>
            </w:r>
            <w:r>
              <w:rPr>
                <w:vertAlign w:val="superscript"/>
              </w:rPr>
              <w:t>10</w:t>
            </w:r>
          </w:p>
        </w:tc>
        <w:tc>
          <w:tcPr>
            <w:tcW w:w="3655" w:type="dxa"/>
          </w:tcPr>
          <w:p w:rsidR="00961941" w:rsidRPr="00EA316D" w:rsidRDefault="00EA522D" w:rsidP="008D0078">
            <w:pPr>
              <w:pStyle w:val="FigureLegend"/>
              <w:spacing w:line="480" w:lineRule="auto"/>
              <w:cnfStyle w:val="000000000000" w:firstRow="0" w:lastRow="0" w:firstColumn="0" w:lastColumn="0" w:oddVBand="0" w:evenVBand="0" w:oddHBand="0" w:evenHBand="0" w:firstRowFirstColumn="0" w:firstRowLastColumn="0" w:lastRowFirstColumn="0" w:lastRowLastColumn="0"/>
            </w:pPr>
            <w:r w:rsidRPr="00EA316D">
              <w:fldChar w:fldCharType="begin" w:fldLock="1"/>
            </w:r>
            <w:r w:rsidR="00E80EFF">
              <w:instrText>ADDIN CSL_CITATION { "citationItems" : [ { "id" : "ITEM-1", "itemData" : { "DOI" : "10.1099/13500872-141-4-1037", "ISSN" : "1350-0872", "PMID" : "7773381", "abstract" : "The level of diversity, degree of enzyme polymorphism, effective population size, and the relative roles of drift and selection were examined in a cross-section of a natural Escherichia coli population based on random samples of haplotypes of E. coli isolated from sewage. The population studied contained E. coli strains derived from a human population of approximately 16,000 individuals, as well as from other sources. Three sample sets were taken between May and August. Each set consisted of 100 E. coli clones. Six enzyme loci [GPI (5 alleles), GPD (5 alleles), PGD (10 alleles), ADH (8 alleles), IDH (6 alleles), PGM (6 alleles)] were surveyed electrophoretically for each clone; 159 different haplotypes were obtained and it is likely that all possible combinations are present in the population sampled. The large numbers of different haplotypes observed were distributed as a series of four genetically similar families of clones. The large estimated effective population size (Ne = 10(10)) means that the observed large and highly significant changes in allele frequencies with time are not due to genetic drift. Selection, though not necessarily at the loci studied, is considered the only likely explanation.", "author" : [ { "dropping-particle" : "", "family" : "Pupo", "given" : "G M", "non-dropping-particle" : "", "parse-names" : false, "suffix" : "" }, { "dropping-particle" : "", "family" : "Richardson", "given" : "B J", "non-dropping-particle" : "", "parse-names" : false, "suffix" : "" } ], "container-title" : "Microbiology (Reading, England)", "id" : "ITEM-1", "issue" : "1 995", "issued" : { "date-parts" : [ [ "1995", "4" ] ] }, "page" : "1037-44", "title" : "Biochemical genetics of a natural population of &lt;i&gt;Escherichia coli&lt;/i&gt;: seasonal changes in alleles and haplotypes.", "type" : "article-journal", "volume" : "141" }, "uris" : [ "http://www.mendeley.com/documents/?uuid=998cd49d-daa3-4dde-91b2-dea8bb05fd87" ] }, { "id" : "ITEM-2", "itemData" : { "ISSN" : "0016-6731", "PMID" : "8846914", "abstract" : "The selection intensity for codon bias and the synonymous diversity have been used in the recent literature to estimate the effective population size of Escherichia coli. The results have varied between (10)5 and (10)8. It is suggested here that most of this disparity can be explained by a model that accounts for the population structure of the species. Thus it is assumed that weakly selected characters, like synonymous substitutions, are selectively fixed within individual lines or colonies but spread throughout the population in an essentially neutral way when colonies replace one another. In this way, the effective population size that enters expressions for the codon bias will be that of an individual colony, which, if hitchhiking effects are considered, can be a very small number. The effective population size that appears together with the mutation rate in expressions for the synonymous diversity, on the other hand, will be related to the total number of colonies that make up the species and can be a very large number.", "author" : [ { "dropping-particle" : "", "family" : "Berg", "given" : "Otto G.", "non-dropping-particle" : "", "parse-names" : false, "suffix" : "" } ], "container-title" : "Genetics", "id" : "ITEM-2", "issue" : "4", "issued" : { "date-parts" : [ [ "1996", "4" ] ] }, "page" : "1379-82", "title" : "Selection intensity for codon bias and the effective population size of &lt;i&gt;Escherichia coli&lt;/i&gt;.", "type" : "article-journal", "volume" : "142" }, "uris" : [ "http://www.mendeley.com/documents/?uuid=722580f3-f109-4e35-a5a5-0d65f6026a09" ] } ], "mendeley" : { "previouslyFormattedCitation" : "[91,92]" }, "properties" : { "noteIndex" : 0 }, "schema" : "https://github.com/citation-style-language/schema/raw/master/csl-citation.json" }</w:instrText>
            </w:r>
            <w:r w:rsidRPr="00EA316D">
              <w:fldChar w:fldCharType="separate"/>
            </w:r>
            <w:r w:rsidR="00E80EFF" w:rsidRPr="00E80EFF">
              <w:rPr>
                <w:noProof/>
              </w:rPr>
              <w:t>[91,92]</w:t>
            </w:r>
            <w:r w:rsidRPr="00EA316D">
              <w:fldChar w:fldCharType="end"/>
            </w:r>
          </w:p>
        </w:tc>
      </w:tr>
    </w:tbl>
    <w:p w:rsidR="00961941" w:rsidRDefault="00961941" w:rsidP="008D0078">
      <w:pPr>
        <w:spacing w:line="480" w:lineRule="auto"/>
      </w:pPr>
      <w:r>
        <w:softHyphen/>
      </w:r>
      <w:r>
        <w:softHyphen/>
      </w:r>
      <w:r>
        <w:softHyphen/>
      </w:r>
    </w:p>
    <w:p w:rsidR="00961941" w:rsidRDefault="00961941" w:rsidP="008D0078">
      <w:pPr>
        <w:spacing w:line="480" w:lineRule="auto"/>
      </w:pPr>
    </w:p>
    <w:sectPr w:rsidR="00961941" w:rsidSect="008F3447">
      <w:headerReference w:type="default" r:id="rId16"/>
      <w:footerReference w:type="default" r:id="rId17"/>
      <w:pgSz w:w="11906" w:h="16838"/>
      <w:pgMar w:top="1440" w:right="1800" w:bottom="1440" w:left="1800" w:header="709" w:footer="709" w:gutter="0"/>
      <w:lnNumType w:countBy="1" w:restart="continuous"/>
      <w:cols w:space="708"/>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96F78" w:rsidRDefault="00096F78" w:rsidP="009A122D">
      <w:pPr>
        <w:spacing w:after="0" w:line="240" w:lineRule="auto"/>
      </w:pPr>
      <w:r>
        <w:separator/>
      </w:r>
    </w:p>
  </w:endnote>
  <w:endnote w:type="continuationSeparator" w:id="0">
    <w:p w:rsidR="00096F78" w:rsidRDefault="00096F78" w:rsidP="009A12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Palatino Linotype">
    <w:panose1 w:val="02040502050505030304"/>
    <w:charset w:val="00"/>
    <w:family w:val="roman"/>
    <w:pitch w:val="variable"/>
    <w:sig w:usb0="E0000287" w:usb1="40000013" w:usb2="00000000" w:usb3="00000000" w:csb0="0000019F" w:csb1="00000000"/>
    <w:embedRegular r:id="rId1" w:fontKey="{DFCB8031-5396-442A-92E7-EF69AA0FD46B}"/>
    <w:embedBold r:id="rId2" w:fontKey="{A3D292F9-CCB5-40D7-8395-4D52F2B7255F}"/>
    <w:embedItalic r:id="rId3" w:fontKey="{2BF89126-F2B8-47E1-A861-12DC7CEF1764}"/>
    <w:embedBoldItalic r:id="rId4" w:fontKey="{BB178B3A-5540-4286-AF65-6B9A84BBDDEB}"/>
  </w:font>
  <w:font w:name="Tahoma">
    <w:panose1 w:val="020B0604030504040204"/>
    <w:charset w:val="00"/>
    <w:family w:val="swiss"/>
    <w:pitch w:val="variable"/>
    <w:sig w:usb0="E1002EFF" w:usb1="C000605B" w:usb2="00000029" w:usb3="00000000" w:csb0="000101FF" w:csb1="00000000"/>
    <w:embedRegular r:id="rId5" w:fontKey="{F1CF9EB8-8F42-4441-87A3-01E329DBBC53}"/>
  </w:font>
  <w:font w:name="cmr10">
    <w:charset w:val="00"/>
    <w:family w:val="swiss"/>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embedItalic r:id="rId6" w:fontKey="{B01B46D6-05A0-4689-9DAE-201A65607B15}"/>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98575051"/>
      <w:docPartObj>
        <w:docPartGallery w:val="Page Numbers (Bottom of Page)"/>
        <w:docPartUnique/>
      </w:docPartObj>
    </w:sdtPr>
    <w:sdtEndPr>
      <w:rPr>
        <w:noProof/>
      </w:rPr>
    </w:sdtEndPr>
    <w:sdtContent>
      <w:p w:rsidR="00DD2BEC" w:rsidRDefault="00DD2BEC">
        <w:pPr>
          <w:pStyle w:val="Footer"/>
          <w:jc w:val="center"/>
        </w:pPr>
        <w:r>
          <w:fldChar w:fldCharType="begin"/>
        </w:r>
        <w:r>
          <w:instrText xml:space="preserve"> PAGE   \* MERGEFORMAT </w:instrText>
        </w:r>
        <w:r>
          <w:fldChar w:fldCharType="separate"/>
        </w:r>
        <w:r w:rsidR="00E80EFF">
          <w:rPr>
            <w:noProof/>
          </w:rPr>
          <w:t>27</w:t>
        </w:r>
        <w:r>
          <w:rPr>
            <w:noProof/>
          </w:rPr>
          <w:fldChar w:fldCharType="end"/>
        </w:r>
      </w:p>
    </w:sdtContent>
  </w:sdt>
  <w:p w:rsidR="00DD2BEC" w:rsidRDefault="00DD2BE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96F78" w:rsidRDefault="00096F78" w:rsidP="009A122D">
      <w:pPr>
        <w:spacing w:after="0" w:line="240" w:lineRule="auto"/>
      </w:pPr>
      <w:r>
        <w:separator/>
      </w:r>
    </w:p>
  </w:footnote>
  <w:footnote w:type="continuationSeparator" w:id="0">
    <w:p w:rsidR="00096F78" w:rsidRDefault="00096F78" w:rsidP="009A122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D2BEC" w:rsidRDefault="00DD2BEC" w:rsidP="0030349D">
    <w:pPr>
      <w:spacing w:line="480" w:lineRule="auto"/>
      <w:ind w:firstLine="284"/>
      <w:jc w:val="right"/>
      <w:rPr>
        <w:lang w:bidi="hi-IN"/>
      </w:rPr>
    </w:pPr>
    <w:r w:rsidRPr="004E278A">
      <w:rPr>
        <w:lang w:bidi="hi-IN"/>
      </w:rPr>
      <w:t>SIM</w:t>
    </w:r>
    <w:r>
      <w:rPr>
        <w:lang w:bidi="hi-IN"/>
      </w:rPr>
      <w:t xml:space="preserve"> and Complex Adaptation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1"/>
    <w:multiLevelType w:val="singleLevel"/>
    <w:tmpl w:val="46221412"/>
    <w:lvl w:ilvl="0">
      <w:start w:val="1"/>
      <w:numFmt w:val="bullet"/>
      <w:lvlText w:val=""/>
      <w:lvlJc w:val="left"/>
      <w:pPr>
        <w:tabs>
          <w:tab w:val="num" w:pos="1209"/>
        </w:tabs>
        <w:ind w:left="1209" w:hanging="360"/>
      </w:pPr>
      <w:rPr>
        <w:rFonts w:ascii="Symbol" w:hAnsi="Symbol" w:hint="default"/>
      </w:rPr>
    </w:lvl>
  </w:abstractNum>
  <w:abstractNum w:abstractNumId="1">
    <w:nsid w:val="0D4B1CD4"/>
    <w:multiLevelType w:val="hybridMultilevel"/>
    <w:tmpl w:val="6102DDE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5330123B"/>
    <w:multiLevelType w:val="hybridMultilevel"/>
    <w:tmpl w:val="2408CE64"/>
    <w:lvl w:ilvl="0" w:tplc="0409000F">
      <w:start w:val="1"/>
      <w:numFmt w:val="decimal"/>
      <w:lvlText w:val="%1."/>
      <w:lvlJc w:val="left"/>
      <w:pPr>
        <w:ind w:left="700" w:hanging="360"/>
      </w:pPr>
    </w:lvl>
    <w:lvl w:ilvl="1" w:tplc="04090019" w:tentative="1">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abstractNum w:abstractNumId="3">
    <w:nsid w:val="542007A3"/>
    <w:multiLevelType w:val="multilevel"/>
    <w:tmpl w:val="D68EC694"/>
    <w:styleLink w:val="Headings"/>
    <w:lvl w:ilvl="0">
      <w:start w:val="1"/>
      <w:numFmt w:val="decimal"/>
      <w:pStyle w:val="Heading1"/>
      <w:lvlText w:val="%1."/>
      <w:lvlJc w:val="left"/>
      <w:pPr>
        <w:ind w:left="357" w:hanging="357"/>
      </w:pPr>
      <w:rPr>
        <w:rFonts w:hint="default"/>
      </w:rPr>
    </w:lvl>
    <w:lvl w:ilvl="1">
      <w:start w:val="1"/>
      <w:numFmt w:val="decimal"/>
      <w:pStyle w:val="Heading2"/>
      <w:lvlText w:val="%1.%2."/>
      <w:lvlJc w:val="left"/>
      <w:pPr>
        <w:ind w:left="357" w:hanging="357"/>
      </w:pPr>
      <w:rPr>
        <w:rFonts w:hint="default"/>
      </w:rPr>
    </w:lvl>
    <w:lvl w:ilvl="2">
      <w:start w:val="1"/>
      <w:numFmt w:val="decimal"/>
      <w:pStyle w:val="Heading3"/>
      <w:lvlText w:val="%1.%2.%3"/>
      <w:lvlJc w:val="left"/>
      <w:pPr>
        <w:ind w:left="357" w:hanging="357"/>
      </w:pPr>
      <w:rPr>
        <w:rFonts w:hint="default"/>
      </w:rPr>
    </w:lvl>
    <w:lvl w:ilvl="3">
      <w:start w:val="1"/>
      <w:numFmt w:val="decimal"/>
      <w:pStyle w:val="Heading4"/>
      <w:lvlText w:val="%1.%2.%3.%4."/>
      <w:lvlJc w:val="left"/>
      <w:pPr>
        <w:ind w:left="357" w:hanging="357"/>
      </w:pPr>
      <w:rPr>
        <w:rFonts w:hint="default"/>
      </w:rPr>
    </w:lvl>
    <w:lvl w:ilvl="4">
      <w:start w:val="1"/>
      <w:numFmt w:val="lowerLetter"/>
      <w:pStyle w:val="Heading5"/>
      <w:lvlText w:val="(%5)"/>
      <w:lvlJc w:val="left"/>
      <w:pPr>
        <w:ind w:left="1785" w:hanging="357"/>
      </w:pPr>
      <w:rPr>
        <w:rFonts w:hint="default"/>
      </w:rPr>
    </w:lvl>
    <w:lvl w:ilvl="5">
      <w:start w:val="1"/>
      <w:numFmt w:val="lowerRoman"/>
      <w:pStyle w:val="Heading6"/>
      <w:lvlText w:val="(%6)"/>
      <w:lvlJc w:val="left"/>
      <w:pPr>
        <w:ind w:left="2142" w:hanging="357"/>
      </w:pPr>
      <w:rPr>
        <w:rFonts w:hint="default"/>
      </w:rPr>
    </w:lvl>
    <w:lvl w:ilvl="6">
      <w:start w:val="1"/>
      <w:numFmt w:val="decimal"/>
      <w:pStyle w:val="Heading7"/>
      <w:lvlText w:val="%7."/>
      <w:lvlJc w:val="left"/>
      <w:pPr>
        <w:ind w:left="2499" w:hanging="357"/>
      </w:pPr>
      <w:rPr>
        <w:rFonts w:hint="default"/>
      </w:rPr>
    </w:lvl>
    <w:lvl w:ilvl="7">
      <w:start w:val="1"/>
      <w:numFmt w:val="lowerLetter"/>
      <w:pStyle w:val="Heading8"/>
      <w:lvlText w:val="%8."/>
      <w:lvlJc w:val="left"/>
      <w:pPr>
        <w:ind w:left="2856" w:hanging="357"/>
      </w:pPr>
      <w:rPr>
        <w:rFonts w:hint="default"/>
      </w:rPr>
    </w:lvl>
    <w:lvl w:ilvl="8">
      <w:start w:val="1"/>
      <w:numFmt w:val="lowerRoman"/>
      <w:pStyle w:val="Heading9"/>
      <w:lvlText w:val="%9."/>
      <w:lvlJc w:val="left"/>
      <w:pPr>
        <w:ind w:left="3213" w:hanging="357"/>
      </w:pPr>
      <w:rPr>
        <w:rFonts w:hint="default"/>
      </w:rPr>
    </w:lvl>
  </w:abstractNum>
  <w:abstractNum w:abstractNumId="4">
    <w:nsid w:val="5A414A79"/>
    <w:multiLevelType w:val="hybridMultilevel"/>
    <w:tmpl w:val="578857B6"/>
    <w:lvl w:ilvl="0" w:tplc="7070E2DC">
      <w:start w:val="1"/>
      <w:numFmt w:val="decimal"/>
      <w:lvlText w:val="%1."/>
      <w:lvlJc w:val="left"/>
      <w:pPr>
        <w:ind w:left="284" w:hanging="360"/>
      </w:pPr>
    </w:lvl>
    <w:lvl w:ilvl="1" w:tplc="04090019" w:tentative="1">
      <w:start w:val="1"/>
      <w:numFmt w:val="lowerLetter"/>
      <w:lvlText w:val="%2."/>
      <w:lvlJc w:val="left"/>
      <w:pPr>
        <w:ind w:left="1004" w:hanging="360"/>
      </w:pPr>
    </w:lvl>
    <w:lvl w:ilvl="2" w:tplc="0409001B" w:tentative="1">
      <w:start w:val="1"/>
      <w:numFmt w:val="lowerRoman"/>
      <w:lvlText w:val="%3."/>
      <w:lvlJc w:val="right"/>
      <w:pPr>
        <w:ind w:left="1724" w:hanging="180"/>
      </w:pPr>
    </w:lvl>
    <w:lvl w:ilvl="3" w:tplc="0409000F" w:tentative="1">
      <w:start w:val="1"/>
      <w:numFmt w:val="decimal"/>
      <w:lvlText w:val="%4."/>
      <w:lvlJc w:val="left"/>
      <w:pPr>
        <w:ind w:left="2444" w:hanging="360"/>
      </w:pPr>
    </w:lvl>
    <w:lvl w:ilvl="4" w:tplc="04090019" w:tentative="1">
      <w:start w:val="1"/>
      <w:numFmt w:val="lowerLetter"/>
      <w:lvlText w:val="%5."/>
      <w:lvlJc w:val="left"/>
      <w:pPr>
        <w:ind w:left="3164" w:hanging="360"/>
      </w:pPr>
    </w:lvl>
    <w:lvl w:ilvl="5" w:tplc="0409001B" w:tentative="1">
      <w:start w:val="1"/>
      <w:numFmt w:val="lowerRoman"/>
      <w:lvlText w:val="%6."/>
      <w:lvlJc w:val="right"/>
      <w:pPr>
        <w:ind w:left="3884" w:hanging="180"/>
      </w:pPr>
    </w:lvl>
    <w:lvl w:ilvl="6" w:tplc="0409000F" w:tentative="1">
      <w:start w:val="1"/>
      <w:numFmt w:val="decimal"/>
      <w:lvlText w:val="%7."/>
      <w:lvlJc w:val="left"/>
      <w:pPr>
        <w:ind w:left="4604" w:hanging="360"/>
      </w:pPr>
    </w:lvl>
    <w:lvl w:ilvl="7" w:tplc="04090019" w:tentative="1">
      <w:start w:val="1"/>
      <w:numFmt w:val="lowerLetter"/>
      <w:lvlText w:val="%8."/>
      <w:lvlJc w:val="left"/>
      <w:pPr>
        <w:ind w:left="5324" w:hanging="360"/>
      </w:pPr>
    </w:lvl>
    <w:lvl w:ilvl="8" w:tplc="0409001B" w:tentative="1">
      <w:start w:val="1"/>
      <w:numFmt w:val="lowerRoman"/>
      <w:lvlText w:val="%9."/>
      <w:lvlJc w:val="right"/>
      <w:pPr>
        <w:ind w:left="6044" w:hanging="180"/>
      </w:pPr>
    </w:lvl>
  </w:abstractNum>
  <w:abstractNum w:abstractNumId="5">
    <w:nsid w:val="6C7A48C7"/>
    <w:multiLevelType w:val="multilevel"/>
    <w:tmpl w:val="D68EC694"/>
    <w:numStyleLink w:val="Headings"/>
  </w:abstractNum>
  <w:num w:numId="1">
    <w:abstractNumId w:val="4"/>
  </w:num>
  <w:num w:numId="2">
    <w:abstractNumId w:val="3"/>
  </w:num>
  <w:num w:numId="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5"/>
  </w:num>
  <w:num w:numId="5">
    <w:abstractNumId w:val="0"/>
  </w:num>
  <w:num w:numId="6">
    <w:abstractNumId w:val="2"/>
  </w:num>
  <w:num w:numId="7">
    <w:abstractNumId w:val="1"/>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TrueTypeFont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83F2E"/>
    <w:rsid w:val="00000DD9"/>
    <w:rsid w:val="0000400D"/>
    <w:rsid w:val="0000450D"/>
    <w:rsid w:val="00004B35"/>
    <w:rsid w:val="000056D7"/>
    <w:rsid w:val="000056D9"/>
    <w:rsid w:val="00006033"/>
    <w:rsid w:val="000104B8"/>
    <w:rsid w:val="00010EC0"/>
    <w:rsid w:val="0001157A"/>
    <w:rsid w:val="000134C9"/>
    <w:rsid w:val="0002031C"/>
    <w:rsid w:val="00020A87"/>
    <w:rsid w:val="00021B61"/>
    <w:rsid w:val="00022B9D"/>
    <w:rsid w:val="00024E82"/>
    <w:rsid w:val="000265F8"/>
    <w:rsid w:val="0002675E"/>
    <w:rsid w:val="0002786D"/>
    <w:rsid w:val="00030A51"/>
    <w:rsid w:val="00030BE1"/>
    <w:rsid w:val="00031301"/>
    <w:rsid w:val="00031C58"/>
    <w:rsid w:val="00031CB4"/>
    <w:rsid w:val="00033028"/>
    <w:rsid w:val="00033584"/>
    <w:rsid w:val="000339C3"/>
    <w:rsid w:val="00034118"/>
    <w:rsid w:val="0003658B"/>
    <w:rsid w:val="000400A8"/>
    <w:rsid w:val="00042973"/>
    <w:rsid w:val="00042B4C"/>
    <w:rsid w:val="00042C46"/>
    <w:rsid w:val="00043E52"/>
    <w:rsid w:val="000448EE"/>
    <w:rsid w:val="00044F35"/>
    <w:rsid w:val="00045BF6"/>
    <w:rsid w:val="000526D6"/>
    <w:rsid w:val="000545AB"/>
    <w:rsid w:val="00054D21"/>
    <w:rsid w:val="000578DD"/>
    <w:rsid w:val="00060C25"/>
    <w:rsid w:val="00065402"/>
    <w:rsid w:val="00065C25"/>
    <w:rsid w:val="00072913"/>
    <w:rsid w:val="00072D95"/>
    <w:rsid w:val="00073161"/>
    <w:rsid w:val="0007409B"/>
    <w:rsid w:val="0008011F"/>
    <w:rsid w:val="0008315C"/>
    <w:rsid w:val="00083C4D"/>
    <w:rsid w:val="0008670D"/>
    <w:rsid w:val="00090AA3"/>
    <w:rsid w:val="00090D3E"/>
    <w:rsid w:val="00092B79"/>
    <w:rsid w:val="00095098"/>
    <w:rsid w:val="00096116"/>
    <w:rsid w:val="00096F78"/>
    <w:rsid w:val="000A0748"/>
    <w:rsid w:val="000A40AD"/>
    <w:rsid w:val="000A7865"/>
    <w:rsid w:val="000B0AFE"/>
    <w:rsid w:val="000B57BD"/>
    <w:rsid w:val="000C23E4"/>
    <w:rsid w:val="000C3573"/>
    <w:rsid w:val="000C6518"/>
    <w:rsid w:val="000C745E"/>
    <w:rsid w:val="000D21BF"/>
    <w:rsid w:val="000D2672"/>
    <w:rsid w:val="000D3F08"/>
    <w:rsid w:val="000D56CE"/>
    <w:rsid w:val="000D6595"/>
    <w:rsid w:val="000E41BA"/>
    <w:rsid w:val="000E4EB9"/>
    <w:rsid w:val="000E60A3"/>
    <w:rsid w:val="000E6AE6"/>
    <w:rsid w:val="000F12AB"/>
    <w:rsid w:val="000F3C41"/>
    <w:rsid w:val="000F6261"/>
    <w:rsid w:val="000F7391"/>
    <w:rsid w:val="000F7D03"/>
    <w:rsid w:val="00101FCD"/>
    <w:rsid w:val="001033CA"/>
    <w:rsid w:val="00113DD0"/>
    <w:rsid w:val="00125157"/>
    <w:rsid w:val="001307C7"/>
    <w:rsid w:val="001329F2"/>
    <w:rsid w:val="00132ABF"/>
    <w:rsid w:val="001343A9"/>
    <w:rsid w:val="00134FEB"/>
    <w:rsid w:val="00135B27"/>
    <w:rsid w:val="00135E41"/>
    <w:rsid w:val="00142549"/>
    <w:rsid w:val="001446C8"/>
    <w:rsid w:val="0014530A"/>
    <w:rsid w:val="00153987"/>
    <w:rsid w:val="00161053"/>
    <w:rsid w:val="001618A5"/>
    <w:rsid w:val="001654D6"/>
    <w:rsid w:val="00167352"/>
    <w:rsid w:val="0017087D"/>
    <w:rsid w:val="00171376"/>
    <w:rsid w:val="00171518"/>
    <w:rsid w:val="001725A7"/>
    <w:rsid w:val="001732C8"/>
    <w:rsid w:val="00173C79"/>
    <w:rsid w:val="00175D8E"/>
    <w:rsid w:val="001776D4"/>
    <w:rsid w:val="00184C3E"/>
    <w:rsid w:val="00185C6A"/>
    <w:rsid w:val="001910E3"/>
    <w:rsid w:val="00191D82"/>
    <w:rsid w:val="001945D6"/>
    <w:rsid w:val="001968C9"/>
    <w:rsid w:val="00197574"/>
    <w:rsid w:val="001975FE"/>
    <w:rsid w:val="00197CF4"/>
    <w:rsid w:val="001A151A"/>
    <w:rsid w:val="001A2C51"/>
    <w:rsid w:val="001A6C18"/>
    <w:rsid w:val="001B0499"/>
    <w:rsid w:val="001B2273"/>
    <w:rsid w:val="001B3AC8"/>
    <w:rsid w:val="001B580C"/>
    <w:rsid w:val="001B74CA"/>
    <w:rsid w:val="001B7896"/>
    <w:rsid w:val="001C19FF"/>
    <w:rsid w:val="001C35D5"/>
    <w:rsid w:val="001C3DA4"/>
    <w:rsid w:val="001C455A"/>
    <w:rsid w:val="001C5D6C"/>
    <w:rsid w:val="001D0862"/>
    <w:rsid w:val="001D4AFA"/>
    <w:rsid w:val="001E325E"/>
    <w:rsid w:val="001E56C5"/>
    <w:rsid w:val="001F1E74"/>
    <w:rsid w:val="001F51E7"/>
    <w:rsid w:val="001F5496"/>
    <w:rsid w:val="001F5920"/>
    <w:rsid w:val="001F6A20"/>
    <w:rsid w:val="00200EB9"/>
    <w:rsid w:val="0020106C"/>
    <w:rsid w:val="00201A26"/>
    <w:rsid w:val="00204DE5"/>
    <w:rsid w:val="00210929"/>
    <w:rsid w:val="00210B00"/>
    <w:rsid w:val="002135AE"/>
    <w:rsid w:val="0021470E"/>
    <w:rsid w:val="00216196"/>
    <w:rsid w:val="0022140B"/>
    <w:rsid w:val="00221C7B"/>
    <w:rsid w:val="00223D4A"/>
    <w:rsid w:val="002261F8"/>
    <w:rsid w:val="00232C71"/>
    <w:rsid w:val="0024068F"/>
    <w:rsid w:val="00241A70"/>
    <w:rsid w:val="00241D26"/>
    <w:rsid w:val="00245A8B"/>
    <w:rsid w:val="00246FB5"/>
    <w:rsid w:val="00254610"/>
    <w:rsid w:val="002549FC"/>
    <w:rsid w:val="0025521D"/>
    <w:rsid w:val="00257CA8"/>
    <w:rsid w:val="00261B19"/>
    <w:rsid w:val="002630C5"/>
    <w:rsid w:val="00271D8B"/>
    <w:rsid w:val="0027326A"/>
    <w:rsid w:val="00273F5C"/>
    <w:rsid w:val="00275A3C"/>
    <w:rsid w:val="00280CFF"/>
    <w:rsid w:val="002825FD"/>
    <w:rsid w:val="00282DE0"/>
    <w:rsid w:val="00286536"/>
    <w:rsid w:val="00290173"/>
    <w:rsid w:val="0029078B"/>
    <w:rsid w:val="00292861"/>
    <w:rsid w:val="00295B91"/>
    <w:rsid w:val="00295FB4"/>
    <w:rsid w:val="00297D9B"/>
    <w:rsid w:val="002A0B22"/>
    <w:rsid w:val="002A0DCC"/>
    <w:rsid w:val="002A275A"/>
    <w:rsid w:val="002A5ACF"/>
    <w:rsid w:val="002B1207"/>
    <w:rsid w:val="002B1EC3"/>
    <w:rsid w:val="002B5E98"/>
    <w:rsid w:val="002C2997"/>
    <w:rsid w:val="002C468F"/>
    <w:rsid w:val="002C490D"/>
    <w:rsid w:val="002C54C0"/>
    <w:rsid w:val="002C7209"/>
    <w:rsid w:val="002D2649"/>
    <w:rsid w:val="002D29C8"/>
    <w:rsid w:val="002D3652"/>
    <w:rsid w:val="002D501F"/>
    <w:rsid w:val="002D7506"/>
    <w:rsid w:val="002D7AB0"/>
    <w:rsid w:val="002E0EBF"/>
    <w:rsid w:val="002E3785"/>
    <w:rsid w:val="002F4E2F"/>
    <w:rsid w:val="0030149F"/>
    <w:rsid w:val="00302666"/>
    <w:rsid w:val="00302CF7"/>
    <w:rsid w:val="0030349D"/>
    <w:rsid w:val="00304F72"/>
    <w:rsid w:val="00305197"/>
    <w:rsid w:val="00305556"/>
    <w:rsid w:val="00306FB2"/>
    <w:rsid w:val="00312002"/>
    <w:rsid w:val="003131D8"/>
    <w:rsid w:val="0031333D"/>
    <w:rsid w:val="00313F54"/>
    <w:rsid w:val="00314176"/>
    <w:rsid w:val="00314988"/>
    <w:rsid w:val="00320207"/>
    <w:rsid w:val="00320610"/>
    <w:rsid w:val="00323C45"/>
    <w:rsid w:val="003247B3"/>
    <w:rsid w:val="00325953"/>
    <w:rsid w:val="00331321"/>
    <w:rsid w:val="00331E7E"/>
    <w:rsid w:val="00332C18"/>
    <w:rsid w:val="0033327A"/>
    <w:rsid w:val="00335216"/>
    <w:rsid w:val="00335E62"/>
    <w:rsid w:val="00342779"/>
    <w:rsid w:val="00343645"/>
    <w:rsid w:val="0034713C"/>
    <w:rsid w:val="00347C94"/>
    <w:rsid w:val="00354774"/>
    <w:rsid w:val="0035628B"/>
    <w:rsid w:val="0035669E"/>
    <w:rsid w:val="00360699"/>
    <w:rsid w:val="003657AC"/>
    <w:rsid w:val="00365A2D"/>
    <w:rsid w:val="00373875"/>
    <w:rsid w:val="00373E6D"/>
    <w:rsid w:val="003757EA"/>
    <w:rsid w:val="00377541"/>
    <w:rsid w:val="0037763B"/>
    <w:rsid w:val="00381C70"/>
    <w:rsid w:val="0038310A"/>
    <w:rsid w:val="00385091"/>
    <w:rsid w:val="0038509B"/>
    <w:rsid w:val="0038712A"/>
    <w:rsid w:val="003877F5"/>
    <w:rsid w:val="00390D59"/>
    <w:rsid w:val="00391853"/>
    <w:rsid w:val="00394532"/>
    <w:rsid w:val="00394551"/>
    <w:rsid w:val="00396506"/>
    <w:rsid w:val="003967C6"/>
    <w:rsid w:val="00396D80"/>
    <w:rsid w:val="003A1D28"/>
    <w:rsid w:val="003A2920"/>
    <w:rsid w:val="003A304F"/>
    <w:rsid w:val="003B23AC"/>
    <w:rsid w:val="003B3D00"/>
    <w:rsid w:val="003B4B81"/>
    <w:rsid w:val="003B6434"/>
    <w:rsid w:val="003B734A"/>
    <w:rsid w:val="003C4248"/>
    <w:rsid w:val="003C66D8"/>
    <w:rsid w:val="003D306F"/>
    <w:rsid w:val="003D42F5"/>
    <w:rsid w:val="003D4900"/>
    <w:rsid w:val="003D5DA7"/>
    <w:rsid w:val="003E0693"/>
    <w:rsid w:val="003E0BDF"/>
    <w:rsid w:val="003E21DC"/>
    <w:rsid w:val="003E2958"/>
    <w:rsid w:val="003E2C84"/>
    <w:rsid w:val="003E3B73"/>
    <w:rsid w:val="003E68BE"/>
    <w:rsid w:val="003F04B0"/>
    <w:rsid w:val="003F0E76"/>
    <w:rsid w:val="003F2D32"/>
    <w:rsid w:val="003F5091"/>
    <w:rsid w:val="003F73B1"/>
    <w:rsid w:val="003F784C"/>
    <w:rsid w:val="00401E4A"/>
    <w:rsid w:val="00405611"/>
    <w:rsid w:val="00412A85"/>
    <w:rsid w:val="00414AEF"/>
    <w:rsid w:val="00415710"/>
    <w:rsid w:val="004163AF"/>
    <w:rsid w:val="00416F7F"/>
    <w:rsid w:val="004178FE"/>
    <w:rsid w:val="004254C4"/>
    <w:rsid w:val="00434AEF"/>
    <w:rsid w:val="00435563"/>
    <w:rsid w:val="00435EAC"/>
    <w:rsid w:val="0043685D"/>
    <w:rsid w:val="00440833"/>
    <w:rsid w:val="0044354D"/>
    <w:rsid w:val="00446800"/>
    <w:rsid w:val="00446BDA"/>
    <w:rsid w:val="00447F77"/>
    <w:rsid w:val="00450026"/>
    <w:rsid w:val="00453133"/>
    <w:rsid w:val="0045618B"/>
    <w:rsid w:val="00461972"/>
    <w:rsid w:val="00463A01"/>
    <w:rsid w:val="0046652F"/>
    <w:rsid w:val="00466C39"/>
    <w:rsid w:val="004703D4"/>
    <w:rsid w:val="00472787"/>
    <w:rsid w:val="004747BD"/>
    <w:rsid w:val="00475A06"/>
    <w:rsid w:val="00475C27"/>
    <w:rsid w:val="00477861"/>
    <w:rsid w:val="00482123"/>
    <w:rsid w:val="00483013"/>
    <w:rsid w:val="00483E00"/>
    <w:rsid w:val="00485B00"/>
    <w:rsid w:val="00487229"/>
    <w:rsid w:val="00494EDC"/>
    <w:rsid w:val="004A2989"/>
    <w:rsid w:val="004B15AD"/>
    <w:rsid w:val="004B1858"/>
    <w:rsid w:val="004B3F18"/>
    <w:rsid w:val="004B5CB1"/>
    <w:rsid w:val="004C00D1"/>
    <w:rsid w:val="004C0D2C"/>
    <w:rsid w:val="004C16E5"/>
    <w:rsid w:val="004C2320"/>
    <w:rsid w:val="004C392E"/>
    <w:rsid w:val="004C474D"/>
    <w:rsid w:val="004C5F1B"/>
    <w:rsid w:val="004C72D0"/>
    <w:rsid w:val="004C737E"/>
    <w:rsid w:val="004C763B"/>
    <w:rsid w:val="004C76D4"/>
    <w:rsid w:val="004D3794"/>
    <w:rsid w:val="004D568B"/>
    <w:rsid w:val="004D5FC0"/>
    <w:rsid w:val="004D6F60"/>
    <w:rsid w:val="004D7ABB"/>
    <w:rsid w:val="004E017A"/>
    <w:rsid w:val="004E278A"/>
    <w:rsid w:val="004E7076"/>
    <w:rsid w:val="004E782E"/>
    <w:rsid w:val="004F4440"/>
    <w:rsid w:val="004F44FB"/>
    <w:rsid w:val="004F45F7"/>
    <w:rsid w:val="004F5395"/>
    <w:rsid w:val="004F715E"/>
    <w:rsid w:val="004F7477"/>
    <w:rsid w:val="00505D9A"/>
    <w:rsid w:val="00510E20"/>
    <w:rsid w:val="00510F1B"/>
    <w:rsid w:val="00511EA8"/>
    <w:rsid w:val="0051268A"/>
    <w:rsid w:val="005145C8"/>
    <w:rsid w:val="00514DED"/>
    <w:rsid w:val="005202A0"/>
    <w:rsid w:val="0052063A"/>
    <w:rsid w:val="00524BD8"/>
    <w:rsid w:val="00527A49"/>
    <w:rsid w:val="005316EE"/>
    <w:rsid w:val="00531BD5"/>
    <w:rsid w:val="00531CC2"/>
    <w:rsid w:val="00531D87"/>
    <w:rsid w:val="005447DA"/>
    <w:rsid w:val="00544F00"/>
    <w:rsid w:val="00544FA2"/>
    <w:rsid w:val="005467DB"/>
    <w:rsid w:val="0054704C"/>
    <w:rsid w:val="005515F1"/>
    <w:rsid w:val="00551EC7"/>
    <w:rsid w:val="00552B96"/>
    <w:rsid w:val="00553E18"/>
    <w:rsid w:val="00556178"/>
    <w:rsid w:val="00560C54"/>
    <w:rsid w:val="00563FAB"/>
    <w:rsid w:val="00564668"/>
    <w:rsid w:val="005754EE"/>
    <w:rsid w:val="005757FF"/>
    <w:rsid w:val="00575BB5"/>
    <w:rsid w:val="00581307"/>
    <w:rsid w:val="005816EE"/>
    <w:rsid w:val="005821AF"/>
    <w:rsid w:val="005842D2"/>
    <w:rsid w:val="00584435"/>
    <w:rsid w:val="005853AD"/>
    <w:rsid w:val="00585914"/>
    <w:rsid w:val="00587E54"/>
    <w:rsid w:val="0059042F"/>
    <w:rsid w:val="00591266"/>
    <w:rsid w:val="005A2F68"/>
    <w:rsid w:val="005A3565"/>
    <w:rsid w:val="005B0AD6"/>
    <w:rsid w:val="005B12CD"/>
    <w:rsid w:val="005B2FE1"/>
    <w:rsid w:val="005B46B9"/>
    <w:rsid w:val="005B487B"/>
    <w:rsid w:val="005B77E2"/>
    <w:rsid w:val="005C7620"/>
    <w:rsid w:val="005D511F"/>
    <w:rsid w:val="005D7A01"/>
    <w:rsid w:val="005E0580"/>
    <w:rsid w:val="005E19DB"/>
    <w:rsid w:val="005E3A59"/>
    <w:rsid w:val="005E3B94"/>
    <w:rsid w:val="005E7700"/>
    <w:rsid w:val="005F1227"/>
    <w:rsid w:val="005F1290"/>
    <w:rsid w:val="005F1B6B"/>
    <w:rsid w:val="005F2C16"/>
    <w:rsid w:val="005F2E8A"/>
    <w:rsid w:val="005F620D"/>
    <w:rsid w:val="005F6245"/>
    <w:rsid w:val="005F6C08"/>
    <w:rsid w:val="00600689"/>
    <w:rsid w:val="00602869"/>
    <w:rsid w:val="00607B56"/>
    <w:rsid w:val="00611840"/>
    <w:rsid w:val="0061395B"/>
    <w:rsid w:val="00616194"/>
    <w:rsid w:val="00622093"/>
    <w:rsid w:val="006231EF"/>
    <w:rsid w:val="0062328A"/>
    <w:rsid w:val="00624999"/>
    <w:rsid w:val="00625517"/>
    <w:rsid w:val="00630B3C"/>
    <w:rsid w:val="00630F02"/>
    <w:rsid w:val="00631789"/>
    <w:rsid w:val="00633ED1"/>
    <w:rsid w:val="00635E26"/>
    <w:rsid w:val="00643DA4"/>
    <w:rsid w:val="00643FEC"/>
    <w:rsid w:val="006456BB"/>
    <w:rsid w:val="00646CDC"/>
    <w:rsid w:val="00651080"/>
    <w:rsid w:val="00651511"/>
    <w:rsid w:val="00652ABC"/>
    <w:rsid w:val="00652D72"/>
    <w:rsid w:val="00654BAB"/>
    <w:rsid w:val="00656DCF"/>
    <w:rsid w:val="006620EE"/>
    <w:rsid w:val="00663378"/>
    <w:rsid w:val="00665310"/>
    <w:rsid w:val="0066767E"/>
    <w:rsid w:val="00667ECA"/>
    <w:rsid w:val="0067104F"/>
    <w:rsid w:val="00671C1A"/>
    <w:rsid w:val="006733DF"/>
    <w:rsid w:val="0067436B"/>
    <w:rsid w:val="00680820"/>
    <w:rsid w:val="00681DB1"/>
    <w:rsid w:val="00683120"/>
    <w:rsid w:val="00683B42"/>
    <w:rsid w:val="006911A5"/>
    <w:rsid w:val="00691461"/>
    <w:rsid w:val="00691767"/>
    <w:rsid w:val="006930EE"/>
    <w:rsid w:val="0069770A"/>
    <w:rsid w:val="006A14EB"/>
    <w:rsid w:val="006A278B"/>
    <w:rsid w:val="006A27C7"/>
    <w:rsid w:val="006A479B"/>
    <w:rsid w:val="006A6470"/>
    <w:rsid w:val="006B0338"/>
    <w:rsid w:val="006B3A9D"/>
    <w:rsid w:val="006B774C"/>
    <w:rsid w:val="006B781F"/>
    <w:rsid w:val="006C02DB"/>
    <w:rsid w:val="006D14E9"/>
    <w:rsid w:val="006D1AF4"/>
    <w:rsid w:val="006D2C68"/>
    <w:rsid w:val="006D3024"/>
    <w:rsid w:val="006D3220"/>
    <w:rsid w:val="006D5802"/>
    <w:rsid w:val="006D6585"/>
    <w:rsid w:val="006E04FA"/>
    <w:rsid w:val="006E3084"/>
    <w:rsid w:val="006E7AB4"/>
    <w:rsid w:val="006F4747"/>
    <w:rsid w:val="006F7EFE"/>
    <w:rsid w:val="00701833"/>
    <w:rsid w:val="00703925"/>
    <w:rsid w:val="007058D2"/>
    <w:rsid w:val="00712689"/>
    <w:rsid w:val="007169AD"/>
    <w:rsid w:val="00720682"/>
    <w:rsid w:val="00721A13"/>
    <w:rsid w:val="00723F0C"/>
    <w:rsid w:val="00726BD4"/>
    <w:rsid w:val="00731C21"/>
    <w:rsid w:val="00733307"/>
    <w:rsid w:val="00733446"/>
    <w:rsid w:val="00735806"/>
    <w:rsid w:val="0073776C"/>
    <w:rsid w:val="00740DB3"/>
    <w:rsid w:val="0074207B"/>
    <w:rsid w:val="00745590"/>
    <w:rsid w:val="00746E62"/>
    <w:rsid w:val="00753267"/>
    <w:rsid w:val="00753966"/>
    <w:rsid w:val="00754F1E"/>
    <w:rsid w:val="00760FC5"/>
    <w:rsid w:val="0076119B"/>
    <w:rsid w:val="00762F19"/>
    <w:rsid w:val="00763034"/>
    <w:rsid w:val="0077094B"/>
    <w:rsid w:val="00775F58"/>
    <w:rsid w:val="00785EDE"/>
    <w:rsid w:val="007879A9"/>
    <w:rsid w:val="00795243"/>
    <w:rsid w:val="007A2944"/>
    <w:rsid w:val="007A3960"/>
    <w:rsid w:val="007A7B53"/>
    <w:rsid w:val="007B25AD"/>
    <w:rsid w:val="007B5572"/>
    <w:rsid w:val="007B5E21"/>
    <w:rsid w:val="007C1036"/>
    <w:rsid w:val="007C26AA"/>
    <w:rsid w:val="007C4DDB"/>
    <w:rsid w:val="007C70D4"/>
    <w:rsid w:val="007D5C6B"/>
    <w:rsid w:val="007E1D16"/>
    <w:rsid w:val="007E25F3"/>
    <w:rsid w:val="007E2D9A"/>
    <w:rsid w:val="007E4A3D"/>
    <w:rsid w:val="007E6536"/>
    <w:rsid w:val="007E6659"/>
    <w:rsid w:val="007F0A97"/>
    <w:rsid w:val="007F101A"/>
    <w:rsid w:val="007F26D6"/>
    <w:rsid w:val="007F5D35"/>
    <w:rsid w:val="007F656F"/>
    <w:rsid w:val="00800DD3"/>
    <w:rsid w:val="0080478F"/>
    <w:rsid w:val="00805EEF"/>
    <w:rsid w:val="008062FB"/>
    <w:rsid w:val="00806F37"/>
    <w:rsid w:val="00812097"/>
    <w:rsid w:val="00812DB3"/>
    <w:rsid w:val="00814BE5"/>
    <w:rsid w:val="00815102"/>
    <w:rsid w:val="0081579B"/>
    <w:rsid w:val="00815A6A"/>
    <w:rsid w:val="00815DEF"/>
    <w:rsid w:val="00817816"/>
    <w:rsid w:val="00817B34"/>
    <w:rsid w:val="00821FF3"/>
    <w:rsid w:val="00823363"/>
    <w:rsid w:val="00823998"/>
    <w:rsid w:val="00824294"/>
    <w:rsid w:val="0082586B"/>
    <w:rsid w:val="00825A24"/>
    <w:rsid w:val="00825E9D"/>
    <w:rsid w:val="00830F34"/>
    <w:rsid w:val="008350C0"/>
    <w:rsid w:val="00836CB4"/>
    <w:rsid w:val="00836DE3"/>
    <w:rsid w:val="008410A2"/>
    <w:rsid w:val="0084602B"/>
    <w:rsid w:val="008510E2"/>
    <w:rsid w:val="0085140E"/>
    <w:rsid w:val="008518D6"/>
    <w:rsid w:val="00851EBB"/>
    <w:rsid w:val="00857502"/>
    <w:rsid w:val="008643AC"/>
    <w:rsid w:val="008661C5"/>
    <w:rsid w:val="00866ADE"/>
    <w:rsid w:val="00870ED3"/>
    <w:rsid w:val="00873443"/>
    <w:rsid w:val="00873B9D"/>
    <w:rsid w:val="008752E9"/>
    <w:rsid w:val="00882A57"/>
    <w:rsid w:val="008833E3"/>
    <w:rsid w:val="008851DB"/>
    <w:rsid w:val="00886250"/>
    <w:rsid w:val="00890BB3"/>
    <w:rsid w:val="00892BD3"/>
    <w:rsid w:val="00892EAD"/>
    <w:rsid w:val="008967F9"/>
    <w:rsid w:val="008A0C64"/>
    <w:rsid w:val="008A0C66"/>
    <w:rsid w:val="008A3174"/>
    <w:rsid w:val="008A35F3"/>
    <w:rsid w:val="008A48BD"/>
    <w:rsid w:val="008A5282"/>
    <w:rsid w:val="008A52D7"/>
    <w:rsid w:val="008A6B5D"/>
    <w:rsid w:val="008A73E2"/>
    <w:rsid w:val="008A7A0A"/>
    <w:rsid w:val="008B7326"/>
    <w:rsid w:val="008C5F33"/>
    <w:rsid w:val="008D0078"/>
    <w:rsid w:val="008D2D9C"/>
    <w:rsid w:val="008E3DFA"/>
    <w:rsid w:val="008E3EDA"/>
    <w:rsid w:val="008E43B1"/>
    <w:rsid w:val="008E4FCE"/>
    <w:rsid w:val="008E7880"/>
    <w:rsid w:val="008F11A1"/>
    <w:rsid w:val="008F2169"/>
    <w:rsid w:val="008F3447"/>
    <w:rsid w:val="008F3D01"/>
    <w:rsid w:val="008F5983"/>
    <w:rsid w:val="00900394"/>
    <w:rsid w:val="009040D1"/>
    <w:rsid w:val="00905D31"/>
    <w:rsid w:val="009073F8"/>
    <w:rsid w:val="00913E9F"/>
    <w:rsid w:val="00913F8C"/>
    <w:rsid w:val="00914F9D"/>
    <w:rsid w:val="00915B29"/>
    <w:rsid w:val="00917C32"/>
    <w:rsid w:val="009207F0"/>
    <w:rsid w:val="00921CC9"/>
    <w:rsid w:val="00922611"/>
    <w:rsid w:val="00924A8D"/>
    <w:rsid w:val="00925154"/>
    <w:rsid w:val="00926DD5"/>
    <w:rsid w:val="00927B26"/>
    <w:rsid w:val="00932C9B"/>
    <w:rsid w:val="009354C5"/>
    <w:rsid w:val="0094207C"/>
    <w:rsid w:val="009424F0"/>
    <w:rsid w:val="0094254A"/>
    <w:rsid w:val="00943C3E"/>
    <w:rsid w:val="0094540E"/>
    <w:rsid w:val="0094679F"/>
    <w:rsid w:val="00946A45"/>
    <w:rsid w:val="00946BF8"/>
    <w:rsid w:val="00950641"/>
    <w:rsid w:val="00950BC3"/>
    <w:rsid w:val="00952769"/>
    <w:rsid w:val="0095303A"/>
    <w:rsid w:val="00955800"/>
    <w:rsid w:val="00956C2E"/>
    <w:rsid w:val="009602F2"/>
    <w:rsid w:val="00960FAB"/>
    <w:rsid w:val="00961209"/>
    <w:rsid w:val="00961941"/>
    <w:rsid w:val="00961EB6"/>
    <w:rsid w:val="00963766"/>
    <w:rsid w:val="00965EA3"/>
    <w:rsid w:val="009731A0"/>
    <w:rsid w:val="009747FC"/>
    <w:rsid w:val="00975E44"/>
    <w:rsid w:val="00976DCD"/>
    <w:rsid w:val="009770F6"/>
    <w:rsid w:val="00977907"/>
    <w:rsid w:val="0098051F"/>
    <w:rsid w:val="009850ED"/>
    <w:rsid w:val="00986F1F"/>
    <w:rsid w:val="00992B7F"/>
    <w:rsid w:val="00992FC4"/>
    <w:rsid w:val="009969E9"/>
    <w:rsid w:val="009A0E7D"/>
    <w:rsid w:val="009A122D"/>
    <w:rsid w:val="009A294A"/>
    <w:rsid w:val="009A2A4B"/>
    <w:rsid w:val="009B2FD5"/>
    <w:rsid w:val="009B5BE5"/>
    <w:rsid w:val="009C091A"/>
    <w:rsid w:val="009C438B"/>
    <w:rsid w:val="009D2A59"/>
    <w:rsid w:val="009D3762"/>
    <w:rsid w:val="009D54F1"/>
    <w:rsid w:val="009D699D"/>
    <w:rsid w:val="009D7F5C"/>
    <w:rsid w:val="009E1389"/>
    <w:rsid w:val="009E4DC2"/>
    <w:rsid w:val="009E654C"/>
    <w:rsid w:val="009F0ADC"/>
    <w:rsid w:val="009F5B3A"/>
    <w:rsid w:val="009F79A7"/>
    <w:rsid w:val="00A0028F"/>
    <w:rsid w:val="00A00B27"/>
    <w:rsid w:val="00A03104"/>
    <w:rsid w:val="00A03B16"/>
    <w:rsid w:val="00A14950"/>
    <w:rsid w:val="00A20010"/>
    <w:rsid w:val="00A20806"/>
    <w:rsid w:val="00A250ED"/>
    <w:rsid w:val="00A307DC"/>
    <w:rsid w:val="00A30A19"/>
    <w:rsid w:val="00A31D86"/>
    <w:rsid w:val="00A328A2"/>
    <w:rsid w:val="00A34949"/>
    <w:rsid w:val="00A35270"/>
    <w:rsid w:val="00A35FFF"/>
    <w:rsid w:val="00A40A47"/>
    <w:rsid w:val="00A44E2F"/>
    <w:rsid w:val="00A4786F"/>
    <w:rsid w:val="00A50635"/>
    <w:rsid w:val="00A514A3"/>
    <w:rsid w:val="00A533A9"/>
    <w:rsid w:val="00A55D35"/>
    <w:rsid w:val="00A575D7"/>
    <w:rsid w:val="00A579F7"/>
    <w:rsid w:val="00A67023"/>
    <w:rsid w:val="00A6797E"/>
    <w:rsid w:val="00A70358"/>
    <w:rsid w:val="00A709C3"/>
    <w:rsid w:val="00A70BE8"/>
    <w:rsid w:val="00A70BEF"/>
    <w:rsid w:val="00A7180F"/>
    <w:rsid w:val="00A725E6"/>
    <w:rsid w:val="00A74527"/>
    <w:rsid w:val="00A771C8"/>
    <w:rsid w:val="00A81E09"/>
    <w:rsid w:val="00A81E4B"/>
    <w:rsid w:val="00A853B5"/>
    <w:rsid w:val="00A871C9"/>
    <w:rsid w:val="00A90051"/>
    <w:rsid w:val="00A90D10"/>
    <w:rsid w:val="00A9277F"/>
    <w:rsid w:val="00A93745"/>
    <w:rsid w:val="00A95F28"/>
    <w:rsid w:val="00A96D14"/>
    <w:rsid w:val="00AA2FA4"/>
    <w:rsid w:val="00AB0448"/>
    <w:rsid w:val="00AB2553"/>
    <w:rsid w:val="00AB2E2C"/>
    <w:rsid w:val="00AB4359"/>
    <w:rsid w:val="00AB673F"/>
    <w:rsid w:val="00AB7394"/>
    <w:rsid w:val="00AC2BE1"/>
    <w:rsid w:val="00AC498F"/>
    <w:rsid w:val="00AC687F"/>
    <w:rsid w:val="00AC75F5"/>
    <w:rsid w:val="00AD0C7A"/>
    <w:rsid w:val="00AD2B33"/>
    <w:rsid w:val="00AD30BD"/>
    <w:rsid w:val="00AD32AA"/>
    <w:rsid w:val="00AD7E52"/>
    <w:rsid w:val="00AE0A66"/>
    <w:rsid w:val="00AE0B1E"/>
    <w:rsid w:val="00AE42B5"/>
    <w:rsid w:val="00AE4609"/>
    <w:rsid w:val="00AE4A3F"/>
    <w:rsid w:val="00AE7A37"/>
    <w:rsid w:val="00AF189F"/>
    <w:rsid w:val="00AF1C24"/>
    <w:rsid w:val="00AF5605"/>
    <w:rsid w:val="00AF57D2"/>
    <w:rsid w:val="00AF69B6"/>
    <w:rsid w:val="00B04C73"/>
    <w:rsid w:val="00B04D05"/>
    <w:rsid w:val="00B10A9D"/>
    <w:rsid w:val="00B10C13"/>
    <w:rsid w:val="00B1479E"/>
    <w:rsid w:val="00B1563A"/>
    <w:rsid w:val="00B165C4"/>
    <w:rsid w:val="00B17DB4"/>
    <w:rsid w:val="00B21E2B"/>
    <w:rsid w:val="00B23B3C"/>
    <w:rsid w:val="00B2494E"/>
    <w:rsid w:val="00B25D55"/>
    <w:rsid w:val="00B2675D"/>
    <w:rsid w:val="00B32510"/>
    <w:rsid w:val="00B37F95"/>
    <w:rsid w:val="00B41C05"/>
    <w:rsid w:val="00B43DD1"/>
    <w:rsid w:val="00B472FC"/>
    <w:rsid w:val="00B51C0E"/>
    <w:rsid w:val="00B5286A"/>
    <w:rsid w:val="00B56C74"/>
    <w:rsid w:val="00B63B41"/>
    <w:rsid w:val="00B66998"/>
    <w:rsid w:val="00B67E56"/>
    <w:rsid w:val="00B72912"/>
    <w:rsid w:val="00B7610D"/>
    <w:rsid w:val="00B82D73"/>
    <w:rsid w:val="00B83F66"/>
    <w:rsid w:val="00B8554B"/>
    <w:rsid w:val="00B85CA4"/>
    <w:rsid w:val="00B86755"/>
    <w:rsid w:val="00B86C28"/>
    <w:rsid w:val="00B87664"/>
    <w:rsid w:val="00B87DD0"/>
    <w:rsid w:val="00B96911"/>
    <w:rsid w:val="00B9782C"/>
    <w:rsid w:val="00BA2849"/>
    <w:rsid w:val="00BA2B02"/>
    <w:rsid w:val="00BA37A0"/>
    <w:rsid w:val="00BA3BDB"/>
    <w:rsid w:val="00BA3FE6"/>
    <w:rsid w:val="00BA6231"/>
    <w:rsid w:val="00BB0FCA"/>
    <w:rsid w:val="00BB5518"/>
    <w:rsid w:val="00BB7398"/>
    <w:rsid w:val="00BB7C44"/>
    <w:rsid w:val="00BC0709"/>
    <w:rsid w:val="00BC26DA"/>
    <w:rsid w:val="00BC359F"/>
    <w:rsid w:val="00BC43DA"/>
    <w:rsid w:val="00BC5CD5"/>
    <w:rsid w:val="00BD0663"/>
    <w:rsid w:val="00BD46F2"/>
    <w:rsid w:val="00BD7A9A"/>
    <w:rsid w:val="00BE10FD"/>
    <w:rsid w:val="00BE1EF9"/>
    <w:rsid w:val="00BF06EE"/>
    <w:rsid w:val="00BF0B48"/>
    <w:rsid w:val="00BF1957"/>
    <w:rsid w:val="00BF2DDC"/>
    <w:rsid w:val="00BF336A"/>
    <w:rsid w:val="00BF4446"/>
    <w:rsid w:val="00BF554E"/>
    <w:rsid w:val="00BF7DE4"/>
    <w:rsid w:val="00C00770"/>
    <w:rsid w:val="00C023C7"/>
    <w:rsid w:val="00C03529"/>
    <w:rsid w:val="00C04756"/>
    <w:rsid w:val="00C1170E"/>
    <w:rsid w:val="00C119BE"/>
    <w:rsid w:val="00C11B88"/>
    <w:rsid w:val="00C157F4"/>
    <w:rsid w:val="00C2015F"/>
    <w:rsid w:val="00C221D6"/>
    <w:rsid w:val="00C22795"/>
    <w:rsid w:val="00C2360B"/>
    <w:rsid w:val="00C23983"/>
    <w:rsid w:val="00C24454"/>
    <w:rsid w:val="00C2582E"/>
    <w:rsid w:val="00C263A9"/>
    <w:rsid w:val="00C27F6B"/>
    <w:rsid w:val="00C31576"/>
    <w:rsid w:val="00C32D39"/>
    <w:rsid w:val="00C35E46"/>
    <w:rsid w:val="00C362E9"/>
    <w:rsid w:val="00C364E9"/>
    <w:rsid w:val="00C36DFD"/>
    <w:rsid w:val="00C37953"/>
    <w:rsid w:val="00C40822"/>
    <w:rsid w:val="00C40CB3"/>
    <w:rsid w:val="00C42628"/>
    <w:rsid w:val="00C43354"/>
    <w:rsid w:val="00C46C20"/>
    <w:rsid w:val="00C47221"/>
    <w:rsid w:val="00C47BD2"/>
    <w:rsid w:val="00C47F28"/>
    <w:rsid w:val="00C53C8F"/>
    <w:rsid w:val="00C555BC"/>
    <w:rsid w:val="00C56AB4"/>
    <w:rsid w:val="00C63224"/>
    <w:rsid w:val="00C64915"/>
    <w:rsid w:val="00C66217"/>
    <w:rsid w:val="00C76B2A"/>
    <w:rsid w:val="00C8411A"/>
    <w:rsid w:val="00C87978"/>
    <w:rsid w:val="00C87AF4"/>
    <w:rsid w:val="00C955BB"/>
    <w:rsid w:val="00C95FCF"/>
    <w:rsid w:val="00C96067"/>
    <w:rsid w:val="00C96FC9"/>
    <w:rsid w:val="00CA14DA"/>
    <w:rsid w:val="00CA1DD5"/>
    <w:rsid w:val="00CA3636"/>
    <w:rsid w:val="00CA58CA"/>
    <w:rsid w:val="00CA68FE"/>
    <w:rsid w:val="00CA7DA9"/>
    <w:rsid w:val="00CB0741"/>
    <w:rsid w:val="00CB2260"/>
    <w:rsid w:val="00CB2F61"/>
    <w:rsid w:val="00CB48E4"/>
    <w:rsid w:val="00CC0964"/>
    <w:rsid w:val="00CC1D75"/>
    <w:rsid w:val="00CD0E65"/>
    <w:rsid w:val="00CD0FB7"/>
    <w:rsid w:val="00CD202B"/>
    <w:rsid w:val="00CD3F78"/>
    <w:rsid w:val="00CD4474"/>
    <w:rsid w:val="00CD660F"/>
    <w:rsid w:val="00CD7197"/>
    <w:rsid w:val="00CE2189"/>
    <w:rsid w:val="00CE280E"/>
    <w:rsid w:val="00CE67D2"/>
    <w:rsid w:val="00CE72C5"/>
    <w:rsid w:val="00CE78D0"/>
    <w:rsid w:val="00CF2478"/>
    <w:rsid w:val="00CF4F07"/>
    <w:rsid w:val="00D0129E"/>
    <w:rsid w:val="00D104F2"/>
    <w:rsid w:val="00D10D48"/>
    <w:rsid w:val="00D14529"/>
    <w:rsid w:val="00D157D4"/>
    <w:rsid w:val="00D20FB0"/>
    <w:rsid w:val="00D23B17"/>
    <w:rsid w:val="00D2584A"/>
    <w:rsid w:val="00D26998"/>
    <w:rsid w:val="00D26AEF"/>
    <w:rsid w:val="00D3015D"/>
    <w:rsid w:val="00D34C85"/>
    <w:rsid w:val="00D3522A"/>
    <w:rsid w:val="00D35D48"/>
    <w:rsid w:val="00D37700"/>
    <w:rsid w:val="00D40F2C"/>
    <w:rsid w:val="00D4102F"/>
    <w:rsid w:val="00D442A9"/>
    <w:rsid w:val="00D45CB2"/>
    <w:rsid w:val="00D5184D"/>
    <w:rsid w:val="00D56A32"/>
    <w:rsid w:val="00D6325C"/>
    <w:rsid w:val="00D6393B"/>
    <w:rsid w:val="00D66493"/>
    <w:rsid w:val="00D72D8D"/>
    <w:rsid w:val="00D74797"/>
    <w:rsid w:val="00D747B0"/>
    <w:rsid w:val="00D76319"/>
    <w:rsid w:val="00D76816"/>
    <w:rsid w:val="00D82F82"/>
    <w:rsid w:val="00D84632"/>
    <w:rsid w:val="00D95127"/>
    <w:rsid w:val="00D96086"/>
    <w:rsid w:val="00DA34B7"/>
    <w:rsid w:val="00DA55AA"/>
    <w:rsid w:val="00DA5E7F"/>
    <w:rsid w:val="00DA7722"/>
    <w:rsid w:val="00DB45BB"/>
    <w:rsid w:val="00DB52C0"/>
    <w:rsid w:val="00DB6D14"/>
    <w:rsid w:val="00DB6D2A"/>
    <w:rsid w:val="00DB72B7"/>
    <w:rsid w:val="00DB77BD"/>
    <w:rsid w:val="00DB7BB5"/>
    <w:rsid w:val="00DB7DD7"/>
    <w:rsid w:val="00DC143E"/>
    <w:rsid w:val="00DC713E"/>
    <w:rsid w:val="00DC7CDC"/>
    <w:rsid w:val="00DD0EC1"/>
    <w:rsid w:val="00DD2BEC"/>
    <w:rsid w:val="00DD62C4"/>
    <w:rsid w:val="00DD7292"/>
    <w:rsid w:val="00DD7A57"/>
    <w:rsid w:val="00DD7F71"/>
    <w:rsid w:val="00DE1C4B"/>
    <w:rsid w:val="00DE1F0E"/>
    <w:rsid w:val="00DE20E5"/>
    <w:rsid w:val="00DE40C4"/>
    <w:rsid w:val="00DE6521"/>
    <w:rsid w:val="00DF1FED"/>
    <w:rsid w:val="00DF299B"/>
    <w:rsid w:val="00DF4FC8"/>
    <w:rsid w:val="00DF5A14"/>
    <w:rsid w:val="00DF6C0E"/>
    <w:rsid w:val="00DF73E5"/>
    <w:rsid w:val="00E0054D"/>
    <w:rsid w:val="00E01613"/>
    <w:rsid w:val="00E01860"/>
    <w:rsid w:val="00E05E6C"/>
    <w:rsid w:val="00E06BFF"/>
    <w:rsid w:val="00E1330F"/>
    <w:rsid w:val="00E1623D"/>
    <w:rsid w:val="00E16366"/>
    <w:rsid w:val="00E1760D"/>
    <w:rsid w:val="00E223EE"/>
    <w:rsid w:val="00E26B85"/>
    <w:rsid w:val="00E2745E"/>
    <w:rsid w:val="00E33B3B"/>
    <w:rsid w:val="00E41960"/>
    <w:rsid w:val="00E41B1B"/>
    <w:rsid w:val="00E4228C"/>
    <w:rsid w:val="00E4303E"/>
    <w:rsid w:val="00E466DE"/>
    <w:rsid w:val="00E47165"/>
    <w:rsid w:val="00E4716C"/>
    <w:rsid w:val="00E5128F"/>
    <w:rsid w:val="00E52511"/>
    <w:rsid w:val="00E54C1B"/>
    <w:rsid w:val="00E554BD"/>
    <w:rsid w:val="00E627A2"/>
    <w:rsid w:val="00E628F4"/>
    <w:rsid w:val="00E64CA4"/>
    <w:rsid w:val="00E7243B"/>
    <w:rsid w:val="00E74930"/>
    <w:rsid w:val="00E75CE3"/>
    <w:rsid w:val="00E80EFF"/>
    <w:rsid w:val="00E82A6E"/>
    <w:rsid w:val="00E83791"/>
    <w:rsid w:val="00E83AB1"/>
    <w:rsid w:val="00E849D7"/>
    <w:rsid w:val="00E8583D"/>
    <w:rsid w:val="00E85DE7"/>
    <w:rsid w:val="00E862AF"/>
    <w:rsid w:val="00E87A5D"/>
    <w:rsid w:val="00E87B67"/>
    <w:rsid w:val="00E956C1"/>
    <w:rsid w:val="00E9784D"/>
    <w:rsid w:val="00EA04C0"/>
    <w:rsid w:val="00EA0567"/>
    <w:rsid w:val="00EA316D"/>
    <w:rsid w:val="00EA4F71"/>
    <w:rsid w:val="00EA522D"/>
    <w:rsid w:val="00EB07DA"/>
    <w:rsid w:val="00EB2D0A"/>
    <w:rsid w:val="00EB3214"/>
    <w:rsid w:val="00EB4D3E"/>
    <w:rsid w:val="00EB5020"/>
    <w:rsid w:val="00EB6923"/>
    <w:rsid w:val="00EC6D37"/>
    <w:rsid w:val="00EC7EBC"/>
    <w:rsid w:val="00ED08B5"/>
    <w:rsid w:val="00ED111F"/>
    <w:rsid w:val="00ED26AF"/>
    <w:rsid w:val="00ED2F88"/>
    <w:rsid w:val="00ED35AA"/>
    <w:rsid w:val="00EE06E2"/>
    <w:rsid w:val="00EE1379"/>
    <w:rsid w:val="00EE3B41"/>
    <w:rsid w:val="00EE3CB4"/>
    <w:rsid w:val="00EE6452"/>
    <w:rsid w:val="00EE6EA2"/>
    <w:rsid w:val="00EE776B"/>
    <w:rsid w:val="00EE7A17"/>
    <w:rsid w:val="00EF00B7"/>
    <w:rsid w:val="00EF0B86"/>
    <w:rsid w:val="00EF3BEC"/>
    <w:rsid w:val="00EF44A6"/>
    <w:rsid w:val="00EF634C"/>
    <w:rsid w:val="00EF797F"/>
    <w:rsid w:val="00F0097B"/>
    <w:rsid w:val="00F00D32"/>
    <w:rsid w:val="00F01A4F"/>
    <w:rsid w:val="00F0272A"/>
    <w:rsid w:val="00F03785"/>
    <w:rsid w:val="00F052BD"/>
    <w:rsid w:val="00F07DD7"/>
    <w:rsid w:val="00F100B3"/>
    <w:rsid w:val="00F10DC1"/>
    <w:rsid w:val="00F12058"/>
    <w:rsid w:val="00F124DA"/>
    <w:rsid w:val="00F16B10"/>
    <w:rsid w:val="00F200B0"/>
    <w:rsid w:val="00F22861"/>
    <w:rsid w:val="00F23504"/>
    <w:rsid w:val="00F23CE5"/>
    <w:rsid w:val="00F25234"/>
    <w:rsid w:val="00F2594F"/>
    <w:rsid w:val="00F27D77"/>
    <w:rsid w:val="00F33489"/>
    <w:rsid w:val="00F33EA7"/>
    <w:rsid w:val="00F356B7"/>
    <w:rsid w:val="00F35F7B"/>
    <w:rsid w:val="00F37542"/>
    <w:rsid w:val="00F428B8"/>
    <w:rsid w:val="00F428C4"/>
    <w:rsid w:val="00F441B1"/>
    <w:rsid w:val="00F4470C"/>
    <w:rsid w:val="00F52B13"/>
    <w:rsid w:val="00F55E08"/>
    <w:rsid w:val="00F57D4D"/>
    <w:rsid w:val="00F60029"/>
    <w:rsid w:val="00F619A9"/>
    <w:rsid w:val="00F62FFA"/>
    <w:rsid w:val="00F63FED"/>
    <w:rsid w:val="00F71C83"/>
    <w:rsid w:val="00F71EEF"/>
    <w:rsid w:val="00F76B8B"/>
    <w:rsid w:val="00F804BA"/>
    <w:rsid w:val="00F8069F"/>
    <w:rsid w:val="00F832E9"/>
    <w:rsid w:val="00F83F2E"/>
    <w:rsid w:val="00F84E5B"/>
    <w:rsid w:val="00F85CE0"/>
    <w:rsid w:val="00F8704C"/>
    <w:rsid w:val="00F8789F"/>
    <w:rsid w:val="00F87F2E"/>
    <w:rsid w:val="00F907A8"/>
    <w:rsid w:val="00F90DBC"/>
    <w:rsid w:val="00F912C7"/>
    <w:rsid w:val="00F91E4B"/>
    <w:rsid w:val="00F9201C"/>
    <w:rsid w:val="00FA2E5C"/>
    <w:rsid w:val="00FA4D99"/>
    <w:rsid w:val="00FA5079"/>
    <w:rsid w:val="00FA72C5"/>
    <w:rsid w:val="00FB0058"/>
    <w:rsid w:val="00FB1726"/>
    <w:rsid w:val="00FB228D"/>
    <w:rsid w:val="00FB2DA2"/>
    <w:rsid w:val="00FB30D0"/>
    <w:rsid w:val="00FB3C6B"/>
    <w:rsid w:val="00FB4F13"/>
    <w:rsid w:val="00FB7014"/>
    <w:rsid w:val="00FB7083"/>
    <w:rsid w:val="00FB73BF"/>
    <w:rsid w:val="00FB73CE"/>
    <w:rsid w:val="00FC10A1"/>
    <w:rsid w:val="00FC3218"/>
    <w:rsid w:val="00FC4FE4"/>
    <w:rsid w:val="00FC507C"/>
    <w:rsid w:val="00FC5DAA"/>
    <w:rsid w:val="00FC62DB"/>
    <w:rsid w:val="00FC741A"/>
    <w:rsid w:val="00FD2959"/>
    <w:rsid w:val="00FD35E1"/>
    <w:rsid w:val="00FD3777"/>
    <w:rsid w:val="00FD52EB"/>
    <w:rsid w:val="00FD73DF"/>
    <w:rsid w:val="00FD7E05"/>
    <w:rsid w:val="00FE18DA"/>
    <w:rsid w:val="00FE2E25"/>
    <w:rsid w:val="00FE6A55"/>
    <w:rsid w:val="00FF2255"/>
    <w:rsid w:val="00FF2F6D"/>
    <w:rsid w:val="00FF3E8D"/>
    <w:rsid w:val="00FF4F00"/>
    <w:rsid w:val="00FF6F21"/>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33CA"/>
    <w:pPr>
      <w:spacing w:after="180" w:line="274" w:lineRule="auto"/>
    </w:pPr>
  </w:style>
  <w:style w:type="paragraph" w:styleId="Heading1">
    <w:name w:val="heading 1"/>
    <w:next w:val="Normal"/>
    <w:link w:val="Heading1Char"/>
    <w:uiPriority w:val="9"/>
    <w:qFormat/>
    <w:rsid w:val="006C02DB"/>
    <w:pPr>
      <w:keepNext/>
      <w:keepLines/>
      <w:numPr>
        <w:numId w:val="4"/>
      </w:numPr>
      <w:spacing w:before="360" w:after="0" w:line="240" w:lineRule="auto"/>
      <w:outlineLvl w:val="0"/>
    </w:pPr>
    <w:rPr>
      <w:rFonts w:asciiTheme="majorHAnsi" w:eastAsiaTheme="majorEastAsia" w:hAnsiTheme="majorHAnsi" w:cstheme="majorBidi"/>
      <w:bCs/>
      <w:color w:val="000000" w:themeColor="text2"/>
      <w:sz w:val="32"/>
      <w:szCs w:val="28"/>
    </w:rPr>
  </w:style>
  <w:style w:type="paragraph" w:styleId="Heading2">
    <w:name w:val="heading 2"/>
    <w:basedOn w:val="Heading1"/>
    <w:next w:val="Normal"/>
    <w:link w:val="Heading2Char"/>
    <w:uiPriority w:val="9"/>
    <w:unhideWhenUsed/>
    <w:qFormat/>
    <w:rsid w:val="006C02DB"/>
    <w:pPr>
      <w:numPr>
        <w:ilvl w:val="1"/>
      </w:numPr>
      <w:spacing w:before="120"/>
      <w:outlineLvl w:val="1"/>
    </w:pPr>
    <w:rPr>
      <w:bCs w:val="0"/>
      <w:color w:val="auto"/>
      <w:sz w:val="28"/>
      <w:szCs w:val="26"/>
      <w:lang w:bidi="hi-IN"/>
    </w:rPr>
  </w:style>
  <w:style w:type="paragraph" w:styleId="Heading3">
    <w:name w:val="heading 3"/>
    <w:basedOn w:val="Heading2"/>
    <w:next w:val="Normal"/>
    <w:link w:val="Heading3Char"/>
    <w:uiPriority w:val="9"/>
    <w:unhideWhenUsed/>
    <w:qFormat/>
    <w:rsid w:val="00373875"/>
    <w:pPr>
      <w:numPr>
        <w:ilvl w:val="2"/>
      </w:numPr>
      <w:spacing w:before="20"/>
      <w:outlineLvl w:val="2"/>
    </w:pPr>
    <w:rPr>
      <w:bCs/>
      <w:color w:val="000000" w:themeColor="text2"/>
      <w:sz w:val="24"/>
    </w:rPr>
  </w:style>
  <w:style w:type="paragraph" w:styleId="Heading4">
    <w:name w:val="heading 4"/>
    <w:basedOn w:val="Normal"/>
    <w:next w:val="Normal"/>
    <w:link w:val="Heading4Char"/>
    <w:uiPriority w:val="9"/>
    <w:semiHidden/>
    <w:unhideWhenUsed/>
    <w:qFormat/>
    <w:rsid w:val="006C02DB"/>
    <w:pPr>
      <w:keepNext/>
      <w:keepLines/>
      <w:numPr>
        <w:ilvl w:val="3"/>
        <w:numId w:val="4"/>
      </w:numPr>
      <w:spacing w:before="200" w:after="0"/>
      <w:outlineLvl w:val="3"/>
    </w:pPr>
    <w:rPr>
      <w:rFonts w:asciiTheme="majorHAnsi" w:eastAsiaTheme="majorEastAsia" w:hAnsiTheme="majorHAnsi" w:cstheme="majorBidi"/>
      <w:b/>
      <w:bCs/>
      <w:i/>
      <w:iCs/>
      <w:color w:val="262626" w:themeColor="text1" w:themeTint="D9"/>
    </w:rPr>
  </w:style>
  <w:style w:type="paragraph" w:styleId="Heading5">
    <w:name w:val="heading 5"/>
    <w:basedOn w:val="Normal"/>
    <w:next w:val="Normal"/>
    <w:link w:val="Heading5Char"/>
    <w:uiPriority w:val="9"/>
    <w:semiHidden/>
    <w:unhideWhenUsed/>
    <w:qFormat/>
    <w:rsid w:val="006C02DB"/>
    <w:pPr>
      <w:keepNext/>
      <w:keepLines/>
      <w:numPr>
        <w:ilvl w:val="4"/>
        <w:numId w:val="4"/>
      </w:numPr>
      <w:spacing w:before="200" w:after="0"/>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semiHidden/>
    <w:unhideWhenUsed/>
    <w:qFormat/>
    <w:rsid w:val="006C02DB"/>
    <w:pPr>
      <w:keepNext/>
      <w:keepLines/>
      <w:numPr>
        <w:ilvl w:val="5"/>
        <w:numId w:val="4"/>
      </w:numPr>
      <w:spacing w:before="200" w:after="0"/>
      <w:outlineLvl w:val="5"/>
    </w:pPr>
    <w:rPr>
      <w:rFonts w:asciiTheme="majorHAnsi" w:eastAsiaTheme="majorEastAsia" w:hAnsiTheme="majorHAnsi" w:cstheme="majorBidi"/>
      <w:i/>
      <w:iCs/>
      <w:color w:val="000000" w:themeColor="text1"/>
    </w:rPr>
  </w:style>
  <w:style w:type="paragraph" w:styleId="Heading7">
    <w:name w:val="heading 7"/>
    <w:basedOn w:val="Normal"/>
    <w:next w:val="Normal"/>
    <w:link w:val="Heading7Char"/>
    <w:uiPriority w:val="9"/>
    <w:semiHidden/>
    <w:unhideWhenUsed/>
    <w:qFormat/>
    <w:rsid w:val="006C02DB"/>
    <w:pPr>
      <w:keepNext/>
      <w:keepLines/>
      <w:numPr>
        <w:ilvl w:val="6"/>
        <w:numId w:val="4"/>
      </w:numPr>
      <w:spacing w:before="200" w:after="0"/>
      <w:outlineLvl w:val="6"/>
    </w:pPr>
    <w:rPr>
      <w:rFonts w:asciiTheme="majorHAnsi" w:eastAsiaTheme="majorEastAsia" w:hAnsiTheme="majorHAnsi" w:cstheme="majorBidi"/>
      <w:i/>
      <w:iCs/>
      <w:color w:val="000000" w:themeColor="text2"/>
    </w:rPr>
  </w:style>
  <w:style w:type="paragraph" w:styleId="Heading8">
    <w:name w:val="heading 8"/>
    <w:basedOn w:val="Normal"/>
    <w:next w:val="Normal"/>
    <w:link w:val="Heading8Char"/>
    <w:uiPriority w:val="9"/>
    <w:semiHidden/>
    <w:unhideWhenUsed/>
    <w:qFormat/>
    <w:rsid w:val="006C02DB"/>
    <w:pPr>
      <w:keepNext/>
      <w:keepLines/>
      <w:numPr>
        <w:ilvl w:val="7"/>
        <w:numId w:val="4"/>
      </w:numPr>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6C02DB"/>
    <w:pPr>
      <w:keepNext/>
      <w:keepLines/>
      <w:numPr>
        <w:ilvl w:val="8"/>
        <w:numId w:val="4"/>
      </w:numPr>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02DB"/>
    <w:rPr>
      <w:rFonts w:asciiTheme="majorHAnsi" w:eastAsiaTheme="majorEastAsia" w:hAnsiTheme="majorHAnsi" w:cstheme="majorBidi"/>
      <w:bCs/>
      <w:color w:val="000000" w:themeColor="text2"/>
      <w:sz w:val="32"/>
      <w:szCs w:val="28"/>
    </w:rPr>
  </w:style>
  <w:style w:type="character" w:customStyle="1" w:styleId="Heading2Char">
    <w:name w:val="Heading 2 Char"/>
    <w:basedOn w:val="DefaultParagraphFont"/>
    <w:link w:val="Heading2"/>
    <w:uiPriority w:val="9"/>
    <w:rsid w:val="006C02DB"/>
    <w:rPr>
      <w:rFonts w:asciiTheme="majorHAnsi" w:eastAsiaTheme="majorEastAsia" w:hAnsiTheme="majorHAnsi" w:cstheme="majorBidi"/>
      <w:sz w:val="28"/>
      <w:szCs w:val="26"/>
      <w:lang w:bidi="hi-IN"/>
    </w:rPr>
  </w:style>
  <w:style w:type="character" w:customStyle="1" w:styleId="Heading3Char">
    <w:name w:val="Heading 3 Char"/>
    <w:basedOn w:val="DefaultParagraphFont"/>
    <w:link w:val="Heading3"/>
    <w:uiPriority w:val="9"/>
    <w:rsid w:val="00373875"/>
    <w:rPr>
      <w:rFonts w:asciiTheme="majorHAnsi" w:eastAsiaTheme="majorEastAsia" w:hAnsiTheme="majorHAnsi" w:cstheme="majorBidi"/>
      <w:bCs/>
      <w:color w:val="000000" w:themeColor="text2"/>
      <w:sz w:val="24"/>
      <w:szCs w:val="26"/>
      <w:lang w:bidi="hi-IN"/>
    </w:rPr>
  </w:style>
  <w:style w:type="character" w:customStyle="1" w:styleId="Heading4Char">
    <w:name w:val="Heading 4 Char"/>
    <w:basedOn w:val="DefaultParagraphFont"/>
    <w:link w:val="Heading4"/>
    <w:uiPriority w:val="9"/>
    <w:semiHidden/>
    <w:rsid w:val="006C02DB"/>
    <w:rPr>
      <w:rFonts w:asciiTheme="majorHAnsi" w:eastAsiaTheme="majorEastAsia" w:hAnsiTheme="majorHAnsi" w:cstheme="majorBidi"/>
      <w:b/>
      <w:bCs/>
      <w:i/>
      <w:iCs/>
      <w:color w:val="262626" w:themeColor="text1" w:themeTint="D9"/>
    </w:rPr>
  </w:style>
  <w:style w:type="character" w:customStyle="1" w:styleId="Heading5Char">
    <w:name w:val="Heading 5 Char"/>
    <w:basedOn w:val="DefaultParagraphFont"/>
    <w:link w:val="Heading5"/>
    <w:uiPriority w:val="9"/>
    <w:semiHidden/>
    <w:rsid w:val="006C02DB"/>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6C02DB"/>
    <w:rPr>
      <w:rFonts w:asciiTheme="majorHAnsi" w:eastAsiaTheme="majorEastAsia" w:hAnsiTheme="majorHAnsi" w:cstheme="majorBidi"/>
      <w:i/>
      <w:iCs/>
      <w:color w:val="000000" w:themeColor="text1"/>
    </w:rPr>
  </w:style>
  <w:style w:type="character" w:customStyle="1" w:styleId="Heading7Char">
    <w:name w:val="Heading 7 Char"/>
    <w:basedOn w:val="DefaultParagraphFont"/>
    <w:link w:val="Heading7"/>
    <w:uiPriority w:val="9"/>
    <w:semiHidden/>
    <w:rsid w:val="006C02DB"/>
    <w:rPr>
      <w:rFonts w:asciiTheme="majorHAnsi" w:eastAsiaTheme="majorEastAsia" w:hAnsiTheme="majorHAnsi" w:cstheme="majorBidi"/>
      <w:i/>
      <w:iCs/>
      <w:color w:val="000000" w:themeColor="text2"/>
    </w:rPr>
  </w:style>
  <w:style w:type="character" w:customStyle="1" w:styleId="Heading8Char">
    <w:name w:val="Heading 8 Char"/>
    <w:basedOn w:val="DefaultParagraphFont"/>
    <w:link w:val="Heading8"/>
    <w:uiPriority w:val="9"/>
    <w:semiHidden/>
    <w:rsid w:val="006C02DB"/>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6C02DB"/>
    <w:rPr>
      <w:rFonts w:asciiTheme="majorHAnsi" w:eastAsiaTheme="majorEastAsia" w:hAnsiTheme="majorHAnsi" w:cstheme="majorBidi"/>
      <w:i/>
      <w:iCs/>
      <w:color w:val="000000"/>
      <w:sz w:val="20"/>
      <w:szCs w:val="20"/>
    </w:rPr>
  </w:style>
  <w:style w:type="paragraph" w:styleId="Caption">
    <w:name w:val="caption"/>
    <w:basedOn w:val="Normal"/>
    <w:next w:val="Normal"/>
    <w:uiPriority w:val="35"/>
    <w:unhideWhenUsed/>
    <w:qFormat/>
    <w:rsid w:val="002630C5"/>
    <w:pPr>
      <w:spacing w:line="240" w:lineRule="auto"/>
    </w:pPr>
    <w:rPr>
      <w:rFonts w:eastAsiaTheme="minorEastAsia"/>
      <w:b/>
      <w:bCs/>
      <w:smallCaps/>
      <w:color w:val="000000" w:themeColor="text2"/>
      <w:spacing w:val="6"/>
      <w:szCs w:val="18"/>
      <w:lang w:bidi="hi-IN"/>
    </w:rPr>
  </w:style>
  <w:style w:type="paragraph" w:styleId="Title">
    <w:name w:val="Title"/>
    <w:basedOn w:val="Normal"/>
    <w:next w:val="Normal"/>
    <w:link w:val="TitleChar"/>
    <w:uiPriority w:val="10"/>
    <w:qFormat/>
    <w:rsid w:val="002630C5"/>
    <w:pPr>
      <w:spacing w:after="120" w:line="240" w:lineRule="auto"/>
      <w:contextualSpacing/>
    </w:pPr>
    <w:rPr>
      <w:rFonts w:asciiTheme="majorHAnsi" w:eastAsiaTheme="majorEastAsia" w:hAnsiTheme="majorHAnsi" w:cstheme="majorBidi"/>
      <w:color w:val="000000" w:themeColor="text2"/>
      <w:spacing w:val="30"/>
      <w:kern w:val="28"/>
      <w:sz w:val="72"/>
      <w:szCs w:val="52"/>
      <w14:ligatures w14:val="standard"/>
      <w14:numForm w14:val="oldStyle"/>
    </w:rPr>
  </w:style>
  <w:style w:type="character" w:customStyle="1" w:styleId="TitleChar">
    <w:name w:val="Title Char"/>
    <w:basedOn w:val="DefaultParagraphFont"/>
    <w:link w:val="Title"/>
    <w:uiPriority w:val="10"/>
    <w:rsid w:val="002630C5"/>
    <w:rPr>
      <w:rFonts w:asciiTheme="majorHAnsi" w:eastAsiaTheme="majorEastAsia" w:hAnsiTheme="majorHAnsi" w:cstheme="majorBidi"/>
      <w:color w:val="000000" w:themeColor="text2"/>
      <w:spacing w:val="30"/>
      <w:kern w:val="28"/>
      <w:sz w:val="72"/>
      <w:szCs w:val="52"/>
      <w14:ligatures w14:val="standard"/>
      <w14:numForm w14:val="oldStyle"/>
    </w:rPr>
  </w:style>
  <w:style w:type="paragraph" w:styleId="Subtitle">
    <w:name w:val="Subtitle"/>
    <w:basedOn w:val="Normal"/>
    <w:next w:val="Normal"/>
    <w:link w:val="SubtitleChar"/>
    <w:uiPriority w:val="11"/>
    <w:qFormat/>
    <w:rsid w:val="002630C5"/>
    <w:pPr>
      <w:numPr>
        <w:ilvl w:val="1"/>
      </w:numPr>
    </w:pPr>
    <w:rPr>
      <w:rFonts w:eastAsiaTheme="majorEastAsia" w:cstheme="majorBidi"/>
      <w:iCs/>
      <w:color w:val="191919" w:themeColor="text2" w:themeTint="E6"/>
      <w:sz w:val="32"/>
      <w:szCs w:val="24"/>
      <w:lang w:bidi="hi-IN"/>
      <w14:ligatures w14:val="standard"/>
    </w:rPr>
  </w:style>
  <w:style w:type="character" w:customStyle="1" w:styleId="SubtitleChar">
    <w:name w:val="Subtitle Char"/>
    <w:basedOn w:val="DefaultParagraphFont"/>
    <w:link w:val="Subtitle"/>
    <w:uiPriority w:val="11"/>
    <w:rsid w:val="002630C5"/>
    <w:rPr>
      <w:rFonts w:eastAsiaTheme="majorEastAsia" w:cstheme="majorBidi"/>
      <w:iCs/>
      <w:color w:val="191919" w:themeColor="text2" w:themeTint="E6"/>
      <w:sz w:val="32"/>
      <w:szCs w:val="24"/>
      <w:lang w:bidi="hi-IN"/>
      <w14:ligatures w14:val="standard"/>
    </w:rPr>
  </w:style>
  <w:style w:type="character" w:styleId="Strong">
    <w:name w:val="Strong"/>
    <w:basedOn w:val="DefaultParagraphFont"/>
    <w:uiPriority w:val="22"/>
    <w:qFormat/>
    <w:rsid w:val="002630C5"/>
    <w:rPr>
      <w:b/>
      <w:bCs/>
      <w:color w:val="191919" w:themeColor="text2" w:themeTint="E6"/>
    </w:rPr>
  </w:style>
  <w:style w:type="character" w:styleId="Emphasis">
    <w:name w:val="Emphasis"/>
    <w:basedOn w:val="DefaultParagraphFont"/>
    <w:uiPriority w:val="20"/>
    <w:qFormat/>
    <w:rsid w:val="002630C5"/>
    <w:rPr>
      <w:b w:val="0"/>
      <w:i/>
      <w:iCs/>
      <w:color w:val="000000" w:themeColor="text2"/>
    </w:rPr>
  </w:style>
  <w:style w:type="paragraph" w:styleId="NoSpacing">
    <w:name w:val="No Spacing"/>
    <w:link w:val="NoSpacingChar"/>
    <w:uiPriority w:val="1"/>
    <w:qFormat/>
    <w:rsid w:val="002630C5"/>
    <w:pPr>
      <w:spacing w:after="0" w:line="240" w:lineRule="auto"/>
    </w:pPr>
  </w:style>
  <w:style w:type="character" w:customStyle="1" w:styleId="NoSpacingChar">
    <w:name w:val="No Spacing Char"/>
    <w:basedOn w:val="DefaultParagraphFont"/>
    <w:link w:val="NoSpacing"/>
    <w:uiPriority w:val="1"/>
    <w:rsid w:val="002630C5"/>
  </w:style>
  <w:style w:type="paragraph" w:styleId="ListParagraph">
    <w:name w:val="List Paragraph"/>
    <w:basedOn w:val="Normal"/>
    <w:uiPriority w:val="34"/>
    <w:qFormat/>
    <w:rsid w:val="002630C5"/>
    <w:pPr>
      <w:spacing w:line="240" w:lineRule="auto"/>
      <w:ind w:left="720" w:hanging="288"/>
      <w:contextualSpacing/>
    </w:pPr>
    <w:rPr>
      <w:color w:val="000000" w:themeColor="text2"/>
    </w:rPr>
  </w:style>
  <w:style w:type="paragraph" w:styleId="Quote">
    <w:name w:val="Quote"/>
    <w:basedOn w:val="Normal"/>
    <w:next w:val="Normal"/>
    <w:link w:val="QuoteChar"/>
    <w:uiPriority w:val="29"/>
    <w:qFormat/>
    <w:rsid w:val="002630C5"/>
    <w:pPr>
      <w:pBdr>
        <w:left w:val="single" w:sz="48" w:space="13" w:color="DDDDDD" w:themeColor="accent1"/>
      </w:pBdr>
      <w:spacing w:after="0" w:line="360" w:lineRule="auto"/>
    </w:pPr>
    <w:rPr>
      <w:rFonts w:asciiTheme="majorHAnsi" w:eastAsiaTheme="minorEastAsia" w:hAnsiTheme="majorHAnsi"/>
      <w:b/>
      <w:i/>
      <w:iCs/>
      <w:color w:val="DDDDDD" w:themeColor="accent1"/>
      <w:sz w:val="24"/>
      <w:lang w:bidi="hi-IN"/>
    </w:rPr>
  </w:style>
  <w:style w:type="character" w:customStyle="1" w:styleId="QuoteChar">
    <w:name w:val="Quote Char"/>
    <w:basedOn w:val="DefaultParagraphFont"/>
    <w:link w:val="Quote"/>
    <w:uiPriority w:val="29"/>
    <w:rsid w:val="002630C5"/>
    <w:rPr>
      <w:rFonts w:asciiTheme="majorHAnsi" w:eastAsiaTheme="minorEastAsia" w:hAnsiTheme="majorHAnsi"/>
      <w:b/>
      <w:i/>
      <w:iCs/>
      <w:color w:val="DDDDDD" w:themeColor="accent1"/>
      <w:sz w:val="24"/>
      <w:lang w:bidi="hi-IN"/>
    </w:rPr>
  </w:style>
  <w:style w:type="paragraph" w:styleId="IntenseQuote">
    <w:name w:val="Intense Quote"/>
    <w:basedOn w:val="Normal"/>
    <w:next w:val="Normal"/>
    <w:link w:val="IntenseQuoteChar"/>
    <w:uiPriority w:val="30"/>
    <w:qFormat/>
    <w:rsid w:val="002630C5"/>
    <w:pPr>
      <w:pBdr>
        <w:left w:val="single" w:sz="48" w:space="13" w:color="B2B2B2" w:themeColor="accent2"/>
      </w:pBdr>
      <w:spacing w:before="240" w:after="120" w:line="300" w:lineRule="auto"/>
    </w:pPr>
    <w:rPr>
      <w:rFonts w:eastAsiaTheme="minorEastAsia"/>
      <w:b/>
      <w:bCs/>
      <w:i/>
      <w:iCs/>
      <w:color w:val="B2B2B2" w:themeColor="accent2"/>
      <w:sz w:val="26"/>
      <w:lang w:bidi="hi-IN"/>
      <w14:ligatures w14:val="standard"/>
      <w14:numForm w14:val="oldStyle"/>
    </w:rPr>
  </w:style>
  <w:style w:type="character" w:customStyle="1" w:styleId="IntenseQuoteChar">
    <w:name w:val="Intense Quote Char"/>
    <w:basedOn w:val="DefaultParagraphFont"/>
    <w:link w:val="IntenseQuote"/>
    <w:uiPriority w:val="30"/>
    <w:rsid w:val="002630C5"/>
    <w:rPr>
      <w:rFonts w:eastAsiaTheme="minorEastAsia"/>
      <w:b/>
      <w:bCs/>
      <w:i/>
      <w:iCs/>
      <w:color w:val="B2B2B2" w:themeColor="accent2"/>
      <w:sz w:val="26"/>
      <w:lang w:bidi="hi-IN"/>
      <w14:ligatures w14:val="standard"/>
      <w14:numForm w14:val="oldStyle"/>
    </w:rPr>
  </w:style>
  <w:style w:type="character" w:styleId="SubtleEmphasis">
    <w:name w:val="Subtle Emphasis"/>
    <w:basedOn w:val="DefaultParagraphFont"/>
    <w:uiPriority w:val="19"/>
    <w:qFormat/>
    <w:rsid w:val="002630C5"/>
    <w:rPr>
      <w:i/>
      <w:iCs/>
      <w:color w:val="000000"/>
    </w:rPr>
  </w:style>
  <w:style w:type="character" w:styleId="IntenseEmphasis">
    <w:name w:val="Intense Emphasis"/>
    <w:basedOn w:val="DefaultParagraphFont"/>
    <w:uiPriority w:val="21"/>
    <w:qFormat/>
    <w:rsid w:val="002630C5"/>
    <w:rPr>
      <w:b/>
      <w:bCs/>
      <w:i/>
      <w:iCs/>
      <w:color w:val="000000" w:themeColor="text2"/>
    </w:rPr>
  </w:style>
  <w:style w:type="character" w:styleId="SubtleReference">
    <w:name w:val="Subtle Reference"/>
    <w:basedOn w:val="DefaultParagraphFont"/>
    <w:uiPriority w:val="31"/>
    <w:qFormat/>
    <w:rsid w:val="002630C5"/>
    <w:rPr>
      <w:smallCaps/>
      <w:color w:val="000000"/>
      <w:u w:val="single"/>
    </w:rPr>
  </w:style>
  <w:style w:type="character" w:styleId="IntenseReference">
    <w:name w:val="Intense Reference"/>
    <w:basedOn w:val="DefaultParagraphFont"/>
    <w:uiPriority w:val="32"/>
    <w:qFormat/>
    <w:rsid w:val="002630C5"/>
    <w:rPr>
      <w:rFonts w:asciiTheme="minorHAnsi" w:hAnsiTheme="minorHAnsi"/>
      <w:b/>
      <w:bCs/>
      <w:smallCaps/>
      <w:color w:val="000000" w:themeColor="text2"/>
      <w:spacing w:val="5"/>
      <w:sz w:val="22"/>
      <w:u w:val="single"/>
    </w:rPr>
  </w:style>
  <w:style w:type="character" w:styleId="BookTitle">
    <w:name w:val="Book Title"/>
    <w:basedOn w:val="DefaultParagraphFont"/>
    <w:uiPriority w:val="33"/>
    <w:qFormat/>
    <w:rsid w:val="002630C5"/>
    <w:rPr>
      <w:rFonts w:asciiTheme="majorHAnsi" w:hAnsiTheme="majorHAnsi"/>
      <w:b/>
      <w:bCs/>
      <w:caps w:val="0"/>
      <w:smallCaps/>
      <w:color w:val="000000" w:themeColor="text2"/>
      <w:spacing w:val="10"/>
      <w:sz w:val="22"/>
    </w:rPr>
  </w:style>
  <w:style w:type="paragraph" w:styleId="TOCHeading">
    <w:name w:val="TOC Heading"/>
    <w:basedOn w:val="Heading1"/>
    <w:next w:val="Normal"/>
    <w:uiPriority w:val="39"/>
    <w:semiHidden/>
    <w:unhideWhenUsed/>
    <w:qFormat/>
    <w:rsid w:val="002630C5"/>
    <w:pPr>
      <w:spacing w:before="480" w:line="264" w:lineRule="auto"/>
      <w:outlineLvl w:val="9"/>
    </w:pPr>
    <w:rPr>
      <w:b/>
    </w:rPr>
  </w:style>
  <w:style w:type="character" w:styleId="Hyperlink">
    <w:name w:val="Hyperlink"/>
    <w:basedOn w:val="DefaultParagraphFont"/>
    <w:uiPriority w:val="99"/>
    <w:unhideWhenUsed/>
    <w:rsid w:val="002630C5"/>
    <w:rPr>
      <w:color w:val="5F5F5F" w:themeColor="hyperlink"/>
      <w:u w:val="single"/>
    </w:rPr>
  </w:style>
  <w:style w:type="paragraph" w:styleId="BalloonText">
    <w:name w:val="Balloon Text"/>
    <w:basedOn w:val="Normal"/>
    <w:link w:val="BalloonTextChar"/>
    <w:uiPriority w:val="99"/>
    <w:semiHidden/>
    <w:unhideWhenUsed/>
    <w:rsid w:val="002630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30C5"/>
    <w:rPr>
      <w:rFonts w:ascii="Tahoma" w:hAnsi="Tahoma" w:cs="Tahoma"/>
      <w:sz w:val="16"/>
      <w:szCs w:val="16"/>
    </w:rPr>
  </w:style>
  <w:style w:type="numbering" w:customStyle="1" w:styleId="Headings">
    <w:name w:val="Headings"/>
    <w:uiPriority w:val="99"/>
    <w:rsid w:val="006C02DB"/>
    <w:pPr>
      <w:numPr>
        <w:numId w:val="2"/>
      </w:numPr>
    </w:pPr>
  </w:style>
  <w:style w:type="character" w:styleId="PlaceholderText">
    <w:name w:val="Placeholder Text"/>
    <w:basedOn w:val="DefaultParagraphFont"/>
    <w:uiPriority w:val="99"/>
    <w:semiHidden/>
    <w:rsid w:val="001033CA"/>
    <w:rPr>
      <w:color w:val="808080"/>
    </w:rPr>
  </w:style>
  <w:style w:type="character" w:customStyle="1" w:styleId="MathematicaFormatTextForm">
    <w:name w:val="MathematicaFormatTextForm"/>
    <w:uiPriority w:val="99"/>
    <w:rsid w:val="003D4900"/>
  </w:style>
  <w:style w:type="paragraph" w:styleId="Header">
    <w:name w:val="header"/>
    <w:basedOn w:val="Normal"/>
    <w:link w:val="HeaderChar"/>
    <w:uiPriority w:val="99"/>
    <w:unhideWhenUsed/>
    <w:rsid w:val="009A122D"/>
    <w:pPr>
      <w:tabs>
        <w:tab w:val="center" w:pos="4153"/>
        <w:tab w:val="right" w:pos="8306"/>
      </w:tabs>
      <w:spacing w:after="0" w:line="240" w:lineRule="auto"/>
    </w:pPr>
  </w:style>
  <w:style w:type="character" w:customStyle="1" w:styleId="HeaderChar">
    <w:name w:val="Header Char"/>
    <w:basedOn w:val="DefaultParagraphFont"/>
    <w:link w:val="Header"/>
    <w:uiPriority w:val="99"/>
    <w:rsid w:val="009A122D"/>
  </w:style>
  <w:style w:type="paragraph" w:styleId="Footer">
    <w:name w:val="footer"/>
    <w:basedOn w:val="Normal"/>
    <w:link w:val="FooterChar"/>
    <w:uiPriority w:val="99"/>
    <w:unhideWhenUsed/>
    <w:rsid w:val="009A122D"/>
    <w:pPr>
      <w:tabs>
        <w:tab w:val="center" w:pos="4153"/>
        <w:tab w:val="right" w:pos="8306"/>
      </w:tabs>
      <w:spacing w:after="0" w:line="240" w:lineRule="auto"/>
    </w:pPr>
  </w:style>
  <w:style w:type="character" w:customStyle="1" w:styleId="FooterChar">
    <w:name w:val="Footer Char"/>
    <w:basedOn w:val="DefaultParagraphFont"/>
    <w:link w:val="Footer"/>
    <w:uiPriority w:val="99"/>
    <w:rsid w:val="009A122D"/>
  </w:style>
  <w:style w:type="table" w:styleId="TableGrid">
    <w:name w:val="Table Grid"/>
    <w:basedOn w:val="TableNormal"/>
    <w:uiPriority w:val="59"/>
    <w:rsid w:val="00D40F2C"/>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irstparagraph">
    <w:name w:val="First paragraph"/>
    <w:basedOn w:val="Normal"/>
    <w:next w:val="Normal"/>
    <w:rsid w:val="000D56CE"/>
    <w:pPr>
      <w:spacing w:after="0" w:line="312" w:lineRule="auto"/>
      <w:jc w:val="both"/>
    </w:pPr>
    <w:rPr>
      <w:rFonts w:ascii="cmr10" w:eastAsia="Times New Roman" w:hAnsi="cmr10" w:cs="Times New Roman"/>
      <w:sz w:val="21"/>
      <w:szCs w:val="24"/>
      <w:lang w:val="en-GB" w:bidi="ar-SA"/>
    </w:rPr>
  </w:style>
  <w:style w:type="paragraph" w:customStyle="1" w:styleId="FigureLegend">
    <w:name w:val="Figure Legend"/>
    <w:basedOn w:val="Normal"/>
    <w:link w:val="FigureLegendChar"/>
    <w:qFormat/>
    <w:rsid w:val="000D56CE"/>
    <w:pPr>
      <w:jc w:val="center"/>
    </w:pPr>
    <w:rPr>
      <w:sz w:val="16"/>
      <w:szCs w:val="16"/>
    </w:rPr>
  </w:style>
  <w:style w:type="character" w:styleId="LineNumber">
    <w:name w:val="line number"/>
    <w:basedOn w:val="DefaultParagraphFont"/>
    <w:uiPriority w:val="99"/>
    <w:semiHidden/>
    <w:unhideWhenUsed/>
    <w:rsid w:val="00753267"/>
  </w:style>
  <w:style w:type="character" w:customStyle="1" w:styleId="FigureLegendChar">
    <w:name w:val="Figure Legend Char"/>
    <w:basedOn w:val="DefaultParagraphFont"/>
    <w:link w:val="FigureLegend"/>
    <w:rsid w:val="000D56CE"/>
    <w:rPr>
      <w:sz w:val="16"/>
      <w:szCs w:val="16"/>
    </w:rPr>
  </w:style>
  <w:style w:type="paragraph" w:styleId="FootnoteText">
    <w:name w:val="footnote text"/>
    <w:basedOn w:val="Normal"/>
    <w:link w:val="FootnoteTextChar"/>
    <w:uiPriority w:val="99"/>
    <w:semiHidden/>
    <w:unhideWhenUsed/>
    <w:rsid w:val="005F122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F1227"/>
    <w:rPr>
      <w:sz w:val="20"/>
      <w:szCs w:val="20"/>
    </w:rPr>
  </w:style>
  <w:style w:type="character" w:styleId="FootnoteReference">
    <w:name w:val="footnote reference"/>
    <w:basedOn w:val="DefaultParagraphFont"/>
    <w:uiPriority w:val="99"/>
    <w:semiHidden/>
    <w:unhideWhenUsed/>
    <w:rsid w:val="005F1227"/>
    <w:rPr>
      <w:vertAlign w:val="superscript"/>
    </w:rPr>
  </w:style>
  <w:style w:type="character" w:styleId="CommentReference">
    <w:name w:val="annotation reference"/>
    <w:basedOn w:val="DefaultParagraphFont"/>
    <w:uiPriority w:val="99"/>
    <w:semiHidden/>
    <w:unhideWhenUsed/>
    <w:rsid w:val="00B37F95"/>
    <w:rPr>
      <w:sz w:val="16"/>
      <w:szCs w:val="16"/>
    </w:rPr>
  </w:style>
  <w:style w:type="paragraph" w:styleId="CommentText">
    <w:name w:val="annotation text"/>
    <w:basedOn w:val="Normal"/>
    <w:link w:val="CommentTextChar"/>
    <w:uiPriority w:val="99"/>
    <w:semiHidden/>
    <w:unhideWhenUsed/>
    <w:rsid w:val="00B37F95"/>
    <w:pPr>
      <w:spacing w:line="240" w:lineRule="auto"/>
    </w:pPr>
    <w:rPr>
      <w:sz w:val="20"/>
      <w:szCs w:val="20"/>
    </w:rPr>
  </w:style>
  <w:style w:type="character" w:customStyle="1" w:styleId="CommentTextChar">
    <w:name w:val="Comment Text Char"/>
    <w:basedOn w:val="DefaultParagraphFont"/>
    <w:link w:val="CommentText"/>
    <w:uiPriority w:val="99"/>
    <w:semiHidden/>
    <w:rsid w:val="00B37F95"/>
    <w:rPr>
      <w:sz w:val="20"/>
      <w:szCs w:val="20"/>
    </w:rPr>
  </w:style>
  <w:style w:type="paragraph" w:styleId="CommentSubject">
    <w:name w:val="annotation subject"/>
    <w:basedOn w:val="CommentText"/>
    <w:next w:val="CommentText"/>
    <w:link w:val="CommentSubjectChar"/>
    <w:uiPriority w:val="99"/>
    <w:semiHidden/>
    <w:unhideWhenUsed/>
    <w:rsid w:val="00B37F95"/>
    <w:rPr>
      <w:b/>
      <w:bCs/>
    </w:rPr>
  </w:style>
  <w:style w:type="character" w:customStyle="1" w:styleId="CommentSubjectChar">
    <w:name w:val="Comment Subject Char"/>
    <w:basedOn w:val="CommentTextChar"/>
    <w:link w:val="CommentSubject"/>
    <w:uiPriority w:val="99"/>
    <w:semiHidden/>
    <w:rsid w:val="00B37F95"/>
    <w:rPr>
      <w:b/>
      <w:bCs/>
      <w:sz w:val="20"/>
      <w:szCs w:val="20"/>
    </w:rPr>
  </w:style>
  <w:style w:type="table" w:styleId="LightShading">
    <w:name w:val="Light Shading"/>
    <w:basedOn w:val="TableNormal"/>
    <w:uiPriority w:val="60"/>
    <w:rsid w:val="00E5128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FollowedHyperlink">
    <w:name w:val="FollowedHyperlink"/>
    <w:basedOn w:val="DefaultParagraphFont"/>
    <w:uiPriority w:val="99"/>
    <w:semiHidden/>
    <w:unhideWhenUsed/>
    <w:rsid w:val="0069770A"/>
    <w:rPr>
      <w:color w:val="919191" w:themeColor="followedHyperlink"/>
      <w:u w:val="single"/>
    </w:rPr>
  </w:style>
  <w:style w:type="paragraph" w:styleId="NormalWeb">
    <w:name w:val="Normal (Web)"/>
    <w:basedOn w:val="Normal"/>
    <w:uiPriority w:val="99"/>
    <w:unhideWhenUsed/>
    <w:rsid w:val="00347C94"/>
    <w:pPr>
      <w:spacing w:before="100" w:beforeAutospacing="1" w:after="100" w:afterAutospacing="1" w:line="240" w:lineRule="auto"/>
    </w:pPr>
    <w:rPr>
      <w:rFonts w:ascii="Times New Roman" w:eastAsiaTheme="minorEastAsia" w:hAnsi="Times New Roman" w:cs="Times New Roman"/>
      <w:sz w:val="24"/>
      <w:szCs w:val="24"/>
    </w:rPr>
  </w:style>
  <w:style w:type="paragraph" w:styleId="Revision">
    <w:name w:val="Revision"/>
    <w:hidden/>
    <w:uiPriority w:val="99"/>
    <w:semiHidden/>
    <w:rsid w:val="00054D21"/>
    <w:pPr>
      <w:spacing w:after="0" w:line="240" w:lineRule="auto"/>
    </w:pPr>
  </w:style>
  <w:style w:type="character" w:customStyle="1" w:styleId="apple-converted-space">
    <w:name w:val="apple-converted-space"/>
    <w:basedOn w:val="DefaultParagraphFont"/>
    <w:rsid w:val="00624999"/>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33CA"/>
    <w:pPr>
      <w:spacing w:after="180" w:line="274" w:lineRule="auto"/>
    </w:pPr>
  </w:style>
  <w:style w:type="paragraph" w:styleId="Heading1">
    <w:name w:val="heading 1"/>
    <w:next w:val="Normal"/>
    <w:link w:val="Heading1Char"/>
    <w:uiPriority w:val="9"/>
    <w:qFormat/>
    <w:rsid w:val="006C02DB"/>
    <w:pPr>
      <w:keepNext/>
      <w:keepLines/>
      <w:numPr>
        <w:numId w:val="4"/>
      </w:numPr>
      <w:spacing w:before="360" w:after="0" w:line="240" w:lineRule="auto"/>
      <w:outlineLvl w:val="0"/>
    </w:pPr>
    <w:rPr>
      <w:rFonts w:asciiTheme="majorHAnsi" w:eastAsiaTheme="majorEastAsia" w:hAnsiTheme="majorHAnsi" w:cstheme="majorBidi"/>
      <w:bCs/>
      <w:color w:val="000000" w:themeColor="text2"/>
      <w:sz w:val="32"/>
      <w:szCs w:val="28"/>
    </w:rPr>
  </w:style>
  <w:style w:type="paragraph" w:styleId="Heading2">
    <w:name w:val="heading 2"/>
    <w:basedOn w:val="Heading1"/>
    <w:next w:val="Normal"/>
    <w:link w:val="Heading2Char"/>
    <w:uiPriority w:val="9"/>
    <w:unhideWhenUsed/>
    <w:qFormat/>
    <w:rsid w:val="006C02DB"/>
    <w:pPr>
      <w:numPr>
        <w:ilvl w:val="1"/>
      </w:numPr>
      <w:spacing w:before="120"/>
      <w:outlineLvl w:val="1"/>
    </w:pPr>
    <w:rPr>
      <w:bCs w:val="0"/>
      <w:color w:val="auto"/>
      <w:sz w:val="28"/>
      <w:szCs w:val="26"/>
      <w:lang w:bidi="hi-IN"/>
    </w:rPr>
  </w:style>
  <w:style w:type="paragraph" w:styleId="Heading3">
    <w:name w:val="heading 3"/>
    <w:basedOn w:val="Heading2"/>
    <w:next w:val="Normal"/>
    <w:link w:val="Heading3Char"/>
    <w:uiPriority w:val="9"/>
    <w:unhideWhenUsed/>
    <w:qFormat/>
    <w:rsid w:val="00373875"/>
    <w:pPr>
      <w:numPr>
        <w:ilvl w:val="2"/>
      </w:numPr>
      <w:spacing w:before="20"/>
      <w:outlineLvl w:val="2"/>
    </w:pPr>
    <w:rPr>
      <w:bCs/>
      <w:color w:val="000000" w:themeColor="text2"/>
      <w:sz w:val="24"/>
    </w:rPr>
  </w:style>
  <w:style w:type="paragraph" w:styleId="Heading4">
    <w:name w:val="heading 4"/>
    <w:basedOn w:val="Normal"/>
    <w:next w:val="Normal"/>
    <w:link w:val="Heading4Char"/>
    <w:uiPriority w:val="9"/>
    <w:semiHidden/>
    <w:unhideWhenUsed/>
    <w:qFormat/>
    <w:rsid w:val="006C02DB"/>
    <w:pPr>
      <w:keepNext/>
      <w:keepLines/>
      <w:numPr>
        <w:ilvl w:val="3"/>
        <w:numId w:val="4"/>
      </w:numPr>
      <w:spacing w:before="200" w:after="0"/>
      <w:outlineLvl w:val="3"/>
    </w:pPr>
    <w:rPr>
      <w:rFonts w:asciiTheme="majorHAnsi" w:eastAsiaTheme="majorEastAsia" w:hAnsiTheme="majorHAnsi" w:cstheme="majorBidi"/>
      <w:b/>
      <w:bCs/>
      <w:i/>
      <w:iCs/>
      <w:color w:val="262626" w:themeColor="text1" w:themeTint="D9"/>
    </w:rPr>
  </w:style>
  <w:style w:type="paragraph" w:styleId="Heading5">
    <w:name w:val="heading 5"/>
    <w:basedOn w:val="Normal"/>
    <w:next w:val="Normal"/>
    <w:link w:val="Heading5Char"/>
    <w:uiPriority w:val="9"/>
    <w:semiHidden/>
    <w:unhideWhenUsed/>
    <w:qFormat/>
    <w:rsid w:val="006C02DB"/>
    <w:pPr>
      <w:keepNext/>
      <w:keepLines/>
      <w:numPr>
        <w:ilvl w:val="4"/>
        <w:numId w:val="4"/>
      </w:numPr>
      <w:spacing w:before="200" w:after="0"/>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semiHidden/>
    <w:unhideWhenUsed/>
    <w:qFormat/>
    <w:rsid w:val="006C02DB"/>
    <w:pPr>
      <w:keepNext/>
      <w:keepLines/>
      <w:numPr>
        <w:ilvl w:val="5"/>
        <w:numId w:val="4"/>
      </w:numPr>
      <w:spacing w:before="200" w:after="0"/>
      <w:outlineLvl w:val="5"/>
    </w:pPr>
    <w:rPr>
      <w:rFonts w:asciiTheme="majorHAnsi" w:eastAsiaTheme="majorEastAsia" w:hAnsiTheme="majorHAnsi" w:cstheme="majorBidi"/>
      <w:i/>
      <w:iCs/>
      <w:color w:val="000000" w:themeColor="text1"/>
    </w:rPr>
  </w:style>
  <w:style w:type="paragraph" w:styleId="Heading7">
    <w:name w:val="heading 7"/>
    <w:basedOn w:val="Normal"/>
    <w:next w:val="Normal"/>
    <w:link w:val="Heading7Char"/>
    <w:uiPriority w:val="9"/>
    <w:semiHidden/>
    <w:unhideWhenUsed/>
    <w:qFormat/>
    <w:rsid w:val="006C02DB"/>
    <w:pPr>
      <w:keepNext/>
      <w:keepLines/>
      <w:numPr>
        <w:ilvl w:val="6"/>
        <w:numId w:val="4"/>
      </w:numPr>
      <w:spacing w:before="200" w:after="0"/>
      <w:outlineLvl w:val="6"/>
    </w:pPr>
    <w:rPr>
      <w:rFonts w:asciiTheme="majorHAnsi" w:eastAsiaTheme="majorEastAsia" w:hAnsiTheme="majorHAnsi" w:cstheme="majorBidi"/>
      <w:i/>
      <w:iCs/>
      <w:color w:val="000000" w:themeColor="text2"/>
    </w:rPr>
  </w:style>
  <w:style w:type="paragraph" w:styleId="Heading8">
    <w:name w:val="heading 8"/>
    <w:basedOn w:val="Normal"/>
    <w:next w:val="Normal"/>
    <w:link w:val="Heading8Char"/>
    <w:uiPriority w:val="9"/>
    <w:semiHidden/>
    <w:unhideWhenUsed/>
    <w:qFormat/>
    <w:rsid w:val="006C02DB"/>
    <w:pPr>
      <w:keepNext/>
      <w:keepLines/>
      <w:numPr>
        <w:ilvl w:val="7"/>
        <w:numId w:val="4"/>
      </w:numPr>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6C02DB"/>
    <w:pPr>
      <w:keepNext/>
      <w:keepLines/>
      <w:numPr>
        <w:ilvl w:val="8"/>
        <w:numId w:val="4"/>
      </w:numPr>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02DB"/>
    <w:rPr>
      <w:rFonts w:asciiTheme="majorHAnsi" w:eastAsiaTheme="majorEastAsia" w:hAnsiTheme="majorHAnsi" w:cstheme="majorBidi"/>
      <w:bCs/>
      <w:color w:val="000000" w:themeColor="text2"/>
      <w:sz w:val="32"/>
      <w:szCs w:val="28"/>
    </w:rPr>
  </w:style>
  <w:style w:type="character" w:customStyle="1" w:styleId="Heading2Char">
    <w:name w:val="Heading 2 Char"/>
    <w:basedOn w:val="DefaultParagraphFont"/>
    <w:link w:val="Heading2"/>
    <w:uiPriority w:val="9"/>
    <w:rsid w:val="006C02DB"/>
    <w:rPr>
      <w:rFonts w:asciiTheme="majorHAnsi" w:eastAsiaTheme="majorEastAsia" w:hAnsiTheme="majorHAnsi" w:cstheme="majorBidi"/>
      <w:sz w:val="28"/>
      <w:szCs w:val="26"/>
      <w:lang w:bidi="hi-IN"/>
    </w:rPr>
  </w:style>
  <w:style w:type="character" w:customStyle="1" w:styleId="Heading3Char">
    <w:name w:val="Heading 3 Char"/>
    <w:basedOn w:val="DefaultParagraphFont"/>
    <w:link w:val="Heading3"/>
    <w:uiPriority w:val="9"/>
    <w:rsid w:val="00373875"/>
    <w:rPr>
      <w:rFonts w:asciiTheme="majorHAnsi" w:eastAsiaTheme="majorEastAsia" w:hAnsiTheme="majorHAnsi" w:cstheme="majorBidi"/>
      <w:bCs/>
      <w:color w:val="000000" w:themeColor="text2"/>
      <w:sz w:val="24"/>
      <w:szCs w:val="26"/>
      <w:lang w:bidi="hi-IN"/>
    </w:rPr>
  </w:style>
  <w:style w:type="character" w:customStyle="1" w:styleId="Heading4Char">
    <w:name w:val="Heading 4 Char"/>
    <w:basedOn w:val="DefaultParagraphFont"/>
    <w:link w:val="Heading4"/>
    <w:uiPriority w:val="9"/>
    <w:semiHidden/>
    <w:rsid w:val="006C02DB"/>
    <w:rPr>
      <w:rFonts w:asciiTheme="majorHAnsi" w:eastAsiaTheme="majorEastAsia" w:hAnsiTheme="majorHAnsi" w:cstheme="majorBidi"/>
      <w:b/>
      <w:bCs/>
      <w:i/>
      <w:iCs/>
      <w:color w:val="262626" w:themeColor="text1" w:themeTint="D9"/>
    </w:rPr>
  </w:style>
  <w:style w:type="character" w:customStyle="1" w:styleId="Heading5Char">
    <w:name w:val="Heading 5 Char"/>
    <w:basedOn w:val="DefaultParagraphFont"/>
    <w:link w:val="Heading5"/>
    <w:uiPriority w:val="9"/>
    <w:semiHidden/>
    <w:rsid w:val="006C02DB"/>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6C02DB"/>
    <w:rPr>
      <w:rFonts w:asciiTheme="majorHAnsi" w:eastAsiaTheme="majorEastAsia" w:hAnsiTheme="majorHAnsi" w:cstheme="majorBidi"/>
      <w:i/>
      <w:iCs/>
      <w:color w:val="000000" w:themeColor="text1"/>
    </w:rPr>
  </w:style>
  <w:style w:type="character" w:customStyle="1" w:styleId="Heading7Char">
    <w:name w:val="Heading 7 Char"/>
    <w:basedOn w:val="DefaultParagraphFont"/>
    <w:link w:val="Heading7"/>
    <w:uiPriority w:val="9"/>
    <w:semiHidden/>
    <w:rsid w:val="006C02DB"/>
    <w:rPr>
      <w:rFonts w:asciiTheme="majorHAnsi" w:eastAsiaTheme="majorEastAsia" w:hAnsiTheme="majorHAnsi" w:cstheme="majorBidi"/>
      <w:i/>
      <w:iCs/>
      <w:color w:val="000000" w:themeColor="text2"/>
    </w:rPr>
  </w:style>
  <w:style w:type="character" w:customStyle="1" w:styleId="Heading8Char">
    <w:name w:val="Heading 8 Char"/>
    <w:basedOn w:val="DefaultParagraphFont"/>
    <w:link w:val="Heading8"/>
    <w:uiPriority w:val="9"/>
    <w:semiHidden/>
    <w:rsid w:val="006C02DB"/>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6C02DB"/>
    <w:rPr>
      <w:rFonts w:asciiTheme="majorHAnsi" w:eastAsiaTheme="majorEastAsia" w:hAnsiTheme="majorHAnsi" w:cstheme="majorBidi"/>
      <w:i/>
      <w:iCs/>
      <w:color w:val="000000"/>
      <w:sz w:val="20"/>
      <w:szCs w:val="20"/>
    </w:rPr>
  </w:style>
  <w:style w:type="paragraph" w:styleId="Caption">
    <w:name w:val="caption"/>
    <w:basedOn w:val="Normal"/>
    <w:next w:val="Normal"/>
    <w:uiPriority w:val="35"/>
    <w:unhideWhenUsed/>
    <w:qFormat/>
    <w:rsid w:val="002630C5"/>
    <w:pPr>
      <w:spacing w:line="240" w:lineRule="auto"/>
    </w:pPr>
    <w:rPr>
      <w:rFonts w:eastAsiaTheme="minorEastAsia"/>
      <w:b/>
      <w:bCs/>
      <w:smallCaps/>
      <w:color w:val="000000" w:themeColor="text2"/>
      <w:spacing w:val="6"/>
      <w:szCs w:val="18"/>
      <w:lang w:bidi="hi-IN"/>
    </w:rPr>
  </w:style>
  <w:style w:type="paragraph" w:styleId="Title">
    <w:name w:val="Title"/>
    <w:basedOn w:val="Normal"/>
    <w:next w:val="Normal"/>
    <w:link w:val="TitleChar"/>
    <w:uiPriority w:val="10"/>
    <w:qFormat/>
    <w:rsid w:val="002630C5"/>
    <w:pPr>
      <w:spacing w:after="120" w:line="240" w:lineRule="auto"/>
      <w:contextualSpacing/>
    </w:pPr>
    <w:rPr>
      <w:rFonts w:asciiTheme="majorHAnsi" w:eastAsiaTheme="majorEastAsia" w:hAnsiTheme="majorHAnsi" w:cstheme="majorBidi"/>
      <w:color w:val="000000" w:themeColor="text2"/>
      <w:spacing w:val="30"/>
      <w:kern w:val="28"/>
      <w:sz w:val="72"/>
      <w:szCs w:val="52"/>
      <w14:ligatures w14:val="standard"/>
      <w14:numForm w14:val="oldStyle"/>
    </w:rPr>
  </w:style>
  <w:style w:type="character" w:customStyle="1" w:styleId="TitleChar">
    <w:name w:val="Title Char"/>
    <w:basedOn w:val="DefaultParagraphFont"/>
    <w:link w:val="Title"/>
    <w:uiPriority w:val="10"/>
    <w:rsid w:val="002630C5"/>
    <w:rPr>
      <w:rFonts w:asciiTheme="majorHAnsi" w:eastAsiaTheme="majorEastAsia" w:hAnsiTheme="majorHAnsi" w:cstheme="majorBidi"/>
      <w:color w:val="000000" w:themeColor="text2"/>
      <w:spacing w:val="30"/>
      <w:kern w:val="28"/>
      <w:sz w:val="72"/>
      <w:szCs w:val="52"/>
      <w14:ligatures w14:val="standard"/>
      <w14:numForm w14:val="oldStyle"/>
    </w:rPr>
  </w:style>
  <w:style w:type="paragraph" w:styleId="Subtitle">
    <w:name w:val="Subtitle"/>
    <w:basedOn w:val="Normal"/>
    <w:next w:val="Normal"/>
    <w:link w:val="SubtitleChar"/>
    <w:uiPriority w:val="11"/>
    <w:qFormat/>
    <w:rsid w:val="002630C5"/>
    <w:pPr>
      <w:numPr>
        <w:ilvl w:val="1"/>
      </w:numPr>
    </w:pPr>
    <w:rPr>
      <w:rFonts w:eastAsiaTheme="majorEastAsia" w:cstheme="majorBidi"/>
      <w:iCs/>
      <w:color w:val="191919" w:themeColor="text2" w:themeTint="E6"/>
      <w:sz w:val="32"/>
      <w:szCs w:val="24"/>
      <w:lang w:bidi="hi-IN"/>
      <w14:ligatures w14:val="standard"/>
    </w:rPr>
  </w:style>
  <w:style w:type="character" w:customStyle="1" w:styleId="SubtitleChar">
    <w:name w:val="Subtitle Char"/>
    <w:basedOn w:val="DefaultParagraphFont"/>
    <w:link w:val="Subtitle"/>
    <w:uiPriority w:val="11"/>
    <w:rsid w:val="002630C5"/>
    <w:rPr>
      <w:rFonts w:eastAsiaTheme="majorEastAsia" w:cstheme="majorBidi"/>
      <w:iCs/>
      <w:color w:val="191919" w:themeColor="text2" w:themeTint="E6"/>
      <w:sz w:val="32"/>
      <w:szCs w:val="24"/>
      <w:lang w:bidi="hi-IN"/>
      <w14:ligatures w14:val="standard"/>
    </w:rPr>
  </w:style>
  <w:style w:type="character" w:styleId="Strong">
    <w:name w:val="Strong"/>
    <w:basedOn w:val="DefaultParagraphFont"/>
    <w:uiPriority w:val="22"/>
    <w:qFormat/>
    <w:rsid w:val="002630C5"/>
    <w:rPr>
      <w:b/>
      <w:bCs/>
      <w:color w:val="191919" w:themeColor="text2" w:themeTint="E6"/>
    </w:rPr>
  </w:style>
  <w:style w:type="character" w:styleId="Emphasis">
    <w:name w:val="Emphasis"/>
    <w:basedOn w:val="DefaultParagraphFont"/>
    <w:uiPriority w:val="20"/>
    <w:qFormat/>
    <w:rsid w:val="002630C5"/>
    <w:rPr>
      <w:b w:val="0"/>
      <w:i/>
      <w:iCs/>
      <w:color w:val="000000" w:themeColor="text2"/>
    </w:rPr>
  </w:style>
  <w:style w:type="paragraph" w:styleId="NoSpacing">
    <w:name w:val="No Spacing"/>
    <w:link w:val="NoSpacingChar"/>
    <w:uiPriority w:val="1"/>
    <w:qFormat/>
    <w:rsid w:val="002630C5"/>
    <w:pPr>
      <w:spacing w:after="0" w:line="240" w:lineRule="auto"/>
    </w:pPr>
  </w:style>
  <w:style w:type="character" w:customStyle="1" w:styleId="NoSpacingChar">
    <w:name w:val="No Spacing Char"/>
    <w:basedOn w:val="DefaultParagraphFont"/>
    <w:link w:val="NoSpacing"/>
    <w:uiPriority w:val="1"/>
    <w:rsid w:val="002630C5"/>
  </w:style>
  <w:style w:type="paragraph" w:styleId="ListParagraph">
    <w:name w:val="List Paragraph"/>
    <w:basedOn w:val="Normal"/>
    <w:uiPriority w:val="34"/>
    <w:qFormat/>
    <w:rsid w:val="002630C5"/>
    <w:pPr>
      <w:spacing w:line="240" w:lineRule="auto"/>
      <w:ind w:left="720" w:hanging="288"/>
      <w:contextualSpacing/>
    </w:pPr>
    <w:rPr>
      <w:color w:val="000000" w:themeColor="text2"/>
    </w:rPr>
  </w:style>
  <w:style w:type="paragraph" w:styleId="Quote">
    <w:name w:val="Quote"/>
    <w:basedOn w:val="Normal"/>
    <w:next w:val="Normal"/>
    <w:link w:val="QuoteChar"/>
    <w:uiPriority w:val="29"/>
    <w:qFormat/>
    <w:rsid w:val="002630C5"/>
    <w:pPr>
      <w:pBdr>
        <w:left w:val="single" w:sz="48" w:space="13" w:color="DDDDDD" w:themeColor="accent1"/>
      </w:pBdr>
      <w:spacing w:after="0" w:line="360" w:lineRule="auto"/>
    </w:pPr>
    <w:rPr>
      <w:rFonts w:asciiTheme="majorHAnsi" w:eastAsiaTheme="minorEastAsia" w:hAnsiTheme="majorHAnsi"/>
      <w:b/>
      <w:i/>
      <w:iCs/>
      <w:color w:val="DDDDDD" w:themeColor="accent1"/>
      <w:sz w:val="24"/>
      <w:lang w:bidi="hi-IN"/>
    </w:rPr>
  </w:style>
  <w:style w:type="character" w:customStyle="1" w:styleId="QuoteChar">
    <w:name w:val="Quote Char"/>
    <w:basedOn w:val="DefaultParagraphFont"/>
    <w:link w:val="Quote"/>
    <w:uiPriority w:val="29"/>
    <w:rsid w:val="002630C5"/>
    <w:rPr>
      <w:rFonts w:asciiTheme="majorHAnsi" w:eastAsiaTheme="minorEastAsia" w:hAnsiTheme="majorHAnsi"/>
      <w:b/>
      <w:i/>
      <w:iCs/>
      <w:color w:val="DDDDDD" w:themeColor="accent1"/>
      <w:sz w:val="24"/>
      <w:lang w:bidi="hi-IN"/>
    </w:rPr>
  </w:style>
  <w:style w:type="paragraph" w:styleId="IntenseQuote">
    <w:name w:val="Intense Quote"/>
    <w:basedOn w:val="Normal"/>
    <w:next w:val="Normal"/>
    <w:link w:val="IntenseQuoteChar"/>
    <w:uiPriority w:val="30"/>
    <w:qFormat/>
    <w:rsid w:val="002630C5"/>
    <w:pPr>
      <w:pBdr>
        <w:left w:val="single" w:sz="48" w:space="13" w:color="B2B2B2" w:themeColor="accent2"/>
      </w:pBdr>
      <w:spacing w:before="240" w:after="120" w:line="300" w:lineRule="auto"/>
    </w:pPr>
    <w:rPr>
      <w:rFonts w:eastAsiaTheme="minorEastAsia"/>
      <w:b/>
      <w:bCs/>
      <w:i/>
      <w:iCs/>
      <w:color w:val="B2B2B2" w:themeColor="accent2"/>
      <w:sz w:val="26"/>
      <w:lang w:bidi="hi-IN"/>
      <w14:ligatures w14:val="standard"/>
      <w14:numForm w14:val="oldStyle"/>
    </w:rPr>
  </w:style>
  <w:style w:type="character" w:customStyle="1" w:styleId="IntenseQuoteChar">
    <w:name w:val="Intense Quote Char"/>
    <w:basedOn w:val="DefaultParagraphFont"/>
    <w:link w:val="IntenseQuote"/>
    <w:uiPriority w:val="30"/>
    <w:rsid w:val="002630C5"/>
    <w:rPr>
      <w:rFonts w:eastAsiaTheme="minorEastAsia"/>
      <w:b/>
      <w:bCs/>
      <w:i/>
      <w:iCs/>
      <w:color w:val="B2B2B2" w:themeColor="accent2"/>
      <w:sz w:val="26"/>
      <w:lang w:bidi="hi-IN"/>
      <w14:ligatures w14:val="standard"/>
      <w14:numForm w14:val="oldStyle"/>
    </w:rPr>
  </w:style>
  <w:style w:type="character" w:styleId="SubtleEmphasis">
    <w:name w:val="Subtle Emphasis"/>
    <w:basedOn w:val="DefaultParagraphFont"/>
    <w:uiPriority w:val="19"/>
    <w:qFormat/>
    <w:rsid w:val="002630C5"/>
    <w:rPr>
      <w:i/>
      <w:iCs/>
      <w:color w:val="000000"/>
    </w:rPr>
  </w:style>
  <w:style w:type="character" w:styleId="IntenseEmphasis">
    <w:name w:val="Intense Emphasis"/>
    <w:basedOn w:val="DefaultParagraphFont"/>
    <w:uiPriority w:val="21"/>
    <w:qFormat/>
    <w:rsid w:val="002630C5"/>
    <w:rPr>
      <w:b/>
      <w:bCs/>
      <w:i/>
      <w:iCs/>
      <w:color w:val="000000" w:themeColor="text2"/>
    </w:rPr>
  </w:style>
  <w:style w:type="character" w:styleId="SubtleReference">
    <w:name w:val="Subtle Reference"/>
    <w:basedOn w:val="DefaultParagraphFont"/>
    <w:uiPriority w:val="31"/>
    <w:qFormat/>
    <w:rsid w:val="002630C5"/>
    <w:rPr>
      <w:smallCaps/>
      <w:color w:val="000000"/>
      <w:u w:val="single"/>
    </w:rPr>
  </w:style>
  <w:style w:type="character" w:styleId="IntenseReference">
    <w:name w:val="Intense Reference"/>
    <w:basedOn w:val="DefaultParagraphFont"/>
    <w:uiPriority w:val="32"/>
    <w:qFormat/>
    <w:rsid w:val="002630C5"/>
    <w:rPr>
      <w:rFonts w:asciiTheme="minorHAnsi" w:hAnsiTheme="minorHAnsi"/>
      <w:b/>
      <w:bCs/>
      <w:smallCaps/>
      <w:color w:val="000000" w:themeColor="text2"/>
      <w:spacing w:val="5"/>
      <w:sz w:val="22"/>
      <w:u w:val="single"/>
    </w:rPr>
  </w:style>
  <w:style w:type="character" w:styleId="BookTitle">
    <w:name w:val="Book Title"/>
    <w:basedOn w:val="DefaultParagraphFont"/>
    <w:uiPriority w:val="33"/>
    <w:qFormat/>
    <w:rsid w:val="002630C5"/>
    <w:rPr>
      <w:rFonts w:asciiTheme="majorHAnsi" w:hAnsiTheme="majorHAnsi"/>
      <w:b/>
      <w:bCs/>
      <w:caps w:val="0"/>
      <w:smallCaps/>
      <w:color w:val="000000" w:themeColor="text2"/>
      <w:spacing w:val="10"/>
      <w:sz w:val="22"/>
    </w:rPr>
  </w:style>
  <w:style w:type="paragraph" w:styleId="TOCHeading">
    <w:name w:val="TOC Heading"/>
    <w:basedOn w:val="Heading1"/>
    <w:next w:val="Normal"/>
    <w:uiPriority w:val="39"/>
    <w:semiHidden/>
    <w:unhideWhenUsed/>
    <w:qFormat/>
    <w:rsid w:val="002630C5"/>
    <w:pPr>
      <w:spacing w:before="480" w:line="264" w:lineRule="auto"/>
      <w:outlineLvl w:val="9"/>
    </w:pPr>
    <w:rPr>
      <w:b/>
    </w:rPr>
  </w:style>
  <w:style w:type="character" w:styleId="Hyperlink">
    <w:name w:val="Hyperlink"/>
    <w:basedOn w:val="DefaultParagraphFont"/>
    <w:uiPriority w:val="99"/>
    <w:unhideWhenUsed/>
    <w:rsid w:val="002630C5"/>
    <w:rPr>
      <w:color w:val="5F5F5F" w:themeColor="hyperlink"/>
      <w:u w:val="single"/>
    </w:rPr>
  </w:style>
  <w:style w:type="paragraph" w:styleId="BalloonText">
    <w:name w:val="Balloon Text"/>
    <w:basedOn w:val="Normal"/>
    <w:link w:val="BalloonTextChar"/>
    <w:uiPriority w:val="99"/>
    <w:semiHidden/>
    <w:unhideWhenUsed/>
    <w:rsid w:val="002630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30C5"/>
    <w:rPr>
      <w:rFonts w:ascii="Tahoma" w:hAnsi="Tahoma" w:cs="Tahoma"/>
      <w:sz w:val="16"/>
      <w:szCs w:val="16"/>
    </w:rPr>
  </w:style>
  <w:style w:type="numbering" w:customStyle="1" w:styleId="Headings">
    <w:name w:val="Headings"/>
    <w:uiPriority w:val="99"/>
    <w:rsid w:val="006C02DB"/>
    <w:pPr>
      <w:numPr>
        <w:numId w:val="2"/>
      </w:numPr>
    </w:pPr>
  </w:style>
  <w:style w:type="character" w:styleId="PlaceholderText">
    <w:name w:val="Placeholder Text"/>
    <w:basedOn w:val="DefaultParagraphFont"/>
    <w:uiPriority w:val="99"/>
    <w:semiHidden/>
    <w:rsid w:val="001033CA"/>
    <w:rPr>
      <w:color w:val="808080"/>
    </w:rPr>
  </w:style>
  <w:style w:type="character" w:customStyle="1" w:styleId="MathematicaFormatTextForm">
    <w:name w:val="MathematicaFormatTextForm"/>
    <w:uiPriority w:val="99"/>
    <w:rsid w:val="003D4900"/>
  </w:style>
  <w:style w:type="paragraph" w:styleId="Header">
    <w:name w:val="header"/>
    <w:basedOn w:val="Normal"/>
    <w:link w:val="HeaderChar"/>
    <w:uiPriority w:val="99"/>
    <w:unhideWhenUsed/>
    <w:rsid w:val="009A122D"/>
    <w:pPr>
      <w:tabs>
        <w:tab w:val="center" w:pos="4153"/>
        <w:tab w:val="right" w:pos="8306"/>
      </w:tabs>
      <w:spacing w:after="0" w:line="240" w:lineRule="auto"/>
    </w:pPr>
  </w:style>
  <w:style w:type="character" w:customStyle="1" w:styleId="HeaderChar">
    <w:name w:val="Header Char"/>
    <w:basedOn w:val="DefaultParagraphFont"/>
    <w:link w:val="Header"/>
    <w:uiPriority w:val="99"/>
    <w:rsid w:val="009A122D"/>
  </w:style>
  <w:style w:type="paragraph" w:styleId="Footer">
    <w:name w:val="footer"/>
    <w:basedOn w:val="Normal"/>
    <w:link w:val="FooterChar"/>
    <w:uiPriority w:val="99"/>
    <w:unhideWhenUsed/>
    <w:rsid w:val="009A122D"/>
    <w:pPr>
      <w:tabs>
        <w:tab w:val="center" w:pos="4153"/>
        <w:tab w:val="right" w:pos="8306"/>
      </w:tabs>
      <w:spacing w:after="0" w:line="240" w:lineRule="auto"/>
    </w:pPr>
  </w:style>
  <w:style w:type="character" w:customStyle="1" w:styleId="FooterChar">
    <w:name w:val="Footer Char"/>
    <w:basedOn w:val="DefaultParagraphFont"/>
    <w:link w:val="Footer"/>
    <w:uiPriority w:val="99"/>
    <w:rsid w:val="009A122D"/>
  </w:style>
  <w:style w:type="table" w:styleId="TableGrid">
    <w:name w:val="Table Grid"/>
    <w:basedOn w:val="TableNormal"/>
    <w:uiPriority w:val="59"/>
    <w:rsid w:val="00D40F2C"/>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irstparagraph">
    <w:name w:val="First paragraph"/>
    <w:basedOn w:val="Normal"/>
    <w:next w:val="Normal"/>
    <w:rsid w:val="000D56CE"/>
    <w:pPr>
      <w:spacing w:after="0" w:line="312" w:lineRule="auto"/>
      <w:jc w:val="both"/>
    </w:pPr>
    <w:rPr>
      <w:rFonts w:ascii="cmr10" w:eastAsia="Times New Roman" w:hAnsi="cmr10" w:cs="Times New Roman"/>
      <w:sz w:val="21"/>
      <w:szCs w:val="24"/>
      <w:lang w:val="en-GB" w:bidi="ar-SA"/>
    </w:rPr>
  </w:style>
  <w:style w:type="paragraph" w:customStyle="1" w:styleId="FigureLegend">
    <w:name w:val="Figure Legend"/>
    <w:basedOn w:val="Normal"/>
    <w:link w:val="FigureLegendChar"/>
    <w:qFormat/>
    <w:rsid w:val="000D56CE"/>
    <w:pPr>
      <w:jc w:val="center"/>
    </w:pPr>
    <w:rPr>
      <w:sz w:val="16"/>
      <w:szCs w:val="16"/>
    </w:rPr>
  </w:style>
  <w:style w:type="character" w:styleId="LineNumber">
    <w:name w:val="line number"/>
    <w:basedOn w:val="DefaultParagraphFont"/>
    <w:uiPriority w:val="99"/>
    <w:semiHidden/>
    <w:unhideWhenUsed/>
    <w:rsid w:val="00753267"/>
  </w:style>
  <w:style w:type="character" w:customStyle="1" w:styleId="FigureLegendChar">
    <w:name w:val="Figure Legend Char"/>
    <w:basedOn w:val="DefaultParagraphFont"/>
    <w:link w:val="FigureLegend"/>
    <w:rsid w:val="000D56CE"/>
    <w:rPr>
      <w:sz w:val="16"/>
      <w:szCs w:val="16"/>
    </w:rPr>
  </w:style>
  <w:style w:type="paragraph" w:styleId="FootnoteText">
    <w:name w:val="footnote text"/>
    <w:basedOn w:val="Normal"/>
    <w:link w:val="FootnoteTextChar"/>
    <w:uiPriority w:val="99"/>
    <w:semiHidden/>
    <w:unhideWhenUsed/>
    <w:rsid w:val="005F122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F1227"/>
    <w:rPr>
      <w:sz w:val="20"/>
      <w:szCs w:val="20"/>
    </w:rPr>
  </w:style>
  <w:style w:type="character" w:styleId="FootnoteReference">
    <w:name w:val="footnote reference"/>
    <w:basedOn w:val="DefaultParagraphFont"/>
    <w:uiPriority w:val="99"/>
    <w:semiHidden/>
    <w:unhideWhenUsed/>
    <w:rsid w:val="005F1227"/>
    <w:rPr>
      <w:vertAlign w:val="superscript"/>
    </w:rPr>
  </w:style>
  <w:style w:type="character" w:styleId="CommentReference">
    <w:name w:val="annotation reference"/>
    <w:basedOn w:val="DefaultParagraphFont"/>
    <w:uiPriority w:val="99"/>
    <w:semiHidden/>
    <w:unhideWhenUsed/>
    <w:rsid w:val="00B37F95"/>
    <w:rPr>
      <w:sz w:val="16"/>
      <w:szCs w:val="16"/>
    </w:rPr>
  </w:style>
  <w:style w:type="paragraph" w:styleId="CommentText">
    <w:name w:val="annotation text"/>
    <w:basedOn w:val="Normal"/>
    <w:link w:val="CommentTextChar"/>
    <w:uiPriority w:val="99"/>
    <w:semiHidden/>
    <w:unhideWhenUsed/>
    <w:rsid w:val="00B37F95"/>
    <w:pPr>
      <w:spacing w:line="240" w:lineRule="auto"/>
    </w:pPr>
    <w:rPr>
      <w:sz w:val="20"/>
      <w:szCs w:val="20"/>
    </w:rPr>
  </w:style>
  <w:style w:type="character" w:customStyle="1" w:styleId="CommentTextChar">
    <w:name w:val="Comment Text Char"/>
    <w:basedOn w:val="DefaultParagraphFont"/>
    <w:link w:val="CommentText"/>
    <w:uiPriority w:val="99"/>
    <w:semiHidden/>
    <w:rsid w:val="00B37F95"/>
    <w:rPr>
      <w:sz w:val="20"/>
      <w:szCs w:val="20"/>
    </w:rPr>
  </w:style>
  <w:style w:type="paragraph" w:styleId="CommentSubject">
    <w:name w:val="annotation subject"/>
    <w:basedOn w:val="CommentText"/>
    <w:next w:val="CommentText"/>
    <w:link w:val="CommentSubjectChar"/>
    <w:uiPriority w:val="99"/>
    <w:semiHidden/>
    <w:unhideWhenUsed/>
    <w:rsid w:val="00B37F95"/>
    <w:rPr>
      <w:b/>
      <w:bCs/>
    </w:rPr>
  </w:style>
  <w:style w:type="character" w:customStyle="1" w:styleId="CommentSubjectChar">
    <w:name w:val="Comment Subject Char"/>
    <w:basedOn w:val="CommentTextChar"/>
    <w:link w:val="CommentSubject"/>
    <w:uiPriority w:val="99"/>
    <w:semiHidden/>
    <w:rsid w:val="00B37F95"/>
    <w:rPr>
      <w:b/>
      <w:bCs/>
      <w:sz w:val="20"/>
      <w:szCs w:val="20"/>
    </w:rPr>
  </w:style>
  <w:style w:type="table" w:styleId="LightShading">
    <w:name w:val="Light Shading"/>
    <w:basedOn w:val="TableNormal"/>
    <w:uiPriority w:val="60"/>
    <w:rsid w:val="00E5128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FollowedHyperlink">
    <w:name w:val="FollowedHyperlink"/>
    <w:basedOn w:val="DefaultParagraphFont"/>
    <w:uiPriority w:val="99"/>
    <w:semiHidden/>
    <w:unhideWhenUsed/>
    <w:rsid w:val="0069770A"/>
    <w:rPr>
      <w:color w:val="919191" w:themeColor="followedHyperlink"/>
      <w:u w:val="single"/>
    </w:rPr>
  </w:style>
  <w:style w:type="paragraph" w:styleId="NormalWeb">
    <w:name w:val="Normal (Web)"/>
    <w:basedOn w:val="Normal"/>
    <w:uiPriority w:val="99"/>
    <w:unhideWhenUsed/>
    <w:rsid w:val="00347C94"/>
    <w:pPr>
      <w:spacing w:before="100" w:beforeAutospacing="1" w:after="100" w:afterAutospacing="1" w:line="240" w:lineRule="auto"/>
    </w:pPr>
    <w:rPr>
      <w:rFonts w:ascii="Times New Roman" w:eastAsiaTheme="minorEastAsia" w:hAnsi="Times New Roman" w:cs="Times New Roman"/>
      <w:sz w:val="24"/>
      <w:szCs w:val="24"/>
    </w:rPr>
  </w:style>
  <w:style w:type="paragraph" w:styleId="Revision">
    <w:name w:val="Revision"/>
    <w:hidden/>
    <w:uiPriority w:val="99"/>
    <w:semiHidden/>
    <w:rsid w:val="00054D21"/>
    <w:pPr>
      <w:spacing w:after="0" w:line="240" w:lineRule="auto"/>
    </w:pPr>
  </w:style>
  <w:style w:type="character" w:customStyle="1" w:styleId="apple-converted-space">
    <w:name w:val="apple-converted-space"/>
    <w:basedOn w:val="DefaultParagraphFont"/>
    <w:rsid w:val="0062499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21618621">
      <w:bodyDiv w:val="1"/>
      <w:marLeft w:val="0"/>
      <w:marRight w:val="0"/>
      <w:marTop w:val="0"/>
      <w:marBottom w:val="0"/>
      <w:divBdr>
        <w:top w:val="none" w:sz="0" w:space="0" w:color="auto"/>
        <w:left w:val="none" w:sz="0" w:space="0" w:color="auto"/>
        <w:bottom w:val="none" w:sz="0" w:space="0" w:color="auto"/>
        <w:right w:val="none" w:sz="0" w:space="0" w:color="auto"/>
      </w:divBdr>
      <w:divsChild>
        <w:div w:id="350228844">
          <w:marLeft w:val="0"/>
          <w:marRight w:val="0"/>
          <w:marTop w:val="0"/>
          <w:marBottom w:val="0"/>
          <w:divBdr>
            <w:top w:val="none" w:sz="0" w:space="0" w:color="auto"/>
            <w:left w:val="none" w:sz="0" w:space="0" w:color="auto"/>
            <w:bottom w:val="none" w:sz="0" w:space="0" w:color="auto"/>
            <w:right w:val="none" w:sz="0" w:space="0" w:color="auto"/>
          </w:divBdr>
        </w:div>
        <w:div w:id="1053894972">
          <w:marLeft w:val="0"/>
          <w:marRight w:val="0"/>
          <w:marTop w:val="0"/>
          <w:marBottom w:val="0"/>
          <w:divBdr>
            <w:top w:val="none" w:sz="0" w:space="0" w:color="auto"/>
            <w:left w:val="none" w:sz="0" w:space="0" w:color="auto"/>
            <w:bottom w:val="none" w:sz="0" w:space="0" w:color="auto"/>
            <w:right w:val="none" w:sz="0" w:space="0" w:color="auto"/>
          </w:divBdr>
          <w:divsChild>
            <w:div w:id="1156722298">
              <w:marLeft w:val="0"/>
              <w:marRight w:val="0"/>
              <w:marTop w:val="0"/>
              <w:marBottom w:val="0"/>
              <w:divBdr>
                <w:top w:val="none" w:sz="0" w:space="0" w:color="auto"/>
                <w:left w:val="none" w:sz="0" w:space="0" w:color="auto"/>
                <w:bottom w:val="none" w:sz="0" w:space="0" w:color="auto"/>
                <w:right w:val="none" w:sz="0" w:space="0" w:color="auto"/>
              </w:divBdr>
              <w:divsChild>
                <w:div w:id="201285613">
                  <w:marLeft w:val="0"/>
                  <w:marRight w:val="0"/>
                  <w:marTop w:val="0"/>
                  <w:marBottom w:val="0"/>
                  <w:divBdr>
                    <w:top w:val="none" w:sz="0" w:space="0" w:color="auto"/>
                    <w:left w:val="none" w:sz="0" w:space="0" w:color="auto"/>
                    <w:bottom w:val="none" w:sz="0" w:space="0" w:color="auto"/>
                    <w:right w:val="none" w:sz="0" w:space="0" w:color="auto"/>
                  </w:divBdr>
                  <w:divsChild>
                    <w:div w:id="154422063">
                      <w:marLeft w:val="0"/>
                      <w:marRight w:val="0"/>
                      <w:marTop w:val="0"/>
                      <w:marBottom w:val="0"/>
                      <w:divBdr>
                        <w:top w:val="none" w:sz="0" w:space="0" w:color="auto"/>
                        <w:left w:val="none" w:sz="0" w:space="0" w:color="auto"/>
                        <w:bottom w:val="none" w:sz="0" w:space="0" w:color="auto"/>
                        <w:right w:val="none" w:sz="0" w:space="0" w:color="auto"/>
                      </w:divBdr>
                      <w:divsChild>
                        <w:div w:id="952900386">
                          <w:marLeft w:val="0"/>
                          <w:marRight w:val="0"/>
                          <w:marTop w:val="0"/>
                          <w:marBottom w:val="0"/>
                          <w:divBdr>
                            <w:top w:val="none" w:sz="0" w:space="0" w:color="auto"/>
                            <w:left w:val="none" w:sz="0" w:space="0" w:color="auto"/>
                            <w:bottom w:val="none" w:sz="0" w:space="0" w:color="auto"/>
                            <w:right w:val="none" w:sz="0" w:space="0" w:color="auto"/>
                          </w:divBdr>
                          <w:divsChild>
                            <w:div w:id="409691334">
                              <w:marLeft w:val="0"/>
                              <w:marRight w:val="0"/>
                              <w:marTop w:val="0"/>
                              <w:marBottom w:val="0"/>
                              <w:divBdr>
                                <w:top w:val="none" w:sz="0" w:space="0" w:color="auto"/>
                                <w:left w:val="none" w:sz="0" w:space="0" w:color="auto"/>
                                <w:bottom w:val="none" w:sz="0" w:space="0" w:color="auto"/>
                                <w:right w:val="none" w:sz="0" w:space="0" w:color="auto"/>
                              </w:divBdr>
                              <w:divsChild>
                                <w:div w:id="1109205588">
                                  <w:marLeft w:val="0"/>
                                  <w:marRight w:val="0"/>
                                  <w:marTop w:val="0"/>
                                  <w:marBottom w:val="0"/>
                                  <w:divBdr>
                                    <w:top w:val="none" w:sz="0" w:space="0" w:color="auto"/>
                                    <w:left w:val="none" w:sz="0" w:space="0" w:color="auto"/>
                                    <w:bottom w:val="none" w:sz="0" w:space="0" w:color="auto"/>
                                    <w:right w:val="none" w:sz="0" w:space="0" w:color="auto"/>
                                  </w:divBdr>
                                  <w:divsChild>
                                    <w:div w:id="1795756762">
                                      <w:marLeft w:val="0"/>
                                      <w:marRight w:val="0"/>
                                      <w:marTop w:val="0"/>
                                      <w:marBottom w:val="0"/>
                                      <w:divBdr>
                                        <w:top w:val="none" w:sz="0" w:space="0" w:color="auto"/>
                                        <w:left w:val="none" w:sz="0" w:space="0" w:color="auto"/>
                                        <w:bottom w:val="none" w:sz="0" w:space="0" w:color="auto"/>
                                        <w:right w:val="none" w:sz="0" w:space="0" w:color="auto"/>
                                      </w:divBdr>
                                      <w:divsChild>
                                        <w:div w:id="312832132">
                                          <w:marLeft w:val="0"/>
                                          <w:marRight w:val="0"/>
                                          <w:marTop w:val="0"/>
                                          <w:marBottom w:val="0"/>
                                          <w:divBdr>
                                            <w:top w:val="none" w:sz="0" w:space="0" w:color="auto"/>
                                            <w:left w:val="none" w:sz="0" w:space="0" w:color="auto"/>
                                            <w:bottom w:val="none" w:sz="0" w:space="0" w:color="auto"/>
                                            <w:right w:val="none" w:sz="0" w:space="0" w:color="auto"/>
                                          </w:divBdr>
                                          <w:divsChild>
                                            <w:div w:id="454759724">
                                              <w:marLeft w:val="0"/>
                                              <w:marRight w:val="0"/>
                                              <w:marTop w:val="0"/>
                                              <w:marBottom w:val="0"/>
                                              <w:divBdr>
                                                <w:top w:val="none" w:sz="0" w:space="0" w:color="auto"/>
                                                <w:left w:val="none" w:sz="0" w:space="0" w:color="auto"/>
                                                <w:bottom w:val="none" w:sz="0" w:space="0" w:color="auto"/>
                                                <w:right w:val="none" w:sz="0" w:space="0" w:color="auto"/>
                                              </w:divBdr>
                                              <w:divsChild>
                                                <w:div w:id="993293230">
                                                  <w:marLeft w:val="0"/>
                                                  <w:marRight w:val="0"/>
                                                  <w:marTop w:val="0"/>
                                                  <w:marBottom w:val="0"/>
                                                  <w:divBdr>
                                                    <w:top w:val="none" w:sz="0" w:space="0" w:color="auto"/>
                                                    <w:left w:val="none" w:sz="0" w:space="0" w:color="auto"/>
                                                    <w:bottom w:val="none" w:sz="0" w:space="0" w:color="auto"/>
                                                    <w:right w:val="none" w:sz="0" w:space="0" w:color="auto"/>
                                                  </w:divBdr>
                                                  <w:divsChild>
                                                    <w:div w:id="2115053750">
                                                      <w:marLeft w:val="0"/>
                                                      <w:marRight w:val="0"/>
                                                      <w:marTop w:val="0"/>
                                                      <w:marBottom w:val="0"/>
                                                      <w:divBdr>
                                                        <w:top w:val="none" w:sz="0" w:space="0" w:color="auto"/>
                                                        <w:left w:val="none" w:sz="0" w:space="0" w:color="auto"/>
                                                        <w:bottom w:val="none" w:sz="0" w:space="0" w:color="auto"/>
                                                        <w:right w:val="none" w:sz="0" w:space="0" w:color="auto"/>
                                                      </w:divBdr>
                                                      <w:divsChild>
                                                        <w:div w:id="965769447">
                                                          <w:marLeft w:val="0"/>
                                                          <w:marRight w:val="0"/>
                                                          <w:marTop w:val="0"/>
                                                          <w:marBottom w:val="0"/>
                                                          <w:divBdr>
                                                            <w:top w:val="none" w:sz="0" w:space="0" w:color="auto"/>
                                                            <w:left w:val="none" w:sz="0" w:space="0" w:color="auto"/>
                                                            <w:bottom w:val="none" w:sz="0" w:space="0" w:color="auto"/>
                                                            <w:right w:val="none" w:sz="0" w:space="0" w:color="auto"/>
                                                          </w:divBdr>
                                                          <w:divsChild>
                                                            <w:div w:id="36706077">
                                                              <w:marLeft w:val="0"/>
                                                              <w:marRight w:val="0"/>
                                                              <w:marTop w:val="0"/>
                                                              <w:marBottom w:val="0"/>
                                                              <w:divBdr>
                                                                <w:top w:val="none" w:sz="0" w:space="0" w:color="auto"/>
                                                                <w:left w:val="none" w:sz="0" w:space="0" w:color="auto"/>
                                                                <w:bottom w:val="none" w:sz="0" w:space="0" w:color="auto"/>
                                                                <w:right w:val="none" w:sz="0" w:space="0" w:color="auto"/>
                                                              </w:divBdr>
                                                              <w:divsChild>
                                                                <w:div w:id="482738522">
                                                                  <w:marLeft w:val="0"/>
                                                                  <w:marRight w:val="0"/>
                                                                  <w:marTop w:val="0"/>
                                                                  <w:marBottom w:val="0"/>
                                                                  <w:divBdr>
                                                                    <w:top w:val="none" w:sz="0" w:space="0" w:color="auto"/>
                                                                    <w:left w:val="none" w:sz="0" w:space="0" w:color="auto"/>
                                                                    <w:bottom w:val="none" w:sz="0" w:space="0" w:color="auto"/>
                                                                    <w:right w:val="none" w:sz="0" w:space="0" w:color="auto"/>
                                                                  </w:divBdr>
                                                                  <w:divsChild>
                                                                    <w:div w:id="1720126286">
                                                                      <w:marLeft w:val="0"/>
                                                                      <w:marRight w:val="0"/>
                                                                      <w:marTop w:val="0"/>
                                                                      <w:marBottom w:val="0"/>
                                                                      <w:divBdr>
                                                                        <w:top w:val="none" w:sz="0" w:space="0" w:color="auto"/>
                                                                        <w:left w:val="none" w:sz="0" w:space="0" w:color="auto"/>
                                                                        <w:bottom w:val="none" w:sz="0" w:space="0" w:color="auto"/>
                                                                        <w:right w:val="none" w:sz="0" w:space="0" w:color="auto"/>
                                                                      </w:divBdr>
                                                                      <w:divsChild>
                                                                        <w:div w:id="1304196526">
                                                                          <w:marLeft w:val="0"/>
                                                                          <w:marRight w:val="0"/>
                                                                          <w:marTop w:val="0"/>
                                                                          <w:marBottom w:val="0"/>
                                                                          <w:divBdr>
                                                                            <w:top w:val="none" w:sz="0" w:space="0" w:color="auto"/>
                                                                            <w:left w:val="none" w:sz="0" w:space="0" w:color="auto"/>
                                                                            <w:bottom w:val="none" w:sz="0" w:space="0" w:color="auto"/>
                                                                            <w:right w:val="none" w:sz="0" w:space="0" w:color="auto"/>
                                                                          </w:divBdr>
                                                                          <w:divsChild>
                                                                            <w:div w:id="1179462879">
                                                                              <w:marLeft w:val="0"/>
                                                                              <w:marRight w:val="0"/>
                                                                              <w:marTop w:val="0"/>
                                                                              <w:marBottom w:val="0"/>
                                                                              <w:divBdr>
                                                                                <w:top w:val="none" w:sz="0" w:space="0" w:color="auto"/>
                                                                                <w:left w:val="none" w:sz="0" w:space="0" w:color="auto"/>
                                                                                <w:bottom w:val="none" w:sz="0" w:space="0" w:color="auto"/>
                                                                                <w:right w:val="none" w:sz="0" w:space="0" w:color="auto"/>
                                                                              </w:divBdr>
                                                                              <w:divsChild>
                                                                                <w:div w:id="650133241">
                                                                                  <w:marLeft w:val="0"/>
                                                                                  <w:marRight w:val="0"/>
                                                                                  <w:marTop w:val="0"/>
                                                                                  <w:marBottom w:val="0"/>
                                                                                  <w:divBdr>
                                                                                    <w:top w:val="none" w:sz="0" w:space="0" w:color="auto"/>
                                                                                    <w:left w:val="none" w:sz="0" w:space="0" w:color="auto"/>
                                                                                    <w:bottom w:val="none" w:sz="0" w:space="0" w:color="auto"/>
                                                                                    <w:right w:val="none" w:sz="0" w:space="0" w:color="auto"/>
                                                                                  </w:divBdr>
                                                                                  <w:divsChild>
                                                                                    <w:div w:id="1642922316">
                                                                                      <w:marLeft w:val="0"/>
                                                                                      <w:marRight w:val="0"/>
                                                                                      <w:marTop w:val="0"/>
                                                                                      <w:marBottom w:val="0"/>
                                                                                      <w:divBdr>
                                                                                        <w:top w:val="none" w:sz="0" w:space="0" w:color="auto"/>
                                                                                        <w:left w:val="none" w:sz="0" w:space="0" w:color="auto"/>
                                                                                        <w:bottom w:val="none" w:sz="0" w:space="0" w:color="auto"/>
                                                                                        <w:right w:val="none" w:sz="0" w:space="0" w:color="auto"/>
                                                                                      </w:divBdr>
                                                                                      <w:divsChild>
                                                                                        <w:div w:id="1125931007">
                                                                                          <w:marLeft w:val="0"/>
                                                                                          <w:marRight w:val="0"/>
                                                                                          <w:marTop w:val="0"/>
                                                                                          <w:marBottom w:val="0"/>
                                                                                          <w:divBdr>
                                                                                            <w:top w:val="none" w:sz="0" w:space="0" w:color="auto"/>
                                                                                            <w:left w:val="none" w:sz="0" w:space="0" w:color="auto"/>
                                                                                            <w:bottom w:val="none" w:sz="0" w:space="0" w:color="auto"/>
                                                                                            <w:right w:val="none" w:sz="0" w:space="0" w:color="auto"/>
                                                                                          </w:divBdr>
                                                                                          <w:divsChild>
                                                                                            <w:div w:id="822039198">
                                                                                              <w:marLeft w:val="0"/>
                                                                                              <w:marRight w:val="0"/>
                                                                                              <w:marTop w:val="0"/>
                                                                                              <w:marBottom w:val="0"/>
                                                                                              <w:divBdr>
                                                                                                <w:top w:val="none" w:sz="0" w:space="0" w:color="auto"/>
                                                                                                <w:left w:val="none" w:sz="0" w:space="0" w:color="auto"/>
                                                                                                <w:bottom w:val="none" w:sz="0" w:space="0" w:color="auto"/>
                                                                                                <w:right w:val="none" w:sz="0" w:space="0" w:color="auto"/>
                                                                                              </w:divBdr>
                                                                                            </w:div>
                                                                                            <w:div w:id="1915042885">
                                                                                              <w:marLeft w:val="0"/>
                                                                                              <w:marRight w:val="0"/>
                                                                                              <w:marTop w:val="0"/>
                                                                                              <w:marBottom w:val="0"/>
                                                                                              <w:divBdr>
                                                                                                <w:top w:val="none" w:sz="0" w:space="0" w:color="auto"/>
                                                                                                <w:left w:val="none" w:sz="0" w:space="0" w:color="auto"/>
                                                                                                <w:bottom w:val="none" w:sz="0" w:space="0" w:color="auto"/>
                                                                                                <w:right w:val="none" w:sz="0" w:space="0" w:color="auto"/>
                                                                                              </w:divBdr>
                                                                                              <w:divsChild>
                                                                                                <w:div w:id="20085670">
                                                                                                  <w:marLeft w:val="0"/>
                                                                                                  <w:marRight w:val="0"/>
                                                                                                  <w:marTop w:val="0"/>
                                                                                                  <w:marBottom w:val="0"/>
                                                                                                  <w:divBdr>
                                                                                                    <w:top w:val="none" w:sz="0" w:space="0" w:color="auto"/>
                                                                                                    <w:left w:val="none" w:sz="0" w:space="0" w:color="auto"/>
                                                                                                    <w:bottom w:val="none" w:sz="0" w:space="0" w:color="auto"/>
                                                                                                    <w:right w:val="none" w:sz="0" w:space="0" w:color="auto"/>
                                                                                                  </w:divBdr>
                                                                                                  <w:divsChild>
                                                                                                    <w:div w:id="731120415">
                                                                                                      <w:marLeft w:val="0"/>
                                                                                                      <w:marRight w:val="0"/>
                                                                                                      <w:marTop w:val="0"/>
                                                                                                      <w:marBottom w:val="0"/>
                                                                                                      <w:divBdr>
                                                                                                        <w:top w:val="none" w:sz="0" w:space="0" w:color="auto"/>
                                                                                                        <w:left w:val="none" w:sz="0" w:space="0" w:color="auto"/>
                                                                                                        <w:bottom w:val="none" w:sz="0" w:space="0" w:color="auto"/>
                                                                                                        <w:right w:val="none" w:sz="0" w:space="0" w:color="auto"/>
                                                                                                      </w:divBdr>
                                                                                                      <w:divsChild>
                                                                                                        <w:div w:id="941910544">
                                                                                                          <w:marLeft w:val="0"/>
                                                                                                          <w:marRight w:val="0"/>
                                                                                                          <w:marTop w:val="0"/>
                                                                                                          <w:marBottom w:val="0"/>
                                                                                                          <w:divBdr>
                                                                                                            <w:top w:val="none" w:sz="0" w:space="0" w:color="auto"/>
                                                                                                            <w:left w:val="none" w:sz="0" w:space="0" w:color="auto"/>
                                                                                                            <w:bottom w:val="none" w:sz="0" w:space="0" w:color="auto"/>
                                                                                                            <w:right w:val="none" w:sz="0" w:space="0" w:color="auto"/>
                                                                                                          </w:divBdr>
                                                                                                          <w:divsChild>
                                                                                                            <w:div w:id="752167534">
                                                                                                              <w:marLeft w:val="0"/>
                                                                                                              <w:marRight w:val="0"/>
                                                                                                              <w:marTop w:val="0"/>
                                                                                                              <w:marBottom w:val="0"/>
                                                                                                              <w:divBdr>
                                                                                                                <w:top w:val="none" w:sz="0" w:space="0" w:color="auto"/>
                                                                                                                <w:left w:val="none" w:sz="0" w:space="0" w:color="auto"/>
                                                                                                                <w:bottom w:val="none" w:sz="0" w:space="0" w:color="auto"/>
                                                                                                                <w:right w:val="none" w:sz="0" w:space="0" w:color="auto"/>
                                                                                                              </w:divBdr>
                                                                                                              <w:divsChild>
                                                                                                                <w:div w:id="1278640074">
                                                                                                                  <w:marLeft w:val="0"/>
                                                                                                                  <w:marRight w:val="0"/>
                                                                                                                  <w:marTop w:val="0"/>
                                                                                                                  <w:marBottom w:val="0"/>
                                                                                                                  <w:divBdr>
                                                                                                                    <w:top w:val="none" w:sz="0" w:space="0" w:color="auto"/>
                                                                                                                    <w:left w:val="none" w:sz="0" w:space="0" w:color="auto"/>
                                                                                                                    <w:bottom w:val="none" w:sz="0" w:space="0" w:color="auto"/>
                                                                                                                    <w:right w:val="none" w:sz="0" w:space="0" w:color="auto"/>
                                                                                                                  </w:divBdr>
                                                                                                                  <w:divsChild>
                                                                                                                    <w:div w:id="871918452">
                                                                                                                      <w:marLeft w:val="0"/>
                                                                                                                      <w:marRight w:val="0"/>
                                                                                                                      <w:marTop w:val="0"/>
                                                                                                                      <w:marBottom w:val="0"/>
                                                                                                                      <w:divBdr>
                                                                                                                        <w:top w:val="none" w:sz="0" w:space="0" w:color="auto"/>
                                                                                                                        <w:left w:val="none" w:sz="0" w:space="0" w:color="auto"/>
                                                                                                                        <w:bottom w:val="none" w:sz="0" w:space="0" w:color="auto"/>
                                                                                                                        <w:right w:val="none" w:sz="0" w:space="0" w:color="auto"/>
                                                                                                                      </w:divBdr>
                                                                                                                      <w:divsChild>
                                                                                                                        <w:div w:id="1037898721">
                                                                                                                          <w:marLeft w:val="0"/>
                                                                                                                          <w:marRight w:val="0"/>
                                                                                                                          <w:marTop w:val="0"/>
                                                                                                                          <w:marBottom w:val="0"/>
                                                                                                                          <w:divBdr>
                                                                                                                            <w:top w:val="none" w:sz="0" w:space="0" w:color="auto"/>
                                                                                                                            <w:left w:val="none" w:sz="0" w:space="0" w:color="auto"/>
                                                                                                                            <w:bottom w:val="none" w:sz="0" w:space="0" w:color="auto"/>
                                                                                                                            <w:right w:val="none" w:sz="0" w:space="0" w:color="auto"/>
                                                                                                                          </w:divBdr>
                                                                                                                          <w:divsChild>
                                                                                                                            <w:div w:id="1735007103">
                                                                                                                              <w:marLeft w:val="0"/>
                                                                                                                              <w:marRight w:val="0"/>
                                                                                                                              <w:marTop w:val="0"/>
                                                                                                                              <w:marBottom w:val="0"/>
                                                                                                                              <w:divBdr>
                                                                                                                                <w:top w:val="none" w:sz="0" w:space="0" w:color="auto"/>
                                                                                                                                <w:left w:val="none" w:sz="0" w:space="0" w:color="auto"/>
                                                                                                                                <w:bottom w:val="none" w:sz="0" w:space="0" w:color="auto"/>
                                                                                                                                <w:right w:val="none" w:sz="0" w:space="0" w:color="auto"/>
                                                                                                                              </w:divBdr>
                                                                                                                              <w:divsChild>
                                                                                                                                <w:div w:id="1330015862">
                                                                                                                                  <w:marLeft w:val="0"/>
                                                                                                                                  <w:marRight w:val="0"/>
                                                                                                                                  <w:marTop w:val="0"/>
                                                                                                                                  <w:marBottom w:val="0"/>
                                                                                                                                  <w:divBdr>
                                                                                                                                    <w:top w:val="none" w:sz="0" w:space="0" w:color="auto"/>
                                                                                                                                    <w:left w:val="none" w:sz="0" w:space="0" w:color="auto"/>
                                                                                                                                    <w:bottom w:val="none" w:sz="0" w:space="0" w:color="auto"/>
                                                                                                                                    <w:right w:val="none" w:sz="0" w:space="0" w:color="auto"/>
                                                                                                                                  </w:divBdr>
                                                                                                                                  <w:divsChild>
                                                                                                                                    <w:div w:id="2134715116">
                                                                                                                                      <w:marLeft w:val="0"/>
                                                                                                                                      <w:marRight w:val="0"/>
                                                                                                                                      <w:marTop w:val="0"/>
                                                                                                                                      <w:marBottom w:val="0"/>
                                                                                                                                      <w:divBdr>
                                                                                                                                        <w:top w:val="none" w:sz="0" w:space="0" w:color="auto"/>
                                                                                                                                        <w:left w:val="none" w:sz="0" w:space="0" w:color="auto"/>
                                                                                                                                        <w:bottom w:val="none" w:sz="0" w:space="0" w:color="auto"/>
                                                                                                                                        <w:right w:val="none" w:sz="0" w:space="0" w:color="auto"/>
                                                                                                                                      </w:divBdr>
                                                                                                                                      <w:divsChild>
                                                                                                                                        <w:div w:id="1498689066">
                                                                                                                                          <w:marLeft w:val="0"/>
                                                                                                                                          <w:marRight w:val="0"/>
                                                                                                                                          <w:marTop w:val="0"/>
                                                                                                                                          <w:marBottom w:val="0"/>
                                                                                                                                          <w:divBdr>
                                                                                                                                            <w:top w:val="none" w:sz="0" w:space="0" w:color="auto"/>
                                                                                                                                            <w:left w:val="none" w:sz="0" w:space="0" w:color="auto"/>
                                                                                                                                            <w:bottom w:val="none" w:sz="0" w:space="0" w:color="auto"/>
                                                                                                                                            <w:right w:val="none" w:sz="0" w:space="0" w:color="auto"/>
                                                                                                                                          </w:divBdr>
                                                                                                                                          <w:divsChild>
                                                                                                                                            <w:div w:id="2065792181">
                                                                                                                                              <w:marLeft w:val="0"/>
                                                                                                                                              <w:marRight w:val="0"/>
                                                                                                                                              <w:marTop w:val="0"/>
                                                                                                                                              <w:marBottom w:val="0"/>
                                                                                                                                              <w:divBdr>
                                                                                                                                                <w:top w:val="none" w:sz="0" w:space="0" w:color="auto"/>
                                                                                                                                                <w:left w:val="none" w:sz="0" w:space="0" w:color="auto"/>
                                                                                                                                                <w:bottom w:val="none" w:sz="0" w:space="0" w:color="auto"/>
                                                                                                                                                <w:right w:val="none" w:sz="0" w:space="0" w:color="auto"/>
                                                                                                                                              </w:divBdr>
                                                                                                                                              <w:divsChild>
                                                                                                                                                <w:div w:id="1523475177">
                                                                                                                                                  <w:marLeft w:val="0"/>
                                                                                                                                                  <w:marRight w:val="0"/>
                                                                                                                                                  <w:marTop w:val="0"/>
                                                                                                                                                  <w:marBottom w:val="0"/>
                                                                                                                                                  <w:divBdr>
                                                                                                                                                    <w:top w:val="none" w:sz="0" w:space="0" w:color="auto"/>
                                                                                                                                                    <w:left w:val="none" w:sz="0" w:space="0" w:color="auto"/>
                                                                                                                                                    <w:bottom w:val="none" w:sz="0" w:space="0" w:color="auto"/>
                                                                                                                                                    <w:right w:val="none" w:sz="0" w:space="0" w:color="auto"/>
                                                                                                                                                  </w:divBdr>
                                                                                                                                                  <w:divsChild>
                                                                                                                                                    <w:div w:id="158915">
                                                                                                                                                      <w:marLeft w:val="0"/>
                                                                                                                                                      <w:marRight w:val="0"/>
                                                                                                                                                      <w:marTop w:val="0"/>
                                                                                                                                                      <w:marBottom w:val="0"/>
                                                                                                                                                      <w:divBdr>
                                                                                                                                                        <w:top w:val="none" w:sz="0" w:space="0" w:color="auto"/>
                                                                                                                                                        <w:left w:val="none" w:sz="0" w:space="0" w:color="auto"/>
                                                                                                                                                        <w:bottom w:val="none" w:sz="0" w:space="0" w:color="auto"/>
                                                                                                                                                        <w:right w:val="none" w:sz="0" w:space="0" w:color="auto"/>
                                                                                                                                                      </w:divBdr>
                                                                                                                                                      <w:divsChild>
                                                                                                                                                        <w:div w:id="1401904655">
                                                                                                                                                          <w:marLeft w:val="0"/>
                                                                                                                                                          <w:marRight w:val="0"/>
                                                                                                                                                          <w:marTop w:val="0"/>
                                                                                                                                                          <w:marBottom w:val="0"/>
                                                                                                                                                          <w:divBdr>
                                                                                                                                                            <w:top w:val="none" w:sz="0" w:space="0" w:color="auto"/>
                                                                                                                                                            <w:left w:val="none" w:sz="0" w:space="0" w:color="auto"/>
                                                                                                                                                            <w:bottom w:val="none" w:sz="0" w:space="0" w:color="auto"/>
                                                                                                                                                            <w:right w:val="none" w:sz="0" w:space="0" w:color="auto"/>
                                                                                                                                                          </w:divBdr>
                                                                                                                                                          <w:divsChild>
                                                                                                                                                            <w:div w:id="110904501">
                                                                                                                                                              <w:marLeft w:val="0"/>
                                                                                                                                                              <w:marRight w:val="0"/>
                                                                                                                                                              <w:marTop w:val="0"/>
                                                                                                                                                              <w:marBottom w:val="0"/>
                                                                                                                                                              <w:divBdr>
                                                                                                                                                                <w:top w:val="none" w:sz="0" w:space="0" w:color="auto"/>
                                                                                                                                                                <w:left w:val="none" w:sz="0" w:space="0" w:color="auto"/>
                                                                                                                                                                <w:bottom w:val="none" w:sz="0" w:space="0" w:color="auto"/>
                                                                                                                                                                <w:right w:val="none" w:sz="0" w:space="0" w:color="auto"/>
                                                                                                                                                              </w:divBdr>
                                                                                                                                                              <w:divsChild>
                                                                                                                                                                <w:div w:id="632292511">
                                                                                                                                                                  <w:marLeft w:val="0"/>
                                                                                                                                                                  <w:marRight w:val="0"/>
                                                                                                                                                                  <w:marTop w:val="0"/>
                                                                                                                                                                  <w:marBottom w:val="0"/>
                                                                                                                                                                  <w:divBdr>
                                                                                                                                                                    <w:top w:val="none" w:sz="0" w:space="0" w:color="auto"/>
                                                                                                                                                                    <w:left w:val="none" w:sz="0" w:space="0" w:color="auto"/>
                                                                                                                                                                    <w:bottom w:val="none" w:sz="0" w:space="0" w:color="auto"/>
                                                                                                                                                                    <w:right w:val="none" w:sz="0" w:space="0" w:color="auto"/>
                                                                                                                                                                  </w:divBdr>
                                                                                                                                                                  <w:divsChild>
                                                                                                                                                                    <w:div w:id="134223176">
                                                                                                                                                                      <w:marLeft w:val="0"/>
                                                                                                                                                                      <w:marRight w:val="0"/>
                                                                                                                                                                      <w:marTop w:val="0"/>
                                                                                                                                                                      <w:marBottom w:val="0"/>
                                                                                                                                                                      <w:divBdr>
                                                                                                                                                                        <w:top w:val="none" w:sz="0" w:space="0" w:color="auto"/>
                                                                                                                                                                        <w:left w:val="none" w:sz="0" w:space="0" w:color="auto"/>
                                                                                                                                                                        <w:bottom w:val="none" w:sz="0" w:space="0" w:color="auto"/>
                                                                                                                                                                        <w:right w:val="none" w:sz="0" w:space="0" w:color="auto"/>
                                                                                                                                                                      </w:divBdr>
                                                                                                                                                                      <w:divsChild>
                                                                                                                                                                        <w:div w:id="1732919911">
                                                                                                                                                                          <w:marLeft w:val="0"/>
                                                                                                                                                                          <w:marRight w:val="0"/>
                                                                                                                                                                          <w:marTop w:val="0"/>
                                                                                                                                                                          <w:marBottom w:val="0"/>
                                                                                                                                                                          <w:divBdr>
                                                                                                                                                                            <w:top w:val="none" w:sz="0" w:space="0" w:color="auto"/>
                                                                                                                                                                            <w:left w:val="none" w:sz="0" w:space="0" w:color="auto"/>
                                                                                                                                                                            <w:bottom w:val="none" w:sz="0" w:space="0" w:color="auto"/>
                                                                                                                                                                            <w:right w:val="none" w:sz="0" w:space="0" w:color="auto"/>
                                                                                                                                                                          </w:divBdr>
                                                                                                                                                                          <w:divsChild>
                                                                                                                                                                            <w:div w:id="1453402600">
                                                                                                                                                                              <w:marLeft w:val="0"/>
                                                                                                                                                                              <w:marRight w:val="0"/>
                                                                                                                                                                              <w:marTop w:val="0"/>
                                                                                                                                                                              <w:marBottom w:val="0"/>
                                                                                                                                                                              <w:divBdr>
                                                                                                                                                                                <w:top w:val="none" w:sz="0" w:space="0" w:color="auto"/>
                                                                                                                                                                                <w:left w:val="none" w:sz="0" w:space="0" w:color="auto"/>
                                                                                                                                                                                <w:bottom w:val="none" w:sz="0" w:space="0" w:color="auto"/>
                                                                                                                                                                                <w:right w:val="none" w:sz="0" w:space="0" w:color="auto"/>
                                                                                                                                                                              </w:divBdr>
                                                                                                                                                                              <w:divsChild>
                                                                                                                                                                                <w:div w:id="1478179297">
                                                                                                                                                                                  <w:marLeft w:val="0"/>
                                                                                                                                                                                  <w:marRight w:val="0"/>
                                                                                                                                                                                  <w:marTop w:val="0"/>
                                                                                                                                                                                  <w:marBottom w:val="0"/>
                                                                                                                                                                                  <w:divBdr>
                                                                                                                                                                                    <w:top w:val="none" w:sz="0" w:space="0" w:color="auto"/>
                                                                                                                                                                                    <w:left w:val="none" w:sz="0" w:space="0" w:color="auto"/>
                                                                                                                                                                                    <w:bottom w:val="none" w:sz="0" w:space="0" w:color="auto"/>
                                                                                                                                                                                    <w:right w:val="none" w:sz="0" w:space="0" w:color="auto"/>
                                                                                                                                                                                  </w:divBdr>
                                                                                                                                                                                  <w:divsChild>
                                                                                                                                                                                    <w:div w:id="2035615287">
                                                                                                                                                                                      <w:marLeft w:val="0"/>
                                                                                                                                                                                      <w:marRight w:val="0"/>
                                                                                                                                                                                      <w:marTop w:val="0"/>
                                                                                                                                                                                      <w:marBottom w:val="0"/>
                                                                                                                                                                                      <w:divBdr>
                                                                                                                                                                                        <w:top w:val="none" w:sz="0" w:space="0" w:color="auto"/>
                                                                                                                                                                                        <w:left w:val="none" w:sz="0" w:space="0" w:color="auto"/>
                                                                                                                                                                                        <w:bottom w:val="none" w:sz="0" w:space="0" w:color="auto"/>
                                                                                                                                                                                        <w:right w:val="none" w:sz="0" w:space="0" w:color="auto"/>
                                                                                                                                                                                      </w:divBdr>
                                                                                                                                                                                      <w:divsChild>
                                                                                                                                                                                        <w:div w:id="691684613">
                                                                                                                                                                                          <w:marLeft w:val="0"/>
                                                                                                                                                                                          <w:marRight w:val="0"/>
                                                                                                                                                                                          <w:marTop w:val="0"/>
                                                                                                                                                                                          <w:marBottom w:val="0"/>
                                                                                                                                                                                          <w:divBdr>
                                                                                                                                                                                            <w:top w:val="none" w:sz="0" w:space="0" w:color="auto"/>
                                                                                                                                                                                            <w:left w:val="none" w:sz="0" w:space="0" w:color="auto"/>
                                                                                                                                                                                            <w:bottom w:val="none" w:sz="0" w:space="0" w:color="auto"/>
                                                                                                                                                                                            <w:right w:val="none" w:sz="0" w:space="0" w:color="auto"/>
                                                                                                                                                                                          </w:divBdr>
                                                                                                                                                                                          <w:divsChild>
                                                                                                                                                                                            <w:div w:id="915365259">
                                                                                                                                                                                              <w:marLeft w:val="0"/>
                                                                                                                                                                                              <w:marRight w:val="0"/>
                                                                                                                                                                                              <w:marTop w:val="0"/>
                                                                                                                                                                                              <w:marBottom w:val="0"/>
                                                                                                                                                                                              <w:divBdr>
                                                                                                                                                                                                <w:top w:val="none" w:sz="0" w:space="0" w:color="auto"/>
                                                                                                                                                                                                <w:left w:val="none" w:sz="0" w:space="0" w:color="auto"/>
                                                                                                                                                                                                <w:bottom w:val="none" w:sz="0" w:space="0" w:color="auto"/>
                                                                                                                                                                                                <w:right w:val="none" w:sz="0" w:space="0" w:color="auto"/>
                                                                                                                                                                                              </w:divBdr>
                                                                                                                                                                                              <w:divsChild>
                                                                                                                                                                                                <w:div w:id="992487146">
                                                                                                                                                                                                  <w:marLeft w:val="0"/>
                                                                                                                                                                                                  <w:marRight w:val="0"/>
                                                                                                                                                                                                  <w:marTop w:val="0"/>
                                                                                                                                                                                                  <w:marBottom w:val="0"/>
                                                                                                                                                                                                  <w:divBdr>
                                                                                                                                                                                                    <w:top w:val="none" w:sz="0" w:space="0" w:color="auto"/>
                                                                                                                                                                                                    <w:left w:val="none" w:sz="0" w:space="0" w:color="auto"/>
                                                                                                                                                                                                    <w:bottom w:val="none" w:sz="0" w:space="0" w:color="auto"/>
                                                                                                                                                                                                    <w:right w:val="none" w:sz="0" w:space="0" w:color="auto"/>
                                                                                                                                                                                                  </w:divBdr>
                                                                                                                                                                                                  <w:divsChild>
                                                                                                                                                                                                    <w:div w:id="1588730512">
                                                                                                                                                                                                      <w:marLeft w:val="0"/>
                                                                                                                                                                                                      <w:marRight w:val="0"/>
                                                                                                                                                                                                      <w:marTop w:val="0"/>
                                                                                                                                                                                                      <w:marBottom w:val="0"/>
                                                                                                                                                                                                      <w:divBdr>
                                                                                                                                                                                                        <w:top w:val="none" w:sz="0" w:space="0" w:color="auto"/>
                                                                                                                                                                                                        <w:left w:val="none" w:sz="0" w:space="0" w:color="auto"/>
                                                                                                                                                                                                        <w:bottom w:val="none" w:sz="0" w:space="0" w:color="auto"/>
                                                                                                                                                                                                        <w:right w:val="none" w:sz="0" w:space="0" w:color="auto"/>
                                                                                                                                                                                                      </w:divBdr>
                                                                                                                                                                                                      <w:divsChild>
                                                                                                                                                                                                        <w:div w:id="1529099198">
                                                                                                                                                                                                          <w:marLeft w:val="0"/>
                                                                                                                                                                                                          <w:marRight w:val="0"/>
                                                                                                                                                                                                          <w:marTop w:val="0"/>
                                                                                                                                                                                                          <w:marBottom w:val="0"/>
                                                                                                                                                                                                          <w:divBdr>
                                                                                                                                                                                                            <w:top w:val="none" w:sz="0" w:space="0" w:color="auto"/>
                                                                                                                                                                                                            <w:left w:val="none" w:sz="0" w:space="0" w:color="auto"/>
                                                                                                                                                                                                            <w:bottom w:val="none" w:sz="0" w:space="0" w:color="auto"/>
                                                                                                                                                                                                            <w:right w:val="none" w:sz="0" w:space="0" w:color="auto"/>
                                                                                                                                                                                                          </w:divBdr>
                                                                                                                                                                                                          <w:divsChild>
                                                                                                                                                                                                            <w:div w:id="1812746824">
                                                                                                                                                                                                              <w:marLeft w:val="0"/>
                                                                                                                                                                                                              <w:marRight w:val="0"/>
                                                                                                                                                                                                              <w:marTop w:val="0"/>
                                                                                                                                                                                                              <w:marBottom w:val="0"/>
                                                                                                                                                                                                              <w:divBdr>
                                                                                                                                                                                                                <w:top w:val="none" w:sz="0" w:space="0" w:color="auto"/>
                                                                                                                                                                                                                <w:left w:val="none" w:sz="0" w:space="0" w:color="auto"/>
                                                                                                                                                                                                                <w:bottom w:val="none" w:sz="0" w:space="0" w:color="auto"/>
                                                                                                                                                                                                                <w:right w:val="none" w:sz="0" w:space="0" w:color="auto"/>
                                                                                                                                                                                                              </w:divBdr>
                                                                                                                                                                                                              <w:divsChild>
                                                                                                                                                                                                                <w:div w:id="2102604166">
                                                                                                                                                                                                                  <w:marLeft w:val="0"/>
                                                                                                                                                                                                                  <w:marRight w:val="0"/>
                                                                                                                                                                                                                  <w:marTop w:val="0"/>
                                                                                                                                                                                                                  <w:marBottom w:val="0"/>
                                                                                                                                                                                                                  <w:divBdr>
                                                                                                                                                                                                                    <w:top w:val="none" w:sz="0" w:space="0" w:color="auto"/>
                                                                                                                                                                                                                    <w:left w:val="none" w:sz="0" w:space="0" w:color="auto"/>
                                                                                                                                                                                                                    <w:bottom w:val="none" w:sz="0" w:space="0" w:color="auto"/>
                                                                                                                                                                                                                    <w:right w:val="none" w:sz="0" w:space="0" w:color="auto"/>
                                                                                                                                                                                                                  </w:divBdr>
                                                                                                                                                                                                                  <w:divsChild>
                                                                                                                                                                                                                    <w:div w:id="1951545165">
                                                                                                                                                                                                                      <w:marLeft w:val="0"/>
                                                                                                                                                                                                                      <w:marRight w:val="0"/>
                                                                                                                                                                                                                      <w:marTop w:val="0"/>
                                                                                                                                                                                                                      <w:marBottom w:val="0"/>
                                                                                                                                                                                                                      <w:divBdr>
                                                                                                                                                                                                                        <w:top w:val="none" w:sz="0" w:space="0" w:color="auto"/>
                                                                                                                                                                                                                        <w:left w:val="none" w:sz="0" w:space="0" w:color="auto"/>
                                                                                                                                                                                                                        <w:bottom w:val="none" w:sz="0" w:space="0" w:color="auto"/>
                                                                                                                                                                                                                        <w:right w:val="none" w:sz="0" w:space="0" w:color="auto"/>
                                                                                                                                                                                                                      </w:divBdr>
                                                                                                                                                                                                                      <w:divsChild>
                                                                                                                                                                                                                        <w:div w:id="1743916432">
                                                                                                                                                                                                                          <w:marLeft w:val="0"/>
                                                                                                                                                                                                                          <w:marRight w:val="0"/>
                                                                                                                                                                                                                          <w:marTop w:val="0"/>
                                                                                                                                                                                                                          <w:marBottom w:val="0"/>
                                                                                                                                                                                                                          <w:divBdr>
                                                                                                                                                                                                                            <w:top w:val="none" w:sz="0" w:space="0" w:color="auto"/>
                                                                                                                                                                                                                            <w:left w:val="none" w:sz="0" w:space="0" w:color="auto"/>
                                                                                                                                                                                                                            <w:bottom w:val="none" w:sz="0" w:space="0" w:color="auto"/>
                                                                                                                                                                                                                            <w:right w:val="none" w:sz="0" w:space="0" w:color="auto"/>
                                                                                                                                                                                                                          </w:divBdr>
                                                                                                                                                                                                                          <w:divsChild>
                                                                                                                                                                                                                            <w:div w:id="1928806891">
                                                                                                                                                                                                                              <w:marLeft w:val="0"/>
                                                                                                                                                                                                                              <w:marRight w:val="0"/>
                                                                                                                                                                                                                              <w:marTop w:val="0"/>
                                                                                                                                                                                                                              <w:marBottom w:val="0"/>
                                                                                                                                                                                                                              <w:divBdr>
                                                                                                                                                                                                                                <w:top w:val="none" w:sz="0" w:space="0" w:color="auto"/>
                                                                                                                                                                                                                                <w:left w:val="none" w:sz="0" w:space="0" w:color="auto"/>
                                                                                                                                                                                                                                <w:bottom w:val="none" w:sz="0" w:space="0" w:color="auto"/>
                                                                                                                                                                                                                                <w:right w:val="none" w:sz="0" w:space="0" w:color="auto"/>
                                                                                                                                                                                                                              </w:divBdr>
                                                                                                                                                                                                                              <w:divsChild>
                                                                                                                                                                                                                                <w:div w:id="598636881">
                                                                                                                                                                                                                                  <w:marLeft w:val="0"/>
                                                                                                                                                                                                                                  <w:marRight w:val="0"/>
                                                                                                                                                                                                                                  <w:marTop w:val="0"/>
                                                                                                                                                                                                                                  <w:marBottom w:val="0"/>
                                                                                                                                                                                                                                  <w:divBdr>
                                                                                                                                                                                                                                    <w:top w:val="none" w:sz="0" w:space="0" w:color="auto"/>
                                                                                                                                                                                                                                    <w:left w:val="none" w:sz="0" w:space="0" w:color="auto"/>
                                                                                                                                                                                                                                    <w:bottom w:val="none" w:sz="0" w:space="0" w:color="auto"/>
                                                                                                                                                                                                                                    <w:right w:val="none" w:sz="0" w:space="0" w:color="auto"/>
                                                                                                                                                                                                                                  </w:divBdr>
                                                                                                                                                                                                                                  <w:divsChild>
                                                                                                                                                                                                                                    <w:div w:id="2090075652">
                                                                                                                                                                                                                                      <w:marLeft w:val="0"/>
                                                                                                                                                                                                                                      <w:marRight w:val="0"/>
                                                                                                                                                                                                                                      <w:marTop w:val="0"/>
                                                                                                                                                                                                                                      <w:marBottom w:val="0"/>
                                                                                                                                                                                                                                      <w:divBdr>
                                                                                                                                                                                                                                        <w:top w:val="none" w:sz="0" w:space="0" w:color="auto"/>
                                                                                                                                                                                                                                        <w:left w:val="none" w:sz="0" w:space="0" w:color="auto"/>
                                                                                                                                                                                                                                        <w:bottom w:val="none" w:sz="0" w:space="0" w:color="auto"/>
                                                                                                                                                                                                                                        <w:right w:val="none" w:sz="0" w:space="0" w:color="auto"/>
                                                                                                                                                                                                                                      </w:divBdr>
                                                                                                                                                                                                                                      <w:divsChild>
                                                                                                                                                                                                                                        <w:div w:id="309284263">
                                                                                                                                                                                                                                          <w:marLeft w:val="0"/>
                                                                                                                                                                                                                                          <w:marRight w:val="0"/>
                                                                                                                                                                                                                                          <w:marTop w:val="0"/>
                                                                                                                                                                                                                                          <w:marBottom w:val="0"/>
                                                                                                                                                                                                                                          <w:divBdr>
                                                                                                                                                                                                                                            <w:top w:val="none" w:sz="0" w:space="0" w:color="auto"/>
                                                                                                                                                                                                                                            <w:left w:val="none" w:sz="0" w:space="0" w:color="auto"/>
                                                                                                                                                                                                                                            <w:bottom w:val="none" w:sz="0" w:space="0" w:color="auto"/>
                                                                                                                                                                                                                                            <w:right w:val="none" w:sz="0" w:space="0" w:color="auto"/>
                                                                                                                                                                                                                                          </w:divBdr>
                                                                                                                                                                                                                                          <w:divsChild>
                                                                                                                                                                                                                                            <w:div w:id="1749380790">
                                                                                                                                                                                                                                              <w:marLeft w:val="0"/>
                                                                                                                                                                                                                                              <w:marRight w:val="0"/>
                                                                                                                                                                                                                                              <w:marTop w:val="0"/>
                                                                                                                                                                                                                                              <w:marBottom w:val="0"/>
                                                                                                                                                                                                                                              <w:divBdr>
                                                                                                                                                                                                                                                <w:top w:val="none" w:sz="0" w:space="0" w:color="auto"/>
                                                                                                                                                                                                                                                <w:left w:val="none" w:sz="0" w:space="0" w:color="auto"/>
                                                                                                                                                                                                                                                <w:bottom w:val="none" w:sz="0" w:space="0" w:color="auto"/>
                                                                                                                                                                                                                                                <w:right w:val="none" w:sz="0" w:space="0" w:color="auto"/>
                                                                                                                                                                                                                                              </w:divBdr>
                                                                                                                                                                                                                                              <w:divsChild>
                                                                                                                                                                                                                                                <w:div w:id="1084957355">
                                                                                                                                                                                                                                                  <w:marLeft w:val="0"/>
                                                                                                                                                                                                                                                  <w:marRight w:val="0"/>
                                                                                                                                                                                                                                                  <w:marTop w:val="0"/>
                                                                                                                                                                                                                                                  <w:marBottom w:val="0"/>
                                                                                                                                                                                                                                                  <w:divBdr>
                                                                                                                                                                                                                                                    <w:top w:val="none" w:sz="0" w:space="0" w:color="auto"/>
                                                                                                                                                                                                                                                    <w:left w:val="none" w:sz="0" w:space="0" w:color="auto"/>
                                                                                                                                                                                                                                                    <w:bottom w:val="none" w:sz="0" w:space="0" w:color="auto"/>
                                                                                                                                                                                                                                                    <w:right w:val="none" w:sz="0" w:space="0" w:color="auto"/>
                                                                                                                                                                                                                                                  </w:divBdr>
                                                                                                                                                                                                                                                  <w:divsChild>
                                                                                                                                                                                                                                                    <w:div w:id="1489324667">
                                                                                                                                                                                                                                                      <w:marLeft w:val="0"/>
                                                                                                                                                                                                                                                      <w:marRight w:val="0"/>
                                                                                                                                                                                                                                                      <w:marTop w:val="0"/>
                                                                                                                                                                                                                                                      <w:marBottom w:val="0"/>
                                                                                                                                                                                                                                                      <w:divBdr>
                                                                                                                                                                                                                                                        <w:top w:val="none" w:sz="0" w:space="0" w:color="auto"/>
                                                                                                                                                                                                                                                        <w:left w:val="none" w:sz="0" w:space="0" w:color="auto"/>
                                                                                                                                                                                                                                                        <w:bottom w:val="none" w:sz="0" w:space="0" w:color="auto"/>
                                                                                                                                                                                                                                                        <w:right w:val="none" w:sz="0" w:space="0" w:color="auto"/>
                                                                                                                                                                                                                                                      </w:divBdr>
                                                                                                                                                                                                                                                      <w:divsChild>
                                                                                                                                                                                                                                                        <w:div w:id="1565751672">
                                                                                                                                                                                                                                                          <w:marLeft w:val="0"/>
                                                                                                                                                                                                                                                          <w:marRight w:val="0"/>
                                                                                                                                                                                                                                                          <w:marTop w:val="0"/>
                                                                                                                                                                                                                                                          <w:marBottom w:val="0"/>
                                                                                                                                                                                                                                                          <w:divBdr>
                                                                                                                                                                                                                                                            <w:top w:val="none" w:sz="0" w:space="0" w:color="auto"/>
                                                                                                                                                                                                                                                            <w:left w:val="none" w:sz="0" w:space="0" w:color="auto"/>
                                                                                                                                                                                                                                                            <w:bottom w:val="none" w:sz="0" w:space="0" w:color="auto"/>
                                                                                                                                                                                                                                                            <w:right w:val="none" w:sz="0" w:space="0" w:color="auto"/>
                                                                                                                                                                                                                                                          </w:divBdr>
                                                                                                                                                                                                                                                          <w:divsChild>
                                                                                                                                                                                                                                                            <w:div w:id="695736960">
                                                                                                                                                                                                                                                              <w:marLeft w:val="0"/>
                                                                                                                                                                                                                                                              <w:marRight w:val="0"/>
                                                                                                                                                                                                                                                              <w:marTop w:val="0"/>
                                                                                                                                                                                                                                                              <w:marBottom w:val="0"/>
                                                                                                                                                                                                                                                              <w:divBdr>
                                                                                                                                                                                                                                                                <w:top w:val="none" w:sz="0" w:space="0" w:color="auto"/>
                                                                                                                                                                                                                                                                <w:left w:val="none" w:sz="0" w:space="0" w:color="auto"/>
                                                                                                                                                                                                                                                                <w:bottom w:val="none" w:sz="0" w:space="0" w:color="auto"/>
                                                                                                                                                                                                                                                                <w:right w:val="none" w:sz="0" w:space="0" w:color="auto"/>
                                                                                                                                                                                                                                                              </w:divBdr>
                                                                                                                                                                                                                                                              <w:divsChild>
                                                                                                                                                                                                                                                                <w:div w:id="1995866066">
                                                                                                                                                                                                                                                                  <w:marLeft w:val="0"/>
                                                                                                                                                                                                                                                                  <w:marRight w:val="0"/>
                                                                                                                                                                                                                                                                  <w:marTop w:val="0"/>
                                                                                                                                                                                                                                                                  <w:marBottom w:val="0"/>
                                                                                                                                                                                                                                                                  <w:divBdr>
                                                                                                                                                                                                                                                                    <w:top w:val="none" w:sz="0" w:space="0" w:color="auto"/>
                                                                                                                                                                                                                                                                    <w:left w:val="none" w:sz="0" w:space="0" w:color="auto"/>
                                                                                                                                                                                                                                                                    <w:bottom w:val="none" w:sz="0" w:space="0" w:color="auto"/>
                                                                                                                                                                                                                                                                    <w:right w:val="none" w:sz="0" w:space="0" w:color="auto"/>
                                                                                                                                                                                                                                                                  </w:divBdr>
                                                                                                                                                                                                                                                                  <w:divsChild>
                                                                                                                                                                                                                                                                    <w:div w:id="452016872">
                                                                                                                                                                                                                                                                      <w:marLeft w:val="0"/>
                                                                                                                                                                                                                                                                      <w:marRight w:val="0"/>
                                                                                                                                                                                                                                                                      <w:marTop w:val="0"/>
                                                                                                                                                                                                                                                                      <w:marBottom w:val="0"/>
                                                                                                                                                                                                                                                                      <w:divBdr>
                                                                                                                                                                                                                                                                        <w:top w:val="none" w:sz="0" w:space="0" w:color="auto"/>
                                                                                                                                                                                                                                                                        <w:left w:val="none" w:sz="0" w:space="0" w:color="auto"/>
                                                                                                                                                                                                                                                                        <w:bottom w:val="none" w:sz="0" w:space="0" w:color="auto"/>
                                                                                                                                                                                                                                                                        <w:right w:val="none" w:sz="0" w:space="0" w:color="auto"/>
                                                                                                                                                                                                                                                                      </w:divBdr>
                                                                                                                                                                                                                                                                      <w:divsChild>
                                                                                                                                                                                                                                                                        <w:div w:id="576476138">
                                                                                                                                                                                                                                                                          <w:marLeft w:val="0"/>
                                                                                                                                                                                                                                                                          <w:marRight w:val="0"/>
                                                                                                                                                                                                                                                                          <w:marTop w:val="0"/>
                                                                                                                                                                                                                                                                          <w:marBottom w:val="0"/>
                                                                                                                                                                                                                                                                          <w:divBdr>
                                                                                                                                                                                                                                                                            <w:top w:val="none" w:sz="0" w:space="0" w:color="auto"/>
                                                                                                                                                                                                                                                                            <w:left w:val="none" w:sz="0" w:space="0" w:color="auto"/>
                                                                                                                                                                                                                                                                            <w:bottom w:val="none" w:sz="0" w:space="0" w:color="auto"/>
                                                                                                                                                                                                                                                                            <w:right w:val="none" w:sz="0" w:space="0" w:color="auto"/>
                                                                                                                                                                                                                                                                          </w:divBdr>
                                                                                                                                                                                                                                                                          <w:divsChild>
                                                                                                                                                                                                                                                                            <w:div w:id="1789816281">
                                                                                                                                                                                                                                                                              <w:marLeft w:val="0"/>
                                                                                                                                                                                                                                                                              <w:marRight w:val="0"/>
                                                                                                                                                                                                                                                                              <w:marTop w:val="0"/>
                                                                                                                                                                                                                                                                              <w:marBottom w:val="0"/>
                                                                                                                                                                                                                                                                              <w:divBdr>
                                                                                                                                                                                                                                                                                <w:top w:val="none" w:sz="0" w:space="0" w:color="auto"/>
                                                                                                                                                                                                                                                                                <w:left w:val="none" w:sz="0" w:space="0" w:color="auto"/>
                                                                                                                                                                                                                                                                                <w:bottom w:val="none" w:sz="0" w:space="0" w:color="auto"/>
                                                                                                                                                                                                                                                                                <w:right w:val="none" w:sz="0" w:space="0" w:color="auto"/>
                                                                                                                                                                                                                                                                              </w:divBdr>
                                                                                                                                                                                                                                                                              <w:divsChild>
                                                                                                                                                                                                                                                                                <w:div w:id="909776982">
                                                                                                                                                                                                                                                                                  <w:marLeft w:val="0"/>
                                                                                                                                                                                                                                                                                  <w:marRight w:val="0"/>
                                                                                                                                                                                                                                                                                  <w:marTop w:val="0"/>
                                                                                                                                                                                                                                                                                  <w:marBottom w:val="0"/>
                                                                                                                                                                                                                                                                                  <w:divBdr>
                                                                                                                                                                                                                                                                                    <w:top w:val="none" w:sz="0" w:space="0" w:color="auto"/>
                                                                                                                                                                                                                                                                                    <w:left w:val="none" w:sz="0" w:space="0" w:color="auto"/>
                                                                                                                                                                                                                                                                                    <w:bottom w:val="none" w:sz="0" w:space="0" w:color="auto"/>
                                                                                                                                                                                                                                                                                    <w:right w:val="none" w:sz="0" w:space="0" w:color="auto"/>
                                                                                                                                                                                                                                                                                  </w:divBdr>
                                                                                                                                                                                                                                                                                  <w:divsChild>
                                                                                                                                                                                                                                                                                    <w:div w:id="863783186">
                                                                                                                                                                                                                                                                                      <w:marLeft w:val="0"/>
                                                                                                                                                                                                                                                                                      <w:marRight w:val="0"/>
                                                                                                                                                                                                                                                                                      <w:marTop w:val="0"/>
                                                                                                                                                                                                                                                                                      <w:marBottom w:val="0"/>
                                                                                                                                                                                                                                                                                      <w:divBdr>
                                                                                                                                                                                                                                                                                        <w:top w:val="none" w:sz="0" w:space="0" w:color="auto"/>
                                                                                                                                                                                                                                                                                        <w:left w:val="none" w:sz="0" w:space="0" w:color="auto"/>
                                                                                                                                                                                                                                                                                        <w:bottom w:val="none" w:sz="0" w:space="0" w:color="auto"/>
                                                                                                                                                                                                                                                                                        <w:right w:val="none" w:sz="0" w:space="0" w:color="auto"/>
                                                                                                                                                                                                                                                                                      </w:divBdr>
                                                                                                                                                                                                                                                                                      <w:divsChild>
                                                                                                                                                                                                                                                                                        <w:div w:id="901402198">
                                                                                                                                                                                                                                                                                          <w:marLeft w:val="0"/>
                                                                                                                                                                                                                                                                                          <w:marRight w:val="0"/>
                                                                                                                                                                                                                                                                                          <w:marTop w:val="0"/>
                                                                                                                                                                                                                                                                                          <w:marBottom w:val="0"/>
                                                                                                                                                                                                                                                                                          <w:divBdr>
                                                                                                                                                                                                                                                                                            <w:top w:val="none" w:sz="0" w:space="0" w:color="auto"/>
                                                                                                                                                                                                                                                                                            <w:left w:val="none" w:sz="0" w:space="0" w:color="auto"/>
                                                                                                                                                                                                                                                                                            <w:bottom w:val="none" w:sz="0" w:space="0" w:color="auto"/>
                                                                                                                                                                                                                                                                                            <w:right w:val="none" w:sz="0" w:space="0" w:color="auto"/>
                                                                                                                                                                                                                                                                                          </w:divBdr>
                                                                                                                                                                                                                                                                                          <w:divsChild>
                                                                                                                                                                                                                                                                                            <w:div w:id="632557935">
                                                                                                                                                                                                                                                                                              <w:marLeft w:val="0"/>
                                                                                                                                                                                                                                                                                              <w:marRight w:val="0"/>
                                                                                                                                                                                                                                                                                              <w:marTop w:val="0"/>
                                                                                                                                                                                                                                                                                              <w:marBottom w:val="0"/>
                                                                                                                                                                                                                                                                                              <w:divBdr>
                                                                                                                                                                                                                                                                                                <w:top w:val="none" w:sz="0" w:space="0" w:color="auto"/>
                                                                                                                                                                                                                                                                                                <w:left w:val="none" w:sz="0" w:space="0" w:color="auto"/>
                                                                                                                                                                                                                                                                                                <w:bottom w:val="none" w:sz="0" w:space="0" w:color="auto"/>
                                                                                                                                                                                                                                                                                                <w:right w:val="none" w:sz="0" w:space="0" w:color="auto"/>
                                                                                                                                                                                                                                                                                              </w:divBdr>
                                                                                                                                                                                                                                                                                              <w:divsChild>
                                                                                                                                                                                                                                                                                                <w:div w:id="152569619">
                                                                                                                                                                                                                                                                                                  <w:marLeft w:val="0"/>
                                                                                                                                                                                                                                                                                                  <w:marRight w:val="0"/>
                                                                                                                                                                                                                                                                                                  <w:marTop w:val="0"/>
                                                                                                                                                                                                                                                                                                  <w:marBottom w:val="0"/>
                                                                                                                                                                                                                                                                                                  <w:divBdr>
                                                                                                                                                                                                                                                                                                    <w:top w:val="none" w:sz="0" w:space="0" w:color="auto"/>
                                                                                                                                                                                                                                                                                                    <w:left w:val="none" w:sz="0" w:space="0" w:color="auto"/>
                                                                                                                                                                                                                                                                                                    <w:bottom w:val="none" w:sz="0" w:space="0" w:color="auto"/>
                                                                                                                                                                                                                                                                                                    <w:right w:val="none" w:sz="0" w:space="0" w:color="auto"/>
                                                                                                                                                                                                                                                                                                  </w:divBdr>
                                                                                                                                                                                                                                                                                                  <w:divsChild>
                                                                                                                                                                                                                                                                                                    <w:div w:id="1654094021">
                                                                                                                                                                                                                                                                                                      <w:marLeft w:val="0"/>
                                                                                                                                                                                                                                                                                                      <w:marRight w:val="0"/>
                                                                                                                                                                                                                                                                                                      <w:marTop w:val="0"/>
                                                                                                                                                                                                                                                                                                      <w:marBottom w:val="0"/>
                                                                                                                                                                                                                                                                                                      <w:divBdr>
                                                                                                                                                                                                                                                                                                        <w:top w:val="none" w:sz="0" w:space="0" w:color="auto"/>
                                                                                                                                                                                                                                                                                                        <w:left w:val="none" w:sz="0" w:space="0" w:color="auto"/>
                                                                                                                                                                                                                                                                                                        <w:bottom w:val="none" w:sz="0" w:space="0" w:color="auto"/>
                                                                                                                                                                                                                                                                                                        <w:right w:val="none" w:sz="0" w:space="0" w:color="auto"/>
                                                                                                                                                                                                                                                                                                      </w:divBdr>
                                                                                                                                                                                                                                                                                                      <w:divsChild>
                                                                                                                                                                                                                                                                                                        <w:div w:id="617611515">
                                                                                                                                                                                                                                                                                                          <w:marLeft w:val="0"/>
                                                                                                                                                                                                                                                                                                          <w:marRight w:val="0"/>
                                                                                                                                                                                                                                                                                                          <w:marTop w:val="0"/>
                                                                                                                                                                                                                                                                                                          <w:marBottom w:val="0"/>
                                                                                                                                                                                                                                                                                                          <w:divBdr>
                                                                                                                                                                                                                                                                                                            <w:top w:val="none" w:sz="0" w:space="0" w:color="auto"/>
                                                                                                                                                                                                                                                                                                            <w:left w:val="none" w:sz="0" w:space="0" w:color="auto"/>
                                                                                                                                                                                                                                                                                                            <w:bottom w:val="none" w:sz="0" w:space="0" w:color="auto"/>
                                                                                                                                                                                                                                                                                                            <w:right w:val="none" w:sz="0" w:space="0" w:color="auto"/>
                                                                                                                                                                                                                                                                                                          </w:divBdr>
                                                                                                                                                                                                                                                                                                          <w:divsChild>
                                                                                                                                                                                                                                                                                                            <w:div w:id="612516001">
                                                                                                                                                                                                                                                                                                              <w:marLeft w:val="0"/>
                                                                                                                                                                                                                                                                                                              <w:marRight w:val="0"/>
                                                                                                                                                                                                                                                                                                              <w:marTop w:val="0"/>
                                                                                                                                                                                                                                                                                                              <w:marBottom w:val="0"/>
                                                                                                                                                                                                                                                                                                              <w:divBdr>
                                                                                                                                                                                                                                                                                                                <w:top w:val="none" w:sz="0" w:space="0" w:color="auto"/>
                                                                                                                                                                                                                                                                                                                <w:left w:val="none" w:sz="0" w:space="0" w:color="auto"/>
                                                                                                                                                                                                                                                                                                                <w:bottom w:val="none" w:sz="0" w:space="0" w:color="auto"/>
                                                                                                                                                                                                                                                                                                                <w:right w:val="none" w:sz="0" w:space="0" w:color="auto"/>
                                                                                                                                                                                                                                                                                                              </w:divBdr>
                                                                                                                                                                                                                                                                                                              <w:divsChild>
                                                                                                                                                                                                                                                                                                                <w:div w:id="1176578867">
                                                                                                                                                                                                                                                                                                                  <w:marLeft w:val="0"/>
                                                                                                                                                                                                                                                                                                                  <w:marRight w:val="0"/>
                                                                                                                                                                                                                                                                                                                  <w:marTop w:val="0"/>
                                                                                                                                                                                                                                                                                                                  <w:marBottom w:val="0"/>
                                                                                                                                                                                                                                                                                                                  <w:divBdr>
                                                                                                                                                                                                                                                                                                                    <w:top w:val="none" w:sz="0" w:space="0" w:color="auto"/>
                                                                                                                                                                                                                                                                                                                    <w:left w:val="none" w:sz="0" w:space="0" w:color="auto"/>
                                                                                                                                                                                                                                                                                                                    <w:bottom w:val="none" w:sz="0" w:space="0" w:color="auto"/>
                                                                                                                                                                                                                                                                                                                    <w:right w:val="none" w:sz="0" w:space="0" w:color="auto"/>
                                                                                                                                                                                                                                                                                                                  </w:divBdr>
                                                                                                                                                                                                                                                                                                                  <w:divsChild>
                                                                                                                                                                                                                                                                                                                    <w:div w:id="1295872553">
                                                                                                                                                                                                                                                                                                                      <w:marLeft w:val="0"/>
                                                                                                                                                                                                                                                                                                                      <w:marRight w:val="0"/>
                                                                                                                                                                                                                                                                                                                      <w:marTop w:val="0"/>
                                                                                                                                                                                                                                                                                                                      <w:marBottom w:val="0"/>
                                                                                                                                                                                                                                                                                                                      <w:divBdr>
                                                                                                                                                                                                                                                                                                                        <w:top w:val="none" w:sz="0" w:space="0" w:color="auto"/>
                                                                                                                                                                                                                                                                                                                        <w:left w:val="none" w:sz="0" w:space="0" w:color="auto"/>
                                                                                                                                                                                                                                                                                                                        <w:bottom w:val="none" w:sz="0" w:space="0" w:color="auto"/>
                                                                                                                                                                                                                                                                                                                        <w:right w:val="none" w:sz="0" w:space="0" w:color="auto"/>
                                                                                                                                                                                                                                                                                                                      </w:divBdr>
                                                                                                                                                                                                                                                                                                                      <w:divsChild>
                                                                                                                                                                                                                                                                                                                        <w:div w:id="521668009">
                                                                                                                                                                                                                                                                                                                          <w:marLeft w:val="0"/>
                                                                                                                                                                                                                                                                                                                          <w:marRight w:val="0"/>
                                                                                                                                                                                                                                                                                                                          <w:marTop w:val="0"/>
                                                                                                                                                                                                                                                                                                                          <w:marBottom w:val="0"/>
                                                                                                                                                                                                                                                                                                                          <w:divBdr>
                                                                                                                                                                                                                                                                                                                            <w:top w:val="none" w:sz="0" w:space="0" w:color="auto"/>
                                                                                                                                                                                                                                                                                                                            <w:left w:val="none" w:sz="0" w:space="0" w:color="auto"/>
                                                                                                                                                                                                                                                                                                                            <w:bottom w:val="none" w:sz="0" w:space="0" w:color="auto"/>
                                                                                                                                                                                                                                                                                                                            <w:right w:val="none" w:sz="0" w:space="0" w:color="auto"/>
                                                                                                                                                                                                                                                                                                                          </w:divBdr>
                                                                                                                                                                                                                                                                                                                          <w:divsChild>
                                                                                                                                                                                                                                                                                                                            <w:div w:id="1379671464">
                                                                                                                                                                                                                                                                                                                              <w:marLeft w:val="0"/>
                                                                                                                                                                                                                                                                                                                              <w:marRight w:val="0"/>
                                                                                                                                                                                                                                                                                                                              <w:marTop w:val="0"/>
                                                                                                                                                                                                                                                                                                                              <w:marBottom w:val="0"/>
                                                                                                                                                                                                                                                                                                                              <w:divBdr>
                                                                                                                                                                                                                                                                                                                                <w:top w:val="none" w:sz="0" w:space="0" w:color="auto"/>
                                                                                                                                                                                                                                                                                                                                <w:left w:val="none" w:sz="0" w:space="0" w:color="auto"/>
                                                                                                                                                                                                                                                                                                                                <w:bottom w:val="none" w:sz="0" w:space="0" w:color="auto"/>
                                                                                                                                                                                                                                                                                                                                <w:right w:val="none" w:sz="0" w:space="0" w:color="auto"/>
                                                                                                                                                                                                                                                                                                                              </w:divBdr>
                                                                                                                                                                                                                                                                                                                              <w:divsChild>
                                                                                                                                                                                                                                                                                                                                <w:div w:id="1379162556">
                                                                                                                                                                                                                                                                                                                                  <w:marLeft w:val="0"/>
                                                                                                                                                                                                                                                                                                                                  <w:marRight w:val="0"/>
                                                                                                                                                                                                                                                                                                                                  <w:marTop w:val="0"/>
                                                                                                                                                                                                                                                                                                                                  <w:marBottom w:val="0"/>
                                                                                                                                                                                                                                                                                                                                  <w:divBdr>
                                                                                                                                                                                                                                                                                                                                    <w:top w:val="none" w:sz="0" w:space="0" w:color="auto"/>
                                                                                                                                                                                                                                                                                                                                    <w:left w:val="none" w:sz="0" w:space="0" w:color="auto"/>
                                                                                                                                                                                                                                                                                                                                    <w:bottom w:val="none" w:sz="0" w:space="0" w:color="auto"/>
                                                                                                                                                                                                                                                                                                                                    <w:right w:val="none" w:sz="0" w:space="0" w:color="auto"/>
                                                                                                                                                                                                                                                                                                                                  </w:divBdr>
                                                                                                                                                                                                                                                                                                                                  <w:divsChild>
                                                                                                                                                                                                                                                                                                                                    <w:div w:id="1321345737">
                                                                                                                                                                                                                                                                                                                                      <w:marLeft w:val="0"/>
                                                                                                                                                                                                                                                                                                                                      <w:marRight w:val="0"/>
                                                                                                                                                                                                                                                                                                                                      <w:marTop w:val="0"/>
                                                                                                                                                                                                                                                                                                                                      <w:marBottom w:val="0"/>
                                                                                                                                                                                                                                                                                                                                      <w:divBdr>
                                                                                                                                                                                                                                                                                                                                        <w:top w:val="none" w:sz="0" w:space="0" w:color="auto"/>
                                                                                                                                                                                                                                                                                                                                        <w:left w:val="none" w:sz="0" w:space="0" w:color="auto"/>
                                                                                                                                                                                                                                                                                                                                        <w:bottom w:val="none" w:sz="0" w:space="0" w:color="auto"/>
                                                                                                                                                                                                                                                                                                                                        <w:right w:val="none" w:sz="0" w:space="0" w:color="auto"/>
                                                                                                                                                                                                                                                                                                                                      </w:divBdr>
                                                                                                                                                                                                                                                                                                                                      <w:divsChild>
                                                                                                                                                                                                                                                                                                                                        <w:div w:id="1917014418">
                                                                                                                                                                                                                                                                                                                                          <w:marLeft w:val="0"/>
                                                                                                                                                                                                                                                                                                                                          <w:marRight w:val="0"/>
                                                                                                                                                                                                                                                                                                                                          <w:marTop w:val="0"/>
                                                                                                                                                                                                                                                                                                                                          <w:marBottom w:val="0"/>
                                                                                                                                                                                                                                                                                                                                          <w:divBdr>
                                                                                                                                                                                                                                                                                                                                            <w:top w:val="none" w:sz="0" w:space="0" w:color="auto"/>
                                                                                                                                                                                                                                                                                                                                            <w:left w:val="none" w:sz="0" w:space="0" w:color="auto"/>
                                                                                                                                                                                                                                                                                                                                            <w:bottom w:val="none" w:sz="0" w:space="0" w:color="auto"/>
                                                                                                                                                                                                                                                                                                                                            <w:right w:val="none" w:sz="0" w:space="0" w:color="auto"/>
                                                                                                                                                                                                                                                                                                                                          </w:divBdr>
                                                                                                                                                                                                                                                                                                                                          <w:divsChild>
                                                                                                                                                                                                                                                                                                                                            <w:div w:id="104928885">
                                                                                                                                                                                                                                                                                                                                              <w:marLeft w:val="0"/>
                                                                                                                                                                                                                                                                                                                                              <w:marRight w:val="0"/>
                                                                                                                                                                                                                                                                                                                                              <w:marTop w:val="0"/>
                                                                                                                                                                                                                                                                                                                                              <w:marBottom w:val="0"/>
                                                                                                                                                                                                                                                                                                                                              <w:divBdr>
                                                                                                                                                                                                                                                                                                                                                <w:top w:val="none" w:sz="0" w:space="0" w:color="auto"/>
                                                                                                                                                                                                                                                                                                                                                <w:left w:val="none" w:sz="0" w:space="0" w:color="auto"/>
                                                                                                                                                                                                                                                                                                                                                <w:bottom w:val="none" w:sz="0" w:space="0" w:color="auto"/>
                                                                                                                                                                                                                                                                                                                                                <w:right w:val="none" w:sz="0" w:space="0" w:color="auto"/>
                                                                                                                                                                                                                                                                                                                                              </w:divBdr>
                                                                                                                                                                                                                                                                                                                                              <w:divsChild>
                                                                                                                                                                                                                                                                                                                                                <w:div w:id="1482381070">
                                                                                                                                                                                                                                                                                                                                                  <w:marLeft w:val="0"/>
                                                                                                                                                                                                                                                                                                                                                  <w:marRight w:val="0"/>
                                                                                                                                                                                                                                                                                                                                                  <w:marTop w:val="0"/>
                                                                                                                                                                                                                                                                                                                                                  <w:marBottom w:val="0"/>
                                                                                                                                                                                                                                                                                                                                                  <w:divBdr>
                                                                                                                                                                                                                                                                                                                                                    <w:top w:val="none" w:sz="0" w:space="0" w:color="auto"/>
                                                                                                                                                                                                                                                                                                                                                    <w:left w:val="none" w:sz="0" w:space="0" w:color="auto"/>
                                                                                                                                                                                                                                                                                                                                                    <w:bottom w:val="none" w:sz="0" w:space="0" w:color="auto"/>
                                                                                                                                                                                                                                                                                                                                                    <w:right w:val="none" w:sz="0" w:space="0" w:color="auto"/>
                                                                                                                                                                                                                                                                                                                                                  </w:divBdr>
                                                                                                                                                                                                                                                                                                                                                  <w:divsChild>
                                                                                                                                                                                                                                                                                                                                                    <w:div w:id="327556792">
                                                                                                                                                                                                                                                                                                                                                      <w:marLeft w:val="0"/>
                                                                                                                                                                                                                                                                                                                                                      <w:marRight w:val="0"/>
                                                                                                                                                                                                                                                                                                                                                      <w:marTop w:val="0"/>
                                                                                                                                                                                                                                                                                                                                                      <w:marBottom w:val="0"/>
                                                                                                                                                                                                                                                                                                                                                      <w:divBdr>
                                                                                                                                                                                                                                                                                                                                                        <w:top w:val="none" w:sz="0" w:space="0" w:color="auto"/>
                                                                                                                                                                                                                                                                                                                                                        <w:left w:val="none" w:sz="0" w:space="0" w:color="auto"/>
                                                                                                                                                                                                                                                                                                                                                        <w:bottom w:val="none" w:sz="0" w:space="0" w:color="auto"/>
                                                                                                                                                                                                                                                                                                                                                        <w:right w:val="none" w:sz="0" w:space="0" w:color="auto"/>
                                                                                                                                                                                                                                                                                                                                                      </w:divBdr>
                                                                                                                                                                                                                                                                                                                                                      <w:divsChild>
                                                                                                                                                                                                                                                                                                                                                        <w:div w:id="161899524">
                                                                                                                                                                                                                                                                                                                                                          <w:marLeft w:val="0"/>
                                                                                                                                                                                                                                                                                                                                                          <w:marRight w:val="0"/>
                                                                                                                                                                                                                                                                                                                                                          <w:marTop w:val="0"/>
                                                                                                                                                                                                                                                                                                                                                          <w:marBottom w:val="0"/>
                                                                                                                                                                                                                                                                                                                                                          <w:divBdr>
                                                                                                                                                                                                                                                                                                                                                            <w:top w:val="none" w:sz="0" w:space="0" w:color="auto"/>
                                                                                                                                                                                                                                                                                                                                                            <w:left w:val="none" w:sz="0" w:space="0" w:color="auto"/>
                                                                                                                                                                                                                                                                                                                                                            <w:bottom w:val="none" w:sz="0" w:space="0" w:color="auto"/>
                                                                                                                                                                                                                                                                                                                                                            <w:right w:val="none" w:sz="0" w:space="0" w:color="auto"/>
                                                                                                                                                                                                                                                                                                                                                          </w:divBdr>
                                                                                                                                                                                                                                                                                                                                                          <w:divsChild>
                                                                                                                                                                                                                                                                                                                                                            <w:div w:id="1823692469">
                                                                                                                                                                                                                                                                                                                                                              <w:marLeft w:val="0"/>
                                                                                                                                                                                                                                                                                                                                                              <w:marRight w:val="0"/>
                                                                                                                                                                                                                                                                                                                                                              <w:marTop w:val="0"/>
                                                                                                                                                                                                                                                                                                                                                              <w:marBottom w:val="0"/>
                                                                                                                                                                                                                                                                                                                                                              <w:divBdr>
                                                                                                                                                                                                                                                                                                                                                                <w:top w:val="none" w:sz="0" w:space="0" w:color="auto"/>
                                                                                                                                                                                                                                                                                                                                                                <w:left w:val="none" w:sz="0" w:space="0" w:color="auto"/>
                                                                                                                                                                                                                                                                                                                                                                <w:bottom w:val="none" w:sz="0" w:space="0" w:color="auto"/>
                                                                                                                                                                                                                                                                                                                                                                <w:right w:val="none" w:sz="0" w:space="0" w:color="auto"/>
                                                                                                                                                                                                                                                                                                                                                              </w:divBdr>
                                                                                                                                                                                                                                                                                                                                                              <w:divsChild>
                                                                                                                                                                                                                                                                                                                                                                <w:div w:id="1148933704">
                                                                                                                                                                                                                                                                                                                                                                  <w:marLeft w:val="0"/>
                                                                                                                                                                                                                                                                                                                                                                  <w:marRight w:val="0"/>
                                                                                                                                                                                                                                                                                                                                                                  <w:marTop w:val="0"/>
                                                                                                                                                                                                                                                                                                                                                                  <w:marBottom w:val="0"/>
                                                                                                                                                                                                                                                                                                                                                                  <w:divBdr>
                                                                                                                                                                                                                                                                                                                                                                    <w:top w:val="none" w:sz="0" w:space="0" w:color="auto"/>
                                                                                                                                                                                                                                                                                                                                                                    <w:left w:val="none" w:sz="0" w:space="0" w:color="auto"/>
                                                                                                                                                                                                                                                                                                                                                                    <w:bottom w:val="none" w:sz="0" w:space="0" w:color="auto"/>
                                                                                                                                                                                                                                                                                                                                                                    <w:right w:val="none" w:sz="0" w:space="0" w:color="auto"/>
                                                                                                                                                                                                                                                                                                                                                                  </w:divBdr>
                                                                                                                                                                                                                                                                                                                                                                  <w:divsChild>
                                                                                                                                                                                                                                                                                                                                                                    <w:div w:id="889465612">
                                                                                                                                                                                                                                                                                                                                                                      <w:marLeft w:val="0"/>
                                                                                                                                                                                                                                                                                                                                                                      <w:marRight w:val="0"/>
                                                                                                                                                                                                                                                                                                                                                                      <w:marTop w:val="0"/>
                                                                                                                                                                                                                                                                                                                                                                      <w:marBottom w:val="0"/>
                                                                                                                                                                                                                                                                                                                                                                      <w:divBdr>
                                                                                                                                                                                                                                                                                                                                                                        <w:top w:val="none" w:sz="0" w:space="0" w:color="auto"/>
                                                                                                                                                                                                                                                                                                                                                                        <w:left w:val="none" w:sz="0" w:space="0" w:color="auto"/>
                                                                                                                                                                                                                                                                                                                                                                        <w:bottom w:val="none" w:sz="0" w:space="0" w:color="auto"/>
                                                                                                                                                                                                                                                                                                                                                                        <w:right w:val="none" w:sz="0" w:space="0" w:color="auto"/>
                                                                                                                                                                                                                                                                                                                                                                      </w:divBdr>
                                                                                                                                                                                                                                                                                                                                                                      <w:divsChild>
                                                                                                                                                                                                                                                                                                                                                                        <w:div w:id="2111269632">
                                                                                                                                                                                                                                                                                                                                                                          <w:marLeft w:val="0"/>
                                                                                                                                                                                                                                                                                                                                                                          <w:marRight w:val="0"/>
                                                                                                                                                                                                                                                                                                                                                                          <w:marTop w:val="0"/>
                                                                                                                                                                                                                                                                                                                                                                          <w:marBottom w:val="0"/>
                                                                                                                                                                                                                                                                                                                                                                          <w:divBdr>
                                                                                                                                                                                                                                                                                                                                                                            <w:top w:val="none" w:sz="0" w:space="0" w:color="auto"/>
                                                                                                                                                                                                                                                                                                                                                                            <w:left w:val="none" w:sz="0" w:space="0" w:color="auto"/>
                                                                                                                                                                                                                                                                                                                                                                            <w:bottom w:val="none" w:sz="0" w:space="0" w:color="auto"/>
                                                                                                                                                                                                                                                                                                                                                                            <w:right w:val="none" w:sz="0" w:space="0" w:color="auto"/>
                                                                                                                                                                                                                                                                                                                                                                          </w:divBdr>
                                                                                                                                                                                                                                                                                                                                                                          <w:divsChild>
                                                                                                                                                                                                                                                                                                                                                                            <w:div w:id="1780493315">
                                                                                                                                                                                                                                                                                                                                                                              <w:marLeft w:val="0"/>
                                                                                                                                                                                                                                                                                                                                                                              <w:marRight w:val="0"/>
                                                                                                                                                                                                                                                                                                                                                                              <w:marTop w:val="0"/>
                                                                                                                                                                                                                                                                                                                                                                              <w:marBottom w:val="0"/>
                                                                                                                                                                                                                                                                                                                                                                              <w:divBdr>
                                                                                                                                                                                                                                                                                                                                                                                <w:top w:val="none" w:sz="0" w:space="0" w:color="auto"/>
                                                                                                                                                                                                                                                                                                                                                                                <w:left w:val="none" w:sz="0" w:space="0" w:color="auto"/>
                                                                                                                                                                                                                                                                                                                                                                                <w:bottom w:val="none" w:sz="0" w:space="0" w:color="auto"/>
                                                                                                                                                                                                                                                                                                                                                                                <w:right w:val="none" w:sz="0" w:space="0" w:color="auto"/>
                                                                                                                                                                                                                                                                                                                                                                              </w:divBdr>
                                                                                                                                                                                                                                                                                                                                                                              <w:divsChild>
                                                                                                                                                                                                                                                                                                                                                                                <w:div w:id="1393119968">
                                                                                                                                                                                                                                                                                                                                                                                  <w:marLeft w:val="0"/>
                                                                                                                                                                                                                                                                                                                                                                                  <w:marRight w:val="0"/>
                                                                                                                                                                                                                                                                                                                                                                                  <w:marTop w:val="0"/>
                                                                                                                                                                                                                                                                                                                                                                                  <w:marBottom w:val="0"/>
                                                                                                                                                                                                                                                                                                                                                                                  <w:divBdr>
                                                                                                                                                                                                                                                                                                                                                                                    <w:top w:val="none" w:sz="0" w:space="0" w:color="auto"/>
                                                                                                                                                                                                                                                                                                                                                                                    <w:left w:val="none" w:sz="0" w:space="0" w:color="auto"/>
                                                                                                                                                                                                                                                                                                                                                                                    <w:bottom w:val="none" w:sz="0" w:space="0" w:color="auto"/>
                                                                                                                                                                                                                                                                                                                                                                                    <w:right w:val="none" w:sz="0" w:space="0" w:color="auto"/>
                                                                                                                                                                                                                                                                                                                                                                                  </w:divBdr>
                                                                                                                                                                                                                                                                                                                                                                                  <w:divsChild>
                                                                                                                                                                                                                                                                                                                                                                                    <w:div w:id="1243032507">
                                                                                                                                                                                                                                                                                                                                                                                      <w:marLeft w:val="0"/>
                                                                                                                                                                                                                                                                                                                                                                                      <w:marRight w:val="0"/>
                                                                                                                                                                                                                                                                                                                                                                                      <w:marTop w:val="0"/>
                                                                                                                                                                                                                                                                                                                                                                                      <w:marBottom w:val="0"/>
                                                                                                                                                                                                                                                                                                                                                                                      <w:divBdr>
                                                                                                                                                                                                                                                                                                                                                                                        <w:top w:val="none" w:sz="0" w:space="0" w:color="auto"/>
                                                                                                                                                                                                                                                                                                                                                                                        <w:left w:val="none" w:sz="0" w:space="0" w:color="auto"/>
                                                                                                                                                                                                                                                                                                                                                                                        <w:bottom w:val="none" w:sz="0" w:space="0" w:color="auto"/>
                                                                                                                                                                                                                                                                                                                                                                                        <w:right w:val="none" w:sz="0" w:space="0" w:color="auto"/>
                                                                                                                                                                                                                                                                                                                                                                                      </w:divBdr>
                                                                                                                                                                                                                                                                                                                                                                                      <w:divsChild>
                                                                                                                                                                                                                                                                                                                                                                                        <w:div w:id="1469282726">
                                                                                                                                                                                                                                                                                                                                                                                          <w:marLeft w:val="0"/>
                                                                                                                                                                                                                                                                                                                                                                                          <w:marRight w:val="0"/>
                                                                                                                                                                                                                                                                                                                                                                                          <w:marTop w:val="0"/>
                                                                                                                                                                                                                                                                                                                                                                                          <w:marBottom w:val="0"/>
                                                                                                                                                                                                                                                                                                                                                                                          <w:divBdr>
                                                                                                                                                                                                                                                                                                                                                                                            <w:top w:val="none" w:sz="0" w:space="0" w:color="auto"/>
                                                                                                                                                                                                                                                                                                                                                                                            <w:left w:val="none" w:sz="0" w:space="0" w:color="auto"/>
                                                                                                                                                                                                                                                                                                                                                                                            <w:bottom w:val="none" w:sz="0" w:space="0" w:color="auto"/>
                                                                                                                                                                                                                                                                                                                                                                                            <w:right w:val="none" w:sz="0" w:space="0" w:color="auto"/>
                                                                                                                                                                                                                                                                                                                                                                                          </w:divBdr>
                                                                                                                                                                                                                                                                                                                                                                                          <w:divsChild>
                                                                                                                                                                                                                                                                                                                                                                                            <w:div w:id="1523662195">
                                                                                                                                                                                                                                                                                                                                                                                              <w:marLeft w:val="0"/>
                                                                                                                                                                                                                                                                                                                                                                                              <w:marRight w:val="0"/>
                                                                                                                                                                                                                                                                                                                                                                                              <w:marTop w:val="0"/>
                                                                                                                                                                                                                                                                                                                                                                                              <w:marBottom w:val="0"/>
                                                                                                                                                                                                                                                                                                                                                                                              <w:divBdr>
                                                                                                                                                                                                                                                                                                                                                                                                <w:top w:val="none" w:sz="0" w:space="0" w:color="auto"/>
                                                                                                                                                                                                                                                                                                                                                                                                <w:left w:val="none" w:sz="0" w:space="0" w:color="auto"/>
                                                                                                                                                                                                                                                                                                                                                                                                <w:bottom w:val="none" w:sz="0" w:space="0" w:color="auto"/>
                                                                                                                                                                                                                                                                                                                                                                                                <w:right w:val="none" w:sz="0" w:space="0" w:color="auto"/>
                                                                                                                                                                                                                                                                                                                                                                                              </w:divBdr>
                                                                                                                                                                                                                                                                                                                                                                                              <w:divsChild>
                                                                                                                                                                                                                                                                                                                                                                                                <w:div w:id="1867254141">
                                                                                                                                                                                                                                                                                                                                                                                                  <w:marLeft w:val="0"/>
                                                                                                                                                                                                                                                                                                                                                                                                  <w:marRight w:val="0"/>
                                                                                                                                                                                                                                                                                                                                                                                                  <w:marTop w:val="0"/>
                                                                                                                                                                                                                                                                                                                                                                                                  <w:marBottom w:val="0"/>
                                                                                                                                                                                                                                                                                                                                                                                                  <w:divBdr>
                                                                                                                                                                                                                                                                                                                                                                                                    <w:top w:val="none" w:sz="0" w:space="0" w:color="auto"/>
                                                                                                                                                                                                                                                                                                                                                                                                    <w:left w:val="none" w:sz="0" w:space="0" w:color="auto"/>
                                                                                                                                                                                                                                                                                                                                                                                                    <w:bottom w:val="none" w:sz="0" w:space="0" w:color="auto"/>
                                                                                                                                                                                                                                                                                                                                                                                                    <w:right w:val="none" w:sz="0" w:space="0" w:color="auto"/>
                                                                                                                                                                                                                                                                                                                                                                                                  </w:divBdr>
                                                                                                                                                                                                                                                                                                                                                                                                  <w:divsChild>
                                                                                                                                                                                                                                                                                                                                                                                                    <w:div w:id="153180387">
                                                                                                                                                                                                                                                                                                                                                                                                      <w:marLeft w:val="0"/>
                                                                                                                                                                                                                                                                                                                                                                                                      <w:marRight w:val="0"/>
                                                                                                                                                                                                                                                                                                                                                                                                      <w:marTop w:val="0"/>
                                                                                                                                                                                                                                                                                                                                                                                                      <w:marBottom w:val="0"/>
                                                                                                                                                                                                                                                                                                                                                                                                      <w:divBdr>
                                                                                                                                                                                                                                                                                                                                                                                                        <w:top w:val="none" w:sz="0" w:space="0" w:color="auto"/>
                                                                                                                                                                                                                                                                                                                                                                                                        <w:left w:val="none" w:sz="0" w:space="0" w:color="auto"/>
                                                                                                                                                                                                                                                                                                                                                                                                        <w:bottom w:val="none" w:sz="0" w:space="0" w:color="auto"/>
                                                                                                                                                                                                                                                                                                                                                                                                        <w:right w:val="none" w:sz="0" w:space="0" w:color="auto"/>
                                                                                                                                                                                                                                                                                                                                                                                                      </w:divBdr>
                                                                                                                                                                                                                                                                                                                                                                                                      <w:divsChild>
                                                                                                                                                                                                                                                                                                                                                                                                        <w:div w:id="592402063">
                                                                                                                                                                                                                                                                                                                                                                                                          <w:marLeft w:val="0"/>
                                                                                                                                                                                                                                                                                                                                                                                                          <w:marRight w:val="0"/>
                                                                                                                                                                                                                                                                                                                                                                                                          <w:marTop w:val="0"/>
                                                                                                                                                                                                                                                                                                                                                                                                          <w:marBottom w:val="0"/>
                                                                                                                                                                                                                                                                                                                                                                                                          <w:divBdr>
                                                                                                                                                                                                                                                                                                                                                                                                            <w:top w:val="none" w:sz="0" w:space="0" w:color="auto"/>
                                                                                                                                                                                                                                                                                                                                                                                                            <w:left w:val="none" w:sz="0" w:space="0" w:color="auto"/>
                                                                                                                                                                                                                                                                                                                                                                                                            <w:bottom w:val="none" w:sz="0" w:space="0" w:color="auto"/>
                                                                                                                                                                                                                                                                                                                                                                                                            <w:right w:val="none" w:sz="0" w:space="0" w:color="auto"/>
                                                                                                                                                                                                                                                                                                                                                                                                          </w:divBdr>
                                                                                                                                                                                                                                                                                                                                                                                                          <w:divsChild>
                                                                                                                                                                                                                                                                                                                                                                                                            <w:div w:id="1730956776">
                                                                                                                                                                                                                                                                                                                                                                                                              <w:marLeft w:val="0"/>
                                                                                                                                                                                                                                                                                                                                                                                                              <w:marRight w:val="0"/>
                                                                                                                                                                                                                                                                                                                                                                                                              <w:marTop w:val="0"/>
                                                                                                                                                                                                                                                                                                                                                                                                              <w:marBottom w:val="0"/>
                                                                                                                                                                                                                                                                                                                                                                                                              <w:divBdr>
                                                                                                                                                                                                                                                                                                                                                                                                                <w:top w:val="none" w:sz="0" w:space="0" w:color="auto"/>
                                                                                                                                                                                                                                                                                                                                                                                                                <w:left w:val="none" w:sz="0" w:space="0" w:color="auto"/>
                                                                                                                                                                                                                                                                                                                                                                                                                <w:bottom w:val="none" w:sz="0" w:space="0" w:color="auto"/>
                                                                                                                                                                                                                                                                                                                                                                                                                <w:right w:val="none" w:sz="0" w:space="0" w:color="auto"/>
                                                                                                                                                                                                                                                                                                                                                                                                              </w:divBdr>
                                                                                                                                                                                                                                                                                                                                                                                                              <w:divsChild>
                                                                                                                                                                                                                                                                                                                                                                                                                <w:div w:id="1715422012">
                                                                                                                                                                                                                                                                                                                                                                                                                  <w:marLeft w:val="0"/>
                                                                                                                                                                                                                                                                                                                                                                                                                  <w:marRight w:val="0"/>
                                                                                                                                                                                                                                                                                                                                                                                                                  <w:marTop w:val="0"/>
                                                                                                                                                                                                                                                                                                                                                                                                                  <w:marBottom w:val="0"/>
                                                                                                                                                                                                                                                                                                                                                                                                                  <w:divBdr>
                                                                                                                                                                                                                                                                                                                                                                                                                    <w:top w:val="none" w:sz="0" w:space="0" w:color="auto"/>
                                                                                                                                                                                                                                                                                                                                                                                                                    <w:left w:val="none" w:sz="0" w:space="0" w:color="auto"/>
                                                                                                                                                                                                                                                                                                                                                                                                                    <w:bottom w:val="none" w:sz="0" w:space="0" w:color="auto"/>
                                                                                                                                                                                                                                                                                                                                                                                                                    <w:right w:val="none" w:sz="0" w:space="0" w:color="auto"/>
                                                                                                                                                                                                                                                                                                                                                                                                                  </w:divBdr>
                                                                                                                                                                                                                                                                                                                                                                                                                  <w:divsChild>
                                                                                                                                                                                                                                                                                                                                                                                                                    <w:div w:id="2080714053">
                                                                                                                                                                                                                                                                                                                                                                                                                      <w:marLeft w:val="0"/>
                                                                                                                                                                                                                                                                                                                                                                                                                      <w:marRight w:val="0"/>
                                                                                                                                                                                                                                                                                                                                                                                                                      <w:marTop w:val="0"/>
                                                                                                                                                                                                                                                                                                                                                                                                                      <w:marBottom w:val="0"/>
                                                                                                                                                                                                                                                                                                                                                                                                                      <w:divBdr>
                                                                                                                                                                                                                                                                                                                                                                                                                        <w:top w:val="none" w:sz="0" w:space="0" w:color="auto"/>
                                                                                                                                                                                                                                                                                                                                                                                                                        <w:left w:val="none" w:sz="0" w:space="0" w:color="auto"/>
                                                                                                                                                                                                                                                                                                                                                                                                                        <w:bottom w:val="none" w:sz="0" w:space="0" w:color="auto"/>
                                                                                                                                                                                                                                                                                                                                                                                                                        <w:right w:val="none" w:sz="0" w:space="0" w:color="auto"/>
                                                                                                                                                                                                                                                                                                                                                                                                                      </w:divBdr>
                                                                                                                                                                                                                                                                                                                                                                                                                      <w:divsChild>
                                                                                                                                                                                                                                                                                                                                                                                                                        <w:div w:id="345251345">
                                                                                                                                                                                                                                                                                                                                                                                                                          <w:marLeft w:val="0"/>
                                                                                                                                                                                                                                                                                                                                                                                                                          <w:marRight w:val="0"/>
                                                                                                                                                                                                                                                                                                                                                                                                                          <w:marTop w:val="0"/>
                                                                                                                                                                                                                                                                                                                                                                                                                          <w:marBottom w:val="0"/>
                                                                                                                                                                                                                                                                                                                                                                                                                          <w:divBdr>
                                                                                                                                                                                                                                                                                                                                                                                                                            <w:top w:val="none" w:sz="0" w:space="0" w:color="auto"/>
                                                                                                                                                                                                                                                                                                                                                                                                                            <w:left w:val="none" w:sz="0" w:space="0" w:color="auto"/>
                                                                                                                                                                                                                                                                                                                                                                                                                            <w:bottom w:val="none" w:sz="0" w:space="0" w:color="auto"/>
                                                                                                                                                                                                                                                                                                                                                                                                                            <w:right w:val="none" w:sz="0" w:space="0" w:color="auto"/>
                                                                                                                                                                                                                                                                                                                                                                                                                          </w:divBdr>
                                                                                                                                                                                                                                                                                                                                                                                                                          <w:divsChild>
                                                                                                                                                                                                                                                                                                                                                                                                                            <w:div w:id="2126344150">
                                                                                                                                                                                                                                                                                                                                                                                                                              <w:marLeft w:val="0"/>
                                                                                                                                                                                                                                                                                                                                                                                                                              <w:marRight w:val="0"/>
                                                                                                                                                                                                                                                                                                                                                                                                                              <w:marTop w:val="0"/>
                                                                                                                                                                                                                                                                                                                                                                                                                              <w:marBottom w:val="0"/>
                                                                                                                                                                                                                                                                                                                                                                                                                              <w:divBdr>
                                                                                                                                                                                                                                                                                                                                                                                                                                <w:top w:val="none" w:sz="0" w:space="0" w:color="auto"/>
                                                                                                                                                                                                                                                                                                                                                                                                                                <w:left w:val="none" w:sz="0" w:space="0" w:color="auto"/>
                                                                                                                                                                                                                                                                                                                                                                                                                                <w:bottom w:val="none" w:sz="0" w:space="0" w:color="auto"/>
                                                                                                                                                                                                                                                                                                                                                                                                                                <w:right w:val="none" w:sz="0" w:space="0" w:color="auto"/>
                                                                                                                                                                                                                                                                                                                                                                                                                              </w:divBdr>
                                                                                                                                                                                                                                                                                                                                                                                                                              <w:divsChild>
                                                                                                                                                                                                                                                                                                                                                                                                                                <w:div w:id="1386643320">
                                                                                                                                                                                                                                                                                                                                                                                                                                  <w:marLeft w:val="0"/>
                                                                                                                                                                                                                                                                                                                                                                                                                                  <w:marRight w:val="0"/>
                                                                                                                                                                                                                                                                                                                                                                                                                                  <w:marTop w:val="0"/>
                                                                                                                                                                                                                                                                                                                                                                                                                                  <w:marBottom w:val="0"/>
                                                                                                                                                                                                                                                                                                                                                                                                                                  <w:divBdr>
                                                                                                                                                                                                                                                                                                                                                                                                                                    <w:top w:val="none" w:sz="0" w:space="0" w:color="auto"/>
                                                                                                                                                                                                                                                                                                                                                                                                                                    <w:left w:val="none" w:sz="0" w:space="0" w:color="auto"/>
                                                                                                                                                                                                                                                                                                                                                                                                                                    <w:bottom w:val="none" w:sz="0" w:space="0" w:color="auto"/>
                                                                                                                                                                                                                                                                                                                                                                                                                                    <w:right w:val="none" w:sz="0" w:space="0" w:color="auto"/>
                                                                                                                                                                                                                                                                                                                                                                                                                                  </w:divBdr>
                                                                                                                                                                                                                                                                                                                                                                                                                                  <w:divsChild>
                                                                                                                                                                                                                                                                                                                                                                                                                                    <w:div w:id="2101174802">
                                                                                                                                                                                                                                                                                                                                                                                                                                      <w:marLeft w:val="0"/>
                                                                                                                                                                                                                                                                                                                                                                                                                                      <w:marRight w:val="0"/>
                                                                                                                                                                                                                                                                                                                                                                                                                                      <w:marTop w:val="0"/>
                                                                                                                                                                                                                                                                                                                                                                                                                                      <w:marBottom w:val="0"/>
                                                                                                                                                                                                                                                                                                                                                                                                                                      <w:divBdr>
                                                                                                                                                                                                                                                                                                                                                                                                                                        <w:top w:val="none" w:sz="0" w:space="0" w:color="auto"/>
                                                                                                                                                                                                                                                                                                                                                                                                                                        <w:left w:val="none" w:sz="0" w:space="0" w:color="auto"/>
                                                                                                                                                                                                                                                                                                                                                                                                                                        <w:bottom w:val="none" w:sz="0" w:space="0" w:color="auto"/>
                                                                                                                                                                                                                                                                                                                                                                                                                                        <w:right w:val="none" w:sz="0" w:space="0" w:color="auto"/>
                                                                                                                                                                                                                                                                                                                                                                                                                                      </w:divBdr>
                                                                                                                                                                                                                                                                                                                                                                                                                                      <w:divsChild>
                                                                                                                                                                                                                                                                                                                                                                                                                                        <w:div w:id="1762490312">
                                                                                                                                                                                                                                                                                                                                                                                                                                          <w:marLeft w:val="0"/>
                                                                                                                                                                                                                                                                                                                                                                                                                                          <w:marRight w:val="0"/>
                                                                                                                                                                                                                                                                                                                                                                                                                                          <w:marTop w:val="0"/>
                                                                                                                                                                                                                                                                                                                                                                                                                                          <w:marBottom w:val="0"/>
                                                                                                                                                                                                                                                                                                                                                                                                                                          <w:divBdr>
                                                                                                                                                                                                                                                                                                                                                                                                                                            <w:top w:val="none" w:sz="0" w:space="0" w:color="auto"/>
                                                                                                                                                                                                                                                                                                                                                                                                                                            <w:left w:val="none" w:sz="0" w:space="0" w:color="auto"/>
                                                                                                                                                                                                                                                                                                                                                                                                                                            <w:bottom w:val="none" w:sz="0" w:space="0" w:color="auto"/>
                                                                                                                                                                                                                                                                                                                                                                                                                                            <w:right w:val="none" w:sz="0" w:space="0" w:color="auto"/>
                                                                                                                                                                                                                                                                                                                                                                                                                                          </w:divBdr>
                                                                                                                                                                                                                                                                                                                                                                                                                                          <w:divsChild>
                                                                                                                                                                                                                                                                                                                                                                                                                                            <w:div w:id="358359597">
                                                                                                                                                                                                                                                                                                                                                                                                                                              <w:marLeft w:val="0"/>
                                                                                                                                                                                                                                                                                                                                                                                                                                              <w:marRight w:val="0"/>
                                                                                                                                                                                                                                                                                                                                                                                                                                              <w:marTop w:val="0"/>
                                                                                                                                                                                                                                                                                                                                                                                                                                              <w:marBottom w:val="0"/>
                                                                                                                                                                                                                                                                                                                                                                                                                                              <w:divBdr>
                                                                                                                                                                                                                                                                                                                                                                                                                                                <w:top w:val="none" w:sz="0" w:space="0" w:color="auto"/>
                                                                                                                                                                                                                                                                                                                                                                                                                                                <w:left w:val="none" w:sz="0" w:space="0" w:color="auto"/>
                                                                                                                                                                                                                                                                                                                                                                                                                                                <w:bottom w:val="none" w:sz="0" w:space="0" w:color="auto"/>
                                                                                                                                                                                                                                                                                                                                                                                                                                                <w:right w:val="none" w:sz="0" w:space="0" w:color="auto"/>
                                                                                                                                                                                                                                                                                                                                                                                                                                              </w:divBdr>
                                                                                                                                                                                                                                                                                                                                                                                                                                              <w:divsChild>
                                                                                                                                                                                                                                                                                                                                                                                                                                                <w:div w:id="1987779445">
                                                                                                                                                                                                                                                                                                                                                                                                                                                  <w:marLeft w:val="0"/>
                                                                                                                                                                                                                                                                                                                                                                                                                                                  <w:marRight w:val="0"/>
                                                                                                                                                                                                                                                                                                                                                                                                                                                  <w:marTop w:val="0"/>
                                                                                                                                                                                                                                                                                                                                                                                                                                                  <w:marBottom w:val="0"/>
                                                                                                                                                                                                                                                                                                                                                                                                                                                  <w:divBdr>
                                                                                                                                                                                                                                                                                                                                                                                                                                                    <w:top w:val="none" w:sz="0" w:space="0" w:color="auto"/>
                                                                                                                                                                                                                                                                                                                                                                                                                                                    <w:left w:val="none" w:sz="0" w:space="0" w:color="auto"/>
                                                                                                                                                                                                                                                                                                                                                                                                                                                    <w:bottom w:val="none" w:sz="0" w:space="0" w:color="auto"/>
                                                                                                                                                                                                                                                                                                                                                                                                                                                    <w:right w:val="none" w:sz="0" w:space="0" w:color="auto"/>
                                                                                                                                                                                                                                                                                                                                                                                                                                                  </w:divBdr>
                                                                                                                                                                                                                                                                                                                                                                                                                                                  <w:divsChild>
                                                                                                                                                                                                                                                                                                                                                                                                                                                    <w:div w:id="1107768721">
                                                                                                                                                                                                                                                                                                                                                                                                                                                      <w:marLeft w:val="0"/>
                                                                                                                                                                                                                                                                                                                                                                                                                                                      <w:marRight w:val="0"/>
                                                                                                                                                                                                                                                                                                                                                                                                                                                      <w:marTop w:val="0"/>
                                                                                                                                                                                                                                                                                                                                                                                                                                                      <w:marBottom w:val="0"/>
                                                                                                                                                                                                                                                                                                                                                                                                                                                      <w:divBdr>
                                                                                                                                                                                                                                                                                                                                                                                                                                                        <w:top w:val="none" w:sz="0" w:space="0" w:color="auto"/>
                                                                                                                                                                                                                                                                                                                                                                                                                                                        <w:left w:val="none" w:sz="0" w:space="0" w:color="auto"/>
                                                                                                                                                                                                                                                                                                                                                                                                                                                        <w:bottom w:val="none" w:sz="0" w:space="0" w:color="auto"/>
                                                                                                                                                                                                                                                                                                                                                                                                                                                        <w:right w:val="none" w:sz="0" w:space="0" w:color="auto"/>
                                                                                                                                                                                                                                                                                                                                                                                                                                                      </w:divBdr>
                                                                                                                                                                                                                                                                                                                                                                                                                                                      <w:divsChild>
                                                                                                                                                                                                                                                                                                                                                                                                                                                        <w:div w:id="114371729">
                                                                                                                                                                                                                                                                                                                                                                                                                                                          <w:marLeft w:val="0"/>
                                                                                                                                                                                                                                                                                                                                                                                                                                                          <w:marRight w:val="0"/>
                                                                                                                                                                                                                                                                                                                                                                                                                                                          <w:marTop w:val="0"/>
                                                                                                                                                                                                                                                                                                                                                                                                                                                          <w:marBottom w:val="0"/>
                                                                                                                                                                                                                                                                                                                                                                                                                                                          <w:divBdr>
                                                                                                                                                                                                                                                                                                                                                                                                                                                            <w:top w:val="none" w:sz="0" w:space="0" w:color="auto"/>
                                                                                                                                                                                                                                                                                                                                                                                                                                                            <w:left w:val="none" w:sz="0" w:space="0" w:color="auto"/>
                                                                                                                                                                                                                                                                                                                                                                                                                                                            <w:bottom w:val="none" w:sz="0" w:space="0" w:color="auto"/>
                                                                                                                                                                                                                                                                                                                                                                                                                                                            <w:right w:val="none" w:sz="0" w:space="0" w:color="auto"/>
                                                                                                                                                                                                                                                                                                                                                                                                                                                          </w:divBdr>
                                                                                                                                                                                                                                                                                                                                                                                                                                                          <w:divsChild>
                                                                                                                                                                                                                                                                                                                                                                                                                                                            <w:div w:id="1637099901">
                                                                                                                                                                                                                                                                                                                                                                                                                                                              <w:marLeft w:val="0"/>
                                                                                                                                                                                                                                                                                                                                                                                                                                                              <w:marRight w:val="0"/>
                                                                                                                                                                                                                                                                                                                                                                                                                                                              <w:marTop w:val="0"/>
                                                                                                                                                                                                                                                                                                                                                                                                                                                              <w:marBottom w:val="0"/>
                                                                                                                                                                                                                                                                                                                                                                                                                                                              <w:divBdr>
                                                                                                                                                                                                                                                                                                                                                                                                                                                                <w:top w:val="none" w:sz="0" w:space="0" w:color="auto"/>
                                                                                                                                                                                                                                                                                                                                                                                                                                                                <w:left w:val="none" w:sz="0" w:space="0" w:color="auto"/>
                                                                                                                                                                                                                                                                                                                                                                                                                                                                <w:bottom w:val="none" w:sz="0" w:space="0" w:color="auto"/>
                                                                                                                                                                                                                                                                                                                                                                                                                                                                <w:right w:val="none" w:sz="0" w:space="0" w:color="auto"/>
                                                                                                                                                                                                                                                                                                                                                                                                                                                              </w:divBdr>
                                                                                                                                                                                                                                                                                                                                                                                                                                                              <w:divsChild>
                                                                                                                                                                                                                                                                                                                                                                                                                                                                <w:div w:id="1169910183">
                                                                                                                                                                                                                                                                                                                                                                                                                                                                  <w:marLeft w:val="0"/>
                                                                                                                                                                                                                                                                                                                                                                                                                                                                  <w:marRight w:val="0"/>
                                                                                                                                                                                                                                                                                                                                                                                                                                                                  <w:marTop w:val="0"/>
                                                                                                                                                                                                                                                                                                                                                                                                                                                                  <w:marBottom w:val="0"/>
                                                                                                                                                                                                                                                                                                                                                                                                                                                                  <w:divBdr>
                                                                                                                                                                                                                                                                                                                                                                                                                                                                    <w:top w:val="none" w:sz="0" w:space="0" w:color="auto"/>
                                                                                                                                                                                                                                                                                                                                                                                                                                                                    <w:left w:val="none" w:sz="0" w:space="0" w:color="auto"/>
                                                                                                                                                                                                                                                                                                                                                                                                                                                                    <w:bottom w:val="none" w:sz="0" w:space="0" w:color="auto"/>
                                                                                                                                                                                                                                                                                                                                                                                                                                                                    <w:right w:val="none" w:sz="0" w:space="0" w:color="auto"/>
                                                                                                                                                                                                                                                                                                                                                                                                                                                                  </w:divBdr>
                                                                                                                                                                                                                                                                                                                                                                                                                                                                  <w:divsChild>
                                                                                                                                                                                                                                                                                                                                                                                                                                                                    <w:div w:id="1651253745">
                                                                                                                                                                                                                                                                                                                                                                                                                                                                      <w:marLeft w:val="0"/>
                                                                                                                                                                                                                                                                                                                                                                                                                                                                      <w:marRight w:val="0"/>
                                                                                                                                                                                                                                                                                                                                                                                                                                                                      <w:marTop w:val="0"/>
                                                                                                                                                                                                                                                                                                                                                                                                                                                                      <w:marBottom w:val="0"/>
                                                                                                                                                                                                                                                                                                                                                                                                                                                                      <w:divBdr>
                                                                                                                                                                                                                                                                                                                                                                                                                                                                        <w:top w:val="none" w:sz="0" w:space="0" w:color="auto"/>
                                                                                                                                                                                                                                                                                                                                                                                                                                                                        <w:left w:val="none" w:sz="0" w:space="0" w:color="auto"/>
                                                                                                                                                                                                                                                                                                                                                                                                                                                                        <w:bottom w:val="none" w:sz="0" w:space="0" w:color="auto"/>
                                                                                                                                                                                                                                                                                                                                                                                                                                                                        <w:right w:val="none" w:sz="0" w:space="0" w:color="auto"/>
                                                                                                                                                                                                                                                                                                                                                                                                                                                                      </w:divBdr>
                                                                                                                                                                                                                                                                                                                                                                                                                                                                      <w:divsChild>
                                                                                                                                                                                                                                                                                                                                                                                                                                                                        <w:div w:id="741370165">
                                                                                                                                                                                                                                                                                                                                                                                                                                                                          <w:marLeft w:val="0"/>
                                                                                                                                                                                                                                                                                                                                                                                                                                                                          <w:marRight w:val="0"/>
                                                                                                                                                                                                                                                                                                                                                                                                                                                                          <w:marTop w:val="0"/>
                                                                                                                                                                                                                                                                                                                                                                                                                                                                          <w:marBottom w:val="0"/>
                                                                                                                                                                                                                                                                                                                                                                                                                                                                          <w:divBdr>
                                                                                                                                                                                                                                                                                                                                                                                                                                                                            <w:top w:val="none" w:sz="0" w:space="0" w:color="auto"/>
                                                                                                                                                                                                                                                                                                                                                                                                                                                                            <w:left w:val="none" w:sz="0" w:space="0" w:color="auto"/>
                                                                                                                                                                                                                                                                                                                                                                                                                                                                            <w:bottom w:val="none" w:sz="0" w:space="0" w:color="auto"/>
                                                                                                                                                                                                                                                                                                                                                                                                                                                                            <w:right w:val="none" w:sz="0" w:space="0" w:color="auto"/>
                                                                                                                                                                                                                                                                                                                                                                                                                                                                          </w:divBdr>
                                                                                                                                                                                                                                                                                                                                                                                                                                                                          <w:divsChild>
                                                                                                                                                                                                                                                                                                                                                                                                                                                                            <w:div w:id="1895385150">
                                                                                                                                                                                                                                                                                                                                                                                                                                                                              <w:marLeft w:val="0"/>
                                                                                                                                                                                                                                                                                                                                                                                                                                                                              <w:marRight w:val="0"/>
                                                                                                                                                                                                                                                                                                                                                                                                                                                                              <w:marTop w:val="0"/>
                                                                                                                                                                                                                                                                                                                                                                                                                                                                              <w:marBottom w:val="0"/>
                                                                                                                                                                                                                                                                                                                                                                                                                                                                              <w:divBdr>
                                                                                                                                                                                                                                                                                                                                                                                                                                                                                <w:top w:val="none" w:sz="0" w:space="0" w:color="auto"/>
                                                                                                                                                                                                                                                                                                                                                                                                                                                                                <w:left w:val="none" w:sz="0" w:space="0" w:color="auto"/>
                                                                                                                                                                                                                                                                                                                                                                                                                                                                                <w:bottom w:val="none" w:sz="0" w:space="0" w:color="auto"/>
                                                                                                                                                                                                                                                                                                                                                                                                                                                                                <w:right w:val="none" w:sz="0" w:space="0" w:color="auto"/>
                                                                                                                                                                                                                                                                                                                                                                                                                                                                              </w:divBdr>
                                                                                                                                                                                                                                                                                                                                                                                                                                                                              <w:divsChild>
                                                                                                                                                                                                                                                                                                                                                                                                                                                                                <w:div w:id="967319708">
                                                                                                                                                                                                                                                                                                                                                                                                                                                                                  <w:marLeft w:val="0"/>
                                                                                                                                                                                                                                                                                                                                                                                                                                                                                  <w:marRight w:val="0"/>
                                                                                                                                                                                                                                                                                                                                                                                                                                                                                  <w:marTop w:val="0"/>
                                                                                                                                                                                                                                                                                                                                                                                                                                                                                  <w:marBottom w:val="0"/>
                                                                                                                                                                                                                                                                                                                                                                                                                                                                                  <w:divBdr>
                                                                                                                                                                                                                                                                                                                                                                                                                                                                                    <w:top w:val="none" w:sz="0" w:space="0" w:color="auto"/>
                                                                                                                                                                                                                                                                                                                                                                                                                                                                                    <w:left w:val="none" w:sz="0" w:space="0" w:color="auto"/>
                                                                                                                                                                                                                                                                                                                                                                                                                                                                                    <w:bottom w:val="none" w:sz="0" w:space="0" w:color="auto"/>
                                                                                                                                                                                                                                                                                                                                                                                                                                                                                    <w:right w:val="none" w:sz="0" w:space="0" w:color="auto"/>
                                                                                                                                                                                                                                                                                                                                                                                                                                                                                  </w:divBdr>
                                                                                                                                                                                                                                                                                                                                                                                                                                                                                  <w:divsChild>
                                                                                                                                                                                                                                                                                                                                                                                                                                                                                    <w:div w:id="49161171">
                                                                                                                                                                                                                                                                                                                                                                                                                                                                                      <w:marLeft w:val="0"/>
                                                                                                                                                                                                                                                                                                                                                                                                                                                                                      <w:marRight w:val="0"/>
                                                                                                                                                                                                                                                                                                                                                                                                                                                                                      <w:marTop w:val="0"/>
                                                                                                                                                                                                                                                                                                                                                                                                                                                                                      <w:marBottom w:val="0"/>
                                                                                                                                                                                                                                                                                                                                                                                                                                                                                      <w:divBdr>
                                                                                                                                                                                                                                                                                                                                                                                                                                                                                        <w:top w:val="none" w:sz="0" w:space="0" w:color="auto"/>
                                                                                                                                                                                                                                                                                                                                                                                                                                                                                        <w:left w:val="none" w:sz="0" w:space="0" w:color="auto"/>
                                                                                                                                                                                                                                                                                                                                                                                                                                                                                        <w:bottom w:val="none" w:sz="0" w:space="0" w:color="auto"/>
                                                                                                                                                                                                                                                                                                                                                                                                                                                                                        <w:right w:val="none" w:sz="0" w:space="0" w:color="auto"/>
                                                                                                                                                                                                                                                                                                                                                                                                                                                                                      </w:divBdr>
                                                                                                                                                                                                                                                                                                                                                                                                                                                                                      <w:divsChild>
                                                                                                                                                                                                                                                                                                                                                                                                                                                                                        <w:div w:id="2016151953">
                                                                                                                                                                                                                                                                                                                                                                                                                                                                                          <w:marLeft w:val="0"/>
                                                                                                                                                                                                                                                                                                                                                                                                                                                                                          <w:marRight w:val="0"/>
                                                                                                                                                                                                                                                                                                                                                                                                                                                                                          <w:marTop w:val="0"/>
                                                                                                                                                                                                                                                                                                                                                                                                                                                                                          <w:marBottom w:val="0"/>
                                                                                                                                                                                                                                                                                                                                                                                                                                                                                          <w:divBdr>
                                                                                                                                                                                                                                                                                                                                                                                                                                                                                            <w:top w:val="none" w:sz="0" w:space="0" w:color="auto"/>
                                                                                                                                                                                                                                                                                                                                                                                                                                                                                            <w:left w:val="none" w:sz="0" w:space="0" w:color="auto"/>
                                                                                                                                                                                                                                                                                                                                                                                                                                                                                            <w:bottom w:val="none" w:sz="0" w:space="0" w:color="auto"/>
                                                                                                                                                                                                                                                                                                                                                                                                                                                                                            <w:right w:val="none" w:sz="0" w:space="0" w:color="auto"/>
                                                                                                                                                                                                                                                                                                                                                                                                                                                                                          </w:divBdr>
                                                                                                                                                                                                                                                                                                                                                                                                                                                                                          <w:divsChild>
                                                                                                                                                                                                                                                                                                                                                                                                                                                                                            <w:div w:id="963998846">
                                                                                                                                                                                                                                                                                                                                                                                                                                                                                              <w:marLeft w:val="0"/>
                                                                                                                                                                                                                                                                                                                                                                                                                                                                                              <w:marRight w:val="0"/>
                                                                                                                                                                                                                                                                                                                                                                                                                                                                                              <w:marTop w:val="0"/>
                                                                                                                                                                                                                                                                                                                                                                                                                                                                                              <w:marBottom w:val="0"/>
                                                                                                                                                                                                                                                                                                                                                                                                                                                                                              <w:divBdr>
                                                                                                                                                                                                                                                                                                                                                                                                                                                                                                <w:top w:val="none" w:sz="0" w:space="0" w:color="auto"/>
                                                                                                                                                                                                                                                                                                                                                                                                                                                                                                <w:left w:val="none" w:sz="0" w:space="0" w:color="auto"/>
                                                                                                                                                                                                                                                                                                                                                                                                                                                                                                <w:bottom w:val="none" w:sz="0" w:space="0" w:color="auto"/>
                                                                                                                                                                                                                                                                                                                                                                                                                                                                                                <w:right w:val="none" w:sz="0" w:space="0" w:color="auto"/>
                                                                                                                                                                                                                                                                                                                                                                                                                                                                                              </w:divBdr>
                                                                                                                                                                                                                                                                                                                                                                                                                                                                                              <w:divsChild>
                                                                                                                                                                                                                                                                                                                                                                                                                                                                                                <w:div w:id="935599084">
                                                                                                                                                                                                                                                                                                                                                                                                                                                                                                  <w:marLeft w:val="0"/>
                                                                                                                                                                                                                                                                                                                                                                                                                                                                                                  <w:marRight w:val="0"/>
                                                                                                                                                                                                                                                                                                                                                                                                                                                                                                  <w:marTop w:val="0"/>
                                                                                                                                                                                                                                                                                                                                                                                                                                                                                                  <w:marBottom w:val="0"/>
                                                                                                                                                                                                                                                                                                                                                                                                                                                                                                  <w:divBdr>
                                                                                                                                                                                                                                                                                                                                                                                                                                                                                                    <w:top w:val="none" w:sz="0" w:space="0" w:color="auto"/>
                                                                                                                                                                                                                                                                                                                                                                                                                                                                                                    <w:left w:val="none" w:sz="0" w:space="0" w:color="auto"/>
                                                                                                                                                                                                                                                                                                                                                                                                                                                                                                    <w:bottom w:val="none" w:sz="0" w:space="0" w:color="auto"/>
                                                                                                                                                                                                                                                                                                                                                                                                                                                                                                    <w:right w:val="none" w:sz="0" w:space="0" w:color="auto"/>
                                                                                                                                                                                                                                                                                                                                                                                                                                                                                                  </w:divBdr>
                                                                                                                                                                                                                                                                                                                                                                                                                                                                                                  <w:divsChild>
                                                                                                                                                                                                                                                                                                                                                                                                                                                                                                    <w:div w:id="1823889015">
                                                                                                                                                                                                                                                                                                                                                                                                                                                                                                      <w:marLeft w:val="0"/>
                                                                                                                                                                                                                                                                                                                                                                                                                                                                                                      <w:marRight w:val="0"/>
                                                                                                                                                                                                                                                                                                                                                                                                                                                                                                      <w:marTop w:val="0"/>
                                                                                                                                                                                                                                                                                                                                                                                                                                                                                                      <w:marBottom w:val="0"/>
                                                                                                                                                                                                                                                                                                                                                                                                                                                                                                      <w:divBdr>
                                                                                                                                                                                                                                                                                                                                                                                                                                                                                                        <w:top w:val="none" w:sz="0" w:space="0" w:color="auto"/>
                                                                                                                                                                                                                                                                                                                                                                                                                                                                                                        <w:left w:val="none" w:sz="0" w:space="0" w:color="auto"/>
                                                                                                                                                                                                                                                                                                                                                                                                                                                                                                        <w:bottom w:val="none" w:sz="0" w:space="0" w:color="auto"/>
                                                                                                                                                                                                                                                                                                                                                                                                                                                                                                        <w:right w:val="none" w:sz="0" w:space="0" w:color="auto"/>
                                                                                                                                                                                                                                                                                                                                                                                                                                                                                                      </w:divBdr>
                                                                                                                                                                                                                                                                                                                                                                                                                                                                                                      <w:divsChild>
                                                                                                                                                                                                                                                                                                                                                                                                                                                                                                        <w:div w:id="481192233">
                                                                                                                                                                                                                                                                                                                                                                                                                                                                                                          <w:marLeft w:val="0"/>
                                                                                                                                                                                                                                                                                                                                                                                                                                                                                                          <w:marRight w:val="0"/>
                                                                                                                                                                                                                                                                                                                                                                                                                                                                                                          <w:marTop w:val="0"/>
                                                                                                                                                                                                                                                                                                                                                                                                                                                                                                          <w:marBottom w:val="0"/>
                                                                                                                                                                                                                                                                                                                                                                                                                                                                                                          <w:divBdr>
                                                                                                                                                                                                                                                                                                                                                                                                                                                                                                            <w:top w:val="none" w:sz="0" w:space="0" w:color="auto"/>
                                                                                                                                                                                                                                                                                                                                                                                                                                                                                                            <w:left w:val="none" w:sz="0" w:space="0" w:color="auto"/>
                                                                                                                                                                                                                                                                                                                                                                                                                                                                                                            <w:bottom w:val="none" w:sz="0" w:space="0" w:color="auto"/>
                                                                                                                                                                                                                                                                                                                                                                                                                                                                                                            <w:right w:val="none" w:sz="0" w:space="0" w:color="auto"/>
                                                                                                                                                                                                                                                                                                                                                                                                                                                                                                          </w:divBdr>
                                                                                                                                                                                                                                                                                                                                                                                                                                                                                                          <w:divsChild>
                                                                                                                                                                                                                                                                                                                                                                                                                                                                                                            <w:div w:id="798496917">
                                                                                                                                                                                                                                                                                                                                                                                                                                                                                                              <w:marLeft w:val="0"/>
                                                                                                                                                                                                                                                                                                                                                                                                                                                                                                              <w:marRight w:val="0"/>
                                                                                                                                                                                                                                                                                                                                                                                                                                                                                                              <w:marTop w:val="0"/>
                                                                                                                                                                                                                                                                                                                                                                                                                                                                                                              <w:marBottom w:val="0"/>
                                                                                                                                                                                                                                                                                                                                                                                                                                                                                                              <w:divBdr>
                                                                                                                                                                                                                                                                                                                                                                                                                                                                                                                <w:top w:val="none" w:sz="0" w:space="0" w:color="auto"/>
                                                                                                                                                                                                                                                                                                                                                                                                                                                                                                                <w:left w:val="none" w:sz="0" w:space="0" w:color="auto"/>
                                                                                                                                                                                                                                                                                                                                                                                                                                                                                                                <w:bottom w:val="none" w:sz="0" w:space="0" w:color="auto"/>
                                                                                                                                                                                                                                                                                                                                                                                                                                                                                                                <w:right w:val="none" w:sz="0" w:space="0" w:color="auto"/>
                                                                                                                                                                                                                                                                                                                                                                                                                                                                                                              </w:divBdr>
                                                                                                                                                                                                                                                                                                                                                                                                                                                                                                              <w:divsChild>
                                                                                                                                                                                                                                                                                                                                                                                                                                                                                                                <w:div w:id="1768386724">
                                                                                                                                                                                                                                                                                                                                                                                                                                                                                                                  <w:marLeft w:val="0"/>
                                                                                                                                                                                                                                                                                                                                                                                                                                                                                                                  <w:marRight w:val="0"/>
                                                                                                                                                                                                                                                                                                                                                                                                                                                                                                                  <w:marTop w:val="0"/>
                                                                                                                                                                                                                                                                                                                                                                                                                                                                                                                  <w:marBottom w:val="0"/>
                                                                                                                                                                                                                                                                                                                                                                                                                                                                                                                  <w:divBdr>
                                                                                                                                                                                                                                                                                                                                                                                                                                                                                                                    <w:top w:val="none" w:sz="0" w:space="0" w:color="auto"/>
                                                                                                                                                                                                                                                                                                                                                                                                                                                                                                                    <w:left w:val="none" w:sz="0" w:space="0" w:color="auto"/>
                                                                                                                                                                                                                                                                                                                                                                                                                                                                                                                    <w:bottom w:val="none" w:sz="0" w:space="0" w:color="auto"/>
                                                                                                                                                                                                                                                                                                                                                                                                                                                                                                                    <w:right w:val="none" w:sz="0" w:space="0" w:color="auto"/>
                                                                                                                                                                                                                                                                                                                                                                                                                                                                                                                  </w:divBdr>
                                                                                                                                                                                                                                                                                                                                                                                                                                                                                                                  <w:divsChild>
                                                                                                                                                                                                                                                                                                                                                                                                                                                                                                                    <w:div w:id="206601266">
                                                                                                                                                                                                                                                                                                                                                                                                                                                                                                                      <w:marLeft w:val="0"/>
                                                                                                                                                                                                                                                                                                                                                                                                                                                                                                                      <w:marRight w:val="0"/>
                                                                                                                                                                                                                                                                                                                                                                                                                                                                                                                      <w:marTop w:val="0"/>
                                                                                                                                                                                                                                                                                                                                                                                                                                                                                                                      <w:marBottom w:val="0"/>
                                                                                                                                                                                                                                                                                                                                                                                                                                                                                                                      <w:divBdr>
                                                                                                                                                                                                                                                                                                                                                                                                                                                                                                                        <w:top w:val="none" w:sz="0" w:space="0" w:color="auto"/>
                                                                                                                                                                                                                                                                                                                                                                                                                                                                                                                        <w:left w:val="none" w:sz="0" w:space="0" w:color="auto"/>
                                                                                                                                                                                                                                                                                                                                                                                                                                                                                                                        <w:bottom w:val="none" w:sz="0" w:space="0" w:color="auto"/>
                                                                                                                                                                                                                                                                                                                                                                                                                                                                                                                        <w:right w:val="none" w:sz="0" w:space="0" w:color="auto"/>
                                                                                                                                                                                                                                                                                                                                                                                                                                                                                                                      </w:divBdr>
                                                                                                                                                                                                                                                                                                                                                                                                                                                                                                                      <w:divsChild>
                                                                                                                                                                                                                                                                                                                                                                                                                                                                                                                        <w:div w:id="77675566">
                                                                                                                                                                                                                                                                                                                                                                                                                                                                                                                          <w:marLeft w:val="0"/>
                                                                                                                                                                                                                                                                                                                                                                                                                                                                                                                          <w:marRight w:val="0"/>
                                                                                                                                                                                                                                                                                                                                                                                                                                                                                                                          <w:marTop w:val="0"/>
                                                                                                                                                                                                                                                                                                                                                                                                                                                                                                                          <w:marBottom w:val="0"/>
                                                                                                                                                                                                                                                                                                                                                                                                                                                                                                                          <w:divBdr>
                                                                                                                                                                                                                                                                                                                                                                                                                                                                                                                            <w:top w:val="none" w:sz="0" w:space="0" w:color="auto"/>
                                                                                                                                                                                                                                                                                                                                                                                                                                                                                                                            <w:left w:val="none" w:sz="0" w:space="0" w:color="auto"/>
                                                                                                                                                                                                                                                                                                                                                                                                                                                                                                                            <w:bottom w:val="none" w:sz="0" w:space="0" w:color="auto"/>
                                                                                                                                                                                                                                                                                                                                                                                                                                                                                                                            <w:right w:val="none" w:sz="0" w:space="0" w:color="auto"/>
                                                                                                                                                                                                                                                                                                                                                                                                                                                                                                                          </w:divBdr>
                                                                                                                                                                                                                                                                                                                                                                                                                                                                                                                          <w:divsChild>
                                                                                                                                                                                                                                                                                                                                                                                                                                                                                                                            <w:div w:id="32317792">
                                                                                                                                                                                                                                                                                                                                                                                                                                                                                                                              <w:marLeft w:val="0"/>
                                                                                                                                                                                                                                                                                                                                                                                                                                                                                                                              <w:marRight w:val="0"/>
                                                                                                                                                                                                                                                                                                                                                                                                                                                                                                                              <w:marTop w:val="0"/>
                                                                                                                                                                                                                                                                                                                                                                                                                                                                                                                              <w:marBottom w:val="0"/>
                                                                                                                                                                                                                                                                                                                                                                                                                                                                                                                              <w:divBdr>
                                                                                                                                                                                                                                                                                                                                                                                                                                                                                                                                <w:top w:val="none" w:sz="0" w:space="0" w:color="auto"/>
                                                                                                                                                                                                                                                                                                                                                                                                                                                                                                                                <w:left w:val="none" w:sz="0" w:space="0" w:color="auto"/>
                                                                                                                                                                                                                                                                                                                                                                                                                                                                                                                                <w:bottom w:val="none" w:sz="0" w:space="0" w:color="auto"/>
                                                                                                                                                                                                                                                                                                                                                                                                                                                                                                                                <w:right w:val="none" w:sz="0" w:space="0" w:color="auto"/>
                                                                                                                                                                                                                                                                                                                                                                                                                                                                                                                              </w:divBdr>
                                                                                                                                                                                                                                                                                                                                                                                                                                                                                                                              <w:divsChild>
                                                                                                                                                                                                                                                                                                                                                                                                                                                                                                                                <w:div w:id="686637028">
                                                                                                                                                                                                                                                                                                                                                                                                                                                                                                                                  <w:marLeft w:val="0"/>
                                                                                                                                                                                                                                                                                                                                                                                                                                                                                                                                  <w:marRight w:val="0"/>
                                                                                                                                                                                                                                                                                                                                                                                                                                                                                                                                  <w:marTop w:val="0"/>
                                                                                                                                                                                                                                                                                                                                                                                                                                                                                                                                  <w:marBottom w:val="0"/>
                                                                                                                                                                                                                                                                                                                                                                                                                                                                                                                                  <w:divBdr>
                                                                                                                                                                                                                                                                                                                                                                                                                                                                                                                                    <w:top w:val="none" w:sz="0" w:space="0" w:color="auto"/>
                                                                                                                                                                                                                                                                                                                                                                                                                                                                                                                                    <w:left w:val="none" w:sz="0" w:space="0" w:color="auto"/>
                                                                                                                                                                                                                                                                                                                                                                                                                                                                                                                                    <w:bottom w:val="none" w:sz="0" w:space="0" w:color="auto"/>
                                                                                                                                                                                                                                                                                                                                                                                                                                                                                                                                    <w:right w:val="none" w:sz="0" w:space="0" w:color="auto"/>
                                                                                                                                                                                                                                                                                                                                                                                                                                                                                                                                  </w:divBdr>
                                                                                                                                                                                                                                                                                                                                                                                                                                                                                                                                  <w:divsChild>
                                                                                                                                                                                                                                                                                                                                                                                                                                                                                                                                    <w:div w:id="187373973">
                                                                                                                                                                                                                                                                                                                                                                                                                                                                                                                                      <w:marLeft w:val="0"/>
                                                                                                                                                                                                                                                                                                                                                                                                                                                                                                                                      <w:marRight w:val="0"/>
                                                                                                                                                                                                                                                                                                                                                                                                                                                                                                                                      <w:marTop w:val="0"/>
                                                                                                                                                                                                                                                                                                                                                                                                                                                                                                                                      <w:marBottom w:val="0"/>
                                                                                                                                                                                                                                                                                                                                                                                                                                                                                                                                      <w:divBdr>
                                                                                                                                                                                                                                                                                                                                                                                                                                                                                                                                        <w:top w:val="none" w:sz="0" w:space="0" w:color="auto"/>
                                                                                                                                                                                                                                                                                                                                                                                                                                                                                                                                        <w:left w:val="none" w:sz="0" w:space="0" w:color="auto"/>
                                                                                                                                                                                                                                                                                                                                                                                                                                                                                                                                        <w:bottom w:val="none" w:sz="0" w:space="0" w:color="auto"/>
                                                                                                                                                                                                                                                                                                                                                                                                                                                                                                                                        <w:right w:val="none" w:sz="0" w:space="0" w:color="auto"/>
                                                                                                                                                                                                                                                                                                                                                                                                                                                                                                                                      </w:divBdr>
                                                                                                                                                                                                                                                                                                                                                                                                                                                                                                                                      <w:divsChild>
                                                                                                                                                                                                                                                                                                                                                                                                                                                                                                                                        <w:div w:id="1955166351">
                                                                                                                                                                                                                                                                                                                                                                                                                                                                                                                                          <w:marLeft w:val="0"/>
                                                                                                                                                                                                                                                                                                                                                                                                                                                                                                                                          <w:marRight w:val="0"/>
                                                                                                                                                                                                                                                                                                                                                                                                                                                                                                                                          <w:marTop w:val="0"/>
                                                                                                                                                                                                                                                                                                                                                                                                                                                                                                                                          <w:marBottom w:val="0"/>
                                                                                                                                                                                                                                                                                                                                                                                                                                                                                                                                          <w:divBdr>
                                                                                                                                                                                                                                                                                                                                                                                                                                                                                                                                            <w:top w:val="none" w:sz="0" w:space="0" w:color="auto"/>
                                                                                                                                                                                                                                                                                                                                                                                                                                                                                                                                            <w:left w:val="none" w:sz="0" w:space="0" w:color="auto"/>
                                                                                                                                                                                                                                                                                                                                                                                                                                                                                                                                            <w:bottom w:val="none" w:sz="0" w:space="0" w:color="auto"/>
                                                                                                                                                                                                                                                                                                                                                                                                                                                                                                                                            <w:right w:val="none" w:sz="0" w:space="0" w:color="auto"/>
                                                                                                                                                                                                                                                                                                                                                                                                                                                                                                                                          </w:divBdr>
                                                                                                                                                                                                                                                                                                                                                                                                                                                                                                                                          <w:divsChild>
                                                                                                                                                                                                                                                                                                                                                                                                                                                                                                                                            <w:div w:id="1241401780">
                                                                                                                                                                                                                                                                                                                                                                                                                                                                                                                                              <w:marLeft w:val="0"/>
                                                                                                                                                                                                                                                                                                                                                                                                                                                                                                                                              <w:marRight w:val="0"/>
                                                                                                                                                                                                                                                                                                                                                                                                                                                                                                                                              <w:marTop w:val="0"/>
                                                                                                                                                                                                                                                                                                                                                                                                                                                                                                                                              <w:marBottom w:val="0"/>
                                                                                                                                                                                                                                                                                                                                                                                                                                                                                                                                              <w:divBdr>
                                                                                                                                                                                                                                                                                                                                                                                                                                                                                                                                                <w:top w:val="none" w:sz="0" w:space="0" w:color="auto"/>
                                                                                                                                                                                                                                                                                                                                                                                                                                                                                                                                                <w:left w:val="none" w:sz="0" w:space="0" w:color="auto"/>
                                                                                                                                                                                                                                                                                                                                                                                                                                                                                                                                                <w:bottom w:val="none" w:sz="0" w:space="0" w:color="auto"/>
                                                                                                                                                                                                                                                                                                                                                                                                                                                                                                                                                <w:right w:val="none" w:sz="0" w:space="0" w:color="auto"/>
                                                                                                                                                                                                                                                                                                                                                                                                                                                                                                                                              </w:divBdr>
                                                                                                                                                                                                                                                                                                                                                                                                                                                                                                                                              <w:divsChild>
                                                                                                                                                                                                                                                                                                                                                                                                                                                                                                                                                <w:div w:id="351733556">
                                                                                                                                                                                                                                                                                                                                                                                                                                                                                                                                                  <w:marLeft w:val="0"/>
                                                                                                                                                                                                                                                                                                                                                                                                                                                                                                                                                  <w:marRight w:val="0"/>
                                                                                                                                                                                                                                                                                                                                                                                                                                                                                                                                                  <w:marTop w:val="0"/>
                                                                                                                                                                                                                                                                                                                                                                                                                                                                                                                                                  <w:marBottom w:val="0"/>
                                                                                                                                                                                                                                                                                                                                                                                                                                                                                                                                                  <w:divBdr>
                                                                                                                                                                                                                                                                                                                                                                                                                                                                                                                                                    <w:top w:val="none" w:sz="0" w:space="0" w:color="auto"/>
                                                                                                                                                                                                                                                                                                                                                                                                                                                                                                                                                    <w:left w:val="none" w:sz="0" w:space="0" w:color="auto"/>
                                                                                                                                                                                                                                                                                                                                                                                                                                                                                                                                                    <w:bottom w:val="none" w:sz="0" w:space="0" w:color="auto"/>
                                                                                                                                                                                                                                                                                                                                                                                                                                                                                                                                                    <w:right w:val="none" w:sz="0" w:space="0" w:color="auto"/>
                                                                                                                                                                                                                                                                                                                                                                                                                                                                                                                                                  </w:divBdr>
                                                                                                                                                                                                                                                                                                                                                                                                                                                                                                                                                  <w:divsChild>
                                                                                                                                                                                                                                                                                                                                                                                                                                                                                                                                                    <w:div w:id="1965426224">
                                                                                                                                                                                                                                                                                                                                                                                                                                                                                                                                                      <w:marLeft w:val="0"/>
                                                                                                                                                                                                                                                                                                                                                                                                                                                                                                                                                      <w:marRight w:val="0"/>
                                                                                                                                                                                                                                                                                                                                                                                                                                                                                                                                                      <w:marTop w:val="0"/>
                                                                                                                                                                                                                                                                                                                                                                                                                                                                                                                                                      <w:marBottom w:val="0"/>
                                                                                                                                                                                                                                                                                                                                                                                                                                                                                                                                                      <w:divBdr>
                                                                                                                                                                                                                                                                                                                                                                                                                                                                                                                                                        <w:top w:val="none" w:sz="0" w:space="0" w:color="auto"/>
                                                                                                                                                                                                                                                                                                                                                                                                                                                                                                                                                        <w:left w:val="none" w:sz="0" w:space="0" w:color="auto"/>
                                                                                                                                                                                                                                                                                                                                                                                                                                                                                                                                                        <w:bottom w:val="none" w:sz="0" w:space="0" w:color="auto"/>
                                                                                                                                                                                                                                                                                                                                                                                                                                                                                                                                                        <w:right w:val="none" w:sz="0" w:space="0" w:color="auto"/>
                                                                                                                                                                                                                                                                                                                                                                                                                                                                                                                                                      </w:divBdr>
                                                                                                                                                                                                                                                                                                                                                                                                                                                                                                                                                      <w:divsChild>
                                                                                                                                                                                                                                                                                                                                                                                                                                                                                                                                                        <w:div w:id="849564077">
                                                                                                                                                                                                                                                                                                                                                                                                                                                                                                                                                          <w:marLeft w:val="0"/>
                                                                                                                                                                                                                                                                                                                                                                                                                                                                                                                                                          <w:marRight w:val="0"/>
                                                                                                                                                                                                                                                                                                                                                                                                                                                                                                                                                          <w:marTop w:val="0"/>
                                                                                                                                                                                                                                                                                                                                                                                                                                                                                                                                                          <w:marBottom w:val="0"/>
                                                                                                                                                                                                                                                                                                                                                                                                                                                                                                                                                          <w:divBdr>
                                                                                                                                                                                                                                                                                                                                                                                                                                                                                                                                                            <w:top w:val="none" w:sz="0" w:space="0" w:color="auto"/>
                                                                                                                                                                                                                                                                                                                                                                                                                                                                                                                                                            <w:left w:val="none" w:sz="0" w:space="0" w:color="auto"/>
                                                                                                                                                                                                                                                                                                                                                                                                                                                                                                                                                            <w:bottom w:val="none" w:sz="0" w:space="0" w:color="auto"/>
                                                                                                                                                                                                                                                                                                                                                                                                                                                                                                                                                            <w:right w:val="none" w:sz="0" w:space="0" w:color="auto"/>
                                                                                                                                                                                                                                                                                                                                                                                                                                                                                                                                                          </w:divBdr>
                                                                                                                                                                                                                                                                                                                                                                                                                                                                                                                                                          <w:divsChild>
                                                                                                                                                                                                                                                                                                                                                                                                                                                                                                                                                            <w:div w:id="1940791027">
                                                                                                                                                                                                                                                                                                                                                                                                                                                                                                                                                              <w:marLeft w:val="0"/>
                                                                                                                                                                                                                                                                                                                                                                                                                                                                                                                                                              <w:marRight w:val="0"/>
                                                                                                                                                                                                                                                                                                                                                                                                                                                                                                                                                              <w:marTop w:val="0"/>
                                                                                                                                                                                                                                                                                                                                                                                                                                                                                                                                                              <w:marBottom w:val="0"/>
                                                                                                                                                                                                                                                                                                                                                                                                                                                                                                                                                              <w:divBdr>
                                                                                                                                                                                                                                                                                                                                                                                                                                                                                                                                                                <w:top w:val="none" w:sz="0" w:space="0" w:color="auto"/>
                                                                                                                                                                                                                                                                                                                                                                                                                                                                                                                                                                <w:left w:val="none" w:sz="0" w:space="0" w:color="auto"/>
                                                                                                                                                                                                                                                                                                                                                                                                                                                                                                                                                                <w:bottom w:val="none" w:sz="0" w:space="0" w:color="auto"/>
                                                                                                                                                                                                                                                                                                                                                                                                                                                                                                                                                                <w:right w:val="none" w:sz="0" w:space="0" w:color="auto"/>
                                                                                                                                                                                                                                                                                                                                                                                                                                                                                                                                                              </w:divBdr>
                                                                                                                                                                                                                                                                                                                                                                                                                                                                                                                                                              <w:divsChild>
                                                                                                                                                                                                                                                                                                                                                                                                                                                                                                                                                                <w:div w:id="231089569">
                                                                                                                                                                                                                                                                                                                                                                                                                                                                                                                                                                  <w:marLeft w:val="0"/>
                                                                                                                                                                                                                                                                                                                                                                                                                                                                                                                                                                  <w:marRight w:val="0"/>
                                                                                                                                                                                                                                                                                                                                                                                                                                                                                                                                                                  <w:marTop w:val="0"/>
                                                                                                                                                                                                                                                                                                                                                                                                                                                                                                                                                                  <w:marBottom w:val="0"/>
                                                                                                                                                                                                                                                                                                                                                                                                                                                                                                                                                                  <w:divBdr>
                                                                                                                                                                                                                                                                                                                                                                                                                                                                                                                                                                    <w:top w:val="none" w:sz="0" w:space="0" w:color="auto"/>
                                                                                                                                                                                                                                                                                                                                                                                                                                                                                                                                                                    <w:left w:val="none" w:sz="0" w:space="0" w:color="auto"/>
                                                                                                                                                                                                                                                                                                                                                                                                                                                                                                                                                                    <w:bottom w:val="none" w:sz="0" w:space="0" w:color="auto"/>
                                                                                                                                                                                                                                                                                                                                                                                                                                                                                                                                                                    <w:right w:val="none" w:sz="0" w:space="0" w:color="auto"/>
                                                                                                                                                                                                                                                                                                                                                                                                                                                                                                                                                                  </w:divBdr>
                                                                                                                                                                                                                                                                                                                                                                                                                                                                                                                                                                  <w:divsChild>
                                                                                                                                                                                                                                                                                                                                                                                                                                                                                                                                                                    <w:div w:id="1062675366">
                                                                                                                                                                                                                                                                                                                                                                                                                                                                                                                                                                      <w:marLeft w:val="0"/>
                                                                                                                                                                                                                                                                                                                                                                                                                                                                                                                                                                      <w:marRight w:val="0"/>
                                                                                                                                                                                                                                                                                                                                                                                                                                                                                                                                                                      <w:marTop w:val="0"/>
                                                                                                                                                                                                                                                                                                                                                                                                                                                                                                                                                                      <w:marBottom w:val="0"/>
                                                                                                                                                                                                                                                                                                                                                                                                                                                                                                                                                                      <w:divBdr>
                                                                                                                                                                                                                                                                                                                                                                                                                                                                                                                                                                        <w:top w:val="none" w:sz="0" w:space="0" w:color="auto"/>
                                                                                                                                                                                                                                                                                                                                                                                                                                                                                                                                                                        <w:left w:val="none" w:sz="0" w:space="0" w:color="auto"/>
                                                                                                                                                                                                                                                                                                                                                                                                                                                                                                                                                                        <w:bottom w:val="none" w:sz="0" w:space="0" w:color="auto"/>
                                                                                                                                                                                                                                                                                                                                                                                                                                                                                                                                                                        <w:right w:val="none" w:sz="0" w:space="0" w:color="auto"/>
                                                                                                                                                                                                                                                                                                                                                                                                                                                                                                                                                                      </w:divBdr>
                                                                                                                                                                                                                                                                                                                                                                                                                                                                                                                                                                      <w:divsChild>
                                                                                                                                                                                                                                                                                                                                                                                                                                                                                                                                                                        <w:div w:id="625241615">
                                                                                                                                                                                                                                                                                                                                                                                                                                                                                                                                                                          <w:marLeft w:val="0"/>
                                                                                                                                                                                                                                                                                                                                                                                                                                                                                                                                                                          <w:marRight w:val="0"/>
                                                                                                                                                                                                                                                                                                                                                                                                                                                                                                                                                                          <w:marTop w:val="0"/>
                                                                                                                                                                                                                                                                                                                                                                                                                                                                                                                                                                          <w:marBottom w:val="0"/>
                                                                                                                                                                                                                                                                                                                                                                                                                                                                                                                                                                          <w:divBdr>
                                                                                                                                                                                                                                                                                                                                                                                                                                                                                                                                                                            <w:top w:val="none" w:sz="0" w:space="0" w:color="auto"/>
                                                                                                                                                                                                                                                                                                                                                                                                                                                                                                                                                                            <w:left w:val="none" w:sz="0" w:space="0" w:color="auto"/>
                                                                                                                                                                                                                                                                                                                                                                                                                                                                                                                                                                            <w:bottom w:val="none" w:sz="0" w:space="0" w:color="auto"/>
                                                                                                                                                                                                                                                                                                                                                                                                                                                                                                                                                                            <w:right w:val="none" w:sz="0" w:space="0" w:color="auto"/>
                                                                                                                                                                                                                                                                                                                                                                                                                                                                                                                                                                          </w:divBdr>
                                                                                                                                                                                                                                                                                                                                                                                                                                                                                                                                                                          <w:divsChild>
                                                                                                                                                                                                                                                                                                                                                                                                                                                                                                                                                                            <w:div w:id="1580866561">
                                                                                                                                                                                                                                                                                                                                                                                                                                                                                                                                                                              <w:marLeft w:val="0"/>
                                                                                                                                                                                                                                                                                                                                                                                                                                                                                                                                                                              <w:marRight w:val="0"/>
                                                                                                                                                                                                                                                                                                                                                                                                                                                                                                                                                                              <w:marTop w:val="0"/>
                                                                                                                                                                                                                                                                                                                                                                                                                                                                                                                                                                              <w:marBottom w:val="0"/>
                                                                                                                                                                                                                                                                                                                                                                                                                                                                                                                                                                              <w:divBdr>
                                                                                                                                                                                                                                                                                                                                                                                                                                                                                                                                                                                <w:top w:val="none" w:sz="0" w:space="0" w:color="auto"/>
                                                                                                                                                                                                                                                                                                                                                                                                                                                                                                                                                                                <w:left w:val="none" w:sz="0" w:space="0" w:color="auto"/>
                                                                                                                                                                                                                                                                                                                                                                                                                                                                                                                                                                                <w:bottom w:val="none" w:sz="0" w:space="0" w:color="auto"/>
                                                                                                                                                                                                                                                                                                                                                                                                                                                                                                                                                                                <w:right w:val="none" w:sz="0" w:space="0" w:color="auto"/>
                                                                                                                                                                                                                                                                                                                                                                                                                                                                                                                                                                              </w:divBdr>
                                                                                                                                                                                                                                                                                                                                                                                                                                                                                                                                                                              <w:divsChild>
                                                                                                                                                                                                                                                                                                                                                                                                                                                                                                                                                                                <w:div w:id="736978242">
                                                                                                                                                                                                                                                                                                                                                                                                                                                                                                                                                                                  <w:marLeft w:val="0"/>
                                                                                                                                                                                                                                                                                                                                                                                                                                                                                                                                                                                  <w:marRight w:val="0"/>
                                                                                                                                                                                                                                                                                                                                                                                                                                                                                                                                                                                  <w:marTop w:val="0"/>
                                                                                                                                                                                                                                                                                                                                                                                                                                                                                                                                                                                  <w:marBottom w:val="0"/>
                                                                                                                                                                                                                                                                                                                                                                                                                                                                                                                                                                                  <w:divBdr>
                                                                                                                                                                                                                                                                                                                                                                                                                                                                                                                                                                                    <w:top w:val="none" w:sz="0" w:space="0" w:color="auto"/>
                                                                                                                                                                                                                                                                                                                                                                                                                                                                                                                                                                                    <w:left w:val="none" w:sz="0" w:space="0" w:color="auto"/>
                                                                                                                                                                                                                                                                                                                                                                                                                                                                                                                                                                                    <w:bottom w:val="none" w:sz="0" w:space="0" w:color="auto"/>
                                                                                                                                                                                                                                                                                                                                                                                                                                                                                                                                                                                    <w:right w:val="none" w:sz="0" w:space="0" w:color="auto"/>
                                                                                                                                                                                                                                                                                                                                                                                                                                                                                                                                                                                  </w:divBdr>
                                                                                                                                                                                                                                                                                                                                                                                                                                                                                                                                                                                  <w:divsChild>
                                                                                                                                                                                                                                                                                                                                                                                                                                                                                                                                                                                    <w:div w:id="1786607854">
                                                                                                                                                                                                                                                                                                                                                                                                                                                                                                                                                                                      <w:marLeft w:val="0"/>
                                                                                                                                                                                                                                                                                                                                                                                                                                                                                                                                                                                      <w:marRight w:val="0"/>
                                                                                                                                                                                                                                                                                                                                                                                                                                                                                                                                                                                      <w:marTop w:val="0"/>
                                                                                                                                                                                                                                                                                                                                                                                                                                                                                                                                                                                      <w:marBottom w:val="0"/>
                                                                                                                                                                                                                                                                                                                                                                                                                                                                                                                                                                                      <w:divBdr>
                                                                                                                                                                                                                                                                                                                                                                                                                                                                                                                                                                                        <w:top w:val="none" w:sz="0" w:space="0" w:color="auto"/>
                                                                                                                                                                                                                                                                                                                                                                                                                                                                                                                                                                                        <w:left w:val="none" w:sz="0" w:space="0" w:color="auto"/>
                                                                                                                                                                                                                                                                                                                                                                                                                                                                                                                                                                                        <w:bottom w:val="none" w:sz="0" w:space="0" w:color="auto"/>
                                                                                                                                                                                                                                                                                                                                                                                                                                                                                                                                                                                        <w:right w:val="none" w:sz="0" w:space="0" w:color="auto"/>
                                                                                                                                                                                                                                                                                                                                                                                                                                                                                                                                                                                      </w:divBdr>
                                                                                                                                                                                                                                                                                                                                                                                                                                                                                                                                                                                      <w:divsChild>
                                                                                                                                                                                                                                                                                                                                                                                                                                                                                                                                                                                        <w:div w:id="1580745679">
                                                                                                                                                                                                                                                                                                                                                                                                                                                                                                                                                                                          <w:marLeft w:val="0"/>
                                                                                                                                                                                                                                                                                                                                                                                                                                                                                                                                                                                          <w:marRight w:val="0"/>
                                                                                                                                                                                                                                                                                                                                                                                                                                                                                                                                                                                          <w:marTop w:val="0"/>
                                                                                                                                                                                                                                                                                                                                                                                                                                                                                                                                                                                          <w:marBottom w:val="0"/>
                                                                                                                                                                                                                                                                                                                                                                                                                                                                                                                                                                                          <w:divBdr>
                                                                                                                                                                                                                                                                                                                                                                                                                                                                                                                                                                                            <w:top w:val="none" w:sz="0" w:space="0" w:color="auto"/>
                                                                                                                                                                                                                                                                                                                                                                                                                                                                                                                                                                                            <w:left w:val="none" w:sz="0" w:space="0" w:color="auto"/>
                                                                                                                                                                                                                                                                                                                                                                                                                                                                                                                                                                                            <w:bottom w:val="none" w:sz="0" w:space="0" w:color="auto"/>
                                                                                                                                                                                                                                                                                                                                                                                                                                                                                                                                                                                            <w:right w:val="none" w:sz="0" w:space="0" w:color="auto"/>
                                                                                                                                                                                                                                                                                                                                                                                                                                                                                                                                                                                          </w:divBdr>
                                                                                                                                                                                                                                                                                                                                                                                                                                                                                                                                                                                          <w:divsChild>
                                                                                                                                                                                                                                                                                                                                                                                                                                                                                                                                                                                            <w:div w:id="1447432683">
                                                                                                                                                                                                                                                                                                                                                                                                                                                                                                                                                                                              <w:marLeft w:val="0"/>
                                                                                                                                                                                                                                                                                                                                                                                                                                                                                                                                                                                              <w:marRight w:val="0"/>
                                                                                                                                                                                                                                                                                                                                                                                                                                                                                                                                                                                              <w:marTop w:val="0"/>
                                                                                                                                                                                                                                                                                                                                                                                                                                                                                                                                                                                              <w:marBottom w:val="0"/>
                                                                                                                                                                                                                                                                                                                                                                                                                                                                                                                                                                                              <w:divBdr>
                                                                                                                                                                                                                                                                                                                                                                                                                                                                                                                                                                                                <w:top w:val="none" w:sz="0" w:space="0" w:color="auto"/>
                                                                                                                                                                                                                                                                                                                                                                                                                                                                                                                                                                                                <w:left w:val="none" w:sz="0" w:space="0" w:color="auto"/>
                                                                                                                                                                                                                                                                                                                                                                                                                                                                                                                                                                                                <w:bottom w:val="none" w:sz="0" w:space="0" w:color="auto"/>
                                                                                                                                                                                                                                                                                                                                                                                                                                                                                                                                                                                                <w:right w:val="none" w:sz="0" w:space="0" w:color="auto"/>
                                                                                                                                                                                                                                                                                                                                                                                                                                                                                                                                                                                              </w:divBdr>
                                                                                                                                                                                                                                                                                                                                                                                                                                                                                                                                                                                              <w:divsChild>
                                                                                                                                                                                                                                                                                                                                                                                                                                                                                                                                                                                                <w:div w:id="1869685772">
                                                                                                                                                                                                                                                                                                                                                                                                                                                                                                                                                                                                  <w:marLeft w:val="0"/>
                                                                                                                                                                                                                                                                                                                                                                                                                                                                                                                                                                                                  <w:marRight w:val="0"/>
                                                                                                                                                                                                                                                                                                                                                                                                                                                                                                                                                                                                  <w:marTop w:val="0"/>
                                                                                                                                                                                                                                                                                                                                                                                                                                                                                                                                                                                                  <w:marBottom w:val="0"/>
                                                                                                                                                                                                                                                                                                                                                                                                                                                                                                                                                                                                  <w:divBdr>
                                                                                                                                                                                                                                                                                                                                                                                                                                                                                                                                                                                                    <w:top w:val="none" w:sz="0" w:space="0" w:color="auto"/>
                                                                                                                                                                                                                                                                                                                                                                                                                                                                                                                                                                                                    <w:left w:val="none" w:sz="0" w:space="0" w:color="auto"/>
                                                                                                                                                                                                                                                                                                                                                                                                                                                                                                                                                                                                    <w:bottom w:val="none" w:sz="0" w:space="0" w:color="auto"/>
                                                                                                                                                                                                                                                                                                                                                                                                                                                                                                                                                                                                    <w:right w:val="none" w:sz="0" w:space="0" w:color="auto"/>
                                                                                                                                                                                                                                                                                                                                                                                                                                                                                                                                                                                                  </w:divBdr>
                                                                                                                                                                                                                                                                                                                                                                                                                                                                                                                                                                                                  <w:divsChild>
                                                                                                                                                                                                                                                                                                                                                                                                                                                                                                                                                                                                    <w:div w:id="1216232693">
                                                                                                                                                                                                                                                                                                                                                                                                                                                                                                                                                                                                      <w:marLeft w:val="0"/>
                                                                                                                                                                                                                                                                                                                                                                                                                                                                                                                                                                                                      <w:marRight w:val="0"/>
                                                                                                                                                                                                                                                                                                                                                                                                                                                                                                                                                                                                      <w:marTop w:val="0"/>
                                                                                                                                                                                                                                                                                                                                                                                                                                                                                                                                                                                                      <w:marBottom w:val="0"/>
                                                                                                                                                                                                                                                                                                                                                                                                                                                                                                                                                                                                      <w:divBdr>
                                                                                                                                                                                                                                                                                                                                                                                                                                                                                                                                                                                                        <w:top w:val="none" w:sz="0" w:space="0" w:color="auto"/>
                                                                                                                                                                                                                                                                                                                                                                                                                                                                                                                                                                                                        <w:left w:val="none" w:sz="0" w:space="0" w:color="auto"/>
                                                                                                                                                                                                                                                                                                                                                                                                                                                                                                                                                                                                        <w:bottom w:val="none" w:sz="0" w:space="0" w:color="auto"/>
                                                                                                                                                                                                                                                                                                                                                                                                                                                                                                                                                                                                        <w:right w:val="none" w:sz="0" w:space="0" w:color="auto"/>
                                                                                                                                                                                                                                                                                                                                                                                                                                                                                                                                                                                                      </w:divBdr>
                                                                                                                                                                                                                                                                                                                                                                                                                                                                                                                                                                                                      <w:divsChild>
                                                                                                                                                                                                                                                                                                                                                                                                                                                                                                                                                                                                        <w:div w:id="847017894">
                                                                                                                                                                                                                                                                                                                                                                                                                                                                                                                                                                                                          <w:marLeft w:val="0"/>
                                                                                                                                                                                                                                                                                                                                                                                                                                                                                                                                                                                                          <w:marRight w:val="0"/>
                                                                                                                                                                                                                                                                                                                                                                                                                                                                                                                                                                                                          <w:marTop w:val="0"/>
                                                                                                                                                                                                                                                                                                                                                                                                                                                                                                                                                                                                          <w:marBottom w:val="0"/>
                                                                                                                                                                                                                                                                                                                                                                                                                                                                                                                                                                                                          <w:divBdr>
                                                                                                                                                                                                                                                                                                                                                                                                                                                                                                                                                                                                            <w:top w:val="none" w:sz="0" w:space="0" w:color="auto"/>
                                                                                                                                                                                                                                                                                                                                                                                                                                                                                                                                                                                                            <w:left w:val="none" w:sz="0" w:space="0" w:color="auto"/>
                                                                                                                                                                                                                                                                                                                                                                                                                                                                                                                                                                                                            <w:bottom w:val="none" w:sz="0" w:space="0" w:color="auto"/>
                                                                                                                                                                                                                                                                                                                                                                                                                                                                                                                                                                                                            <w:right w:val="none" w:sz="0" w:space="0" w:color="auto"/>
                                                                                                                                                                                                                                                                                                                                                                                                                                                                                                                                                                                                          </w:divBdr>
                                                                                                                                                                                                                                                                                                                                                                                                                                                                                                                                                                                                          <w:divsChild>
                                                                                                                                                                                                                                                                                                                                                                                                                                                                                                                                                                                                            <w:div w:id="1621568465">
                                                                                                                                                                                                                                                                                                                                                                                                                                                                                                                                                                                                              <w:marLeft w:val="0"/>
                                                                                                                                                                                                                                                                                                                                                                                                                                                                                                                                                                                                              <w:marRight w:val="0"/>
                                                                                                                                                                                                                                                                                                                                                                                                                                                                                                                                                                                                              <w:marTop w:val="0"/>
                                                                                                                                                                                                                                                                                                                                                                                                                                                                                                                                                                                                              <w:marBottom w:val="0"/>
                                                                                                                                                                                                                                                                                                                                                                                                                                                                                                                                                                                                              <w:divBdr>
                                                                                                                                                                                                                                                                                                                                                                                                                                                                                                                                                                                                                <w:top w:val="none" w:sz="0" w:space="0" w:color="auto"/>
                                                                                                                                                                                                                                                                                                                                                                                                                                                                                                                                                                                                                <w:left w:val="none" w:sz="0" w:space="0" w:color="auto"/>
                                                                                                                                                                                                                                                                                                                                                                                                                                                                                                                                                                                                                <w:bottom w:val="none" w:sz="0" w:space="0" w:color="auto"/>
                                                                                                                                                                                                                                                                                                                                                                                                                                                                                                                                                                                                                <w:right w:val="none" w:sz="0" w:space="0" w:color="auto"/>
                                                                                                                                                                                                                                                                                                                                                                                                                                                                                                                                                                                                              </w:divBdr>
                                                                                                                                                                                                                                                                                                                                                                                                                                                                                                                                                                                                              <w:divsChild>
                                                                                                                                                                                                                                                                                                                                                                                                                                                                                                                                                                                                                <w:div w:id="2097945404">
                                                                                                                                                                                                                                                                                                                                                                                                                                                                                                                                                                                                                  <w:marLeft w:val="0"/>
                                                                                                                                                                                                                                                                                                                                                                                                                                                                                                                                                                                                                  <w:marRight w:val="0"/>
                                                                                                                                                                                                                                                                                                                                                                                                                                                                                                                                                                                                                  <w:marTop w:val="0"/>
                                                                                                                                                                                                                                                                                                                                                                                                                                                                                                                                                                                                                  <w:marBottom w:val="0"/>
                                                                                                                                                                                                                                                                                                                                                                                                                                                                                                                                                                                                                  <w:divBdr>
                                                                                                                                                                                                                                                                                                                                                                                                                                                                                                                                                                                                                    <w:top w:val="none" w:sz="0" w:space="0" w:color="auto"/>
                                                                                                                                                                                                                                                                                                                                                                                                                                                                                                                                                                                                                    <w:left w:val="none" w:sz="0" w:space="0" w:color="auto"/>
                                                                                                                                                                                                                                                                                                                                                                                                                                                                                                                                                                                                                    <w:bottom w:val="none" w:sz="0" w:space="0" w:color="auto"/>
                                                                                                                                                                                                                                                                                                                                                                                                                                                                                                                                                                                                                    <w:right w:val="none" w:sz="0" w:space="0" w:color="auto"/>
                                                                                                                                                                                                                                                                                                                                                                                                                                                                                                                                                                                                                  </w:divBdr>
                                                                                                                                                                                                                                                                                                                                                                                                                                                                                                                                                                                                                  <w:divsChild>
                                                                                                                                                                                                                                                                                                                                                                                                                                                                                                                                                                                                                    <w:div w:id="329413063">
                                                                                                                                                                                                                                                                                                                                                                                                                                                                                                                                                                                                                      <w:marLeft w:val="0"/>
                                                                                                                                                                                                                                                                                                                                                                                                                                                                                                                                                                                                                      <w:marRight w:val="0"/>
                                                                                                                                                                                                                                                                                                                                                                                                                                                                                                                                                                                                                      <w:marTop w:val="0"/>
                                                                                                                                                                                                                                                                                                                                                                                                                                                                                                                                                                                                                      <w:marBottom w:val="0"/>
                                                                                                                                                                                                                                                                                                                                                                                                                                                                                                                                                                                                                      <w:divBdr>
                                                                                                                                                                                                                                                                                                                                                                                                                                                                                                                                                                                                                        <w:top w:val="none" w:sz="0" w:space="0" w:color="auto"/>
                                                                                                                                                                                                                                                                                                                                                                                                                                                                                                                                                                                                                        <w:left w:val="none" w:sz="0" w:space="0" w:color="auto"/>
                                                                                                                                                                                                                                                                                                                                                                                                                                                                                                                                                                                                                        <w:bottom w:val="none" w:sz="0" w:space="0" w:color="auto"/>
                                                                                                                                                                                                                                                                                                                                                                                                                                                                                                                                                                                                                        <w:right w:val="none" w:sz="0" w:space="0" w:color="auto"/>
                                                                                                                                                                                                                                                                                                                                                                                                                                                                                                                                                                                                                      </w:divBdr>
                                                                                                                                                                                                                                                                                                                                                                                                                                                                                                                                                                                                                      <w:divsChild>
                                                                                                                                                                                                                                                                                                                                                                                                                                                                                                                                                                                                                        <w:div w:id="294261195">
                                                                                                                                                                                                                                                                                                                                                                                                                                                                                                                                                                                                                          <w:marLeft w:val="0"/>
                                                                                                                                                                                                                                                                                                                                                                                                                                                                                                                                                                                                                          <w:marRight w:val="0"/>
                                                                                                                                                                                                                                                                                                                                                                                                                                                                                                                                                                                                                          <w:marTop w:val="0"/>
                                                                                                                                                                                                                                                                                                                                                                                                                                                                                                                                                                                                                          <w:marBottom w:val="0"/>
                                                                                                                                                                                                                                                                                                                                                                                                                                                                                                                                                                                                                          <w:divBdr>
                                                                                                                                                                                                                                                                                                                                                                                                                                                                                                                                                                                                                            <w:top w:val="none" w:sz="0" w:space="0" w:color="auto"/>
                                                                                                                                                                                                                                                                                                                                                                                                                                                                                                                                                                                                                            <w:left w:val="none" w:sz="0" w:space="0" w:color="auto"/>
                                                                                                                                                                                                                                                                                                                                                                                                                                                                                                                                                                                                                            <w:bottom w:val="none" w:sz="0" w:space="0" w:color="auto"/>
                                                                                                                                                                                                                                                                                                                                                                                                                                                                                                                                                                                                                            <w:right w:val="none" w:sz="0" w:space="0" w:color="auto"/>
                                                                                                                                                                                                                                                                                                                                                                                                                                                                                                                                                                                                                          </w:divBdr>
                                                                                                                                                                                                                                                                                                                                                                                                                                                                                                                                                                                                                          <w:divsChild>
                                                                                                                                                                                                                                                                                                                                                                                                                                                                                                                                                                                                                            <w:div w:id="1308508906">
                                                                                                                                                                                                                                                                                                                                                                                                                                                                                                                                                                                                                              <w:marLeft w:val="0"/>
                                                                                                                                                                                                                                                                                                                                                                                                                                                                                                                                                                                                                              <w:marRight w:val="0"/>
                                                                                                                                                                                                                                                                                                                                                                                                                                                                                                                                                                                                                              <w:marTop w:val="0"/>
                                                                                                                                                                                                                                                                                                                                                                                                                                                                                                                                                                                                                              <w:marBottom w:val="0"/>
                                                                                                                                                                                                                                                                                                                                                                                                                                                                                                                                                                                                                              <w:divBdr>
                                                                                                                                                                                                                                                                                                                                                                                                                                                                                                                                                                                                                                <w:top w:val="none" w:sz="0" w:space="0" w:color="auto"/>
                                                                                                                                                                                                                                                                                                                                                                                                                                                                                                                                                                                                                                <w:left w:val="none" w:sz="0" w:space="0" w:color="auto"/>
                                                                                                                                                                                                                                                                                                                                                                                                                                                                                                                                                                                                                                <w:bottom w:val="none" w:sz="0" w:space="0" w:color="auto"/>
                                                                                                                                                                                                                                                                                                                                                                                                                                                                                                                                                                                                                                <w:right w:val="none" w:sz="0" w:space="0" w:color="auto"/>
                                                                                                                                                                                                                                                                                                                                                                                                                                                                                                                                                                                                                              </w:divBdr>
                                                                                                                                                                                                                                                                                                                                                                                                                                                                                                                                                                                                                              <w:divsChild>
                                                                                                                                                                                                                                                                                                                                                                                                                                                                                                                                                                                                                                <w:div w:id="1036660161">
                                                                                                                                                                                                                                                                                                                                                                                                                                                                                                                                                                                                                                  <w:marLeft w:val="0"/>
                                                                                                                                                                                                                                                                                                                                                                                                                                                                                                                                                                                                                                  <w:marRight w:val="0"/>
                                                                                                                                                                                                                                                                                                                                                                                                                                                                                                                                                                                                                                  <w:marTop w:val="0"/>
                                                                                                                                                                                                                                                                                                                                                                                                                                                                                                                                                                                                                                  <w:marBottom w:val="0"/>
                                                                                                                                                                                                                                                                                                                                                                                                                                                                                                                                                                                                                                  <w:divBdr>
                                                                                                                                                                                                                                                                                                                                                                                                                                                                                                                                                                                                                                    <w:top w:val="none" w:sz="0" w:space="0" w:color="auto"/>
                                                                                                                                                                                                                                                                                                                                                                                                                                                                                                                                                                                                                                    <w:left w:val="none" w:sz="0" w:space="0" w:color="auto"/>
                                                                                                                                                                                                                                                                                                                                                                                                                                                                                                                                                                                                                                    <w:bottom w:val="none" w:sz="0" w:space="0" w:color="auto"/>
                                                                                                                                                                                                                                                                                                                                                                                                                                                                                                                                                                                                                                    <w:right w:val="none" w:sz="0" w:space="0" w:color="auto"/>
                                                                                                                                                                                                                                                                                                                                                                                                                                                                                                                                                                                                                                  </w:divBdr>
                                                                                                                                                                                                                                                                                                                                                                                                                                                                                                                                                                                                                                  <w:divsChild>
                                                                                                                                                                                                                                                                                                                                                                                                                                                                                                                                                                                                                                    <w:div w:id="1983804177">
                                                                                                                                                                                                                                                                                                                                                                                                                                                                                                                                                                                                                                      <w:marLeft w:val="0"/>
                                                                                                                                                                                                                                                                                                                                                                                                                                                                                                                                                                                                                                      <w:marRight w:val="0"/>
                                                                                                                                                                                                                                                                                                                                                                                                                                                                                                                                                                                                                                      <w:marTop w:val="0"/>
                                                                                                                                                                                                                                                                                                                                                                                                                                                                                                                                                                                                                                      <w:marBottom w:val="0"/>
                                                                                                                                                                                                                                                                                                                                                                                                                                                                                                                                                                                                                                      <w:divBdr>
                                                                                                                                                                                                                                                                                                                                                                                                                                                                                                                                                                                                                                        <w:top w:val="none" w:sz="0" w:space="0" w:color="auto"/>
                                                                                                                                                                                                                                                                                                                                                                                                                                                                                                                                                                                                                                        <w:left w:val="none" w:sz="0" w:space="0" w:color="auto"/>
                                                                                                                                                                                                                                                                                                                                                                                                                                                                                                                                                                                                                                        <w:bottom w:val="none" w:sz="0" w:space="0" w:color="auto"/>
                                                                                                                                                                                                                                                                                                                                                                                                                                                                                                                                                                                                                                        <w:right w:val="none" w:sz="0" w:space="0" w:color="auto"/>
                                                                                                                                                                                                                                                                                                                                                                                                                                                                                                                                                                                                                                      </w:divBdr>
                                                                                                                                                                                                                                                                                                                                                                                                                                                                                                                                                                                                                                      <w:divsChild>
                                                                                                                                                                                                                                                                                                                                                                                                                                                                                                                                                                                                                                        <w:div w:id="214776803">
                                                                                                                                                                                                                                                                                                                                                                                                                                                                                                                                                                                                                                          <w:marLeft w:val="0"/>
                                                                                                                                                                                                                                                                                                                                                                                                                                                                                                                                                                                                                                          <w:marRight w:val="0"/>
                                                                                                                                                                                                                                                                                                                                                                                                                                                                                                                                                                                                                                          <w:marTop w:val="0"/>
                                                                                                                                                                                                                                                                                                                                                                                                                                                                                                                                                                                                                                          <w:marBottom w:val="0"/>
                                                                                                                                                                                                                                                                                                                                                                                                                                                                                                                                                                                                                                          <w:divBdr>
                                                                                                                                                                                                                                                                                                                                                                                                                                                                                                                                                                                                                                            <w:top w:val="none" w:sz="0" w:space="0" w:color="auto"/>
                                                                                                                                                                                                                                                                                                                                                                                                                                                                                                                                                                                                                                            <w:left w:val="none" w:sz="0" w:space="0" w:color="auto"/>
                                                                                                                                                                                                                                                                                                                                                                                                                                                                                                                                                                                                                                            <w:bottom w:val="none" w:sz="0" w:space="0" w:color="auto"/>
                                                                                                                                                                                                                                                                                                                                                                                                                                                                                                                                                                                                                                            <w:right w:val="none" w:sz="0" w:space="0" w:color="auto"/>
                                                                                                                                                                                                                                                                                                                                                                                                                                                                                                                                                                                                                                          </w:divBdr>
                                                                                                                                                                                                                                                                                                                                                                                                                                                                                                                                                                                                                                          <w:divsChild>
                                                                                                                                                                                                                                                                                                                                                                                                                                                                                                                                                                                                                                            <w:div w:id="402223138">
                                                                                                                                                                                                                                                                                                                                                                                                                                                                                                                                                                                                                                              <w:marLeft w:val="0"/>
                                                                                                                                                                                                                                                                                                                                                                                                                                                                                                                                                                                                                                              <w:marRight w:val="0"/>
                                                                                                                                                                                                                                                                                                                                                                                                                                                                                                                                                                                                                                              <w:marTop w:val="0"/>
                                                                                                                                                                                                                                                                                                                                                                                                                                                                                                                                                                                                                                              <w:marBottom w:val="0"/>
                                                                                                                                                                                                                                                                                                                                                                                                                                                                                                                                                                                                                                              <w:divBdr>
                                                                                                                                                                                                                                                                                                                                                                                                                                                                                                                                                                                                                                                <w:top w:val="none" w:sz="0" w:space="0" w:color="auto"/>
                                                                                                                                                                                                                                                                                                                                                                                                                                                                                                                                                                                                                                                <w:left w:val="none" w:sz="0" w:space="0" w:color="auto"/>
                                                                                                                                                                                                                                                                                                                                                                                                                                                                                                                                                                                                                                                <w:bottom w:val="none" w:sz="0" w:space="0" w:color="auto"/>
                                                                                                                                                                                                                                                                                                                                                                                                                                                                                                                                                                                                                                                <w:right w:val="none" w:sz="0" w:space="0" w:color="auto"/>
                                                                                                                                                                                                                                                                                                                                                                                                                                                                                                                                                                                                                                              </w:divBdr>
                                                                                                                                                                                                                                                                                                                                                                                                                                                                                                                                                                                                                                              <w:divsChild>
                                                                                                                                                                                                                                                                                                                                                                                                                                                                                                                                                                                                                                                <w:div w:id="1104420726">
                                                                                                                                                                                                                                                                                                                                                                                                                                                                                                                                                                                                                                                  <w:marLeft w:val="0"/>
                                                                                                                                                                                                                                                                                                                                                                                                                                                                                                                                                                                                                                                  <w:marRight w:val="0"/>
                                                                                                                                                                                                                                                                                                                                                                                                                                                                                                                                                                                                                                                  <w:marTop w:val="0"/>
                                                                                                                                                                                                                                                                                                                                                                                                                                                                                                                                                                                                                                                  <w:marBottom w:val="0"/>
                                                                                                                                                                                                                                                                                                                                                                                                                                                                                                                                                                                                                                                  <w:divBdr>
                                                                                                                                                                                                                                                                                                                                                                                                                                                                                                                                                                                                                                                    <w:top w:val="none" w:sz="0" w:space="0" w:color="auto"/>
                                                                                                                                                                                                                                                                                                                                                                                                                                                                                                                                                                                                                                                    <w:left w:val="none" w:sz="0" w:space="0" w:color="auto"/>
                                                                                                                                                                                                                                                                                                                                                                                                                                                                                                                                                                                                                                                    <w:bottom w:val="none" w:sz="0" w:space="0" w:color="auto"/>
                                                                                                                                                                                                                                                                                                                                                                                                                                                                                                                                                                                                                                                    <w:right w:val="none" w:sz="0" w:space="0" w:color="auto"/>
                                                                                                                                                                                                                                                                                                                                                                                                                                                                                                                                                                                                                                                  </w:divBdr>
                                                                                                                                                                                                                                                                                                                                                                                                                                                                                                                                                                                                                                                  <w:divsChild>
                                                                                                                                                                                                                                                                                                                                                                                                                                                                                                                                                                                                                                                    <w:div w:id="63723585">
                                                                                                                                                                                                                                                                                                                                                                                                                                                                                                                                                                                                                                                      <w:marLeft w:val="0"/>
                                                                                                                                                                                                                                                                                                                                                                                                                                                                                                                                                                                                                                                      <w:marRight w:val="0"/>
                                                                                                                                                                                                                                                                                                                                                                                                                                                                                                                                                                                                                                                      <w:marTop w:val="0"/>
                                                                                                                                                                                                                                                                                                                                                                                                                                                                                                                                                                                                                                                      <w:marBottom w:val="0"/>
                                                                                                                                                                                                                                                                                                                                                                                                                                                                                                                                                                                                                                                      <w:divBdr>
                                                                                                                                                                                                                                                                                                                                                                                                                                                                                                                                                                                                                                                        <w:top w:val="none" w:sz="0" w:space="0" w:color="auto"/>
                                                                                                                                                                                                                                                                                                                                                                                                                                                                                                                                                                                                                                                        <w:left w:val="none" w:sz="0" w:space="0" w:color="auto"/>
                                                                                                                                                                                                                                                                                                                                                                                                                                                                                                                                                                                                                                                        <w:bottom w:val="none" w:sz="0" w:space="0" w:color="auto"/>
                                                                                                                                                                                                                                                                                                                                                                                                                                                                                                                                                                                                                                                        <w:right w:val="none" w:sz="0" w:space="0" w:color="auto"/>
                                                                                                                                                                                                                                                                                                                                                                                                                                                                                                                                                                                                                                                      </w:divBdr>
                                                                                                                                                                                                                                                                                                                                                                                                                                                                                                                                                                                                                                                      <w:divsChild>
                                                                                                                                                                                                                                                                                                                                                                                                                                                                                                                                                                                                                                                        <w:div w:id="1138260785">
                                                                                                                                                                                                                                                                                                                                                                                                                                                                                                                                                                                                                                                          <w:marLeft w:val="0"/>
                                                                                                                                                                                                                                                                                                                                                                                                                                                                                                                                                                                                                                                          <w:marRight w:val="0"/>
                                                                                                                                                                                                                                                                                                                                                                                                                                                                                                                                                                                                                                                          <w:marTop w:val="0"/>
                                                                                                                                                                                                                                                                                                                                                                                                                                                                                                                                                                                                                                                          <w:marBottom w:val="0"/>
                                                                                                                                                                                                                                                                                                                                                                                                                                                                                                                                                                                                                                                          <w:divBdr>
                                                                                                                                                                                                                                                                                                                                                                                                                                                                                                                                                                                                                                                            <w:top w:val="none" w:sz="0" w:space="0" w:color="auto"/>
                                                                                                                                                                                                                                                                                                                                                                                                                                                                                                                                                                                                                                                            <w:left w:val="none" w:sz="0" w:space="0" w:color="auto"/>
                                                                                                                                                                                                                                                                                                                                                                                                                                                                                                                                                                                                                                                            <w:bottom w:val="none" w:sz="0" w:space="0" w:color="auto"/>
                                                                                                                                                                                                                                                                                                                                                                                                                                                                                                                                                                                                                                                            <w:right w:val="none" w:sz="0" w:space="0" w:color="auto"/>
                                                                                                                                                                                                                                                                                                                                                                                                                                                                                                                                                                                                                                                          </w:divBdr>
                                                                                                                                                                                                                                                                                                                                                                                                                                                                                                                                                                                                                                                          <w:divsChild>
                                                                                                                                                                                                                                                                                                                                                                                                                                                                                                                                                                                                                                                            <w:div w:id="189416348">
                                                                                                                                                                                                                                                                                                                                                                                                                                                                                                                                                                                                                                                              <w:marLeft w:val="0"/>
                                                                                                                                                                                                                                                                                                                                                                                                                                                                                                                                                                                                                                                              <w:marRight w:val="0"/>
                                                                                                                                                                                                                                                                                                                                                                                                                                                                                                                                                                                                                                                              <w:marTop w:val="0"/>
                                                                                                                                                                                                                                                                                                                                                                                                                                                                                                                                                                                                                                                              <w:marBottom w:val="0"/>
                                                                                                                                                                                                                                                                                                                                                                                                                                                                                                                                                                                                                                                              <w:divBdr>
                                                                                                                                                                                                                                                                                                                                                                                                                                                                                                                                                                                                                                                                <w:top w:val="none" w:sz="0" w:space="0" w:color="auto"/>
                                                                                                                                                                                                                                                                                                                                                                                                                                                                                                                                                                                                                                                                <w:left w:val="none" w:sz="0" w:space="0" w:color="auto"/>
                                                                                                                                                                                                                                                                                                                                                                                                                                                                                                                                                                                                                                                                <w:bottom w:val="none" w:sz="0" w:space="0" w:color="auto"/>
                                                                                                                                                                                                                                                                                                                                                                                                                                                                                                                                                                                                                                                                <w:right w:val="none" w:sz="0" w:space="0" w:color="auto"/>
                                                                                                                                                                                                                                                                                                                                                                                                                                                                                                                                                                                                                                                              </w:divBdr>
                                                                                                                                                                                                                                                                                                                                                                                                                                                                                                                                                                                                                                                              <w:divsChild>
                                                                                                                                                                                                                                                                                                                                                                                                                                                                                                                                                                                                                                                                <w:div w:id="671030136">
                                                                                                                                                                                                                                                                                                                                                                                                                                                                                                                                                                                                                                                                  <w:marLeft w:val="0"/>
                                                                                                                                                                                                                                                                                                                                                                                                                                                                                                                                                                                                                                                                  <w:marRight w:val="0"/>
                                                                                                                                                                                                                                                                                                                                                                                                                                                                                                                                                                                                                                                                  <w:marTop w:val="0"/>
                                                                                                                                                                                                                                                                                                                                                                                                                                                                                                                                                                                                                                                                  <w:marBottom w:val="0"/>
                                                                                                                                                                                                                                                                                                                                                                                                                                                                                                                                                                                                                                                                  <w:divBdr>
                                                                                                                                                                                                                                                                                                                                                                                                                                                                                                                                                                                                                                                                    <w:top w:val="none" w:sz="0" w:space="0" w:color="auto"/>
                                                                                                                                                                                                                                                                                                                                                                                                                                                                                                                                                                                                                                                                    <w:left w:val="none" w:sz="0" w:space="0" w:color="auto"/>
                                                                                                                                                                                                                                                                                                                                                                                                                                                                                                                                                                                                                                                                    <w:bottom w:val="none" w:sz="0" w:space="0" w:color="auto"/>
                                                                                                                                                                                                                                                                                                                                                                                                                                                                                                                                                                                                                                                                    <w:right w:val="none" w:sz="0" w:space="0" w:color="auto"/>
                                                                                                                                                                                                                                                                                                                                                                                                                                                                                                                                                                                                                                                                  </w:divBdr>
                                                                                                                                                                                                                                                                                                                                                                                                                                                                                                                                                                                                                                                                  <w:divsChild>
                                                                                                                                                                                                                                                                                                                                                                                                                                                                                                                                                                                                                                                                    <w:div w:id="999582883">
                                                                                                                                                                                                                                                                                                                                                                                                                                                                                                                                                                                                                                                                      <w:marLeft w:val="0"/>
                                                                                                                                                                                                                                                                                                                                                                                                                                                                                                                                                                                                                                                                      <w:marRight w:val="0"/>
                                                                                                                                                                                                                                                                                                                                                                                                                                                                                                                                                                                                                                                                      <w:marTop w:val="0"/>
                                                                                                                                                                                                                                                                                                                                                                                                                                                                                                                                                                                                                                                                      <w:marBottom w:val="0"/>
                                                                                                                                                                                                                                                                                                                                                                                                                                                                                                                                                                                                                                                                      <w:divBdr>
                                                                                                                                                                                                                                                                                                                                                                                                                                                                                                                                                                                                                                                                        <w:top w:val="none" w:sz="0" w:space="0" w:color="auto"/>
                                                                                                                                                                                                                                                                                                                                                                                                                                                                                                                                                                                                                                                                        <w:left w:val="none" w:sz="0" w:space="0" w:color="auto"/>
                                                                                                                                                                                                                                                                                                                                                                                                                                                                                                                                                                                                                                                                        <w:bottom w:val="none" w:sz="0" w:space="0" w:color="auto"/>
                                                                                                                                                                                                                                                                                                                                                                                                                                                                                                                                                                                                                                                                        <w:right w:val="none" w:sz="0" w:space="0" w:color="auto"/>
                                                                                                                                                                                                                                                                                                                                                                                                                                                                                                                                                                                                                                                                      </w:divBdr>
                                                                                                                                                                                                                                                                                                                                                                                                                                                                                                                                                                                                                                                                      <w:divsChild>
                                                                                                                                                                                                                                                                                                                                                                                                                                                                                                                                                                                                                                                                        <w:div w:id="1974555668">
                                                                                                                                                                                                                                                                                                                                                                                                                                                                                                                                                                                                                                                                          <w:marLeft w:val="0"/>
                                                                                                                                                                                                                                                                                                                                                                                                                                                                                                                                                                                                                                                                          <w:marRight w:val="0"/>
                                                                                                                                                                                                                                                                                                                                                                                                                                                                                                                                                                                                                                                                          <w:marTop w:val="0"/>
                                                                                                                                                                                                                                                                                                                                                                                                                                                                                                                                                                                                                                                                          <w:marBottom w:val="0"/>
                                                                                                                                                                                                                                                                                                                                                                                                                                                                                                                                                                                                                                                                          <w:divBdr>
                                                                                                                                                                                                                                                                                                                                                                                                                                                                                                                                                                                                                                                                            <w:top w:val="none" w:sz="0" w:space="0" w:color="auto"/>
                                                                                                                                                                                                                                                                                                                                                                                                                                                                                                                                                                                                                                                                            <w:left w:val="none" w:sz="0" w:space="0" w:color="auto"/>
                                                                                                                                                                                                                                                                                                                                                                                                                                                                                                                                                                                                                                                                            <w:bottom w:val="none" w:sz="0" w:space="0" w:color="auto"/>
                                                                                                                                                                                                                                                                                                                                                                                                                                                                                                                                                                                                                                                                            <w:right w:val="none" w:sz="0" w:space="0" w:color="auto"/>
                                                                                                                                                                                                                                                                                                                                                                                                                                                                                                                                                                                                                                                                          </w:divBdr>
                                                                                                                                                                                                                                                                                                                                                                                                                                                                                                                                                                                                                                                                          <w:divsChild>
                                                                                                                                                                                                                                                                                                                                                                                                                                                                                                                                                                                                                                                                            <w:div w:id="801775374">
                                                                                                                                                                                                                                                                                                                                                                                                                                                                                                                                                                                                                                                                              <w:marLeft w:val="0"/>
                                                                                                                                                                                                                                                                                                                                                                                                                                                                                                                                                                                                                                                                              <w:marRight w:val="0"/>
                                                                                                                                                                                                                                                                                                                                                                                                                                                                                                                                                                                                                                                                              <w:marTop w:val="0"/>
                                                                                                                                                                                                                                                                                                                                                                                                                                                                                                                                                                                                                                                                              <w:marBottom w:val="0"/>
                                                                                                                                                                                                                                                                                                                                                                                                                                                                                                                                                                                                                                                                              <w:divBdr>
                                                                                                                                                                                                                                                                                                                                                                                                                                                                                                                                                                                                                                                                                <w:top w:val="none" w:sz="0" w:space="0" w:color="auto"/>
                                                                                                                                                                                                                                                                                                                                                                                                                                                                                                                                                                                                                                                                                <w:left w:val="none" w:sz="0" w:space="0" w:color="auto"/>
                                                                                                                                                                                                                                                                                                                                                                                                                                                                                                                                                                                                                                                                                <w:bottom w:val="none" w:sz="0" w:space="0" w:color="auto"/>
                                                                                                                                                                                                                                                                                                                                                                                                                                                                                                                                                                                                                                                                                <w:right w:val="none" w:sz="0" w:space="0" w:color="auto"/>
                                                                                                                                                                                                                                                                                                                                                                                                                                                                                                                                                                                                                                                                              </w:divBdr>
                                                                                                                                                                                                                                                                                                                                                                                                                                                                                                                                                                                                                                                                              <w:divsChild>
                                                                                                                                                                                                                                                                                                                                                                                                                                                                                                                                                                                                                                                                                <w:div w:id="2139058814">
                                                                                                                                                                                                                                                                                                                                                                                                                                                                                                                                                                                                                                                                                  <w:marLeft w:val="0"/>
                                                                                                                                                                                                                                                                                                                                                                                                                                                                                                                                                                                                                                                                                  <w:marRight w:val="0"/>
                                                                                                                                                                                                                                                                                                                                                                                                                                                                                                                                                                                                                                                                                  <w:marTop w:val="0"/>
                                                                                                                                                                                                                                                                                                                                                                                                                                                                                                                                                                                                                                                                                  <w:marBottom w:val="0"/>
                                                                                                                                                                                                                                                                                                                                                                                                                                                                                                                                                                                                                                                                                  <w:divBdr>
                                                                                                                                                                                                                                                                                                                                                                                                                                                                                                                                                                                                                                                                                    <w:top w:val="none" w:sz="0" w:space="0" w:color="auto"/>
                                                                                                                                                                                                                                                                                                                                                                                                                                                                                                                                                                                                                                                                                    <w:left w:val="none" w:sz="0" w:space="0" w:color="auto"/>
                                                                                                                                                                                                                                                                                                                                                                                                                                                                                                                                                                                                                                                                                    <w:bottom w:val="none" w:sz="0" w:space="0" w:color="auto"/>
                                                                                                                                                                                                                                                                                                                                                                                                                                                                                                                                                                                                                                                                                    <w:right w:val="none" w:sz="0" w:space="0" w:color="auto"/>
                                                                                                                                                                                                                                                                                                                                                                                                                                                                                                                                                                                                                                                                                  </w:divBdr>
                                                                                                                                                                                                                                                                                                                                                                                                                                                                                                                                                                                                                                                                                  <w:divsChild>
                                                                                                                                                                                                                                                                                                                                                                                                                                                                                                                                                                                                                                                                                    <w:div w:id="1919435673">
                                                                                                                                                                                                                                                                                                                                                                                                                                                                                                                                                                                                                                                                                      <w:marLeft w:val="0"/>
                                                                                                                                                                                                                                                                                                                                                                                                                                                                                                                                                                                                                                                                                      <w:marRight w:val="0"/>
                                                                                                                                                                                                                                                                                                                                                                                                                                                                                                                                                                                                                                                                                      <w:marTop w:val="0"/>
                                                                                                                                                                                                                                                                                                                                                                                                                                                                                                                                                                                                                                                                                      <w:marBottom w:val="0"/>
                                                                                                                                                                                                                                                                                                                                                                                                                                                                                                                                                                                                                                                                                      <w:divBdr>
                                                                                                                                                                                                                                                                                                                                                                                                                                                                                                                                                                                                                                                                                        <w:top w:val="none" w:sz="0" w:space="0" w:color="auto"/>
                                                                                                                                                                                                                                                                                                                                                                                                                                                                                                                                                                                                                                                                                        <w:left w:val="none" w:sz="0" w:space="0" w:color="auto"/>
                                                                                                                                                                                                                                                                                                                                                                                                                                                                                                                                                                                                                                                                                        <w:bottom w:val="none" w:sz="0" w:space="0" w:color="auto"/>
                                                                                                                                                                                                                                                                                                                                                                                                                                                                                                                                                                                                                                                                                        <w:right w:val="none" w:sz="0" w:space="0" w:color="auto"/>
                                                                                                                                                                                                                                                                                                                                                                                                                                                                                                                                                                                                                                                                                      </w:divBdr>
                                                                                                                                                                                                                                                                                                                                                                                                                                                                                                                                                                                                                                                                                      <w:divsChild>
                                                                                                                                                                                                                                                                                                                                                                                                                                                                                                                                                                                                                                                                                        <w:div w:id="1946693719">
                                                                                                                                                                                                                                                                                                                                                                                                                                                                                                                                                                                                                                                                                          <w:marLeft w:val="0"/>
                                                                                                                                                                                                                                                                                                                                                                                                                                                                                                                                                                                                                                                                                          <w:marRight w:val="0"/>
                                                                                                                                                                                                                                                                                                                                                                                                                                                                                                                                                                                                                                                                                          <w:marTop w:val="0"/>
                                                                                                                                                                                                                                                                                                                                                                                                                                                                                                                                                                                                                                                                                          <w:marBottom w:val="0"/>
                                                                                                                                                                                                                                                                                                                                                                                                                                                                                                                                                                                                                                                                                          <w:divBdr>
                                                                                                                                                                                                                                                                                                                                                                                                                                                                                                                                                                                                                                                                                            <w:top w:val="none" w:sz="0" w:space="0" w:color="auto"/>
                                                                                                                                                                                                                                                                                                                                                                                                                                                                                                                                                                                                                                                                                            <w:left w:val="none" w:sz="0" w:space="0" w:color="auto"/>
                                                                                                                                                                                                                                                                                                                                                                                                                                                                                                                                                                                                                                                                                            <w:bottom w:val="none" w:sz="0" w:space="0" w:color="auto"/>
                                                                                                                                                                                                                                                                                                                                                                                                                                                                                                                                                                                                                                                                                            <w:right w:val="none" w:sz="0" w:space="0" w:color="auto"/>
                                                                                                                                                                                                                                                                                                                                                                                                                                                                                                                                                                                                                                                                                          </w:divBdr>
                                                                                                                                                                                                                                                                                                                                                                                                                                                                                                                                                                                                                                                                                          <w:divsChild>
                                                                                                                                                                                                                                                                                                                                                                                                                                                                                                                                                                                                                                                                                            <w:div w:id="1935019256">
                                                                                                                                                                                                                                                                                                                                                                                                                                                                                                                                                                                                                                                                                              <w:marLeft w:val="0"/>
                                                                                                                                                                                                                                                                                                                                                                                                                                                                                                                                                                                                                                                                                              <w:marRight w:val="0"/>
                                                                                                                                                                                                                                                                                                                                                                                                                                                                                                                                                                                                                                                                                              <w:marTop w:val="0"/>
                                                                                                                                                                                                                                                                                                                                                                                                                                                                                                                                                                                                                                                                                              <w:marBottom w:val="0"/>
                                                                                                                                                                                                                                                                                                                                                                                                                                                                                                                                                                                                                                                                                              <w:divBdr>
                                                                                                                                                                                                                                                                                                                                                                                                                                                                                                                                                                                                                                                                                                <w:top w:val="none" w:sz="0" w:space="0" w:color="auto"/>
                                                                                                                                                                                                                                                                                                                                                                                                                                                                                                                                                                                                                                                                                                <w:left w:val="none" w:sz="0" w:space="0" w:color="auto"/>
                                                                                                                                                                                                                                                                                                                                                                                                                                                                                                                                                                                                                                                                                                <w:bottom w:val="none" w:sz="0" w:space="0" w:color="auto"/>
                                                                                                                                                                                                                                                                                                                                                                                                                                                                                                                                                                                                                                                                                                <w:right w:val="none" w:sz="0" w:space="0" w:color="auto"/>
                                                                                                                                                                                                                                                                                                                                                                                                                                                                                                                                                                                                                                                                                              </w:divBdr>
                                                                                                                                                                                                                                                                                                                                                                                                                                                                                                                                                                                                                                                                                              <w:divsChild>
                                                                                                                                                                                                                                                                                                                                                                                                                                                                                                                                                                                                                                                                                                <w:div w:id="820930680">
                                                                                                                                                                                                                                                                                                                                                                                                                                                                                                                                                                                                                                                                                                  <w:marLeft w:val="0"/>
                                                                                                                                                                                                                                                                                                                                                                                                                                                                                                                                                                                                                                                                                                  <w:marRight w:val="0"/>
                                                                                                                                                                                                                                                                                                                                                                                                                                                                                                                                                                                                                                                                                                  <w:marTop w:val="0"/>
                                                                                                                                                                                                                                                                                                                                                                                                                                                                                                                                                                                                                                                                                                  <w:marBottom w:val="0"/>
                                                                                                                                                                                                                                                                                                                                                                                                                                                                                                                                                                                                                                                                                                  <w:divBdr>
                                                                                                                                                                                                                                                                                                                                                                                                                                                                                                                                                                                                                                                                                                    <w:top w:val="none" w:sz="0" w:space="0" w:color="auto"/>
                                                                                                                                                                                                                                                                                                                                                                                                                                                                                                                                                                                                                                                                                                    <w:left w:val="none" w:sz="0" w:space="0" w:color="auto"/>
                                                                                                                                                                                                                                                                                                                                                                                                                                                                                                                                                                                                                                                                                                    <w:bottom w:val="none" w:sz="0" w:space="0" w:color="auto"/>
                                                                                                                                                                                                                                                                                                                                                                                                                                                                                                                                                                                                                                                                                                    <w:right w:val="none" w:sz="0" w:space="0" w:color="auto"/>
                                                                                                                                                                                                                                                                                                                                                                                                                                                                                                                                                                                                                                                                                                  </w:divBdr>
                                                                                                                                                                                                                                                                                                                                                                                                                                                                                                                                                                                                                                                                                                  <w:divsChild>
                                                                                                                                                                                                                                                                                                                                                                                                                                                                                                                                                                                                                                                                                                    <w:div w:id="1029335810">
                                                                                                                                                                                                                                                                                                                                                                                                                                                                                                                                                                                                                                                                                                      <w:marLeft w:val="0"/>
                                                                                                                                                                                                                                                                                                                                                                                                                                                                                                                                                                                                                                                                                                      <w:marRight w:val="0"/>
                                                                                                                                                                                                                                                                                                                                                                                                                                                                                                                                                                                                                                                                                                      <w:marTop w:val="0"/>
                                                                                                                                                                                                                                                                                                                                                                                                                                                                                                                                                                                                                                                                                                      <w:marBottom w:val="0"/>
                                                                                                                                                                                                                                                                                                                                                                                                                                                                                                                                                                                                                                                                                                      <w:divBdr>
                                                                                                                                                                                                                                                                                                                                                                                                                                                                                                                                                                                                                                                                                                        <w:top w:val="none" w:sz="0" w:space="0" w:color="auto"/>
                                                                                                                                                                                                                                                                                                                                                                                                                                                                                                                                                                                                                                                                                                        <w:left w:val="none" w:sz="0" w:space="0" w:color="auto"/>
                                                                                                                                                                                                                                                                                                                                                                                                                                                                                                                                                                                                                                                                                                        <w:bottom w:val="none" w:sz="0" w:space="0" w:color="auto"/>
                                                                                                                                                                                                                                                                                                                                                                                                                                                                                                                                                                                                                                                                                                        <w:right w:val="none" w:sz="0" w:space="0" w:color="auto"/>
                                                                                                                                                                                                                                                                                                                                                                                                                                                                                                                                                                                                                                                                                                      </w:divBdr>
                                                                                                                                                                                                                                                                                                                                                                                                                                                                                                                                                                                                                                                                                                      <w:divsChild>
                                                                                                                                                                                                                                                                                                                                                                                                                                                                                                                                                                                                                                                                                                        <w:div w:id="1043098254">
                                                                                                                                                                                                                                                                                                                                                                                                                                                                                                                                                                                                                                                                                                          <w:marLeft w:val="0"/>
                                                                                                                                                                                                                                                                                                                                                                                                                                                                                                                                                                                                                                                                                                          <w:marRight w:val="0"/>
                                                                                                                                                                                                                                                                                                                                                                                                                                                                                                                                                                                                                                                                                                          <w:marTop w:val="0"/>
                                                                                                                                                                                                                                                                                                                                                                                                                                                                                                                                                                                                                                                                                                          <w:marBottom w:val="0"/>
                                                                                                                                                                                                                                                                                                                                                                                                                                                                                                                                                                                                                                                                                                          <w:divBdr>
                                                                                                                                                                                                                                                                                                                                                                                                                                                                                                                                                                                                                                                                                                            <w:top w:val="none" w:sz="0" w:space="0" w:color="auto"/>
                                                                                                                                                                                                                                                                                                                                                                                                                                                                                                                                                                                                                                                                                                            <w:left w:val="none" w:sz="0" w:space="0" w:color="auto"/>
                                                                                                                                                                                                                                                                                                                                                                                                                                                                                                                                                                                                                                                                                                            <w:bottom w:val="none" w:sz="0" w:space="0" w:color="auto"/>
                                                                                                                                                                                                                                                                                                                                                                                                                                                                                                                                                                                                                                                                                                            <w:right w:val="none" w:sz="0" w:space="0" w:color="auto"/>
                                                                                                                                                                                                                                                                                                                                                                                                                                                                                                                                                                                                                                                                                                          </w:divBdr>
                                                                                                                                                                                                                                                                                                                                                                                                                                                                                                                                                                                                                                                                                                          <w:divsChild>
                                                                                                                                                                                                                                                                                                                                                                                                                                                                                                                                                                                                                                                                                                            <w:div w:id="1160459851">
                                                                                                                                                                                                                                                                                                                                                                                                                                                                                                                                                                                                                                                                                                              <w:marLeft w:val="0"/>
                                                                                                                                                                                                                                                                                                                                                                                                                                                                                                                                                                                                                                                                                                              <w:marRight w:val="0"/>
                                                                                                                                                                                                                                                                                                                                                                                                                                                                                                                                                                                                                                                                                                              <w:marTop w:val="0"/>
                                                                                                                                                                                                                                                                                                                                                                                                                                                                                                                                                                                                                                                                                                              <w:marBottom w:val="0"/>
                                                                                                                                                                                                                                                                                                                                                                                                                                                                                                                                                                                                                                                                                                              <w:divBdr>
                                                                                                                                                                                                                                                                                                                                                                                                                                                                                                                                                                                                                                                                                                                <w:top w:val="none" w:sz="0" w:space="0" w:color="auto"/>
                                                                                                                                                                                                                                                                                                                                                                                                                                                                                                                                                                                                                                                                                                                <w:left w:val="none" w:sz="0" w:space="0" w:color="auto"/>
                                                                                                                                                                                                                                                                                                                                                                                                                                                                                                                                                                                                                                                                                                                <w:bottom w:val="none" w:sz="0" w:space="0" w:color="auto"/>
                                                                                                                                                                                                                                                                                                                                                                                                                                                                                                                                                                                                                                                                                                                <w:right w:val="none" w:sz="0" w:space="0" w:color="auto"/>
                                                                                                                                                                                                                                                                                                                                                                                                                                                                                                                                                                                                                                                                                                              </w:divBdr>
                                                                                                                                                                                                                                                                                                                                                                                                                                                                                                                                                                                                                                                                                                              <w:divsChild>
                                                                                                                                                                                                                                                                                                                                                                                                                                                                                                                                                                                                                                                                                                                <w:div w:id="944460311">
                                                                                                                                                                                                                                                                                                                                                                                                                                                                                                                                                                                                                                                                                                                  <w:marLeft w:val="0"/>
                                                                                                                                                                                                                                                                                                                                                                                                                                                                                                                                                                                                                                                                                                                  <w:marRight w:val="0"/>
                                                                                                                                                                                                                                                                                                                                                                                                                                                                                                                                                                                                                                                                                                                  <w:marTop w:val="0"/>
                                                                                                                                                                                                                                                                                                                                                                                                                                                                                                                                                                                                                                                                                                                  <w:marBottom w:val="0"/>
                                                                                                                                                                                                                                                                                                                                                                                                                                                                                                                                                                                                                                                                                                                  <w:divBdr>
                                                                                                                                                                                                                                                                                                                                                                                                                                                                                                                                                                                                                                                                                                                    <w:top w:val="none" w:sz="0" w:space="0" w:color="auto"/>
                                                                                                                                                                                                                                                                                                                                                                                                                                                                                                                                                                                                                                                                                                                    <w:left w:val="none" w:sz="0" w:space="0" w:color="auto"/>
                                                                                                                                                                                                                                                                                                                                                                                                                                                                                                                                                                                                                                                                                                                    <w:bottom w:val="none" w:sz="0" w:space="0" w:color="auto"/>
                                                                                                                                                                                                                                                                                                                                                                                                                                                                                                                                                                                                                                                                                                                    <w:right w:val="none" w:sz="0" w:space="0" w:color="auto"/>
                                                                                                                                                                                                                                                                                                                                                                                                                                                                                                                                                                                                                                                                                                                  </w:divBdr>
                                                                                                                                                                                                                                                                                                                                                                                                                                                                                                                                                                                                                                                                                                                  <w:divsChild>
                                                                                                                                                                                                                                                                                                                                                                                                                                                                                                                                                                                                                                                                                                                    <w:div w:id="1491479309">
                                                                                                                                                                                                                                                                                                                                                                                                                                                                                                                                                                                                                                                                                                                      <w:marLeft w:val="0"/>
                                                                                                                                                                                                                                                                                                                                                                                                                                                                                                                                                                                                                                                                                                                      <w:marRight w:val="0"/>
                                                                                                                                                                                                                                                                                                                                                                                                                                                                                                                                                                                                                                                                                                                      <w:marTop w:val="0"/>
                                                                                                                                                                                                                                                                                                                                                                                                                                                                                                                                                                                                                                                                                                                      <w:marBottom w:val="0"/>
                                                                                                                                                                                                                                                                                                                                                                                                                                                                                                                                                                                                                                                                                                                      <w:divBdr>
                                                                                                                                                                                                                                                                                                                                                                                                                                                                                                                                                                                                                                                                                                                        <w:top w:val="none" w:sz="0" w:space="0" w:color="auto"/>
                                                                                                                                                                                                                                                                                                                                                                                                                                                                                                                                                                                                                                                                                                                        <w:left w:val="none" w:sz="0" w:space="0" w:color="auto"/>
                                                                                                                                                                                                                                                                                                                                                                                                                                                                                                                                                                                                                                                                                                                        <w:bottom w:val="none" w:sz="0" w:space="0" w:color="auto"/>
                                                                                                                                                                                                                                                                                                                                                                                                                                                                                                                                                                                                                                                                                                                        <w:right w:val="none" w:sz="0" w:space="0" w:color="auto"/>
                                                                                                                                                                                                                                                                                                                                                                                                                                                                                                                                                                                                                                                                                                                      </w:divBdr>
                                                                                                                                                                                                                                                                                                                                                                                                                                                                                                                                                                                                                                                                                                                      <w:divsChild>
                                                                                                                                                                                                                                                                                                                                                                                                                                                                                                                                                                                                                                                                                                                        <w:div w:id="669795040">
                                                                                                                                                                                                                                                                                                                                                                                                                                                                                                                                                                                                                                                                                                                          <w:marLeft w:val="0"/>
                                                                                                                                                                                                                                                                                                                                                                                                                                                                                                                                                                                                                                                                                                                          <w:marRight w:val="0"/>
                                                                                                                                                                                                                                                                                                                                                                                                                                                                                                                                                                                                                                                                                                                          <w:marTop w:val="0"/>
                                                                                                                                                                                                                                                                                                                                                                                                                                                                                                                                                                                                                                                                                                                          <w:marBottom w:val="0"/>
                                                                                                                                                                                                                                                                                                                                                                                                                                                                                                                                                                                                                                                                                                                          <w:divBdr>
                                                                                                                                                                                                                                                                                                                                                                                                                                                                                                                                                                                                                                                                                                                            <w:top w:val="none" w:sz="0" w:space="0" w:color="auto"/>
                                                                                                                                                                                                                                                                                                                                                                                                                                                                                                                                                                                                                                                                                                                            <w:left w:val="none" w:sz="0" w:space="0" w:color="auto"/>
                                                                                                                                                                                                                                                                                                                                                                                                                                                                                                                                                                                                                                                                                                                            <w:bottom w:val="none" w:sz="0" w:space="0" w:color="auto"/>
                                                                                                                                                                                                                                                                                                                                                                                                                                                                                                                                                                                                                                                                                                                            <w:right w:val="none" w:sz="0" w:space="0" w:color="auto"/>
                                                                                                                                                                                                                                                                                                                                                                                                                                                                                                                                                                                                                                                                                                                          </w:divBdr>
                                                                                                                                                                                                                                                                                                                                                                                                                                                                                                                                                                                                                                                                                                                          <w:divsChild>
                                                                                                                                                                                                                                                                                                                                                                                                                                                                                                                                                                                                                                                                                                                            <w:div w:id="355158609">
                                                                                                                                                                                                                                                                                                                                                                                                                                                                                                                                                                                                                                                                                                                              <w:marLeft w:val="0"/>
                                                                                                                                                                                                                                                                                                                                                                                                                                                                                                                                                                                                                                                                                                                              <w:marRight w:val="0"/>
                                                                                                                                                                                                                                                                                                                                                                                                                                                                                                                                                                                                                                                                                                                              <w:marTop w:val="0"/>
                                                                                                                                                                                                                                                                                                                                                                                                                                                                                                                                                                                                                                                                                                                              <w:marBottom w:val="0"/>
                                                                                                                                                                                                                                                                                                                                                                                                                                                                                                                                                                                                                                                                                                                              <w:divBdr>
                                                                                                                                                                                                                                                                                                                                                                                                                                                                                                                                                                                                                                                                                                                                <w:top w:val="none" w:sz="0" w:space="0" w:color="auto"/>
                                                                                                                                                                                                                                                                                                                                                                                                                                                                                                                                                                                                                                                                                                                                <w:left w:val="none" w:sz="0" w:space="0" w:color="auto"/>
                                                                                                                                                                                                                                                                                                                                                                                                                                                                                                                                                                                                                                                                                                                                <w:bottom w:val="none" w:sz="0" w:space="0" w:color="auto"/>
                                                                                                                                                                                                                                                                                                                                                                                                                                                                                                                                                                                                                                                                                                                                <w:right w:val="none" w:sz="0" w:space="0" w:color="auto"/>
                                                                                                                                                                                                                                                                                                                                                                                                                                                                                                                                                                                                                                                                                                                              </w:divBdr>
                                                                                                                                                                                                                                                                                                                                                                                                                                                                                                                                                                                                                                                                                                                              <w:divsChild>
                                                                                                                                                                                                                                                                                                                                                                                                                                                                                                                                                                                                                                                                                                                                <w:div w:id="655108655">
                                                                                                                                                                                                                                                                                                                                                                                                                                                                                                                                                                                                                                                                                                                                  <w:marLeft w:val="0"/>
                                                                                                                                                                                                                                                                                                                                                                                                                                                                                                                                                                                                                                                                                                                                  <w:marRight w:val="0"/>
                                                                                                                                                                                                                                                                                                                                                                                                                                                                                                                                                                                                                                                                                                                                  <w:marTop w:val="0"/>
                                                                                                                                                                                                                                                                                                                                                                                                                                                                                                                                                                                                                                                                                                                                  <w:marBottom w:val="0"/>
                                                                                                                                                                                                                                                                                                                                                                                                                                                                                                                                                                                                                                                                                                                                  <w:divBdr>
                                                                                                                                                                                                                                                                                                                                                                                                                                                                                                                                                                                                                                                                                                                                    <w:top w:val="none" w:sz="0" w:space="0" w:color="auto"/>
                                                                                                                                                                                                                                                                                                                                                                                                                                                                                                                                                                                                                                                                                                                                    <w:left w:val="none" w:sz="0" w:space="0" w:color="auto"/>
                                                                                                                                                                                                                                                                                                                                                                                                                                                                                                                                                                                                                                                                                                                                    <w:bottom w:val="none" w:sz="0" w:space="0" w:color="auto"/>
                                                                                                                                                                                                                                                                                                                                                                                                                                                                                                                                                                                                                                                                                                                                    <w:right w:val="none" w:sz="0" w:space="0" w:color="auto"/>
                                                                                                                                                                                                                                                                                                                                                                                                                                                                                                                                                                                                                                                                                                                                  </w:divBdr>
                                                                                                                                                                                                                                                                                                                                                                                                                                                                                                                                                                                                                                                                                                                                  <w:divsChild>
                                                                                                                                                                                                                                                                                                                                                                                                                                                                                                                                                                                                                                                                                                                                    <w:div w:id="717632127">
                                                                                                                                                                                                                                                                                                                                                                                                                                                                                                                                                                                                                                                                                                                                      <w:marLeft w:val="0"/>
                                                                                                                                                                                                                                                                                                                                                                                                                                                                                                                                                                                                                                                                                                                                      <w:marRight w:val="0"/>
                                                                                                                                                                                                                                                                                                                                                                                                                                                                                                                                                                                                                                                                                                                                      <w:marTop w:val="0"/>
                                                                                                                                                                                                                                                                                                                                                                                                                                                                                                                                                                                                                                                                                                                                      <w:marBottom w:val="0"/>
                                                                                                                                                                                                                                                                                                                                                                                                                                                                                                                                                                                                                                                                                                                                      <w:divBdr>
                                                                                                                                                                                                                                                                                                                                                                                                                                                                                                                                                                                                                                                                                                                                        <w:top w:val="none" w:sz="0" w:space="0" w:color="auto"/>
                                                                                                                                                                                                                                                                                                                                                                                                                                                                                                                                                                                                                                                                                                                                        <w:left w:val="none" w:sz="0" w:space="0" w:color="auto"/>
                                                                                                                                                                                                                                                                                                                                                                                                                                                                                                                                                                                                                                                                                                                                        <w:bottom w:val="none" w:sz="0" w:space="0" w:color="auto"/>
                                                                                                                                                                                                                                                                                                                                                                                                                                                                                                                                                                                                                                                                                                                                        <w:right w:val="none" w:sz="0" w:space="0" w:color="auto"/>
                                                                                                                                                                                                                                                                                                                                                                                                                                                                                                                                                                                                                                                                                                                                      </w:divBdr>
                                                                                                                                                                                                                                                                                                                                                                                                                                                                                                                                                                                                                                                                                                                                      <w:divsChild>
                                                                                                                                                                                                                                                                                                                                                                                                                                                                                                                                                                                                                                                                                                                                        <w:div w:id="1756901568">
                                                                                                                                                                                                                                                                                                                                                                                                                                                                                                                                                                                                                                                                                                                                          <w:marLeft w:val="0"/>
                                                                                                                                                                                                                                                                                                                                                                                                                                                                                                                                                                                                                                                                                                                                          <w:marRight w:val="0"/>
                                                                                                                                                                                                                                                                                                                                                                                                                                                                                                                                                                                                                                                                                                                                          <w:marTop w:val="0"/>
                                                                                                                                                                                                                                                                                                                                                                                                                                                                                                                                                                                                                                                                                                                                          <w:marBottom w:val="0"/>
                                                                                                                                                                                                                                                                                                                                                                                                                                                                                                                                                                                                                                                                                                                                          <w:divBdr>
                                                                                                                                                                                                                                                                                                                                                                                                                                                                                                                                                                                                                                                                                                                                            <w:top w:val="none" w:sz="0" w:space="0" w:color="auto"/>
                                                                                                                                                                                                                                                                                                                                                                                                                                                                                                                                                                                                                                                                                                                                            <w:left w:val="none" w:sz="0" w:space="0" w:color="auto"/>
                                                                                                                                                                                                                                                                                                                                                                                                                                                                                                                                                                                                                                                                                                                                            <w:bottom w:val="none" w:sz="0" w:space="0" w:color="auto"/>
                                                                                                                                                                                                                                                                                                                                                                                                                                                                                                                                                                                                                                                                                                                                            <w:right w:val="none" w:sz="0" w:space="0" w:color="auto"/>
                                                                                                                                                                                                                                                                                                                                                                                                                                                                                                                                                                                                                                                                                                                                          </w:divBdr>
                                                                                                                                                                                                                                                                                                                                                                                                                                                                                                                                                                                                                                                                                                                                          <w:divsChild>
                                                                                                                                                                                                                                                                                                                                                                                                                                                                                                                                                                                                                                                                                                                                            <w:div w:id="915701284">
                                                                                                                                                                                                                                                                                                                                                                                                                                                                                                                                                                                                                                                                                                                                              <w:marLeft w:val="0"/>
                                                                                                                                                                                                                                                                                                                                                                                                                                                                                                                                                                                                                                                                                                                                              <w:marRight w:val="0"/>
                                                                                                                                                                                                                                                                                                                                                                                                                                                                                                                                                                                                                                                                                                                                              <w:marTop w:val="0"/>
                                                                                                                                                                                                                                                                                                                                                                                                                                                                                                                                                                                                                                                                                                                                              <w:marBottom w:val="0"/>
                                                                                                                                                                                                                                                                                                                                                                                                                                                                                                                                                                                                                                                                                                                                              <w:divBdr>
                                                                                                                                                                                                                                                                                                                                                                                                                                                                                                                                                                                                                                                                                                                                                <w:top w:val="none" w:sz="0" w:space="0" w:color="auto"/>
                                                                                                                                                                                                                                                                                                                                                                                                                                                                                                                                                                                                                                                                                                                                                <w:left w:val="none" w:sz="0" w:space="0" w:color="auto"/>
                                                                                                                                                                                                                                                                                                                                                                                                                                                                                                                                                                                                                                                                                                                                                <w:bottom w:val="none" w:sz="0" w:space="0" w:color="auto"/>
                                                                                                                                                                                                                                                                                                                                                                                                                                                                                                                                                                                                                                                                                                                                                <w:right w:val="none" w:sz="0" w:space="0" w:color="auto"/>
                                                                                                                                                                                                                                                                                                                                                                                                                                                                                                                                                                                                                                                                                                                                              </w:divBdr>
                                                                                                                                                                                                                                                                                                                                                                                                                                                                                                                                                                                                                                                                                                                                              <w:divsChild>
                                                                                                                                                                                                                                                                                                                                                                                                                                                                                                                                                                                                                                                                                                                                                <w:div w:id="1268856126">
                                                                                                                                                                                                                                                                                                                                                                                                                                                                                                                                                                                                                                                                                                                                                  <w:marLeft w:val="0"/>
                                                                                                                                                                                                                                                                                                                                                                                                                                                                                                                                                                                                                                                                                                                                                  <w:marRight w:val="0"/>
                                                                                                                                                                                                                                                                                                                                                                                                                                                                                                                                                                                                                                                                                                                                                  <w:marTop w:val="0"/>
                                                                                                                                                                                                                                                                                                                                                                                                                                                                                                                                                                                                                                                                                                                                                  <w:marBottom w:val="0"/>
                                                                                                                                                                                                                                                                                                                                                                                                                                                                                                                                                                                                                                                                                                                                                  <w:divBdr>
                                                                                                                                                                                                                                                                                                                                                                                                                                                                                                                                                                                                                                                                                                                                                    <w:top w:val="none" w:sz="0" w:space="0" w:color="auto"/>
                                                                                                                                                                                                                                                                                                                                                                                                                                                                                                                                                                                                                                                                                                                                                    <w:left w:val="none" w:sz="0" w:space="0" w:color="auto"/>
                                                                                                                                                                                                                                                                                                                                                                                                                                                                                                                                                                                                                                                                                                                                                    <w:bottom w:val="none" w:sz="0" w:space="0" w:color="auto"/>
                                                                                                                                                                                                                                                                                                                                                                                                                                                                                                                                                                                                                                                                                                                                                    <w:right w:val="none" w:sz="0" w:space="0" w:color="auto"/>
                                                                                                                                                                                                                                                                                                                                                                                                                                                                                                                                                                                                                                                                                                                                                  </w:divBdr>
                                                                                                                                                                                                                                                                                                                                                                                                                                                                                                                                                                                                                                                                                                                                                  <w:divsChild>
                                                                                                                                                                                                                                                                                                                                                                                                                                                                                                                                                                                                                                                                                                                                                    <w:div w:id="1845703815">
                                                                                                                                                                                                                                                                                                                                                                                                                                                                                                                                                                                                                                                                                                                                                      <w:marLeft w:val="0"/>
                                                                                                                                                                                                                                                                                                                                                                                                                                                                                                                                                                                                                                                                                                                                                      <w:marRight w:val="0"/>
                                                                                                                                                                                                                                                                                                                                                                                                                                                                                                                                                                                                                                                                                                                                                      <w:marTop w:val="0"/>
                                                                                                                                                                                                                                                                                                                                                                                                                                                                                                                                                                                                                                                                                                                                                      <w:marBottom w:val="0"/>
                                                                                                                                                                                                                                                                                                                                                                                                                                                                                                                                                                                                                                                                                                                                                      <w:divBdr>
                                                                                                                                                                                                                                                                                                                                                                                                                                                                                                                                                                                                                                                                                                                                                        <w:top w:val="none" w:sz="0" w:space="0" w:color="auto"/>
                                                                                                                                                                                                                                                                                                                                                                                                                                                                                                                                                                                                                                                                                                                                                        <w:left w:val="none" w:sz="0" w:space="0" w:color="auto"/>
                                                                                                                                                                                                                                                                                                                                                                                                                                                                                                                                                                                                                                                                                                                                                        <w:bottom w:val="none" w:sz="0" w:space="0" w:color="auto"/>
                                                                                                                                                                                                                                                                                                                                                                                                                                                                                                                                                                                                                                                                                                                                                        <w:right w:val="none" w:sz="0" w:space="0" w:color="auto"/>
                                                                                                                                                                                                                                                                                                                                                                                                                                                                                                                                                                                                                                                                                                                                                      </w:divBdr>
                                                                                                                                                                                                                                                                                                                                                                                                                                                                                                                                                                                                                                                                                                                                                      <w:divsChild>
                                                                                                                                                                                                                                                                                                                                                                                                                                                                                                                                                                                                                                                                                                                                                        <w:div w:id="2079354168">
                                                                                                                                                                                                                                                                                                                                                                                                                                                                                                                                                                                                                                                                                                                                                          <w:marLeft w:val="0"/>
                                                                                                                                                                                                                                                                                                                                                                                                                                                                                                                                                                                                                                                                                                                                                          <w:marRight w:val="0"/>
                                                                                                                                                                                                                                                                                                                                                                                                                                                                                                                                                                                                                                                                                                                                                          <w:marTop w:val="0"/>
                                                                                                                                                                                                                                                                                                                                                                                                                                                                                                                                                                                                                                                                                                                                                          <w:marBottom w:val="0"/>
                                                                                                                                                                                                                                                                                                                                                                                                                                                                                                                                                                                                                                                                                                                                                          <w:divBdr>
                                                                                                                                                                                                                                                                                                                                                                                                                                                                                                                                                                                                                                                                                                                                                            <w:top w:val="none" w:sz="0" w:space="0" w:color="auto"/>
                                                                                                                                                                                                                                                                                                                                                                                                                                                                                                                                                                                                                                                                                                                                                            <w:left w:val="none" w:sz="0" w:space="0" w:color="auto"/>
                                                                                                                                                                                                                                                                                                                                                                                                                                                                                                                                                                                                                                                                                                                                                            <w:bottom w:val="none" w:sz="0" w:space="0" w:color="auto"/>
                                                                                                                                                                                                                                                                                                                                                                                                                                                                                                                                                                                                                                                                                                                                                            <w:right w:val="none" w:sz="0" w:space="0" w:color="auto"/>
                                                                                                                                                                                                                                                                                                                                                                                                                                                                                                                                                                                                                                                                                                                                                          </w:divBdr>
                                                                                                                                                                                                                                                                                                                                                                                                                                                                                                                                                                                                                                                                                                                                                          <w:divsChild>
                                                                                                                                                                                                                                                                                                                                                                                                                                                                                                                                                                                                                                                                                                                                                            <w:div w:id="24716916">
                                                                                                                                                                                                                                                                                                                                                                                                                                                                                                                                                                                                                                                                                                                                                              <w:marLeft w:val="0"/>
                                                                                                                                                                                                                                                                                                                                                                                                                                                                                                                                                                                                                                                                                                                                                              <w:marRight w:val="0"/>
                                                                                                                                                                                                                                                                                                                                                                                                                                                                                                                                                                                                                                                                                                                                                              <w:marTop w:val="0"/>
                                                                                                                                                                                                                                                                                                                                                                                                                                                                                                                                                                                                                                                                                                                                                              <w:marBottom w:val="0"/>
                                                                                                                                                                                                                                                                                                                                                                                                                                                                                                                                                                                                                                                                                                                                                              <w:divBdr>
                                                                                                                                                                                                                                                                                                                                                                                                                                                                                                                                                                                                                                                                                                                                                                <w:top w:val="none" w:sz="0" w:space="0" w:color="auto"/>
                                                                                                                                                                                                                                                                                                                                                                                                                                                                                                                                                                                                                                                                                                                                                                <w:left w:val="none" w:sz="0" w:space="0" w:color="auto"/>
                                                                                                                                                                                                                                                                                                                                                                                                                                                                                                                                                                                                                                                                                                                                                                <w:bottom w:val="none" w:sz="0" w:space="0" w:color="auto"/>
                                                                                                                                                                                                                                                                                                                                                                                                                                                                                                                                                                                                                                                                                                                                                                <w:right w:val="none" w:sz="0" w:space="0" w:color="auto"/>
                                                                                                                                                                                                                                                                                                                                                                                                                                                                                                                                                                                                                                                                                                                                                              </w:divBdr>
                                                                                                                                                                                                                                                                                                                                                                                                                                                                                                                                                                                                                                                                                                                                                              <w:divsChild>
                                                                                                                                                                                                                                                                                                                                                                                                                                                                                                                                                                                                                                                                                                                                                                <w:div w:id="1321159693">
                                                                                                                                                                                                                                                                                                                                                                                                                                                                                                                                                                                                                                                                                                                                                                  <w:marLeft w:val="0"/>
                                                                                                                                                                                                                                                                                                                                                                                                                                                                                                                                                                                                                                                                                                                                                                  <w:marRight w:val="0"/>
                                                                                                                                                                                                                                                                                                                                                                                                                                                                                                                                                                                                                                                                                                                                                                  <w:marTop w:val="0"/>
                                                                                                                                                                                                                                                                                                                                                                                                                                                                                                                                                                                                                                                                                                                                                                  <w:marBottom w:val="0"/>
                                                                                                                                                                                                                                                                                                                                                                                                                                                                                                                                                                                                                                                                                                                                                                  <w:divBdr>
                                                                                                                                                                                                                                                                                                                                                                                                                                                                                                                                                                                                                                                                                                                                                                    <w:top w:val="none" w:sz="0" w:space="0" w:color="auto"/>
                                                                                                                                                                                                                                                                                                                                                                                                                                                                                                                                                                                                                                                                                                                                                                    <w:left w:val="none" w:sz="0" w:space="0" w:color="auto"/>
                                                                                                                                                                                                                                                                                                                                                                                                                                                                                                                                                                                                                                                                                                                                                                    <w:bottom w:val="none" w:sz="0" w:space="0" w:color="auto"/>
                                                                                                                                                                                                                                                                                                                                                                                                                                                                                                                                                                                                                                                                                                                                                                    <w:right w:val="none" w:sz="0" w:space="0" w:color="auto"/>
                                                                                                                                                                                                                                                                                                                                                                                                                                                                                                                                                                                                                                                                                                                                                                  </w:divBdr>
                                                                                                                                                                                                                                                                                                                                                                                                                                                                                                                                                                                                                                                                                                                                                                  <w:divsChild>
                                                                                                                                                                                                                                                                                                                                                                                                                                                                                                                                                                                                                                                                                                                                                                    <w:div w:id="1787190160">
                                                                                                                                                                                                                                                                                                                                                                                                                                                                                                                                                                                                                                                                                                                                                                      <w:marLeft w:val="0"/>
                                                                                                                                                                                                                                                                                                                                                                                                                                                                                                                                                                                                                                                                                                                                                                      <w:marRight w:val="0"/>
                                                                                                                                                                                                                                                                                                                                                                                                                                                                                                                                                                                                                                                                                                                                                                      <w:marTop w:val="0"/>
                                                                                                                                                                                                                                                                                                                                                                                                                                                                                                                                                                                                                                                                                                                                                                      <w:marBottom w:val="0"/>
                                                                                                                                                                                                                                                                                                                                                                                                                                                                                                                                                                                                                                                                                                                                                                      <w:divBdr>
                                                                                                                                                                                                                                                                                                                                                                                                                                                                                                                                                                                                                                                                                                                                                                        <w:top w:val="none" w:sz="0" w:space="0" w:color="auto"/>
                                                                                                                                                                                                                                                                                                                                                                                                                                                                                                                                                                                                                                                                                                                                                                        <w:left w:val="none" w:sz="0" w:space="0" w:color="auto"/>
                                                                                                                                                                                                                                                                                                                                                                                                                                                                                                                                                                                                                                                                                                                                                                        <w:bottom w:val="none" w:sz="0" w:space="0" w:color="auto"/>
                                                                                                                                                                                                                                                                                                                                                                                                                                                                                                                                                                                                                                                                                                                                                                        <w:right w:val="none" w:sz="0" w:space="0" w:color="auto"/>
                                                                                                                                                                                                                                                                                                                                                                                                                                                                                                                                                                                                                                                                                                                                                                      </w:divBdr>
                                                                                                                                                                                                                                                                                                                                                                                                                                                                                                                                                                                                                                                                                                                                                                      <w:divsChild>
                                                                                                                                                                                                                                                                                                                                                                                                                                                                                                                                                                                                                                                                                                                                                                        <w:div w:id="1344284851">
                                                                                                                                                                                                                                                                                                                                                                                                                                                                                                                                                                                                                                                                                                                                                                          <w:marLeft w:val="0"/>
                                                                                                                                                                                                                                                                                                                                                                                                                                                                                                                                                                                                                                                                                                                                                                          <w:marRight w:val="0"/>
                                                                                                                                                                                                                                                                                                                                                                                                                                                                                                                                                                                                                                                                                                                                                                          <w:marTop w:val="0"/>
                                                                                                                                                                                                                                                                                                                                                                                                                                                                                                                                                                                                                                                                                                                                                                          <w:marBottom w:val="0"/>
                                                                                                                                                                                                                                                                                                                                                                                                                                                                                                                                                                                                                                                                                                                                                                          <w:divBdr>
                                                                                                                                                                                                                                                                                                                                                                                                                                                                                                                                                                                                                                                                                                                                                                            <w:top w:val="none" w:sz="0" w:space="0" w:color="auto"/>
                                                                                                                                                                                                                                                                                                                                                                                                                                                                                                                                                                                                                                                                                                                                                                            <w:left w:val="none" w:sz="0" w:space="0" w:color="auto"/>
                                                                                                                                                                                                                                                                                                                                                                                                                                                                                                                                                                                                                                                                                                                                                                            <w:bottom w:val="none" w:sz="0" w:space="0" w:color="auto"/>
                                                                                                                                                                                                                                                                                                                                                                                                                                                                                                                                                                                                                                                                                                                                                                            <w:right w:val="none" w:sz="0" w:space="0" w:color="auto"/>
                                                                                                                                                                                                                                                                                                                                                                                                                                                                                                                                                                                                                                                                                                                                                                          </w:divBdr>
                                                                                                                                                                                                                                                                                                                                                                                                                                                                                                                                                                                                                                                                                                                                                                          <w:divsChild>
                                                                                                                                                                                                                                                                                                                                                                                                                                                                                                                                                                                                                                                                                                                                                                            <w:div w:id="1112936658">
                                                                                                                                                                                                                                                                                                                                                                                                                                                                                                                                                                                                                                                                                                                                                                              <w:marLeft w:val="0"/>
                                                                                                                                                                                                                                                                                                                                                                                                                                                                                                                                                                                                                                                                                                                                                                              <w:marRight w:val="0"/>
                                                                                                                                                                                                                                                                                                                                                                                                                                                                                                                                                                                                                                                                                                                                                                              <w:marTop w:val="0"/>
                                                                                                                                                                                                                                                                                                                                                                                                                                                                                                                                                                                                                                                                                                                                                                              <w:marBottom w:val="0"/>
                                                                                                                                                                                                                                                                                                                                                                                                                                                                                                                                                                                                                                                                                                                                                                              <w:divBdr>
                                                                                                                                                                                                                                                                                                                                                                                                                                                                                                                                                                                                                                                                                                                                                                                <w:top w:val="none" w:sz="0" w:space="0" w:color="auto"/>
                                                                                                                                                                                                                                                                                                                                                                                                                                                                                                                                                                                                                                                                                                                                                                                <w:left w:val="none" w:sz="0" w:space="0" w:color="auto"/>
                                                                                                                                                                                                                                                                                                                                                                                                                                                                                                                                                                                                                                                                                                                                                                                <w:bottom w:val="none" w:sz="0" w:space="0" w:color="auto"/>
                                                                                                                                                                                                                                                                                                                                                                                                                                                                                                                                                                                                                                                                                                                                                                                <w:right w:val="none" w:sz="0" w:space="0" w:color="auto"/>
                                                                                                                                                                                                                                                                                                                                                                                                                                                                                                                                                                                                                                                                                                                                                                              </w:divBdr>
                                                                                                                                                                                                                                                                                                                                                                                                                                                                                                                                                                                                                                                                                                                                                                              <w:divsChild>
                                                                                                                                                                                                                                                                                                                                                                                                                                                                                                                                                                                                                                                                                                                                                                                <w:div w:id="866721145">
                                                                                                                                                                                                                                                                                                                                                                                                                                                                                                                                                                                                                                                                                                                                                                                  <w:marLeft w:val="0"/>
                                                                                                                                                                                                                                                                                                                                                                                                                                                                                                                                                                                                                                                                                                                                                                                  <w:marRight w:val="0"/>
                                                                                                                                                                                                                                                                                                                                                                                                                                                                                                                                                                                                                                                                                                                                                                                  <w:marTop w:val="0"/>
                                                                                                                                                                                                                                                                                                                                                                                                                                                                                                                                                                                                                                                                                                                                                                                  <w:marBottom w:val="0"/>
                                                                                                                                                                                                                                                                                                                                                                                                                                                                                                                                                                                                                                                                                                                                                                                  <w:divBdr>
                                                                                                                                                                                                                                                                                                                                                                                                                                                                                                                                                                                                                                                                                                                                                                                    <w:top w:val="none" w:sz="0" w:space="0" w:color="auto"/>
                                                                                                                                                                                                                                                                                                                                                                                                                                                                                                                                                                                                                                                                                                                                                                                    <w:left w:val="none" w:sz="0" w:space="0" w:color="auto"/>
                                                                                                                                                                                                                                                                                                                                                                                                                                                                                                                                                                                                                                                                                                                                                                                    <w:bottom w:val="none" w:sz="0" w:space="0" w:color="auto"/>
                                                                                                                                                                                                                                                                                                                                                                                                                                                                                                                                                                                                                                                                                                                                                                                    <w:right w:val="none" w:sz="0" w:space="0" w:color="auto"/>
                                                                                                                                                                                                                                                                                                                                                                                                                                                                                                                                                                                                                                                                                                                                                                                  </w:divBdr>
                                                                                                                                                                                                                                                                                                                                                                                                                                                                                                                                                                                                                                                                                                                                                                                  <w:divsChild>
                                                                                                                                                                                                                                                                                                                                                                                                                                                                                                                                                                                                                                                                                                                                                                                    <w:div w:id="2130935028">
                                                                                                                                                                                                                                                                                                                                                                                                                                                                                                                                                                                                                                                                                                                                                                                      <w:marLeft w:val="0"/>
                                                                                                                                                                                                                                                                                                                                                                                                                                                                                                                                                                                                                                                                                                                                                                                      <w:marRight w:val="0"/>
                                                                                                                                                                                                                                                                                                                                                                                                                                                                                                                                                                                                                                                                                                                                                                                      <w:marTop w:val="0"/>
                                                                                                                                                                                                                                                                                                                                                                                                                                                                                                                                                                                                                                                                                                                                                                                      <w:marBottom w:val="0"/>
                                                                                                                                                                                                                                                                                                                                                                                                                                                                                                                                                                                                                                                                                                                                                                                      <w:divBdr>
                                                                                                                                                                                                                                                                                                                                                                                                                                                                                                                                                                                                                                                                                                                                                                                        <w:top w:val="none" w:sz="0" w:space="0" w:color="auto"/>
                                                                                                                                                                                                                                                                                                                                                                                                                                                                                                                                                                                                                                                                                                                                                                                        <w:left w:val="none" w:sz="0" w:space="0" w:color="auto"/>
                                                                                                                                                                                                                                                                                                                                                                                                                                                                                                                                                                                                                                                                                                                                                                                        <w:bottom w:val="none" w:sz="0" w:space="0" w:color="auto"/>
                                                                                                                                                                                                                                                                                                                                                                                                                                                                                                                                                                                                                                                                                                                                                                                        <w:right w:val="none" w:sz="0" w:space="0" w:color="auto"/>
                                                                                                                                                                                                                                                                                                                                                                                                                                                                                                                                                                                                                                                                                                                                                                                      </w:divBdr>
                                                                                                                                                                                                                                                                                                                                                                                                                                                                                                                                                                                                                                                                                                                                                                                      <w:divsChild>
                                                                                                                                                                                                                                                                                                                                                                                                                                                                                                                                                                                                                                                                                                                                                                                        <w:div w:id="2061903282">
                                                                                                                                                                                                                                                                                                                                                                                                                                                                                                                                                                                                                                                                                                                                                                                          <w:marLeft w:val="0"/>
                                                                                                                                                                                                                                                                                                                                                                                                                                                                                                                                                                                                                                                                                                                                                                                          <w:marRight w:val="0"/>
                                                                                                                                                                                                                                                                                                                                                                                                                                                                                                                                                                                                                                                                                                                                                                                          <w:marTop w:val="0"/>
                                                                                                                                                                                                                                                                                                                                                                                                                                                                                                                                                                                                                                                                                                                                                                                          <w:marBottom w:val="0"/>
                                                                                                                                                                                                                                                                                                                                                                                                                                                                                                                                                                                                                                                                                                                                                                                          <w:divBdr>
                                                                                                                                                                                                                                                                                                                                                                                                                                                                                                                                                                                                                                                                                                                                                                                            <w:top w:val="none" w:sz="0" w:space="0" w:color="auto"/>
                                                                                                                                                                                                                                                                                                                                                                                                                                                                                                                                                                                                                                                                                                                                                                                            <w:left w:val="none" w:sz="0" w:space="0" w:color="auto"/>
                                                                                                                                                                                                                                                                                                                                                                                                                                                                                                                                                                                                                                                                                                                                                                                            <w:bottom w:val="none" w:sz="0" w:space="0" w:color="auto"/>
                                                                                                                                                                                                                                                                                                                                                                                                                                                                                                                                                                                                                                                                                                                                                                                            <w:right w:val="none" w:sz="0" w:space="0" w:color="auto"/>
                                                                                                                                                                                                                                                                                                                                                                                                                                                                                                                                                                                                                                                                                                                                                                                          </w:divBdr>
                                                                                                                                                                                                                                                                                                                                                                                                                                                                                                                                                                                                                                                                                                                                                                                          <w:divsChild>
                                                                                                                                                                                                                                                                                                                                                                                                                                                                                                                                                                                                                                                                                                                                                                                            <w:div w:id="92365012">
                                                                                                                                                                                                                                                                                                                                                                                                                                                                                                                                                                                                                                                                                                                                                                                              <w:marLeft w:val="0"/>
                                                                                                                                                                                                                                                                                                                                                                                                                                                                                                                                                                                                                                                                                                                                                                                              <w:marRight w:val="0"/>
                                                                                                                                                                                                                                                                                                                                                                                                                                                                                                                                                                                                                                                                                                                                                                                              <w:marTop w:val="0"/>
                                                                                                                                                                                                                                                                                                                                                                                                                                                                                                                                                                                                                                                                                                                                                                                              <w:marBottom w:val="0"/>
                                                                                                                                                                                                                                                                                                                                                                                                                                                                                                                                                                                                                                                                                                                                                                                              <w:divBdr>
                                                                                                                                                                                                                                                                                                                                                                                                                                                                                                                                                                                                                                                                                                                                                                                                <w:top w:val="none" w:sz="0" w:space="0" w:color="auto"/>
                                                                                                                                                                                                                                                                                                                                                                                                                                                                                                                                                                                                                                                                                                                                                                                                <w:left w:val="none" w:sz="0" w:space="0" w:color="auto"/>
                                                                                                                                                                                                                                                                                                                                                                                                                                                                                                                                                                                                                                                                                                                                                                                                <w:bottom w:val="none" w:sz="0" w:space="0" w:color="auto"/>
                                                                                                                                                                                                                                                                                                                                                                                                                                                                                                                                                                                                                                                                                                                                                                                                <w:right w:val="none" w:sz="0" w:space="0" w:color="auto"/>
                                                                                                                                                                                                                                                                                                                                                                                                                                                                                                                                                                                                                                                                                                                                                                                              </w:divBdr>
                                                                                                                                                                                                                                                                                                                                                                                                                                                                                                                                                                                                                                                                                                                                                                                              <w:divsChild>
                                                                                                                                                                                                                                                                                                                                                                                                                                                                                                                                                                                                                                                                                                                                                                                                <w:div w:id="47847480">
                                                                                                                                                                                                                                                                                                                                                                                                                                                                                                                                                                                                                                                                                                                                                                                                  <w:marLeft w:val="0"/>
                                                                                                                                                                                                                                                                                                                                                                                                                                                                                                                                                                                                                                                                                                                                                                                                  <w:marRight w:val="0"/>
                                                                                                                                                                                                                                                                                                                                                                                                                                                                                                                                                                                                                                                                                                                                                                                                  <w:marTop w:val="0"/>
                                                                                                                                                                                                                                                                                                                                                                                                                                                                                                                                                                                                                                                                                                                                                                                                  <w:marBottom w:val="0"/>
                                                                                                                                                                                                                                                                                                                                                                                                                                                                                                                                                                                                                                                                                                                                                                                                  <w:divBdr>
                                                                                                                                                                                                                                                                                                                                                                                                                                                                                                                                                                                                                                                                                                                                                                                                    <w:top w:val="none" w:sz="0" w:space="0" w:color="auto"/>
                                                                                                                                                                                                                                                                                                                                                                                                                                                                                                                                                                                                                                                                                                                                                                                                    <w:left w:val="none" w:sz="0" w:space="0" w:color="auto"/>
                                                                                                                                                                                                                                                                                                                                                                                                                                                                                                                                                                                                                                                                                                                                                                                                    <w:bottom w:val="none" w:sz="0" w:space="0" w:color="auto"/>
                                                                                                                                                                                                                                                                                                                                                                                                                                                                                                                                                                                                                                                                                                                                                                                                    <w:right w:val="none" w:sz="0" w:space="0" w:color="auto"/>
                                                                                                                                                                                                                                                                                                                                                                                                                                                                                                                                                                                                                                                                                                                                                                                                  </w:divBdr>
                                                                                                                                                                                                                                                                                                                                                                                                                                                                                                                                                                                                                                                                                                                                                                                                  <w:divsChild>
                                                                                                                                                                                                                                                                                                                                                                                                                                                                                                                                                                                                                                                                                                                                                                                                    <w:div w:id="1345018509">
                                                                                                                                                                                                                                                                                                                                                                                                                                                                                                                                                                                                                                                                                                                                                                                                      <w:marLeft w:val="0"/>
                                                                                                                                                                                                                                                                                                                                                                                                                                                                                                                                                                                                                                                                                                                                                                                                      <w:marRight w:val="0"/>
                                                                                                                                                                                                                                                                                                                                                                                                                                                                                                                                                                                                                                                                                                                                                                                                      <w:marTop w:val="0"/>
                                                                                                                                                                                                                                                                                                                                                                                                                                                                                                                                                                                                                                                                                                                                                                                                      <w:marBottom w:val="0"/>
                                                                                                                                                                                                                                                                                                                                                                                                                                                                                                                                                                                                                                                                                                                                                                                                      <w:divBdr>
                                                                                                                                                                                                                                                                                                                                                                                                                                                                                                                                                                                                                                                                                                                                                                                                        <w:top w:val="none" w:sz="0" w:space="0" w:color="auto"/>
                                                                                                                                                                                                                                                                                                                                                                                                                                                                                                                                                                                                                                                                                                                                                                                                        <w:left w:val="none" w:sz="0" w:space="0" w:color="auto"/>
                                                                                                                                                                                                                                                                                                                                                                                                                                                                                                                                                                                                                                                                                                                                                                                                        <w:bottom w:val="none" w:sz="0" w:space="0" w:color="auto"/>
                                                                                                                                                                                                                                                                                                                                                                                                                                                                                                                                                                                                                                                                                                                                                                                                        <w:right w:val="none" w:sz="0" w:space="0" w:color="auto"/>
                                                                                                                                                                                                                                                                                                                                                                                                                                                                                                                                                                                                                                                                                                                                                                                                      </w:divBdr>
                                                                                                                                                                                                                                                                                                                                                                                                                                                                                                                                                                                                                                                                                                                                                                                                      <w:divsChild>
                                                                                                                                                                                                                                                                                                                                                                                                                                                                                                                                                                                                                                                                                                                                                                                                        <w:div w:id="2071075263">
                                                                                                                                                                                                                                                                                                                                                                                                                                                                                                                                                                                                                                                                                                                                                                                                          <w:marLeft w:val="0"/>
                                                                                                                                                                                                                                                                                                                                                                                                                                                                                                                                                                                                                                                                                                                                                                                                          <w:marRight w:val="0"/>
                                                                                                                                                                                                                                                                                                                                                                                                                                                                                                                                                                                                                                                                                                                                                                                                          <w:marTop w:val="0"/>
                                                                                                                                                                                                                                                                                                                                                                                                                                                                                                                                                                                                                                                                                                                                                                                                          <w:marBottom w:val="0"/>
                                                                                                                                                                                                                                                                                                                                                                                                                                                                                                                                                                                                                                                                                                                                                                                                          <w:divBdr>
                                                                                                                                                                                                                                                                                                                                                                                                                                                                                                                                                                                                                                                                                                                                                                                                            <w:top w:val="none" w:sz="0" w:space="0" w:color="auto"/>
                                                                                                                                                                                                                                                                                                                                                                                                                                                                                                                                                                                                                                                                                                                                                                                                            <w:left w:val="none" w:sz="0" w:space="0" w:color="auto"/>
                                                                                                                                                                                                                                                                                                                                                                                                                                                                                                                                                                                                                                                                                                                                                                                                            <w:bottom w:val="none" w:sz="0" w:space="0" w:color="auto"/>
                                                                                                                                                                                                                                                                                                                                                                                                                                                                                                                                                                                                                                                                                                                                                                                                            <w:right w:val="none" w:sz="0" w:space="0" w:color="auto"/>
                                                                                                                                                                                                                                                                                                                                                                                                                                                                                                                                                                                                                                                                                                                                                                                                          </w:divBdr>
                                                                                                                                                                                                                                                                                                                                                                                                                                                                                                                                                                                                                                                                                                                                                                                                          <w:divsChild>
                                                                                                                                                                                                                                                                                                                                                                                                                                                                                                                                                                                                                                                                                                                                                                                                            <w:div w:id="1802650366">
                                                                                                                                                                                                                                                                                                                                                                                                                                                                                                                                                                                                                                                                                                                                                                                                              <w:marLeft w:val="0"/>
                                                                                                                                                                                                                                                                                                                                                                                                                                                                                                                                                                                                                                                                                                                                                                                                              <w:marRight w:val="0"/>
                                                                                                                                                                                                                                                                                                                                                                                                                                                                                                                                                                                                                                                                                                                                                                                                              <w:marTop w:val="0"/>
                                                                                                                                                                                                                                                                                                                                                                                                                                                                                                                                                                                                                                                                                                                                                                                                              <w:marBottom w:val="0"/>
                                                                                                                                                                                                                                                                                                                                                                                                                                                                                                                                                                                                                                                                                                                                                                                                              <w:divBdr>
                                                                                                                                                                                                                                                                                                                                                                                                                                                                                                                                                                                                                                                                                                                                                                                                                <w:top w:val="none" w:sz="0" w:space="0" w:color="auto"/>
                                                                                                                                                                                                                                                                                                                                                                                                                                                                                                                                                                                                                                                                                                                                                                                                                <w:left w:val="none" w:sz="0" w:space="0" w:color="auto"/>
                                                                                                                                                                                                                                                                                                                                                                                                                                                                                                                                                                                                                                                                                                                                                                                                                <w:bottom w:val="none" w:sz="0" w:space="0" w:color="auto"/>
                                                                                                                                                                                                                                                                                                                                                                                                                                                                                                                                                                                                                                                                                                                                                                                                                <w:right w:val="none" w:sz="0" w:space="0" w:color="auto"/>
                                                                                                                                                                                                                                                                                                                                                                                                                                                                                                                                                                                                                                                                                                                                                                                                              </w:divBdr>
                                                                                                                                                                                                                                                                                                                                                                                                                                                                                                                                                                                                                                                                                                                                                                                                              <w:divsChild>
                                                                                                                                                                                                                                                                                                                                                                                                                                                                                                                                                                                                                                                                                                                                                                                                                <w:div w:id="1339960735">
                                                                                                                                                                                                                                                                                                                                                                                                                                                                                                                                                                                                                                                                                                                                                                                                                  <w:marLeft w:val="0"/>
                                                                                                                                                                                                                                                                                                                                                                                                                                                                                                                                                                                                                                                                                                                                                                                                                  <w:marRight w:val="0"/>
                                                                                                                                                                                                                                                                                                                                                                                                                                                                                                                                                                                                                                                                                                                                                                                                                  <w:marTop w:val="0"/>
                                                                                                                                                                                                                                                                                                                                                                                                                                                                                                                                                                                                                                                                                                                                                                                                                  <w:marBottom w:val="0"/>
                                                                                                                                                                                                                                                                                                                                                                                                                                                                                                                                                                                                                                                                                                                                                                                                                  <w:divBdr>
                                                                                                                                                                                                                                                                                                                                                                                                                                                                                                                                                                                                                                                                                                                                                                                                                    <w:top w:val="none" w:sz="0" w:space="0" w:color="auto"/>
                                                                                                                                                                                                                                                                                                                                                                                                                                                                                                                                                                                                                                                                                                                                                                                                                    <w:left w:val="none" w:sz="0" w:space="0" w:color="auto"/>
                                                                                                                                                                                                                                                                                                                                                                                                                                                                                                                                                                                                                                                                                                                                                                                                                    <w:bottom w:val="none" w:sz="0" w:space="0" w:color="auto"/>
                                                                                                                                                                                                                                                                                                                                                                                                                                                                                                                                                                                                                                                                                                                                                                                                                    <w:right w:val="none" w:sz="0" w:space="0" w:color="auto"/>
                                                                                                                                                                                                                                                                                                                                                                                                                                                                                                                                                                                                                                                                                                                                                                                                                  </w:divBdr>
                                                                                                                                                                                                                                                                                                                                                                                                                                                                                                                                                                                                                                                                                                                                                                                                                  <w:divsChild>
                                                                                                                                                                                                                                                                                                                                                                                                                                                                                                                                                                                                                                                                                                                                                                                                                    <w:div w:id="1721133036">
                                                                                                                                                                                                                                                                                                                                                                                                                                                                                                                                                                                                                                                                                                                                                                                                                      <w:marLeft w:val="0"/>
                                                                                                                                                                                                                                                                                                                                                                                                                                                                                                                                                                                                                                                                                                                                                                                                                      <w:marRight w:val="0"/>
                                                                                                                                                                                                                                                                                                                                                                                                                                                                                                                                                                                                                                                                                                                                                                                                                      <w:marTop w:val="0"/>
                                                                                                                                                                                                                                                                                                                                                                                                                                                                                                                                                                                                                                                                                                                                                                                                                      <w:marBottom w:val="0"/>
                                                                                                                                                                                                                                                                                                                                                                                                                                                                                                                                                                                                                                                                                                                                                                                                                      <w:divBdr>
                                                                                                                                                                                                                                                                                                                                                                                                                                                                                                                                                                                                                                                                                                                                                                                                                        <w:top w:val="none" w:sz="0" w:space="0" w:color="auto"/>
                                                                                                                                                                                                                                                                                                                                                                                                                                                                                                                                                                                                                                                                                                                                                                                                                        <w:left w:val="none" w:sz="0" w:space="0" w:color="auto"/>
                                                                                                                                                                                                                                                                                                                                                                                                                                                                                                                                                                                                                                                                                                                                                                                                                        <w:bottom w:val="none" w:sz="0" w:space="0" w:color="auto"/>
                                                                                                                                                                                                                                                                                                                                                                                                                                                                                                                                                                                                                                                                                                                                                                                                                        <w:right w:val="none" w:sz="0" w:space="0" w:color="auto"/>
                                                                                                                                                                                                                                                                                                                                                                                                                                                                                                                                                                                                                                                                                                                                                                                                                      </w:divBdr>
                                                                                                                                                                                                                                                                                                                                                                                                                                                                                                                                                                                                                                                                                                                                                                                                                      <w:divsChild>
                                                                                                                                                                                                                                                                                                                                                                                                                                                                                                                                                                                                                                                                                                                                                                                                                        <w:div w:id="1231696170">
                                                                                                                                                                                                                                                                                                                                                                                                                                                                                                                                                                                                                                                                                                                                                                                                                          <w:marLeft w:val="0"/>
                                                                                                                                                                                                                                                                                                                                                                                                                                                                                                                                                                                                                                                                                                                                                                                                                          <w:marRight w:val="0"/>
                                                                                                                                                                                                                                                                                                                                                                                                                                                                                                                                                                                                                                                                                                                                                                                                                          <w:marTop w:val="0"/>
                                                                                                                                                                                                                                                                                                                                                                                                                                                                                                                                                                                                                                                                                                                                                                                                                          <w:marBottom w:val="0"/>
                                                                                                                                                                                                                                                                                                                                                                                                                                                                                                                                                                                                                                                                                                                                                                                                                          <w:divBdr>
                                                                                                                                                                                                                                                                                                                                                                                                                                                                                                                                                                                                                                                                                                                                                                                                                            <w:top w:val="none" w:sz="0" w:space="0" w:color="auto"/>
                                                                                                                                                                                                                                                                                                                                                                                                                                                                                                                                                                                                                                                                                                                                                                                                                            <w:left w:val="none" w:sz="0" w:space="0" w:color="auto"/>
                                                                                                                                                                                                                                                                                                                                                                                                                                                                                                                                                                                                                                                                                                                                                                                                                            <w:bottom w:val="none" w:sz="0" w:space="0" w:color="auto"/>
                                                                                                                                                                                                                                                                                                                                                                                                                                                                                                                                                                                                                                                                                                                                                                                                                            <w:right w:val="none" w:sz="0" w:space="0" w:color="auto"/>
                                                                                                                                                                                                                                                                                                                                                                                                                                                                                                                                                                                                                                                                                                                                                                                                                          </w:divBdr>
                                                                                                                                                                                                                                                                                                                                                                                                                                                                                                                                                                                                                                                                                                                                                                                                                          <w:divsChild>
                                                                                                                                                                                                                                                                                                                                                                                                                                                                                                                                                                                                                                                                                                                                                                                                                            <w:div w:id="752580123">
                                                                                                                                                                                                                                                                                                                                                                                                                                                                                                                                                                                                                                                                                                                                                                                                                              <w:marLeft w:val="0"/>
                                                                                                                                                                                                                                                                                                                                                                                                                                                                                                                                                                                                                                                                                                                                                                                                                              <w:marRight w:val="0"/>
                                                                                                                                                                                                                                                                                                                                                                                                                                                                                                                                                                                                                                                                                                                                                                                                                              <w:marTop w:val="0"/>
                                                                                                                                                                                                                                                                                                                                                                                                                                                                                                                                                                                                                                                                                                                                                                                                                              <w:marBottom w:val="0"/>
                                                                                                                                                                                                                                                                                                                                                                                                                                                                                                                                                                                                                                                                                                                                                                                                                              <w:divBdr>
                                                                                                                                                                                                                                                                                                                                                                                                                                                                                                                                                                                                                                                                                                                                                                                                                                <w:top w:val="none" w:sz="0" w:space="0" w:color="auto"/>
                                                                                                                                                                                                                                                                                                                                                                                                                                                                                                                                                                                                                                                                                                                                                                                                                                <w:left w:val="none" w:sz="0" w:space="0" w:color="auto"/>
                                                                                                                                                                                                                                                                                                                                                                                                                                                                                                                                                                                                                                                                                                                                                                                                                                <w:bottom w:val="none" w:sz="0" w:space="0" w:color="auto"/>
                                                                                                                                                                                                                                                                                                                                                                                                                                                                                                                                                                                                                                                                                                                                                                                                                                <w:right w:val="none" w:sz="0" w:space="0" w:color="auto"/>
                                                                                                                                                                                                                                                                                                                                                                                                                                                                                                                                                                                                                                                                                                                                                                                                                              </w:divBdr>
                                                                                                                                                                                                                                                                                                                                                                                                                                                                                                                                                                                                                                                                                                                                                                                                                              <w:divsChild>
                                                                                                                                                                                                                                                                                                                                                                                                                                                                                                                                                                                                                                                                                                                                                                                                                                <w:div w:id="1834830121">
                                                                                                                                                                                                                                                                                                                                                                                                                                                                                                                                                                                                                                                                                                                                                                                                                                  <w:marLeft w:val="0"/>
                                                                                                                                                                                                                                                                                                                                                                                                                                                                                                                                                                                                                                                                                                                                                                                                                                  <w:marRight w:val="0"/>
                                                                                                                                                                                                                                                                                                                                                                                                                                                                                                                                                                                                                                                                                                                                                                                                                                  <w:marTop w:val="0"/>
                                                                                                                                                                                                                                                                                                                                                                                                                                                                                                                                                                                                                                                                                                                                                                                                                                  <w:marBottom w:val="0"/>
                                                                                                                                                                                                                                                                                                                                                                                                                                                                                                                                                                                                                                                                                                                                                                                                                                  <w:divBdr>
                                                                                                                                                                                                                                                                                                                                                                                                                                                                                                                                                                                                                                                                                                                                                                                                                                    <w:top w:val="none" w:sz="0" w:space="0" w:color="auto"/>
                                                                                                                                                                                                                                                                                                                                                                                                                                                                                                                                                                                                                                                                                                                                                                                                                                    <w:left w:val="none" w:sz="0" w:space="0" w:color="auto"/>
                                                                                                                                                                                                                                                                                                                                                                                                                                                                                                                                                                                                                                                                                                                                                                                                                                    <w:bottom w:val="none" w:sz="0" w:space="0" w:color="auto"/>
                                                                                                                                                                                                                                                                                                                                                                                                                                                                                                                                                                                                                                                                                                                                                                                                                                    <w:right w:val="none" w:sz="0" w:space="0" w:color="auto"/>
                                                                                                                                                                                                                                                                                                                                                                                                                                                                                                                                                                                                                                                                                                                                                                                                                                  </w:divBdr>
                                                                                                                                                                                                                                                                                                                                                                                                                                                                                                                                                                                                                                                                                                                                                                                                                                  <w:divsChild>
                                                                                                                                                                                                                                                                                                                                                                                                                                                                                                                                                                                                                                                                                                                                                                                                                                    <w:div w:id="258292276">
                                                                                                                                                                                                                                                                                                                                                                                                                                                                                                                                                                                                                                                                                                                                                                                                                                      <w:marLeft w:val="0"/>
                                                                                                                                                                                                                                                                                                                                                                                                                                                                                                                                                                                                                                                                                                                                                                                                                                      <w:marRight w:val="0"/>
                                                                                                                                                                                                                                                                                                                                                                                                                                                                                                                                                                                                                                                                                                                                                                                                                                      <w:marTop w:val="0"/>
                                                                                                                                                                                                                                                                                                                                                                                                                                                                                                                                                                                                                                                                                                                                                                                                                                      <w:marBottom w:val="0"/>
                                                                                                                                                                                                                                                                                                                                                                                                                                                                                                                                                                                                                                                                                                                                                                                                                                      <w:divBdr>
                                                                                                                                                                                                                                                                                                                                                                                                                                                                                                                                                                                                                                                                                                                                                                                                                                        <w:top w:val="none" w:sz="0" w:space="0" w:color="auto"/>
                                                                                                                                                                                                                                                                                                                                                                                                                                                                                                                                                                                                                                                                                                                                                                                                                                        <w:left w:val="none" w:sz="0" w:space="0" w:color="auto"/>
                                                                                                                                                                                                                                                                                                                                                                                                                                                                                                                                                                                                                                                                                                                                                                                                                                        <w:bottom w:val="none" w:sz="0" w:space="0" w:color="auto"/>
                                                                                                                                                                                                                                                                                                                                                                                                                                                                                                                                                                                                                                                                                                                                                                                                                                        <w:right w:val="none" w:sz="0" w:space="0" w:color="auto"/>
                                                                                                                                                                                                                                                                                                                                                                                                                                                                                                                                                                                                                                                                                                                                                                                                                                      </w:divBdr>
                                                                                                                                                                                                                                                                                                                                                                                                                                                                                                                                                                                                                                                                                                                                                                                                                                      <w:divsChild>
                                                                                                                                                                                                                                                                                                                                                                                                                                                                                                                                                                                                                                                                                                                                                                                                                                        <w:div w:id="32966093">
                                                                                                                                                                                                                                                                                                                                                                                                                                                                                                                                                                                                                                                                                                                                                                                                                                          <w:marLeft w:val="0"/>
                                                                                                                                                                                                                                                                                                                                                                                                                                                                                                                                                                                                                                                                                                                                                                                                                                          <w:marRight w:val="0"/>
                                                                                                                                                                                                                                                                                                                                                                                                                                                                                                                                                                                                                                                                                                                                                                                                                                          <w:marTop w:val="0"/>
                                                                                                                                                                                                                                                                                                                                                                                                                                                                                                                                                                                                                                                                                                                                                                                                                                          <w:marBottom w:val="0"/>
                                                                                                                                                                                                                                                                                                                                                                                                                                                                                                                                                                                                                                                                                                                                                                                                                                          <w:divBdr>
                                                                                                                                                                                                                                                                                                                                                                                                                                                                                                                                                                                                                                                                                                                                                                                                                                            <w:top w:val="none" w:sz="0" w:space="0" w:color="auto"/>
                                                                                                                                                                                                                                                                                                                                                                                                                                                                                                                                                                                                                                                                                                                                                                                                                                            <w:left w:val="none" w:sz="0" w:space="0" w:color="auto"/>
                                                                                                                                                                                                                                                                                                                                                                                                                                                                                                                                                                                                                                                                                                                                                                                                                                            <w:bottom w:val="none" w:sz="0" w:space="0" w:color="auto"/>
                                                                                                                                                                                                                                                                                                                                                                                                                                                                                                                                                                                                                                                                                                                                                                                                                                            <w:right w:val="none" w:sz="0" w:space="0" w:color="auto"/>
                                                                                                                                                                                                                                                                                                                                                                                                                                                                                                                                                                                                                                                                                                                                                                                                                                          </w:divBdr>
                                                                                                                                                                                                                                                                                                                                                                                                                                                                                                                                                                                                                                                                                                                                                                                                                                          <w:divsChild>
                                                                                                                                                                                                                                                                                                                                                                                                                                                                                                                                                                                                                                                                                                                                                                                                                                            <w:div w:id="77335914">
                                                                                                                                                                                                                                                                                                                                                                                                                                                                                                                                                                                                                                                                                                                                                                                                                                              <w:marLeft w:val="0"/>
                                                                                                                                                                                                                                                                                                                                                                                                                                                                                                                                                                                                                                                                                                                                                                                                                                              <w:marRight w:val="0"/>
                                                                                                                                                                                                                                                                                                                                                                                                                                                                                                                                                                                                                                                                                                                                                                                                                                              <w:marTop w:val="0"/>
                                                                                                                                                                                                                                                                                                                                                                                                                                                                                                                                                                                                                                                                                                                                                                                                                                              <w:marBottom w:val="0"/>
                                                                                                                                                                                                                                                                                                                                                                                                                                                                                                                                                                                                                                                                                                                                                                                                                                              <w:divBdr>
                                                                                                                                                                                                                                                                                                                                                                                                                                                                                                                                                                                                                                                                                                                                                                                                                                                <w:top w:val="none" w:sz="0" w:space="0" w:color="auto"/>
                                                                                                                                                                                                                                                                                                                                                                                                                                                                                                                                                                                                                                                                                                                                                                                                                                                <w:left w:val="none" w:sz="0" w:space="0" w:color="auto"/>
                                                                                                                                                                                                                                                                                                                                                                                                                                                                                                                                                                                                                                                                                                                                                                                                                                                <w:bottom w:val="none" w:sz="0" w:space="0" w:color="auto"/>
                                                                                                                                                                                                                                                                                                                                                                                                                                                                                                                                                                                                                                                                                                                                                                                                                                                <w:right w:val="none" w:sz="0" w:space="0" w:color="auto"/>
                                                                                                                                                                                                                                                                                                                                                                                                                                                                                                                                                                                                                                                                                                                                                                                                                                              </w:divBdr>
                                                                                                                                                                                                                                                                                                                                                                                                                                                                                                                                                                                                                                                                                                                                                                                                                                              <w:divsChild>
                                                                                                                                                                                                                                                                                                                                                                                                                                                                                                                                                                                                                                                                                                                                                                                                                                                <w:div w:id="1941142612">
                                                                                                                                                                                                                                                                                                                                                                                                                                                                                                                                                                                                                                                                                                                                                                                                                                                  <w:marLeft w:val="0"/>
                                                                                                                                                                                                                                                                                                                                                                                                                                                                                                                                                                                                                                                                                                                                                                                                                                                  <w:marRight w:val="0"/>
                                                                                                                                                                                                                                                                                                                                                                                                                                                                                                                                                                                                                                                                                                                                                                                                                                                  <w:marTop w:val="0"/>
                                                                                                                                                                                                                                                                                                                                                                                                                                                                                                                                                                                                                                                                                                                                                                                                                                                  <w:marBottom w:val="0"/>
                                                                                                                                                                                                                                                                                                                                                                                                                                                                                                                                                                                                                                                                                                                                                                                                                                                  <w:divBdr>
                                                                                                                                                                                                                                                                                                                                                                                                                                                                                                                                                                                                                                                                                                                                                                                                                                                    <w:top w:val="none" w:sz="0" w:space="0" w:color="auto"/>
                                                                                                                                                                                                                                                                                                                                                                                                                                                                                                                                                                                                                                                                                                                                                                                                                                                    <w:left w:val="none" w:sz="0" w:space="0" w:color="auto"/>
                                                                                                                                                                                                                                                                                                                                                                                                                                                                                                                                                                                                                                                                                                                                                                                                                                                    <w:bottom w:val="none" w:sz="0" w:space="0" w:color="auto"/>
                                                                                                                                                                                                                                                                                                                                                                                                                                                                                                                                                                                                                                                                                                                                                                                                                                                    <w:right w:val="none" w:sz="0" w:space="0" w:color="auto"/>
                                                                                                                                                                                                                                                                                                                                                                                                                                                                                                                                                                                                                                                                                                                                                                                                                                                  </w:divBdr>
                                                                                                                                                                                                                                                                                                                                                                                                                                                                                                                                                                                                                                                                                                                                                                                                                                                  <w:divsChild>
                                                                                                                                                                                                                                                                                                                                                                                                                                                                                                                                                                                                                                                                                                                                                                                                                                                    <w:div w:id="1670326135">
                                                                                                                                                                                                                                                                                                                                                                                                                                                                                                                                                                                                                                                                                                                                                                                                                                                      <w:marLeft w:val="0"/>
                                                                                                                                                                                                                                                                                                                                                                                                                                                                                                                                                                                                                                                                                                                                                                                                                                                      <w:marRight w:val="0"/>
                                                                                                                                                                                                                                                                                                                                                                                                                                                                                                                                                                                                                                                                                                                                                                                                                                                      <w:marTop w:val="0"/>
                                                                                                                                                                                                                                                                                                                                                                                                                                                                                                                                                                                                                                                                                                                                                                                                                                                      <w:marBottom w:val="0"/>
                                                                                                                                                                                                                                                                                                                                                                                                                                                                                                                                                                                                                                                                                                                                                                                                                                                      <w:divBdr>
                                                                                                                                                                                                                                                                                                                                                                                                                                                                                                                                                                                                                                                                                                                                                                                                                                                        <w:top w:val="none" w:sz="0" w:space="0" w:color="auto"/>
                                                                                                                                                                                                                                                                                                                                                                                                                                                                                                                                                                                                                                                                                                                                                                                                                                                        <w:left w:val="none" w:sz="0" w:space="0" w:color="auto"/>
                                                                                                                                                                                                                                                                                                                                                                                                                                                                                                                                                                                                                                                                                                                                                                                                                                                        <w:bottom w:val="none" w:sz="0" w:space="0" w:color="auto"/>
                                                                                                                                                                                                                                                                                                                                                                                                                                                                                                                                                                                                                                                                                                                                                                                                                                                        <w:right w:val="none" w:sz="0" w:space="0" w:color="auto"/>
                                                                                                                                                                                                                                                                                                                                                                                                                                                                                                                                                                                                                                                                                                                                                                                                                                                      </w:divBdr>
                                                                                                                                                                                                                                                                                                                                                                                                                                                                                                                                                                                                                                                                                                                                                                                                                                                      <w:divsChild>
                                                                                                                                                                                                                                                                                                                                                                                                                                                                                                                                                                                                                                                                                                                                                                                                                                                        <w:div w:id="1913154910">
                                                                                                                                                                                                                                                                                                                                                                                                                                                                                                                                                                                                                                                                                                                                                                                                                                                          <w:marLeft w:val="0"/>
                                                                                                                                                                                                                                                                                                                                                                                                                                                                                                                                                                                                                                                                                                                                                                                                                                                          <w:marRight w:val="0"/>
                                                                                                                                                                                                                                                                                                                                                                                                                                                                                                                                                                                                                                                                                                                                                                                                                                                          <w:marTop w:val="0"/>
                                                                                                                                                                                                                                                                                                                                                                                                                                                                                                                                                                                                                                                                                                                                                                                                                                                          <w:marBottom w:val="0"/>
                                                                                                                                                                                                                                                                                                                                                                                                                                                                                                                                                                                                                                                                                                                                                                                                                                                          <w:divBdr>
                                                                                                                                                                                                                                                                                                                                                                                                                                                                                                                                                                                                                                                                                                                                                                                                                                                            <w:top w:val="none" w:sz="0" w:space="0" w:color="auto"/>
                                                                                                                                                                                                                                                                                                                                                                                                                                                                                                                                                                                                                                                                                                                                                                                                                                                            <w:left w:val="none" w:sz="0" w:space="0" w:color="auto"/>
                                                                                                                                                                                                                                                                                                                                                                                                                                                                                                                                                                                                                                                                                                                                                                                                                                                            <w:bottom w:val="none" w:sz="0" w:space="0" w:color="auto"/>
                                                                                                                                                                                                                                                                                                                                                                                                                                                                                                                                                                                                                                                                                                                                                                                                                                                            <w:right w:val="none" w:sz="0" w:space="0" w:color="auto"/>
                                                                                                                                                                                                                                                                                                                                                                                                                                                                                                                                                                                                                                                                                                                                                                                                                                                          </w:divBdr>
                                                                                                                                                                                                                                                                                                                                                                                                                                                                                                                                                                                                                                                                                                                                                                                                                                                          <w:divsChild>
                                                                                                                                                                                                                                                                                                                                                                                                                                                                                                                                                                                                                                                                                                                                                                                                                                                            <w:div w:id="1144659310">
                                                                                                                                                                                                                                                                                                                                                                                                                                                                                                                                                                                                                                                                                                                                                                                                                                                              <w:marLeft w:val="0"/>
                                                                                                                                                                                                                                                                                                                                                                                                                                                                                                                                                                                                                                                                                                                                                                                                                                                              <w:marRight w:val="0"/>
                                                                                                                                                                                                                                                                                                                                                                                                                                                                                                                                                                                                                                                                                                                                                                                                                                                              <w:marTop w:val="0"/>
                                                                                                                                                                                                                                                                                                                                                                                                                                                                                                                                                                                                                                                                                                                                                                                                                                                              <w:marBottom w:val="0"/>
                                                                                                                                                                                                                                                                                                                                                                                                                                                                                                                                                                                                                                                                                                                                                                                                                                                              <w:divBdr>
                                                                                                                                                                                                                                                                                                                                                                                                                                                                                                                                                                                                                                                                                                                                                                                                                                                                <w:top w:val="none" w:sz="0" w:space="0" w:color="auto"/>
                                                                                                                                                                                                                                                                                                                                                                                                                                                                                                                                                                                                                                                                                                                                                                                                                                                                <w:left w:val="none" w:sz="0" w:space="0" w:color="auto"/>
                                                                                                                                                                                                                                                                                                                                                                                                                                                                                                                                                                                                                                                                                                                                                                                                                                                                <w:bottom w:val="none" w:sz="0" w:space="0" w:color="auto"/>
                                                                                                                                                                                                                                                                                                                                                                                                                                                                                                                                                                                                                                                                                                                                                                                                                                                                <w:right w:val="none" w:sz="0" w:space="0" w:color="auto"/>
                                                                                                                                                                                                                                                                                                                                                                                                                                                                                                                                                                                                                                                                                                                                                                                                                                                              </w:divBdr>
                                                                                                                                                                                                                                                                                                                                                                                                                                                                                                                                                                                                                                                                                                                                                                                                                                                              <w:divsChild>
                                                                                                                                                                                                                                                                                                                                                                                                                                                                                                                                                                                                                                                                                                                                                                                                                                                                <w:div w:id="353045104">
                                                                                                                                                                                                                                                                                                                                                                                                                                                                                                                                                                                                                                                                                                                                                                                                                                                                  <w:marLeft w:val="0"/>
                                                                                                                                                                                                                                                                                                                                                                                                                                                                                                                                                                                                                                                                                                                                                                                                                                                                  <w:marRight w:val="0"/>
                                                                                                                                                                                                                                                                                                                                                                                                                                                                                                                                                                                                                                                                                                                                                                                                                                                                  <w:marTop w:val="0"/>
                                                                                                                                                                                                                                                                                                                                                                                                                                                                                                                                                                                                                                                                                                                                                                                                                                                                  <w:marBottom w:val="0"/>
                                                                                                                                                                                                                                                                                                                                                                                                                                                                                                                                                                                                                                                                                                                                                                                                                                                                  <w:divBdr>
                                                                                                                                                                                                                                                                                                                                                                                                                                                                                                                                                                                                                                                                                                                                                                                                                                                                    <w:top w:val="none" w:sz="0" w:space="0" w:color="auto"/>
                                                                                                                                                                                                                                                                                                                                                                                                                                                                                                                                                                                                                                                                                                                                                                                                                                                                    <w:left w:val="none" w:sz="0" w:space="0" w:color="auto"/>
                                                                                                                                                                                                                                                                                                                                                                                                                                                                                                                                                                                                                                                                                                                                                                                                                                                                    <w:bottom w:val="none" w:sz="0" w:space="0" w:color="auto"/>
                                                                                                                                                                                                                                                                                                                                                                                                                                                                                                                                                                                                                                                                                                                                                                                                                                                                    <w:right w:val="none" w:sz="0" w:space="0" w:color="auto"/>
                                                                                                                                                                                                                                                                                                                                                                                                                                                                                                                                                                                                                                                                                                                                                                                                                                                                  </w:divBdr>
                                                                                                                                                                                                                                                                                                                                                                                                                                                                                                                                                                                                                                                                                                                                                                                                                                                                  <w:divsChild>
                                                                                                                                                                                                                                                                                                                                                                                                                                                                                                                                                                                                                                                                                                                                                                                                                                                                    <w:div w:id="1957831271">
                                                                                                                                                                                                                                                                                                                                                                                                                                                                                                                                                                                                                                                                                                                                                                                                                                                                      <w:marLeft w:val="0"/>
                                                                                                                                                                                                                                                                                                                                                                                                                                                                                                                                                                                                                                                                                                                                                                                                                                                                      <w:marRight w:val="0"/>
                                                                                                                                                                                                                                                                                                                                                                                                                                                                                                                                                                                                                                                                                                                                                                                                                                                                      <w:marTop w:val="0"/>
                                                                                                                                                                                                                                                                                                                                                                                                                                                                                                                                                                                                                                                                                                                                                                                                                                                                      <w:marBottom w:val="0"/>
                                                                                                                                                                                                                                                                                                                                                                                                                                                                                                                                                                                                                                                                                                                                                                                                                                                                      <w:divBdr>
                                                                                                                                                                                                                                                                                                                                                                                                                                                                                                                                                                                                                                                                                                                                                                                                                                                                        <w:top w:val="none" w:sz="0" w:space="0" w:color="auto"/>
                                                                                                                                                                                                                                                                                                                                                                                                                                                                                                                                                                                                                                                                                                                                                                                                                                                                        <w:left w:val="none" w:sz="0" w:space="0" w:color="auto"/>
                                                                                                                                                                                                                                                                                                                                                                                                                                                                                                                                                                                                                                                                                                                                                                                                                                                                        <w:bottom w:val="none" w:sz="0" w:space="0" w:color="auto"/>
                                                                                                                                                                                                                                                                                                                                                                                                                                                                                                                                                                                                                                                                                                                                                                                                                                                                        <w:right w:val="none" w:sz="0" w:space="0" w:color="auto"/>
                                                                                                                                                                                                                                                                                                                                                                                                                                                                                                                                                                                                                                                                                                                                                                                                                                                                      </w:divBdr>
                                                                                                                                                                                                                                                                                                                                                                                                                                                                                                                                                                                                                                                                                                                                                                                                                                                                      <w:divsChild>
                                                                                                                                                                                                                                                                                                                                                                                                                                                                                                                                                                                                                                                                                                                                                                                                                                                                        <w:div w:id="1091705861">
                                                                                                                                                                                                                                                                                                                                                                                                                                                                                                                                                                                                                                                                                                                                                                                                                                                                          <w:marLeft w:val="0"/>
                                                                                                                                                                                                                                                                                                                                                                                                                                                                                                                                                                                                                                                                                                                                                                                                                                                                          <w:marRight w:val="0"/>
                                                                                                                                                                                                                                                                                                                                                                                                                                                                                                                                                                                                                                                                                                                                                                                                                                                                          <w:marTop w:val="0"/>
                                                                                                                                                                                                                                                                                                                                                                                                                                                                                                                                                                                                                                                                                                                                                                                                                                                                          <w:marBottom w:val="0"/>
                                                                                                                                                                                                                                                                                                                                                                                                                                                                                                                                                                                                                                                                                                                                                                                                                                                                          <w:divBdr>
                                                                                                                                                                                                                                                                                                                                                                                                                                                                                                                                                                                                                                                                                                                                                                                                                                                                            <w:top w:val="none" w:sz="0" w:space="0" w:color="auto"/>
                                                                                                                                                                                                                                                                                                                                                                                                                                                                                                                                                                                                                                                                                                                                                                                                                                                                            <w:left w:val="none" w:sz="0" w:space="0" w:color="auto"/>
                                                                                                                                                                                                                                                                                                                                                                                                                                                                                                                                                                                                                                                                                                                                                                                                                                                                            <w:bottom w:val="none" w:sz="0" w:space="0" w:color="auto"/>
                                                                                                                                                                                                                                                                                                                                                                                                                                                                                                                                                                                                                                                                                                                                                                                                                                                                            <w:right w:val="none" w:sz="0" w:space="0" w:color="auto"/>
                                                                                                                                                                                                                                                                                                                                                                                                                                                                                                                                                                                                                                                                                                                                                                                                                                                                          </w:divBdr>
                                                                                                                                                                                                                                                                                                                                                                                                                                                                                                                                                                                                                                                                                                                                                                                                                                                                          <w:divsChild>
                                                                                                                                                                                                                                                                                                                                                                                                                                                                                                                                                                                                                                                                                                                                                                                                                                                                            <w:div w:id="200827610">
                                                                                                                                                                                                                                                                                                                                                                                                                                                                                                                                                                                                                                                                                                                                                                                                                                                                              <w:marLeft w:val="0"/>
                                                                                                                                                                                                                                                                                                                                                                                                                                                                                                                                                                                                                                                                                                                                                                                                                                                                              <w:marRight w:val="0"/>
                                                                                                                                                                                                                                                                                                                                                                                                                                                                                                                                                                                                                                                                                                                                                                                                                                                                              <w:marTop w:val="0"/>
                                                                                                                                                                                                                                                                                                                                                                                                                                                                                                                                                                                                                                                                                                                                                                                                                                                                              <w:marBottom w:val="0"/>
                                                                                                                                                                                                                                                                                                                                                                                                                                                                                                                                                                                                                                                                                                                                                                                                                                                                              <w:divBdr>
                                                                                                                                                                                                                                                                                                                                                                                                                                                                                                                                                                                                                                                                                                                                                                                                                                                                                <w:top w:val="none" w:sz="0" w:space="0" w:color="auto"/>
                                                                                                                                                                                                                                                                                                                                                                                                                                                                                                                                                                                                                                                                                                                                                                                                                                                                                <w:left w:val="none" w:sz="0" w:space="0" w:color="auto"/>
                                                                                                                                                                                                                                                                                                                                                                                                                                                                                                                                                                                                                                                                                                                                                                                                                                                                                <w:bottom w:val="none" w:sz="0" w:space="0" w:color="auto"/>
                                                                                                                                                                                                                                                                                                                                                                                                                                                                                                                                                                                                                                                                                                                                                                                                                                                                                <w:right w:val="none" w:sz="0" w:space="0" w:color="auto"/>
                                                                                                                                                                                                                                                                                                                                                                                                                                                                                                                                                                                                                                                                                                                                                                                                                                                                              </w:divBdr>
                                                                                                                                                                                                                                                                                                                                                                                                                                                                                                                                                                                                                                                                                                                                                                                                                                                                              <w:divsChild>
                                                                                                                                                                                                                                                                                                                                                                                                                                                                                                                                                                                                                                                                                                                                                                                                                                                                                <w:div w:id="1616716693">
                                                                                                                                                                                                                                                                                                                                                                                                                                                                                                                                                                                                                                                                                                                                                                                                                                                                                  <w:marLeft w:val="0"/>
                                                                                                                                                                                                                                                                                                                                                                                                                                                                                                                                                                                                                                                                                                                                                                                                                                                                                  <w:marRight w:val="0"/>
                                                                                                                                                                                                                                                                                                                                                                                                                                                                                                                                                                                                                                                                                                                                                                                                                                                                                  <w:marTop w:val="0"/>
                                                                                                                                                                                                                                                                                                                                                                                                                                                                                                                                                                                                                                                                                                                                                                                                                                                                                  <w:marBottom w:val="0"/>
                                                                                                                                                                                                                                                                                                                                                                                                                                                                                                                                                                                                                                                                                                                                                                                                                                                                                  <w:divBdr>
                                                                                                                                                                                                                                                                                                                                                                                                                                                                                                                                                                                                                                                                                                                                                                                                                                                                                    <w:top w:val="none" w:sz="0" w:space="0" w:color="auto"/>
                                                                                                                                                                                                                                                                                                                                                                                                                                                                                                                                                                                                                                                                                                                                                                                                                                                                                    <w:left w:val="none" w:sz="0" w:space="0" w:color="auto"/>
                                                                                                                                                                                                                                                                                                                                                                                                                                                                                                                                                                                                                                                                                                                                                                                                                                                                                    <w:bottom w:val="none" w:sz="0" w:space="0" w:color="auto"/>
                                                                                                                                                                                                                                                                                                                                                                                                                                                                                                                                                                                                                                                                                                                                                                                                                                                                                    <w:right w:val="none" w:sz="0" w:space="0" w:color="auto"/>
                                                                                                                                                                                                                                                                                                                                                                                                                                                                                                                                                                                                                                                                                                                                                                                                                                                                                  </w:divBdr>
                                                                                                                                                                                                                                                                                                                                                                                                                                                                                                                                                                                                                                                                                                                                                                                                                                                                                  <w:divsChild>
                                                                                                                                                                                                                                                                                                                                                                                                                                                                                                                                                                                                                                                                                                                                                                                                                                                                                    <w:div w:id="603925359">
                                                                                                                                                                                                                                                                                                                                                                                                                                                                                                                                                                                                                                                                                                                                                                                                                                                                                      <w:marLeft w:val="0"/>
                                                                                                                                                                                                                                                                                                                                                                                                                                                                                                                                                                                                                                                                                                                                                                                                                                                                                      <w:marRight w:val="0"/>
                                                                                                                                                                                                                                                                                                                                                                                                                                                                                                                                                                                                                                                                                                                                                                                                                                                                                      <w:marTop w:val="0"/>
                                                                                                                                                                                                                                                                                                                                                                                                                                                                                                                                                                                                                                                                                                                                                                                                                                                                                      <w:marBottom w:val="0"/>
                                                                                                                                                                                                                                                                                                                                                                                                                                                                                                                                                                                                                                                                                                                                                                                                                                                                                      <w:divBdr>
                                                                                                                                                                                                                                                                                                                                                                                                                                                                                                                                                                                                                                                                                                                                                                                                                                                                                        <w:top w:val="none" w:sz="0" w:space="0" w:color="auto"/>
                                                                                                                                                                                                                                                                                                                                                                                                                                                                                                                                                                                                                                                                                                                                                                                                                                                                                        <w:left w:val="none" w:sz="0" w:space="0" w:color="auto"/>
                                                                                                                                                                                                                                                                                                                                                                                                                                                                                                                                                                                                                                                                                                                                                                                                                                                                                        <w:bottom w:val="none" w:sz="0" w:space="0" w:color="auto"/>
                                                                                                                                                                                                                                                                                                                                                                                                                                                                                                                                                                                                                                                                                                                                                                                                                                                                                        <w:right w:val="none" w:sz="0" w:space="0" w:color="auto"/>
                                                                                                                                                                                                                                                                                                                                                                                                                                                                                                                                                                                                                                                                                                                                                                                                                                                                                      </w:divBdr>
                                                                                                                                                                                                                                                                                                                                                                                                                                                                                                                                                                                                                                                                                                                                                                                                                                                                                      <w:divsChild>
                                                                                                                                                                                                                                                                                                                                                                                                                                                                                                                                                                                                                                                                                                                                                                                                                                                                                        <w:div w:id="1117019958">
                                                                                                                                                                                                                                                                                                                                                                                                                                                                                                                                                                                                                                                                                                                                                                                                                                                                                          <w:marLeft w:val="0"/>
                                                                                                                                                                                                                                                                                                                                                                                                                                                                                                                                                                                                                                                                                                                                                                                                                                                                                          <w:marRight w:val="0"/>
                                                                                                                                                                                                                                                                                                                                                                                                                                                                                                                                                                                                                                                                                                                                                                                                                                                                                          <w:marTop w:val="0"/>
                                                                                                                                                                                                                                                                                                                                                                                                                                                                                                                                                                                                                                                                                                                                                                                                                                                                                          <w:marBottom w:val="0"/>
                                                                                                                                                                                                                                                                                                                                                                                                                                                                                                                                                                                                                                                                                                                                                                                                                                                                                          <w:divBdr>
                                                                                                                                                                                                                                                                                                                                                                                                                                                                                                                                                                                                                                                                                                                                                                                                                                                                                            <w:top w:val="none" w:sz="0" w:space="0" w:color="auto"/>
                                                                                                                                                                                                                                                                                                                                                                                                                                                                                                                                                                                                                                                                                                                                                                                                                                                                                            <w:left w:val="none" w:sz="0" w:space="0" w:color="auto"/>
                                                                                                                                                                                                                                                                                                                                                                                                                                                                                                                                                                                                                                                                                                                                                                                                                                                                                            <w:bottom w:val="none" w:sz="0" w:space="0" w:color="auto"/>
                                                                                                                                                                                                                                                                                                                                                                                                                                                                                                                                                                                                                                                                                                                                                                                                                                                                                            <w:right w:val="none" w:sz="0" w:space="0" w:color="auto"/>
                                                                                                                                                                                                                                                                                                                                                                                                                                                                                                                                                                                                                                                                                                                                                                                                                                                                                          </w:divBdr>
                                                                                                                                                                                                                                                                                                                                                                                                                                                                                                                                                                                                                                                                                                                                                                                                                                                                                          <w:divsChild>
                                                                                                                                                                                                                                                                                                                                                                                                                                                                                                                                                                                                                                                                                                                                                                                                                                                                                            <w:div w:id="121727378">
                                                                                                                                                                                                                                                                                                                                                                                                                                                                                                                                                                                                                                                                                                                                                                                                                                                                                              <w:marLeft w:val="0"/>
                                                                                                                                                                                                                                                                                                                                                                                                                                                                                                                                                                                                                                                                                                                                                                                                                                                                                              <w:marRight w:val="0"/>
                                                                                                                                                                                                                                                                                                                                                                                                                                                                                                                                                                                                                                                                                                                                                                                                                                                                                              <w:marTop w:val="0"/>
                                                                                                                                                                                                                                                                                                                                                                                                                                                                                                                                                                                                                                                                                                                                                                                                                                                                                              <w:marBottom w:val="0"/>
                                                                                                                                                                                                                                                                                                                                                                                                                                                                                                                                                                                                                                                                                                                                                                                                                                                                                              <w:divBdr>
                                                                                                                                                                                                                                                                                                                                                                                                                                                                                                                                                                                                                                                                                                                                                                                                                                                                                                <w:top w:val="none" w:sz="0" w:space="0" w:color="auto"/>
                                                                                                                                                                                                                                                                                                                                                                                                                                                                                                                                                                                                                                                                                                                                                                                                                                                                                                <w:left w:val="none" w:sz="0" w:space="0" w:color="auto"/>
                                                                                                                                                                                                                                                                                                                                                                                                                                                                                                                                                                                                                                                                                                                                                                                                                                                                                                <w:bottom w:val="none" w:sz="0" w:space="0" w:color="auto"/>
                                                                                                                                                                                                                                                                                                                                                                                                                                                                                                                                                                                                                                                                                                                                                                                                                                                                                                <w:right w:val="none" w:sz="0" w:space="0" w:color="auto"/>
                                                                                                                                                                                                                                                                                                                                                                                                                                                                                                                                                                                                                                                                                                                                                                                                                                                                                              </w:divBdr>
                                                                                                                                                                                                                                                                                                                                                                                                                                                                                                                                                                                                                                                                                                                                                                                                                                                                                              <w:divsChild>
                                                                                                                                                                                                                                                                                                                                                                                                                                                                                                                                                                                                                                                                                                                                                                                                                                                                                                <w:div w:id="1562935290">
                                                                                                                                                                                                                                                                                                                                                                                                                                                                                                                                                                                                                                                                                                                                                                                                                                                                                                  <w:marLeft w:val="0"/>
                                                                                                                                                                                                                                                                                                                                                                                                                                                                                                                                                                                                                                                                                                                                                                                                                                                                                                  <w:marRight w:val="0"/>
                                                                                                                                                                                                                                                                                                                                                                                                                                                                                                                                                                                                                                                                                                                                                                                                                                                                                                  <w:marTop w:val="0"/>
                                                                                                                                                                                                                                                                                                                                                                                                                                                                                                                                                                                                                                                                                                                                                                                                                                                                                                  <w:marBottom w:val="0"/>
                                                                                                                                                                                                                                                                                                                                                                                                                                                                                                                                                                                                                                                                                                                                                                                                                                                                                                  <w:divBdr>
                                                                                                                                                                                                                                                                                                                                                                                                                                                                                                                                                                                                                                                                                                                                                                                                                                                                                                    <w:top w:val="none" w:sz="0" w:space="0" w:color="auto"/>
                                                                                                                                                                                                                                                                                                                                                                                                                                                                                                                                                                                                                                                                                                                                                                                                                                                                                                    <w:left w:val="none" w:sz="0" w:space="0" w:color="auto"/>
                                                                                                                                                                                                                                                                                                                                                                                                                                                                                                                                                                                                                                                                                                                                                                                                                                                                                                    <w:bottom w:val="none" w:sz="0" w:space="0" w:color="auto"/>
                                                                                                                                                                                                                                                                                                                                                                                                                                                                                                                                                                                                                                                                                                                                                                                                                                                                                                    <w:right w:val="none" w:sz="0" w:space="0" w:color="auto"/>
                                                                                                                                                                                                                                                                                                                                                                                                                                                                                                                                                                                                                                                                                                                                                                                                                                                                                                  </w:divBdr>
                                                                                                                                                                                                                                                                                                                                                                                                                                                                                                                                                                                                                                                                                                                                                                                                                                                                                                  <w:divsChild>
                                                                                                                                                                                                                                                                                                                                                                                                                                                                                                                                                                                                                                                                                                                                                                                                                                                                                                    <w:div w:id="143280066">
                                                                                                                                                                                                                                                                                                                                                                                                                                                                                                                                                                                                                                                                                                                                                                                                                                                                                                      <w:marLeft w:val="0"/>
                                                                                                                                                                                                                                                                                                                                                                                                                                                                                                                                                                                                                                                                                                                                                                                                                                                                                                      <w:marRight w:val="0"/>
                                                                                                                                                                                                                                                                                                                                                                                                                                                                                                                                                                                                                                                                                                                                                                                                                                                                                                      <w:marTop w:val="0"/>
                                                                                                                                                                                                                                                                                                                                                                                                                                                                                                                                                                                                                                                                                                                                                                                                                                                                                                      <w:marBottom w:val="0"/>
                                                                                                                                                                                                                                                                                                                                                                                                                                                                                                                                                                                                                                                                                                                                                                                                                                                                                                      <w:divBdr>
                                                                                                                                                                                                                                                                                                                                                                                                                                                                                                                                                                                                                                                                                                                                                                                                                                                                                                        <w:top w:val="none" w:sz="0" w:space="0" w:color="auto"/>
                                                                                                                                                                                                                                                                                                                                                                                                                                                                                                                                                                                                                                                                                                                                                                                                                                                                                                        <w:left w:val="none" w:sz="0" w:space="0" w:color="auto"/>
                                                                                                                                                                                                                                                                                                                                                                                                                                                                                                                                                                                                                                                                                                                                                                                                                                                                                                        <w:bottom w:val="none" w:sz="0" w:space="0" w:color="auto"/>
                                                                                                                                                                                                                                                                                                                                                                                                                                                                                                                                                                                                                                                                                                                                                                                                                                                                                                        <w:right w:val="none" w:sz="0" w:space="0" w:color="auto"/>
                                                                                                                                                                                                                                                                                                                                                                                                                                                                                                                                                                                                                                                                                                                                                                                                                                                                                                      </w:divBdr>
                                                                                                                                                                                                                                                                                                                                                                                                                                                                                                                                                                                                                                                                                                                                                                                                                                                                                                      <w:divsChild>
                                                                                                                                                                                                                                                                                                                                                                                                                                                                                                                                                                                                                                                                                                                                                                                                                                                                                                        <w:div w:id="121769535">
                                                                                                                                                                                                                                                                                                                                                                                                                                                                                                                                                                                                                                                                                                                                                                                                                                                                                                          <w:marLeft w:val="0"/>
                                                                                                                                                                                                                                                                                                                                                                                                                                                                                                                                                                                                                                                                                                                                                                                                                                                                                                          <w:marRight w:val="0"/>
                                                                                                                                                                                                                                                                                                                                                                                                                                                                                                                                                                                                                                                                                                                                                                                                                                                                                                          <w:marTop w:val="0"/>
                                                                                                                                                                                                                                                                                                                                                                                                                                                                                                                                                                                                                                                                                                                                                                                                                                                                                                          <w:marBottom w:val="0"/>
                                                                                                                                                                                                                                                                                                                                                                                                                                                                                                                                                                                                                                                                                                                                                                                                                                                                                                          <w:divBdr>
                                                                                                                                                                                                                                                                                                                                                                                                                                                                                                                                                                                                                                                                                                                                                                                                                                                                                                            <w:top w:val="none" w:sz="0" w:space="0" w:color="auto"/>
                                                                                                                                                                                                                                                                                                                                                                                                                                                                                                                                                                                                                                                                                                                                                                                                                                                                                                            <w:left w:val="none" w:sz="0" w:space="0" w:color="auto"/>
                                                                                                                                                                                                                                                                                                                                                                                                                                                                                                                                                                                                                                                                                                                                                                                                                                                                                                            <w:bottom w:val="none" w:sz="0" w:space="0" w:color="auto"/>
                                                                                                                                                                                                                                                                                                                                                                                                                                                                                                                                                                                                                                                                                                                                                                                                                                                                                                            <w:right w:val="none" w:sz="0" w:space="0" w:color="auto"/>
                                                                                                                                                                                                                                                                                                                                                                                                                                                                                                                                                                                                                                                                                                                                                                                                                                                                                                          </w:divBdr>
                                                                                                                                                                                                                                                                                                                                                                                                                                                                                                                                                                                                                                                                                                                                                                                                                                                                                                          <w:divsChild>
                                                                                                                                                                                                                                                                                                                                                                                                                                                                                                                                                                                                                                                                                                                                                                                                                                                                                                            <w:div w:id="586228704">
                                                                                                                                                                                                                                                                                                                                                                                                                                                                                                                                                                                                                                                                                                                                                                                                                                                                                                              <w:marLeft w:val="0"/>
                                                                                                                                                                                                                                                                                                                                                                                                                                                                                                                                                                                                                                                                                                                                                                                                                                                                                                              <w:marRight w:val="0"/>
                                                                                                                                                                                                                                                                                                                                                                                                                                                                                                                                                                                                                                                                                                                                                                                                                                                                                                              <w:marTop w:val="0"/>
                                                                                                                                                                                                                                                                                                                                                                                                                                                                                                                                                                                                                                                                                                                                                                                                                                                                                                              <w:marBottom w:val="0"/>
                                                                                                                                                                                                                                                                                                                                                                                                                                                                                                                                                                                                                                                                                                                                                                                                                                                                                                              <w:divBdr>
                                                                                                                                                                                                                                                                                                                                                                                                                                                                                                                                                                                                                                                                                                                                                                                                                                                                                                                <w:top w:val="none" w:sz="0" w:space="0" w:color="auto"/>
                                                                                                                                                                                                                                                                                                                                                                                                                                                                                                                                                                                                                                                                                                                                                                                                                                                                                                                <w:left w:val="none" w:sz="0" w:space="0" w:color="auto"/>
                                                                                                                                                                                                                                                                                                                                                                                                                                                                                                                                                                                                                                                                                                                                                                                                                                                                                                                <w:bottom w:val="none" w:sz="0" w:space="0" w:color="auto"/>
                                                                                                                                                                                                                                                                                                                                                                                                                                                                                                                                                                                                                                                                                                                                                                                                                                                                                                                <w:right w:val="none" w:sz="0" w:space="0" w:color="auto"/>
                                                                                                                                                                                                                                                                                                                                                                                                                                                                                                                                                                                                                                                                                                                                                                                                                                                                                                              </w:divBdr>
                                                                                                                                                                                                                                                                                                                                                                                                                                                                                                                                                                                                                                                                                                                                                                                                                                                                                                              <w:divsChild>
                                                                                                                                                                                                                                                                                                                                                                                                                                                                                                                                                                                                                                                                                                                                                                                                                                                                                                                <w:div w:id="672685825">
                                                                                                                                                                                                                                                                                                                                                                                                                                                                                                                                                                                                                                                                                                                                                                                                                                                                                                                  <w:marLeft w:val="0"/>
                                                                                                                                                                                                                                                                                                                                                                                                                                                                                                                                                                                                                                                                                                                                                                                                                                                                                                                  <w:marRight w:val="0"/>
                                                                                                                                                                                                                                                                                                                                                                                                                                                                                                                                                                                                                                                                                                                                                                                                                                                                                                                  <w:marTop w:val="0"/>
                                                                                                                                                                                                                                                                                                                                                                                                                                                                                                                                                                                                                                                                                                                                                                                                                                                                                                                  <w:marBottom w:val="0"/>
                                                                                                                                                                                                                                                                                                                                                                                                                                                                                                                                                                                                                                                                                                                                                                                                                                                                                                                  <w:divBdr>
                                                                                                                                                                                                                                                                                                                                                                                                                                                                                                                                                                                                                                                                                                                                                                                                                                                                                                                    <w:top w:val="none" w:sz="0" w:space="0" w:color="auto"/>
                                                                                                                                                                                                                                                                                                                                                                                                                                                                                                                                                                                                                                                                                                                                                                                                                                                                                                                    <w:left w:val="none" w:sz="0" w:space="0" w:color="auto"/>
                                                                                                                                                                                                                                                                                                                                                                                                                                                                                                                                                                                                                                                                                                                                                                                                                                                                                                                    <w:bottom w:val="none" w:sz="0" w:space="0" w:color="auto"/>
                                                                                                                                                                                                                                                                                                                                                                                                                                                                                                                                                                                                                                                                                                                                                                                                                                                                                                                    <w:right w:val="none" w:sz="0" w:space="0" w:color="auto"/>
                                                                                                                                                                                                                                                                                                                                                                                                                                                                                                                                                                                                                                                                                                                                                                                                                                                                                                                  </w:divBdr>
                                                                                                                                                                                                                                                                                                                                                                                                                                                                                                                                                                                                                                                                                                                                                                                                                                                                                                                  <w:divsChild>
                                                                                                                                                                                                                                                                                                                                                                                                                                                                                                                                                                                                                                                                                                                                                                                                                                                                                                                    <w:div w:id="574820111">
                                                                                                                                                                                                                                                                                                                                                                                                                                                                                                                                                                                                                                                                                                                                                                                                                                                                                                                      <w:marLeft w:val="0"/>
                                                                                                                                                                                                                                                                                                                                                                                                                                                                                                                                                                                                                                                                                                                                                                                                                                                                                                                      <w:marRight w:val="0"/>
                                                                                                                                                                                                                                                                                                                                                                                                                                                                                                                                                                                                                                                                                                                                                                                                                                                                                                                      <w:marTop w:val="0"/>
                                                                                                                                                                                                                                                                                                                                                                                                                                                                                                                                                                                                                                                                                                                                                                                                                                                                                                                      <w:marBottom w:val="0"/>
                                                                                                                                                                                                                                                                                                                                                                                                                                                                                                                                                                                                                                                                                                                                                                                                                                                                                                                      <w:divBdr>
                                                                                                                                                                                                                                                                                                                                                                                                                                                                                                                                                                                                                                                                                                                                                                                                                                                                                                                        <w:top w:val="none" w:sz="0" w:space="0" w:color="auto"/>
                                                                                                                                                                                                                                                                                                                                                                                                                                                                                                                                                                                                                                                                                                                                                                                                                                                                                                                        <w:left w:val="none" w:sz="0" w:space="0" w:color="auto"/>
                                                                                                                                                                                                                                                                                                                                                                                                                                                                                                                                                                                                                                                                                                                                                                                                                                                                                                                        <w:bottom w:val="none" w:sz="0" w:space="0" w:color="auto"/>
                                                                                                                                                                                                                                                                                                                                                                                                                                                                                                                                                                                                                                                                                                                                                                                                                                                                                                                        <w:right w:val="none" w:sz="0" w:space="0" w:color="auto"/>
                                                                                                                                                                                                                                                                                                                                                                                                                                                                                                                                                                                                                                                                                                                                                                                                                                                                                                                      </w:divBdr>
                                                                                                                                                                                                                                                                                                                                                                                                                                                                                                                                                                                                                                                                                                                                                                                                                                                                                                                      <w:divsChild>
                                                                                                                                                                                                                                                                                                                                                                                                                                                                                                                                                                                                                                                                                                                                                                                                                                                                                                                        <w:div w:id="466121399">
                                                                                                                                                                                                                                                                                                                                                                                                                                                                                                                                                                                                                                                                                                                                                                                                                                                                                                                          <w:marLeft w:val="0"/>
                                                                                                                                                                                                                                                                                                                                                                                                                                                                                                                                                                                                                                                                                                                                                                                                                                                                                                                          <w:marRight w:val="0"/>
                                                                                                                                                                                                                                                                                                                                                                                                                                                                                                                                                                                                                                                                                                                                                                                                                                                                                                                          <w:marTop w:val="0"/>
                                                                                                                                                                                                                                                                                                                                                                                                                                                                                                                                                                                                                                                                                                                                                                                                                                                                                                                          <w:marBottom w:val="0"/>
                                                                                                                                                                                                                                                                                                                                                                                                                                                                                                                                                                                                                                                                                                                                                                                                                                                                                                                          <w:divBdr>
                                                                                                                                                                                                                                                                                                                                                                                                                                                                                                                                                                                                                                                                                                                                                                                                                                                                                                                            <w:top w:val="none" w:sz="0" w:space="0" w:color="auto"/>
                                                                                                                                                                                                                                                                                                                                                                                                                                                                                                                                                                                                                                                                                                                                                                                                                                                                                                                            <w:left w:val="none" w:sz="0" w:space="0" w:color="auto"/>
                                                                                                                                                                                                                                                                                                                                                                                                                                                                                                                                                                                                                                                                                                                                                                                                                                                                                                                            <w:bottom w:val="none" w:sz="0" w:space="0" w:color="auto"/>
                                                                                                                                                                                                                                                                                                                                                                                                                                                                                                                                                                                                                                                                                                                                                                                                                                                                                                                            <w:right w:val="none" w:sz="0" w:space="0" w:color="auto"/>
                                                                                                                                                                                                                                                                                                                                                                                                                                                                                                                                                                                                                                                                                                                                                                                                                                                                                                                          </w:divBdr>
                                                                                                                                                                                                                                                                                                                                                                                                                                                                                                                                                                                                                                                                                                                                                                                                                                                                                                                          <w:divsChild>
                                                                                                                                                                                                                                                                                                                                                                                                                                                                                                                                                                                                                                                                                                                                                                                                                                                                                                                            <w:div w:id="1778065975">
                                                                                                                                                                                                                                                                                                                                                                                                                                                                                                                                                                                                                                                                                                                                                                                                                                                                                                                              <w:marLeft w:val="0"/>
                                                                                                                                                                                                                                                                                                                                                                                                                                                                                                                                                                                                                                                                                                                                                                                                                                                                                                                              <w:marRight w:val="0"/>
                                                                                                                                                                                                                                                                                                                                                                                                                                                                                                                                                                                                                                                                                                                                                                                                                                                                                                                              <w:marTop w:val="0"/>
                                                                                                                                                                                                                                                                                                                                                                                                                                                                                                                                                                                                                                                                                                                                                                                                                                                                                                                              <w:marBottom w:val="0"/>
                                                                                                                                                                                                                                                                                                                                                                                                                                                                                                                                                                                                                                                                                                                                                                                                                                                                                                                              <w:divBdr>
                                                                                                                                                                                                                                                                                                                                                                                                                                                                                                                                                                                                                                                                                                                                                                                                                                                                                                                                <w:top w:val="none" w:sz="0" w:space="0" w:color="auto"/>
                                                                                                                                                                                                                                                                                                                                                                                                                                                                                                                                                                                                                                                                                                                                                                                                                                                                                                                                <w:left w:val="none" w:sz="0" w:space="0" w:color="auto"/>
                                                                                                                                                                                                                                                                                                                                                                                                                                                                                                                                                                                                                                                                                                                                                                                                                                                                                                                                <w:bottom w:val="none" w:sz="0" w:space="0" w:color="auto"/>
                                                                                                                                                                                                                                                                                                                                                                                                                                                                                                                                                                                                                                                                                                                                                                                                                                                                                                                                <w:right w:val="none" w:sz="0" w:space="0" w:color="auto"/>
                                                                                                                                                                                                                                                                                                                                                                                                                                                                                                                                                                                                                                                                                                                                                                                                                                                                                                                              </w:divBdr>
                                                                                                                                                                                                                                                                                                                                                                                                                                                                                                                                                                                                                                                                                                                                                                                                                                                                                                                              <w:divsChild>
                                                                                                                                                                                                                                                                                                                                                                                                                                                                                                                                                                                                                                                                                                                                                                                                                                                                                                                                <w:div w:id="856575579">
                                                                                                                                                                                                                                                                                                                                                                                                                                                                                                                                                                                                                                                                                                                                                                                                                                                                                                                                  <w:marLeft w:val="0"/>
                                                                                                                                                                                                                                                                                                                                                                                                                                                                                                                                                                                                                                                                                                                                                                                                                                                                                                                                  <w:marRight w:val="0"/>
                                                                                                                                                                                                                                                                                                                                                                                                                                                                                                                                                                                                                                                                                                                                                                                                                                                                                                                                  <w:marTop w:val="0"/>
                                                                                                                                                                                                                                                                                                                                                                                                                                                                                                                                                                                                                                                                                                                                                                                                                                                                                                                                  <w:marBottom w:val="0"/>
                                                                                                                                                                                                                                                                                                                                                                                                                                                                                                                                                                                                                                                                                                                                                                                                                                                                                                                                  <w:divBdr>
                                                                                                                                                                                                                                                                                                                                                                                                                                                                                                                                                                                                                                                                                                                                                                                                                                                                                                                                    <w:top w:val="none" w:sz="0" w:space="0" w:color="auto"/>
                                                                                                                                                                                                                                                                                                                                                                                                                                                                                                                                                                                                                                                                                                                                                                                                                                                                                                                                    <w:left w:val="none" w:sz="0" w:space="0" w:color="auto"/>
                                                                                                                                                                                                                                                                                                                                                                                                                                                                                                                                                                                                                                                                                                                                                                                                                                                                                                                                    <w:bottom w:val="none" w:sz="0" w:space="0" w:color="auto"/>
                                                                                                                                                                                                                                                                                                                                                                                                                                                                                                                                                                                                                                                                                                                                                                                                                                                                                                                                    <w:right w:val="none" w:sz="0" w:space="0" w:color="auto"/>
                                                                                                                                                                                                                                                                                                                                                                                                                                                                                                                                                                                                                                                                                                                                                                                                                                                                                                                                  </w:divBdr>
                                                                                                                                                                                                                                                                                                                                                                                                                                                                                                                                                                                                                                                                                                                                                                                                                                                                                                                                  <w:divsChild>
                                                                                                                                                                                                                                                                                                                                                                                                                                                                                                                                                                                                                                                                                                                                                                                                                                                                                                                                    <w:div w:id="1832678813">
                                                                                                                                                                                                                                                                                                                                                                                                                                                                                                                                                                                                                                                                                                                                                                                                                                                                                                                                      <w:marLeft w:val="0"/>
                                                                                                                                                                                                                                                                                                                                                                                                                                                                                                                                                                                                                                                                                                                                                                                                                                                                                                                                      <w:marRight w:val="0"/>
                                                                                                                                                                                                                                                                                                                                                                                                                                                                                                                                                                                                                                                                                                                                                                                                                                                                                                                                      <w:marTop w:val="0"/>
                                                                                                                                                                                                                                                                                                                                                                                                                                                                                                                                                                                                                                                                                                                                                                                                                                                                                                                                      <w:marBottom w:val="0"/>
                                                                                                                                                                                                                                                                                                                                                                                                                                                                                                                                                                                                                                                                                                                                                                                                                                                                                                                                      <w:divBdr>
                                                                                                                                                                                                                                                                                                                                                                                                                                                                                                                                                                                                                                                                                                                                                                                                                                                                                                                                        <w:top w:val="none" w:sz="0" w:space="0" w:color="auto"/>
                                                                                                                                                                                                                                                                                                                                                                                                                                                                                                                                                                                                                                                                                                                                                                                                                                                                                                                                        <w:left w:val="none" w:sz="0" w:space="0" w:color="auto"/>
                                                                                                                                                                                                                                                                                                                                                                                                                                                                                                                                                                                                                                                                                                                                                                                                                                                                                                                                        <w:bottom w:val="none" w:sz="0" w:space="0" w:color="auto"/>
                                                                                                                                                                                                                                                                                                                                                                                                                                                                                                                                                                                                                                                                                                                                                                                                                                                                                                                                        <w:right w:val="none" w:sz="0" w:space="0" w:color="auto"/>
                                                                                                                                                                                                                                                                                                                                                                                                                                                                                                                                                                                                                                                                                                                                                                                                                                                                                                                                      </w:divBdr>
                                                                                                                                                                                                                                                                                                                                                                                                                                                                                                                                                                                                                                                                                                                                                                                                                                                                                                                                      <w:divsChild>
                                                                                                                                                                                                                                                                                                                                                                                                                                                                                                                                                                                                                                                                                                                                                                                                                                                                                                                                        <w:div w:id="661272723">
                                                                                                                                                                                                                                                                                                                                                                                                                                                                                                                                                                                                                                                                                                                                                                                                                                                                                                                                          <w:marLeft w:val="0"/>
                                                                                                                                                                                                                                                                                                                                                                                                                                                                                                                                                                                                                                                                                                                                                                                                                                                                                                                                          <w:marRight w:val="0"/>
                                                                                                                                                                                                                                                                                                                                                                                                                                                                                                                                                                                                                                                                                                                                                                                                                                                                                                                                          <w:marTop w:val="0"/>
                                                                                                                                                                                                                                                                                                                                                                                                                                                                                                                                                                                                                                                                                                                                                                                                                                                                                                                                          <w:marBottom w:val="0"/>
                                                                                                                                                                                                                                                                                                                                                                                                                                                                                                                                                                                                                                                                                                                                                                                                                                                                                                                                          <w:divBdr>
                                                                                                                                                                                                                                                                                                                                                                                                                                                                                                                                                                                                                                                                                                                                                                                                                                                                                                                                            <w:top w:val="none" w:sz="0" w:space="0" w:color="auto"/>
                                                                                                                                                                                                                                                                                                                                                                                                                                                                                                                                                                                                                                                                                                                                                                                                                                                                                                                                            <w:left w:val="none" w:sz="0" w:space="0" w:color="auto"/>
                                                                                                                                                                                                                                                                                                                                                                                                                                                                                                                                                                                                                                                                                                                                                                                                                                                                                                                                            <w:bottom w:val="none" w:sz="0" w:space="0" w:color="auto"/>
                                                                                                                                                                                                                                                                                                                                                                                                                                                                                                                                                                                                                                                                                                                                                                                                                                                                                                                                            <w:right w:val="none" w:sz="0" w:space="0" w:color="auto"/>
                                                                                                                                                                                                                                                                                                                                                                                                                                                                                                                                                                                                                                                                                                                                                                                                                                                                                                                                          </w:divBdr>
                                                                                                                                                                                                                                                                                                                                                                                                                                                                                                                                                                                                                                                                                                                                                                                                                                                                                                                                          <w:divsChild>
                                                                                                                                                                                                                                                                                                                                                                                                                                                                                                                                                                                                                                                                                                                                                                                                                                                                                                                                            <w:div w:id="1276789296">
                                                                                                                                                                                                                                                                                                                                                                                                                                                                                                                                                                                                                                                                                                                                                                                                                                                                                                                                              <w:marLeft w:val="0"/>
                                                                                                                                                                                                                                                                                                                                                                                                                                                                                                                                                                                                                                                                                                                                                                                                                                                                                                                                              <w:marRight w:val="0"/>
                                                                                                                                                                                                                                                                                                                                                                                                                                                                                                                                                                                                                                                                                                                                                                                                                                                                                                                                              <w:marTop w:val="0"/>
                                                                                                                                                                                                                                                                                                                                                                                                                                                                                                                                                                                                                                                                                                                                                                                                                                                                                                                                              <w:marBottom w:val="0"/>
                                                                                                                                                                                                                                                                                                                                                                                                                                                                                                                                                                                                                                                                                                                                                                                                                                                                                                                                              <w:divBdr>
                                                                                                                                                                                                                                                                                                                                                                                                                                                                                                                                                                                                                                                                                                                                                                                                                                                                                                                                                <w:top w:val="none" w:sz="0" w:space="0" w:color="auto"/>
                                                                                                                                                                                                                                                                                                                                                                                                                                                                                                                                                                                                                                                                                                                                                                                                                                                                                                                                                <w:left w:val="none" w:sz="0" w:space="0" w:color="auto"/>
                                                                                                                                                                                                                                                                                                                                                                                                                                                                                                                                                                                                                                                                                                                                                                                                                                                                                                                                                <w:bottom w:val="none" w:sz="0" w:space="0" w:color="auto"/>
                                                                                                                                                                                                                                                                                                                                                                                                                                                                                                                                                                                                                                                                                                                                                                                                                                                                                                                                                <w:right w:val="none" w:sz="0" w:space="0" w:color="auto"/>
                                                                                                                                                                                                                                                                                                                                                                                                                                                                                                                                                                                                                                                                                                                                                                                                                                                                                                                                              </w:divBdr>
                                                                                                                                                                                                                                                                                                                                                                                                                                                                                                                                                                                                                                                                                                                                                                                                                                                                                                                                              <w:divsChild>
                                                                                                                                                                                                                                                                                                                                                                                                                                                                                                                                                                                                                                                                                                                                                                                                                                                                                                                                                <w:div w:id="919945275">
                                                                                                                                                                                                                                                                                                                                                                                                                                                                                                                                                                                                                                                                                                                                                                                                                                                                                                                                                  <w:marLeft w:val="0"/>
                                                                                                                                                                                                                                                                                                                                                                                                                                                                                                                                                                                                                                                                                                                                                                                                                                                                                                                                                  <w:marRight w:val="0"/>
                                                                                                                                                                                                                                                                                                                                                                                                                                                                                                                                                                                                                                                                                                                                                                                                                                                                                                                                                  <w:marTop w:val="0"/>
                                                                                                                                                                                                                                                                                                                                                                                                                                                                                                                                                                                                                                                                                                                                                                                                                                                                                                                                                  <w:marBottom w:val="0"/>
                                                                                                                                                                                                                                                                                                                                                                                                                                                                                                                                                                                                                                                                                                                                                                                                                                                                                                                                                  <w:divBdr>
                                                                                                                                                                                                                                                                                                                                                                                                                                                                                                                                                                                                                                                                                                                                                                                                                                                                                                                                                    <w:top w:val="none" w:sz="0" w:space="0" w:color="auto"/>
                                                                                                                                                                                                                                                                                                                                                                                                                                                                                                                                                                                                                                                                                                                                                                                                                                                                                                                                                    <w:left w:val="none" w:sz="0" w:space="0" w:color="auto"/>
                                                                                                                                                                                                                                                                                                                                                                                                                                                                                                                                                                                                                                                                                                                                                                                                                                                                                                                                                    <w:bottom w:val="none" w:sz="0" w:space="0" w:color="auto"/>
                                                                                                                                                                                                                                                                                                                                                                                                                                                                                                                                                                                                                                                                                                                                                                                                                                                                                                                                                    <w:right w:val="none" w:sz="0" w:space="0" w:color="auto"/>
                                                                                                                                                                                                                                                                                                                                                                                                                                                                                                                                                                                                                                                                                                                                                                                                                                                                                                                                                  </w:divBdr>
                                                                                                                                                                                                                                                                                                                                                                                                                                                                                                                                                                                                                                                                                                                                                                                                                                                                                                                                                  <w:divsChild>
                                                                                                                                                                                                                                                                                                                                                                                                                                                                                                                                                                                                                                                                                                                                                                                                                                                                                                                                                    <w:div w:id="1299412326">
                                                                                                                                                                                                                                                                                                                                                                                                                                                                                                                                                                                                                                                                                                                                                                                                                                                                                                                                                      <w:marLeft w:val="0"/>
                                                                                                                                                                                                                                                                                                                                                                                                                                                                                                                                                                                                                                                                                                                                                                                                                                                                                                                                                      <w:marRight w:val="0"/>
                                                                                                                                                                                                                                                                                                                                                                                                                                                                                                                                                                                                                                                                                                                                                                                                                                                                                                                                                      <w:marTop w:val="0"/>
                                                                                                                                                                                                                                                                                                                                                                                                                                                                                                                                                                                                                                                                                                                                                                                                                                                                                                                                                      <w:marBottom w:val="0"/>
                                                                                                                                                                                                                                                                                                                                                                                                                                                                                                                                                                                                                                                                                                                                                                                                                                                                                                                                                      <w:divBdr>
                                                                                                                                                                                                                                                                                                                                                                                                                                                                                                                                                                                                                                                                                                                                                                                                                                                                                                                                                        <w:top w:val="none" w:sz="0" w:space="0" w:color="auto"/>
                                                                                                                                                                                                                                                                                                                                                                                                                                                                                                                                                                                                                                                                                                                                                                                                                                                                                                                                                        <w:left w:val="none" w:sz="0" w:space="0" w:color="auto"/>
                                                                                                                                                                                                                                                                                                                                                                                                                                                                                                                                                                                                                                                                                                                                                                                                                                                                                                                                                        <w:bottom w:val="none" w:sz="0" w:space="0" w:color="auto"/>
                                                                                                                                                                                                                                                                                                                                                                                                                                                                                                                                                                                                                                                                                                                                                                                                                                                                                                                                                        <w:right w:val="none" w:sz="0" w:space="0" w:color="auto"/>
                                                                                                                                                                                                                                                                                                                                                                                                                                                                                                                                                                                                                                                                                                                                                                                                                                                                                                                                                      </w:divBdr>
                                                                                                                                                                                                                                                                                                                                                                                                                                                                                                                                                                                                                                                                                                                                                                                                                                                                                                                                                      <w:divsChild>
                                                                                                                                                                                                                                                                                                                                                                                                                                                                                                                                                                                                                                                                                                                                                                                                                                                                                                                                                        <w:div w:id="1071853797">
                                                                                                                                                                                                                                                                                                                                                                                                                                                                                                                                                                                                                                                                                                                                                                                                                                                                                                                                                          <w:marLeft w:val="0"/>
                                                                                                                                                                                                                                                                                                                                                                                                                                                                                                                                                                                                                                                                                                                                                                                                                                                                                                                                                          <w:marRight w:val="0"/>
                                                                                                                                                                                                                                                                                                                                                                                                                                                                                                                                                                                                                                                                                                                                                                                                                                                                                                                                                          <w:marTop w:val="0"/>
                                                                                                                                                                                                                                                                                                                                                                                                                                                                                                                                                                                                                                                                                                                                                                                                                                                                                                                                                          <w:marBottom w:val="0"/>
                                                                                                                                                                                                                                                                                                                                                                                                                                                                                                                                                                                                                                                                                                                                                                                                                                                                                                                                                          <w:divBdr>
                                                                                                                                                                                                                                                                                                                                                                                                                                                                                                                                                                                                                                                                                                                                                                                                                                                                                                                                                            <w:top w:val="none" w:sz="0" w:space="0" w:color="auto"/>
                                                                                                                                                                                                                                                                                                                                                                                                                                                                                                                                                                                                                                                                                                                                                                                                                                                                                                                                                            <w:left w:val="none" w:sz="0" w:space="0" w:color="auto"/>
                                                                                                                                                                                                                                                                                                                                                                                                                                                                                                                                                                                                                                                                                                                                                                                                                                                                                                                                                            <w:bottom w:val="none" w:sz="0" w:space="0" w:color="auto"/>
                                                                                                                                                                                                                                                                                                                                                                                                                                                                                                                                                                                                                                                                                                                                                                                                                                                                                                                                                            <w:right w:val="none" w:sz="0" w:space="0" w:color="auto"/>
                                                                                                                                                                                                                                                                                                                                                                                                                                                                                                                                                                                                                                                                                                                                                                                                                                                                                                                                                          </w:divBdr>
                                                                                                                                                                                                                                                                                                                                                                                                                                                                                                                                                                                                                                                                                                                                                                                                                                                                                                                                                          <w:divsChild>
                                                                                                                                                                                                                                                                                                                                                                                                                                                                                                                                                                                                                                                                                                                                                                                                                                                                                                                                                            <w:div w:id="231741189">
                                                                                                                                                                                                                                                                                                                                                                                                                                                                                                                                                                                                                                                                                                                                                                                                                                                                                                                                                              <w:marLeft w:val="0"/>
                                                                                                                                                                                                                                                                                                                                                                                                                                                                                                                                                                                                                                                                                                                                                                                                                                                                                                                                                              <w:marRight w:val="0"/>
                                                                                                                                                                                                                                                                                                                                                                                                                                                                                                                                                                                                                                                                                                                                                                                                                                                                                                                                                              <w:marTop w:val="0"/>
                                                                                                                                                                                                                                                                                                                                                                                                                                                                                                                                                                                                                                                                                                                                                                                                                                                                                                                                                              <w:marBottom w:val="0"/>
                                                                                                                                                                                                                                                                                                                                                                                                                                                                                                                                                                                                                                                                                                                                                                                                                                                                                                                                                              <w:divBdr>
                                                                                                                                                                                                                                                                                                                                                                                                                                                                                                                                                                                                                                                                                                                                                                                                                                                                                                                                                                <w:top w:val="none" w:sz="0" w:space="0" w:color="auto"/>
                                                                                                                                                                                                                                                                                                                                                                                                                                                                                                                                                                                                                                                                                                                                                                                                                                                                                                                                                                <w:left w:val="none" w:sz="0" w:space="0" w:color="auto"/>
                                                                                                                                                                                                                                                                                                                                                                                                                                                                                                                                                                                                                                                                                                                                                                                                                                                                                                                                                                <w:bottom w:val="none" w:sz="0" w:space="0" w:color="auto"/>
                                                                                                                                                                                                                                                                                                                                                                                                                                                                                                                                                                                                                                                                                                                                                                                                                                                                                                                                                                <w:right w:val="none" w:sz="0" w:space="0" w:color="auto"/>
                                                                                                                                                                                                                                                                                                                                                                                                                                                                                                                                                                                                                                                                                                                                                                                                                                                                                                                                                              </w:divBdr>
                                                                                                                                                                                                                                                                                                                                                                                                                                                                                                                                                                                                                                                                                                                                                                                                                                                                                                                                                              <w:divsChild>
                                                                                                                                                                                                                                                                                                                                                                                                                                                                                                                                                                                                                                                                                                                                                                                                                                                                                                                                                                <w:div w:id="4792591">
                                                                                                                                                                                                                                                                                                                                                                                                                                                                                                                                                                                                                                                                                                                                                                                                                                                                                                                                                                  <w:marLeft w:val="0"/>
                                                                                                                                                                                                                                                                                                                                                                                                                                                                                                                                                                                                                                                                                                                                                                                                                                                                                                                                                                  <w:marRight w:val="0"/>
                                                                                                                                                                                                                                                                                                                                                                                                                                                                                                                                                                                                                                                                                                                                                                                                                                                                                                                                                                  <w:marTop w:val="0"/>
                                                                                                                                                                                                                                                                                                                                                                                                                                                                                                                                                                                                                                                                                                                                                                                                                                                                                                                                                                  <w:marBottom w:val="0"/>
                                                                                                                                                                                                                                                                                                                                                                                                                                                                                                                                                                                                                                                                                                                                                                                                                                                                                                                                                                  <w:divBdr>
                                                                                                                                                                                                                                                                                                                                                                                                                                                                                                                                                                                                                                                                                                                                                                                                                                                                                                                                                                    <w:top w:val="none" w:sz="0" w:space="0" w:color="auto"/>
                                                                                                                                                                                                                                                                                                                                                                                                                                                                                                                                                                                                                                                                                                                                                                                                                                                                                                                                                                    <w:left w:val="none" w:sz="0" w:space="0" w:color="auto"/>
                                                                                                                                                                                                                                                                                                                                                                                                                                                                                                                                                                                                                                                                                                                                                                                                                                                                                                                                                                    <w:bottom w:val="none" w:sz="0" w:space="0" w:color="auto"/>
                                                                                                                                                                                                                                                                                                                                                                                                                                                                                                                                                                                                                                                                                                                                                                                                                                                                                                                                                                    <w:right w:val="none" w:sz="0" w:space="0" w:color="auto"/>
                                                                                                                                                                                                                                                                                                                                                                                                                                                                                                                                                                                                                                                                                                                                                                                                                                                                                                                                                                  </w:divBdr>
                                                                                                                                                                                                                                                                                                                                                                                                                                                                                                                                                                                                                                                                                                                                                                                                                                                                                                                                                                  <w:divsChild>
                                                                                                                                                                                                                                                                                                                                                                                                                                                                                                                                                                                                                                                                                                                                                                                                                                                                                                                                                                    <w:div w:id="1597785594">
                                                                                                                                                                                                                                                                                                                                                                                                                                                                                                                                                                                                                                                                                                                                                                                                                                                                                                                                                                      <w:marLeft w:val="0"/>
                                                                                                                                                                                                                                                                                                                                                                                                                                                                                                                                                                                                                                                                                                                                                                                                                                                                                                                                                                      <w:marRight w:val="0"/>
                                                                                                                                                                                                                                                                                                                                                                                                                                                                                                                                                                                                                                                                                                                                                                                                                                                                                                                                                                      <w:marTop w:val="0"/>
                                                                                                                                                                                                                                                                                                                                                                                                                                                                                                                                                                                                                                                                                                                                                                                                                                                                                                                                                                      <w:marBottom w:val="0"/>
                                                                                                                                                                                                                                                                                                                                                                                                                                                                                                                                                                                                                                                                                                                                                                                                                                                                                                                                                                      <w:divBdr>
                                                                                                                                                                                                                                                                                                                                                                                                                                                                                                                                                                                                                                                                                                                                                                                                                                                                                                                                                                        <w:top w:val="none" w:sz="0" w:space="0" w:color="auto"/>
                                                                                                                                                                                                                                                                                                                                                                                                                                                                                                                                                                                                                                                                                                                                                                                                                                                                                                                                                                        <w:left w:val="none" w:sz="0" w:space="0" w:color="auto"/>
                                                                                                                                                                                                                                                                                                                                                                                                                                                                                                                                                                                                                                                                                                                                                                                                                                                                                                                                                                        <w:bottom w:val="none" w:sz="0" w:space="0" w:color="auto"/>
                                                                                                                                                                                                                                                                                                                                                                                                                                                                                                                                                                                                                                                                                                                                                                                                                                                                                                                                                                        <w:right w:val="none" w:sz="0" w:space="0" w:color="auto"/>
                                                                                                                                                                                                                                                                                                                                                                                                                                                                                                                                                                                                                                                                                                                                                                                                                                                                                                                                                                      </w:divBdr>
                                                                                                                                                                                                                                                                                                                                                                                                                                                                                                                                                                                                                                                                                                                                                                                                                                                                                                                                                                      <w:divsChild>
                                                                                                                                                                                                                                                                                                                                                                                                                                                                                                                                                                                                                                                                                                                                                                                                                                                                                                                                                                        <w:div w:id="1543665406">
                                                                                                                                                                                                                                                                                                                                                                                                                                                                                                                                                                                                                                                                                                                                                                                                                                                                                                                                                                          <w:marLeft w:val="0"/>
                                                                                                                                                                                                                                                                                                                                                                                                                                                                                                                                                                                                                                                                                                                                                                                                                                                                                                                                                                          <w:marRight w:val="0"/>
                                                                                                                                                                                                                                                                                                                                                                                                                                                                                                                                                                                                                                                                                                                                                                                                                                                                                                                                                                          <w:marTop w:val="0"/>
                                                                                                                                                                                                                                                                                                                                                                                                                                                                                                                                                                                                                                                                                                                                                                                                                                                                                                                                                                          <w:marBottom w:val="0"/>
                                                                                                                                                                                                                                                                                                                                                                                                                                                                                                                                                                                                                                                                                                                                                                                                                                                                                                                                                                          <w:divBdr>
                                                                                                                                                                                                                                                                                                                                                                                                                                                                                                                                                                                                                                                                                                                                                                                                                                                                                                                                                                            <w:top w:val="none" w:sz="0" w:space="0" w:color="auto"/>
                                                                                                                                                                                                                                                                                                                                                                                                                                                                                                                                                                                                                                                                                                                                                                                                                                                                                                                                                                            <w:left w:val="none" w:sz="0" w:space="0" w:color="auto"/>
                                                                                                                                                                                                                                                                                                                                                                                                                                                                                                                                                                                                                                                                                                                                                                                                                                                                                                                                                                            <w:bottom w:val="none" w:sz="0" w:space="0" w:color="auto"/>
                                                                                                                                                                                                                                                                                                                                                                                                                                                                                                                                                                                                                                                                                                                                                                                                                                                                                                                                                                            <w:right w:val="none" w:sz="0" w:space="0" w:color="auto"/>
                                                                                                                                                                                                                                                                                                                                                                                                                                                                                                                                                                                                                                                                                                                                                                                                                                                                                                                                                                          </w:divBdr>
                                                                                                                                                                                                                                                                                                                                                                                                                                                                                                                                                                                                                                                                                                                                                                                                                                                                                                                                                                          <w:divsChild>
                                                                                                                                                                                                                                                                                                                                                                                                                                                                                                                                                                                                                                                                                                                                                                                                                                                                                                                                                                            <w:div w:id="1460949049">
                                                                                                                                                                                                                                                                                                                                                                                                                                                                                                                                                                                                                                                                                                                                                                                                                                                                                                                                                                              <w:marLeft w:val="0"/>
                                                                                                                                                                                                                                                                                                                                                                                                                                                                                                                                                                                                                                                                                                                                                                                                                                                                                                                                                                              <w:marRight w:val="0"/>
                                                                                                                                                                                                                                                                                                                                                                                                                                                                                                                                                                                                                                                                                                                                                                                                                                                                                                                                                                              <w:marTop w:val="0"/>
                                                                                                                                                                                                                                                                                                                                                                                                                                                                                                                                                                                                                                                                                                                                                                                                                                                                                                                                                                              <w:marBottom w:val="0"/>
                                                                                                                                                                                                                                                                                                                                                                                                                                                                                                                                                                                                                                                                                                                                                                                                                                                                                                                                                                              <w:divBdr>
                                                                                                                                                                                                                                                                                                                                                                                                                                                                                                                                                                                                                                                                                                                                                                                                                                                                                                                                                                                <w:top w:val="none" w:sz="0" w:space="0" w:color="auto"/>
                                                                                                                                                                                                                                                                                                                                                                                                                                                                                                                                                                                                                                                                                                                                                                                                                                                                                                                                                                                <w:left w:val="none" w:sz="0" w:space="0" w:color="auto"/>
                                                                                                                                                                                                                                                                                                                                                                                                                                                                                                                                                                                                                                                                                                                                                                                                                                                                                                                                                                                <w:bottom w:val="none" w:sz="0" w:space="0" w:color="auto"/>
                                                                                                                                                                                                                                                                                                                                                                                                                                                                                                                                                                                                                                                                                                                                                                                                                                                                                                                                                                                <w:right w:val="none" w:sz="0" w:space="0" w:color="auto"/>
                                                                                                                                                                                                                                                                                                                                                                                                                                                                                                                                                                                                                                                                                                                                                                                                                                                                                                                                                                              </w:divBdr>
                                                                                                                                                                                                                                                                                                                                                                                                                                                                                                                                                                                                                                                                                                                                                                                                                                                                                                                                                                              <w:divsChild>
                                                                                                                                                                                                                                                                                                                                                                                                                                                                                                                                                                                                                                                                                                                                                                                                                                                                                                                                                                                <w:div w:id="1943951586">
                                                                                                                                                                                                                                                                                                                                                                                                                                                                                                                                                                                                                                                                                                                                                                                                                                                                                                                                                                                  <w:marLeft w:val="0"/>
                                                                                                                                                                                                                                                                                                                                                                                                                                                                                                                                                                                                                                                                                                                                                                                                                                                                                                                                                                                  <w:marRight w:val="0"/>
                                                                                                                                                                                                                                                                                                                                                                                                                                                                                                                                                                                                                                                                                                                                                                                                                                                                                                                                                                                  <w:marTop w:val="0"/>
                                                                                                                                                                                                                                                                                                                                                                                                                                                                                                                                                                                                                                                                                                                                                                                                                                                                                                                                                                                  <w:marBottom w:val="0"/>
                                                                                                                                                                                                                                                                                                                                                                                                                                                                                                                                                                                                                                                                                                                                                                                                                                                                                                                                                                                  <w:divBdr>
                                                                                                                                                                                                                                                                                                                                                                                                                                                                                                                                                                                                                                                                                                                                                                                                                                                                                                                                                                                    <w:top w:val="none" w:sz="0" w:space="0" w:color="auto"/>
                                                                                                                                                                                                                                                                                                                                                                                                                                                                                                                                                                                                                                                                                                                                                                                                                                                                                                                                                                                    <w:left w:val="none" w:sz="0" w:space="0" w:color="auto"/>
                                                                                                                                                                                                                                                                                                                                                                                                                                                                                                                                                                                                                                                                                                                                                                                                                                                                                                                                                                                    <w:bottom w:val="none" w:sz="0" w:space="0" w:color="auto"/>
                                                                                                                                                                                                                                                                                                                                                                                                                                                                                                                                                                                                                                                                                                                                                                                                                                                                                                                                                                                    <w:right w:val="none" w:sz="0" w:space="0" w:color="auto"/>
                                                                                                                                                                                                                                                                                                                                                                                                                                                                                                                                                                                                                                                                                                                                                                                                                                                                                                                                                                                  </w:divBdr>
                                                                                                                                                                                                                                                                                                                                                                                                                                                                                                                                                                                                                                                                                                                                                                                                                                                                                                                                                                                  <w:divsChild>
                                                                                                                                                                                                                                                                                                                                                                                                                                                                                                                                                                                                                                                                                                                                                                                                                                                                                                                                                                                    <w:div w:id="413817193">
                                                                                                                                                                                                                                                                                                                                                                                                                                                                                                                                                                                                                                                                                                                                                                                                                                                                                                                                                                                      <w:marLeft w:val="0"/>
                                                                                                                                                                                                                                                                                                                                                                                                                                                                                                                                                                                                                                                                                                                                                                                                                                                                                                                                                                                      <w:marRight w:val="0"/>
                                                                                                                                                                                                                                                                                                                                                                                                                                                                                                                                                                                                                                                                                                                                                                                                                                                                                                                                                                                      <w:marTop w:val="0"/>
                                                                                                                                                                                                                                                                                                                                                                                                                                                                                                                                                                                                                                                                                                                                                                                                                                                                                                                                                                                      <w:marBottom w:val="0"/>
                                                                                                                                                                                                                                                                                                                                                                                                                                                                                                                                                                                                                                                                                                                                                                                                                                                                                                                                                                                      <w:divBdr>
                                                                                                                                                                                                                                                                                                                                                                                                                                                                                                                                                                                                                                                                                                                                                                                                                                                                                                                                                                                        <w:top w:val="none" w:sz="0" w:space="0" w:color="auto"/>
                                                                                                                                                                                                                                                                                                                                                                                                                                                                                                                                                                                                                                                                                                                                                                                                                                                                                                                                                                                        <w:left w:val="none" w:sz="0" w:space="0" w:color="auto"/>
                                                                                                                                                                                                                                                                                                                                                                                                                                                                                                                                                                                                                                                                                                                                                                                                                                                                                                                                                                                        <w:bottom w:val="none" w:sz="0" w:space="0" w:color="auto"/>
                                                                                                                                                                                                                                                                                                                                                                                                                                                                                                                                                                                                                                                                                                                                                                                                                                                                                                                                                                                        <w:right w:val="none" w:sz="0" w:space="0" w:color="auto"/>
                                                                                                                                                                                                                                                                                                                                                                                                                                                                                                                                                                                                                                                                                                                                                                                                                                                                                                                                                                                      </w:divBdr>
                                                                                                                                                                                                                                                                                                                                                                                                                                                                                                                                                                                                                                                                                                                                                                                                                                                                                                                                                                                      <w:divsChild>
                                                                                                                                                                                                                                                                                                                                                                                                                                                                                                                                                                                                                                                                                                                                                                                                                                                                                                                                                                                        <w:div w:id="1313681818">
                                                                                                                                                                                                                                                                                                                                                                                                                                                                                                                                                                                                                                                                                                                                                                                                                                                                                                                                                                                          <w:marLeft w:val="0"/>
                                                                                                                                                                                                                                                                                                                                                                                                                                                                                                                                                                                                                                                                                                                                                                                                                                                                                                                                                                                          <w:marRight w:val="0"/>
                                                                                                                                                                                                                                                                                                                                                                                                                                                                                                                                                                                                                                                                                                                                                                                                                                                                                                                                                                                          <w:marTop w:val="0"/>
                                                                                                                                                                                                                                                                                                                                                                                                                                                                                                                                                                                                                                                                                                                                                                                                                                                                                                                                                                                          <w:marBottom w:val="0"/>
                                                                                                                                                                                                                                                                                                                                                                                                                                                                                                                                                                                                                                                                                                                                                                                                                                                                                                                                                                                          <w:divBdr>
                                                                                                                                                                                                                                                                                                                                                                                                                                                                                                                                                                                                                                                                                                                                                                                                                                                                                                                                                                                            <w:top w:val="none" w:sz="0" w:space="0" w:color="auto"/>
                                                                                                                                                                                                                                                                                                                                                                                                                                                                                                                                                                                                                                                                                                                                                                                                                                                                                                                                                                                            <w:left w:val="none" w:sz="0" w:space="0" w:color="auto"/>
                                                                                                                                                                                                                                                                                                                                                                                                                                                                                                                                                                                                                                                                                                                                                                                                                                                                                                                                                                                            <w:bottom w:val="none" w:sz="0" w:space="0" w:color="auto"/>
                                                                                                                                                                                                                                                                                                                                                                                                                                                                                                                                                                                                                                                                                                                                                                                                                                                                                                                                                                                            <w:right w:val="none" w:sz="0" w:space="0" w:color="auto"/>
                                                                                                                                                                                                                                                                                                                                                                                                                                                                                                                                                                                                                                                                                                                                                                                                                                                                                                                                                                                          </w:divBdr>
                                                                                                                                                                                                                                                                                                                                                                                                                                                                                                                                                                                                                                                                                                                                                                                                                                                                                                                                                                                          <w:divsChild>
                                                                                                                                                                                                                                                                                                                                                                                                                                                                                                                                                                                                                                                                                                                                                                                                                                                                                                                                                                                            <w:div w:id="304162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5" Type="http://schemas.openxmlformats.org/officeDocument/2006/relationships/settings" Target="settings.xml"/><Relationship Id="rId15" Type="http://schemas.openxmlformats.org/officeDocument/2006/relationships/hyperlink" Target="http://dx.doi.org/10.5061/dryad.3066j" TargetMode="External"/><Relationship Id="rId10" Type="http://schemas.openxmlformats.org/officeDocument/2006/relationships/hyperlink" Target="mailto:lilach.hadany@gmail.com" TargetMode="External"/><Relationship Id="rId19"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yperlink" Target="mailto:yoavram@post.tau.ac.il" TargetMode="External"/><Relationship Id="rId14" Type="http://schemas.openxmlformats.org/officeDocument/2006/relationships/image" Target="media/image4.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Elemental">
      <a:maj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3BE62B0-2CF8-454A-985E-7C651878A3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196</TotalTime>
  <Pages>38</Pages>
  <Words>55609</Words>
  <Characters>278045</Characters>
  <Application>Microsoft Office Word</Application>
  <DocSecurity>0</DocSecurity>
  <Lines>2317</Lines>
  <Paragraphs>665</Paragraphs>
  <ScaleCrop>false</ScaleCrop>
  <HeadingPairs>
    <vt:vector size="2" baseType="variant">
      <vt:variant>
        <vt:lpstr>Title</vt:lpstr>
      </vt:variant>
      <vt:variant>
        <vt:i4>1</vt:i4>
      </vt:variant>
    </vt:vector>
  </HeadingPairs>
  <TitlesOfParts>
    <vt:vector size="1" baseType="lpstr">
      <vt:lpstr/>
    </vt:vector>
  </TitlesOfParts>
  <Company>Tel Aviv University</Company>
  <LinksUpToDate>false</LinksUpToDate>
  <CharactersWithSpaces>332989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yoavram</dc:creator>
  <cp:lastModifiedBy>Yoav Ram</cp:lastModifiedBy>
  <cp:revision>33</cp:revision>
  <cp:lastPrinted>2014-04-06T12:49:00Z</cp:lastPrinted>
  <dcterms:created xsi:type="dcterms:W3CDTF">2014-07-16T14:32:00Z</dcterms:created>
  <dcterms:modified xsi:type="dcterms:W3CDTF">2014-07-17T10:28:00Z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yoavram@post.tau.ac.il@www.mendeley.com</vt:lpwstr>
  </property>
  <property fmtid="{D5CDD505-2E9C-101B-9397-08002B2CF9AE}" pid="4" name="Mendeley Citation Style_1">
    <vt:lpwstr>http://www.zotero.org/styles/proceedings-of-the-royal-society-b</vt:lpwstr>
  </property>
  <property fmtid="{D5CDD505-2E9C-101B-9397-08002B2CF9AE}" pid="5" name="Mendeley Recent Style Id 0_1">
    <vt:lpwstr>http://www.zotero.org/styles/apa</vt:lpwstr>
  </property>
  <property fmtid="{D5CDD505-2E9C-101B-9397-08002B2CF9AE}" pid="6" name="Mendeley Recent Style Name 0_1">
    <vt:lpwstr>American Psychological Association 6th edition</vt:lpwstr>
  </property>
  <property fmtid="{D5CDD505-2E9C-101B-9397-08002B2CF9AE}" pid="7" name="Mendeley Recent Style Id 1_1">
    <vt:lpwstr>http://www.zotero.org/styles/bmc-evolutionary-biology</vt:lpwstr>
  </property>
  <property fmtid="{D5CDD505-2E9C-101B-9397-08002B2CF9AE}" pid="8" name="Mendeley Recent Style Name 1_1">
    <vt:lpwstr>BMC Evolutionary Biology</vt:lpwstr>
  </property>
  <property fmtid="{D5CDD505-2E9C-101B-9397-08002B2CF9AE}" pid="9" name="Mendeley Recent Style Id 2_1">
    <vt:lpwstr>http://www.zotero.org/styles/chicago-author-date</vt:lpwstr>
  </property>
  <property fmtid="{D5CDD505-2E9C-101B-9397-08002B2CF9AE}" pid="10" name="Mendeley Recent Style Name 2_1">
    <vt:lpwstr>Chicago Manual of Style 16th edition (author-date)</vt:lpwstr>
  </property>
  <property fmtid="{D5CDD505-2E9C-101B-9397-08002B2CF9AE}" pid="11" name="Mendeley Recent Style Id 3_1">
    <vt:lpwstr>http://www.zotero.org/styles/evolution</vt:lpwstr>
  </property>
  <property fmtid="{D5CDD505-2E9C-101B-9397-08002B2CF9AE}" pid="12" name="Mendeley Recent Style Name 3_1">
    <vt:lpwstr>Evolution</vt:lpwstr>
  </property>
  <property fmtid="{D5CDD505-2E9C-101B-9397-08002B2CF9AE}" pid="13" name="Mendeley Recent Style Id 4_1">
    <vt:lpwstr>http://www.zotero.org/styles/evolutionary-biology</vt:lpwstr>
  </property>
  <property fmtid="{D5CDD505-2E9C-101B-9397-08002B2CF9AE}" pid="14" name="Mendeley Recent Style Name 4_1">
    <vt:lpwstr>Evolutionary Biology</vt:lpwstr>
  </property>
  <property fmtid="{D5CDD505-2E9C-101B-9397-08002B2CF9AE}" pid="15" name="Mendeley Recent Style Id 5_1">
    <vt:lpwstr>http://www.zotero.org/styles/frontiers-in-evolutionary-and-population-genetics</vt:lpwstr>
  </property>
  <property fmtid="{D5CDD505-2E9C-101B-9397-08002B2CF9AE}" pid="16" name="Mendeley Recent Style Name 5_1">
    <vt:lpwstr>Frontiers in Evolutionary and Population Genetics</vt:lpwstr>
  </property>
  <property fmtid="{D5CDD505-2E9C-101B-9397-08002B2CF9AE}" pid="17" name="Mendeley Recent Style Id 6_1">
    <vt:lpwstr>http://www.zotero.org/styles/genome-biology-and-evolution</vt:lpwstr>
  </property>
  <property fmtid="{D5CDD505-2E9C-101B-9397-08002B2CF9AE}" pid="18" name="Mendeley Recent Style Name 6_1">
    <vt:lpwstr>Genome Biology and Evolution</vt:lpwstr>
  </property>
  <property fmtid="{D5CDD505-2E9C-101B-9397-08002B2CF9AE}" pid="19" name="Mendeley Recent Style Id 7_1">
    <vt:lpwstr>http://www.zotero.org/styles/proceedings-of-the-royal-society-b</vt:lpwstr>
  </property>
  <property fmtid="{D5CDD505-2E9C-101B-9397-08002B2CF9AE}" pid="20" name="Mendeley Recent Style Name 7_1">
    <vt:lpwstr>Proceedings of the Royal Society B</vt:lpwstr>
  </property>
  <property fmtid="{D5CDD505-2E9C-101B-9397-08002B2CF9AE}" pid="21" name="Mendeley Recent Style Id 8_1">
    <vt:lpwstr>http://www.zotero.org/styles/the-american-naturalist</vt:lpwstr>
  </property>
  <property fmtid="{D5CDD505-2E9C-101B-9397-08002B2CF9AE}" pid="22" name="Mendeley Recent Style Name 8_1">
    <vt:lpwstr>The American Naturalist</vt:lpwstr>
  </property>
  <property fmtid="{D5CDD505-2E9C-101B-9397-08002B2CF9AE}" pid="23" name="Mendeley Recent Style Id 9_1">
    <vt:lpwstr>http://www.zotero.org/styles/theoretical-population-biology</vt:lpwstr>
  </property>
  <property fmtid="{D5CDD505-2E9C-101B-9397-08002B2CF9AE}" pid="24" name="Mendeley Recent Style Name 9_1">
    <vt:lpwstr>Theoretical Population Biology</vt:lpwstr>
  </property>
</Properties>
</file>