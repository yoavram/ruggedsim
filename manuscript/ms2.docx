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D5184D" w:rsidP="00D5184D">
      <w:pPr>
        <w:pStyle w:val="Title"/>
        <w:spacing w:line="480" w:lineRule="auto"/>
        <w:ind w:firstLine="284"/>
        <w:jc w:val="center"/>
        <w:rPr>
          <w:sz w:val="32"/>
          <w:szCs w:val="24"/>
        </w:rPr>
      </w:pPr>
      <w:r w:rsidRPr="0038310A">
        <w:rPr>
          <w:sz w:val="32"/>
          <w:szCs w:val="24"/>
        </w:rPr>
        <w:softHyphen/>
        <w:t>Stress-Induced Mutagenesis</w:t>
      </w:r>
      <w:r>
        <w:rPr>
          <w:sz w:val="32"/>
          <w:szCs w:val="24"/>
        </w:rPr>
        <w:t xml:space="preserve"> and Complex Adaptation</w:t>
      </w:r>
    </w:p>
    <w:p w:rsidR="002630C5" w:rsidRPr="0038310A" w:rsidRDefault="002630C5" w:rsidP="008D0078">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8D0078">
      <w:pPr>
        <w:spacing w:line="480" w:lineRule="auto"/>
        <w:ind w:firstLine="284"/>
        <w:rPr>
          <w:rFonts w:ascii="Times New Roman" w:hAnsi="Times New Roman" w:cs="Times New Roman"/>
        </w:rPr>
      </w:pPr>
    </w:p>
    <w:p w:rsidR="00CA14DA" w:rsidRDefault="0038310A" w:rsidP="008D0078">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w:t>
      </w:r>
    </w:p>
    <w:p w:rsidR="002630C5" w:rsidRDefault="00CA14DA" w:rsidP="008D0078">
      <w:pPr>
        <w:spacing w:line="480" w:lineRule="auto"/>
        <w:ind w:firstLine="284"/>
        <w:rPr>
          <w:lang w:bidi="hi-IN"/>
        </w:rPr>
      </w:pPr>
      <w:r>
        <w:rPr>
          <w:lang w:bidi="hi-IN"/>
        </w:rPr>
        <w:t xml:space="preserve">             </w:t>
      </w:r>
      <w:r w:rsidR="0038310A">
        <w:rPr>
          <w:lang w:bidi="hi-IN"/>
        </w:rPr>
        <w:t xml:space="preserve">LH - </w:t>
      </w:r>
      <w:hyperlink r:id="rId10" w:history="1">
        <w:r w:rsidR="00B8554B">
          <w:rPr>
            <w:rStyle w:val="Hyperlink"/>
            <w:lang w:bidi="hi-IN"/>
          </w:rPr>
          <w:t>lilach.hadany@gmail.com</w:t>
        </w:r>
      </w:hyperlink>
      <w:r>
        <w:rPr>
          <w:rFonts w:ascii="Times New Roman" w:hAnsi="Times New Roman" w:cs="Times New Roman"/>
          <w:bCs/>
          <w:lang w:bidi="hi-IN"/>
        </w:rPr>
        <w:t xml:space="preserve"> (</w:t>
      </w:r>
      <w:r w:rsidR="00616194" w:rsidRPr="00BD46F2">
        <w:rPr>
          <w:rFonts w:ascii="Times New Roman" w:hAnsi="Times New Roman" w:cs="Times New Roman"/>
          <w:bCs/>
          <w:lang w:bidi="hi-IN"/>
        </w:rPr>
        <w:t>corresponding author)</w:t>
      </w:r>
    </w:p>
    <w:p w:rsidR="002630C5" w:rsidRDefault="0038310A" w:rsidP="008D0078">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8D0078">
      <w:pPr>
        <w:spacing w:line="480" w:lineRule="auto"/>
        <w:ind w:firstLine="284"/>
        <w:rPr>
          <w:lang w:bidi="hi-IN"/>
        </w:rPr>
      </w:pPr>
      <w:r>
        <w:rPr>
          <w:lang w:bidi="hi-IN"/>
        </w:rPr>
        <w:t>Tel-Aviv 69978, Israel</w:t>
      </w:r>
      <w:r w:rsidR="0038310A">
        <w:rPr>
          <w:lang w:bidi="hi-IN"/>
        </w:rPr>
        <w:t>. Tel. +972.3.640.6886</w:t>
      </w:r>
    </w:p>
    <w:p w:rsidR="002630C5" w:rsidRDefault="004E278A" w:rsidP="008D0078">
      <w:pPr>
        <w:spacing w:line="480" w:lineRule="auto"/>
        <w:ind w:firstLine="284"/>
        <w:rPr>
          <w:lang w:bidi="hi-IN"/>
        </w:rPr>
      </w:pPr>
      <w:r w:rsidRPr="0038310A">
        <w:rPr>
          <w:b/>
          <w:bCs/>
          <w:lang w:bidi="hi-IN"/>
        </w:rPr>
        <w:t>Running title:</w:t>
      </w:r>
      <w:r>
        <w:rPr>
          <w:lang w:bidi="hi-IN"/>
        </w:rPr>
        <w:t xml:space="preserve"> </w:t>
      </w:r>
      <w:r w:rsidR="00CA14DA">
        <w:rPr>
          <w:lang w:bidi="hi-IN"/>
        </w:rPr>
        <w:t xml:space="preserve">Complex Adaptation with </w:t>
      </w:r>
      <w:r w:rsidRPr="004E278A">
        <w:rPr>
          <w:lang w:bidi="hi-IN"/>
        </w:rPr>
        <w:t>SIM</w:t>
      </w:r>
    </w:p>
    <w:p w:rsidR="00347C94" w:rsidRDefault="00347C94" w:rsidP="008D0078">
      <w:pPr>
        <w:spacing w:line="480" w:lineRule="auto"/>
        <w:ind w:firstLine="284"/>
        <w:rPr>
          <w:lang w:bidi="hi-IN"/>
        </w:rPr>
      </w:pPr>
      <w:r w:rsidRPr="0038310A">
        <w:rPr>
          <w:b/>
          <w:bCs/>
          <w:lang w:bidi="hi-IN"/>
        </w:rPr>
        <w:t>Keywords</w:t>
      </w:r>
      <w:r>
        <w:rPr>
          <w:lang w:bidi="hi-IN"/>
        </w:rPr>
        <w:t xml:space="preserve">: </w:t>
      </w:r>
      <w:r w:rsidR="00CA14DA" w:rsidRPr="00CA14DA">
        <w:rPr>
          <w:lang w:bidi="hi-IN"/>
        </w:rPr>
        <w:t>stress-induced variation</w:t>
      </w:r>
      <w:r>
        <w:rPr>
          <w:lang w:bidi="hi-IN"/>
        </w:rPr>
        <w:t xml:space="preserve">, </w:t>
      </w:r>
      <w:r w:rsidR="00CA14DA" w:rsidRPr="00CA14DA">
        <w:rPr>
          <w:lang w:bidi="hi-IN"/>
        </w:rPr>
        <w:t>mutation rate</w:t>
      </w:r>
      <w:r>
        <w:rPr>
          <w:lang w:bidi="hi-IN"/>
        </w:rPr>
        <w:t xml:space="preserve">, </w:t>
      </w:r>
      <w:r w:rsidR="00CA14DA" w:rsidRPr="00CA14DA">
        <w:rPr>
          <w:lang w:bidi="hi-IN"/>
        </w:rPr>
        <w:t>mathematical model</w:t>
      </w:r>
      <w:r>
        <w:rPr>
          <w:lang w:bidi="hi-IN"/>
        </w:rPr>
        <w:t xml:space="preserve">, </w:t>
      </w:r>
      <w:r w:rsidR="00CA14DA">
        <w:rPr>
          <w:lang w:bidi="hi-IN"/>
        </w:rPr>
        <w:t>simulations</w:t>
      </w:r>
      <w:r>
        <w:rPr>
          <w:lang w:bidi="hi-IN"/>
        </w:rPr>
        <w:t xml:space="preserve">, </w:t>
      </w:r>
      <w:r w:rsidR="00CA14DA">
        <w:rPr>
          <w:lang w:bidi="hi-IN"/>
        </w:rPr>
        <w:t>t</w:t>
      </w:r>
      <w:r>
        <w:rPr>
          <w:lang w:bidi="hi-IN"/>
        </w:rPr>
        <w:t>rade-off</w:t>
      </w:r>
    </w:p>
    <w:p w:rsidR="0038310A" w:rsidRDefault="0038310A" w:rsidP="008D0078">
      <w:pPr>
        <w:spacing w:line="480" w:lineRule="auto"/>
        <w:rPr>
          <w:lang w:bidi="hi-IN"/>
        </w:rPr>
      </w:pPr>
      <w:r>
        <w:rPr>
          <w:lang w:bidi="hi-IN"/>
        </w:rPr>
        <w:br w:type="page"/>
      </w:r>
    </w:p>
    <w:p w:rsidR="003757EA" w:rsidRDefault="002C7209" w:rsidP="008D0078">
      <w:pPr>
        <w:pStyle w:val="Heading1"/>
        <w:keepLines w:val="0"/>
        <w:numPr>
          <w:ilvl w:val="0"/>
          <w:numId w:val="0"/>
        </w:numPr>
        <w:tabs>
          <w:tab w:val="left" w:pos="482"/>
        </w:tabs>
        <w:spacing w:after="180" w:line="480" w:lineRule="auto"/>
        <w:jc w:val="both"/>
      </w:pPr>
      <w:r>
        <w:lastRenderedPageBreak/>
        <w:t>Summary</w:t>
      </w:r>
    </w:p>
    <w:p w:rsidR="00961941" w:rsidRDefault="00C22795" w:rsidP="008D0078">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00DD3">
        <w:t xml:space="preserve">rate of complex </w:t>
      </w:r>
      <w:r w:rsidR="008518D6">
        <w:t xml:space="preserve">adaptation </w:t>
      </w:r>
      <w:r w:rsidR="00282DE0">
        <w:t xml:space="preserve">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increas</w:t>
      </w:r>
      <w:r w:rsidR="00800DD3">
        <w:t>es</w:t>
      </w:r>
      <w:r w:rsidR="00282DE0">
        <w:t xml:space="preserve"> </w:t>
      </w:r>
      <w:r w:rsidR="00800DD3">
        <w:t xml:space="preserve">the rate of complex adaptation </w:t>
      </w:r>
      <w:r w:rsidR="00282DE0">
        <w:t xml:space="preserve">without reducing </w:t>
      </w:r>
      <w:r w:rsidR="00EE1379">
        <w:t xml:space="preserve">the </w:t>
      </w:r>
      <w:r w:rsidR="00800DD3">
        <w:t xml:space="preserve">population mean fitness, thus breaking the evolutionary trade-off between </w:t>
      </w:r>
      <w:r w:rsidR="00800DD3">
        <w:rPr>
          <w:i/>
          <w:iCs/>
        </w:rPr>
        <w:t>adaptability</w:t>
      </w:r>
      <w:r w:rsidR="00800DD3">
        <w:t xml:space="preserve"> and </w:t>
      </w:r>
      <w:r w:rsidR="00800DD3">
        <w:rPr>
          <w:i/>
          <w:iCs/>
        </w:rPr>
        <w:t>adaptedness</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w:t>
      </w:r>
      <w:r w:rsidR="00800DD3">
        <w:t xml:space="preserve">rate of complex </w:t>
      </w:r>
      <w:r w:rsidR="00EE1379">
        <w:t xml:space="preserve">adaptation </w:t>
      </w:r>
      <w:r w:rsidR="006231EF">
        <w:t xml:space="preserve">with </w:t>
      </w:r>
      <w:r w:rsidR="006D3220" w:rsidRPr="006D3220">
        <w:t>different mutational strategies.</w:t>
      </w:r>
    </w:p>
    <w:p w:rsidR="00961941" w:rsidRDefault="00961941" w:rsidP="008D0078">
      <w:pPr>
        <w:spacing w:line="480" w:lineRule="auto"/>
      </w:pPr>
      <w:r>
        <w:br w:type="page"/>
      </w:r>
    </w:p>
    <w:p w:rsidR="00625517" w:rsidRDefault="00625517" w:rsidP="008D0078">
      <w:pPr>
        <w:pStyle w:val="Heading1"/>
        <w:keepLines w:val="0"/>
        <w:tabs>
          <w:tab w:val="left" w:pos="482"/>
        </w:tabs>
        <w:spacing w:after="180" w:line="480" w:lineRule="auto"/>
        <w:ind w:left="0" w:firstLine="0"/>
        <w:jc w:val="both"/>
      </w:pPr>
      <w:r>
        <w:lastRenderedPageBreak/>
        <w:t>Introduction</w:t>
      </w:r>
    </w:p>
    <w:p w:rsidR="00F63FED" w:rsidRDefault="001307C7" w:rsidP="008D0078">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616194">
        <w:fldChar w:fldCharType="begin" w:fldLock="1"/>
      </w:r>
      <w:r w:rsidR="00B83F66">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"previouslyFormattedCitation" : "[1\u20133]" }, "properties" : { "noteIndex" : 0 }, "schema" : "https://github.com/citation-style-language/schema/raw/master/csl-citation.json" }</w:instrText>
      </w:r>
      <w:r w:rsidR="00616194">
        <w:fldChar w:fldCharType="separate"/>
      </w:r>
      <w:r w:rsidR="00A328A2" w:rsidRPr="00A328A2">
        <w:rPr>
          <w:noProof/>
        </w:rPr>
        <w:t>[1–3]</w:t>
      </w:r>
      <w:r w:rsidR="00616194">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616194" w:rsidRPr="00FB3C6B">
        <w:fldChar w:fldCharType="begin" w:fldLock="1"/>
      </w:r>
      <w:r w:rsidR="00B83F66">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"[4]" }, "properties" : { "noteIndex" : 0 }, "schema" : "https://github.com/citation-style-language/schema/raw/master/csl-citation.json" }</w:instrText>
      </w:r>
      <w:r w:rsidR="00616194" w:rsidRPr="00FB3C6B">
        <w:fldChar w:fldCharType="separate"/>
      </w:r>
      <w:r w:rsidR="00635E26" w:rsidRPr="00635E26">
        <w:rPr>
          <w:noProof/>
        </w:rPr>
        <w:t>[4]</w:t>
      </w:r>
      <w:r w:rsidR="00616194"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616194" w:rsidRPr="00FB3C6B">
        <w:fldChar w:fldCharType="begin" w:fldLock="1"/>
      </w:r>
      <w:r w:rsidR="00B83F66">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"[5]" }, "properties" : { "noteIndex" : 0 }, "schema" : "https://github.com/citation-style-language/schema/raw/master/csl-citation.json" }</w:instrText>
      </w:r>
      <w:r w:rsidR="00616194" w:rsidRPr="00FB3C6B">
        <w:fldChar w:fldCharType="separate"/>
      </w:r>
      <w:r w:rsidR="00635E26" w:rsidRPr="00635E26">
        <w:rPr>
          <w:noProof/>
        </w:rPr>
        <w:t>[5]</w:t>
      </w:r>
      <w:r w:rsidR="00616194"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616194" w:rsidRPr="00FB3C6B">
        <w:fldChar w:fldCharType="begin" w:fldLock="1"/>
      </w:r>
      <w:r w:rsidR="00B83F66">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"[6,7]" }, "properties" : { "noteIndex" : 0 }, "schema" : "https://github.com/citation-style-language/schema/raw/master/csl-citation.json" }</w:instrText>
      </w:r>
      <w:r w:rsidR="00616194" w:rsidRPr="00FB3C6B">
        <w:fldChar w:fldCharType="separate"/>
      </w:r>
      <w:r w:rsidR="00635E26" w:rsidRPr="00635E26">
        <w:rPr>
          <w:noProof/>
        </w:rPr>
        <w:t>[6,7]</w:t>
      </w:r>
      <w:r w:rsidR="00616194"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616194">
        <w:fldChar w:fldCharType="begin" w:fldLock="1"/>
      </w:r>
      <w:r w:rsidR="00B83F66">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"[8]" }, "properties" : { "noteIndex" : 0 }, "schema" : "https://github.com/citation-style-language/schema/raw/master/csl-citation.json" }</w:instrText>
      </w:r>
      <w:r w:rsidR="00616194">
        <w:fldChar w:fldCharType="separate"/>
      </w:r>
      <w:r w:rsidR="00635E26" w:rsidRPr="00635E26">
        <w:rPr>
          <w:noProof/>
        </w:rPr>
        <w:t>[8]</w:t>
      </w:r>
      <w:r w:rsidR="00616194">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616194" w:rsidRPr="00FB3C6B">
        <w:fldChar w:fldCharType="begin" w:fldLock="1"/>
      </w:r>
      <w:r w:rsidR="00B83F66">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"[9,10]" }, "properties" : { "noteIndex" : 0 }, "schema" : "https://github.com/citation-style-language/schema/raw/master/csl-citation.json" }</w:instrText>
      </w:r>
      <w:r w:rsidR="00616194" w:rsidRPr="00FB3C6B">
        <w:fldChar w:fldCharType="separate"/>
      </w:r>
      <w:r w:rsidR="00635E26" w:rsidRPr="00635E26">
        <w:rPr>
          <w:noProof/>
        </w:rPr>
        <w:t>[9,10]</w:t>
      </w:r>
      <w:r w:rsidR="00616194" w:rsidRPr="00FB3C6B">
        <w:fldChar w:fldCharType="end"/>
      </w:r>
      <w:r w:rsidR="00E1760D">
        <w:t>,</w:t>
      </w:r>
      <w:r w:rsidR="003E2958">
        <w:t xml:space="preserve"> mathematical analysis, and</w:t>
      </w:r>
      <w:r w:rsidR="00E1760D">
        <w:t xml:space="preserve"> simulations </w:t>
      </w:r>
      <w:r w:rsidR="00616194">
        <w:fldChar w:fldCharType="begin" w:fldLock="1"/>
      </w:r>
      <w:r w:rsidR="00B83F66">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"[11\u201313]" }, "properties" : { "noteIndex" : 0 }, "schema" : "https://github.com/citation-style-language/schema/raw/master/csl-citation.json" }</w:instrText>
      </w:r>
      <w:r w:rsidR="00616194">
        <w:fldChar w:fldCharType="separate"/>
      </w:r>
      <w:r w:rsidR="00635E26" w:rsidRPr="00635E26">
        <w:rPr>
          <w:noProof/>
        </w:rPr>
        <w:t>[11–13]</w:t>
      </w:r>
      <w:r w:rsidR="00616194">
        <w:fldChar w:fldCharType="end"/>
      </w:r>
      <w:r w:rsidR="00E1760D">
        <w:t>.</w:t>
      </w:r>
      <w:r w:rsidR="003E2958">
        <w:t xml:space="preserve"> </w:t>
      </w:r>
    </w:p>
    <w:p w:rsidR="00625517" w:rsidRPr="00F4470C" w:rsidRDefault="00E26B85" w:rsidP="008D0078">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616194">
        <w:fldChar w:fldCharType="begin" w:fldLock="1"/>
      </w:r>
      <w:r w:rsidR="00B83F66">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"[14]" }, "properties" : { "noteIndex" : 0 }, "schema" : "https://github.com/citation-style-language/schema/raw/master/csl-citation.json" }</w:instrText>
      </w:r>
      <w:r w:rsidR="00616194">
        <w:fldChar w:fldCharType="separate"/>
      </w:r>
      <w:r w:rsidR="00635E26" w:rsidRPr="00635E26">
        <w:rPr>
          <w:noProof/>
        </w:rPr>
        <w:t>[14]</w:t>
      </w:r>
      <w:r w:rsidR="00616194">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8D0078">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616194">
        <w:fldChar w:fldCharType="begin" w:fldLock="1"/>
      </w:r>
      <w:r w:rsidR="00B83F66">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"[15]" }, "properties" : { "noteIndex" : 0 }, "schema" : "https://github.com/citation-style-language/schema/raw/master/csl-citation.json" }</w:instrText>
      </w:r>
      <w:r w:rsidR="00616194">
        <w:fldChar w:fldCharType="separate"/>
      </w:r>
      <w:r w:rsidR="00635E26" w:rsidRPr="00635E26">
        <w:rPr>
          <w:noProof/>
        </w:rPr>
        <w:t>[15]</w:t>
      </w:r>
      <w:r w:rsidR="00616194">
        <w:fldChar w:fldCharType="end"/>
      </w:r>
      <w:r w:rsidR="001B2273">
        <w:t xml:space="preserve">. SIM </w:t>
      </w:r>
      <w:r w:rsidR="00A70BE8">
        <w:t>has been</w:t>
      </w:r>
      <w:r w:rsidR="00AE4609">
        <w:t xml:space="preserve"> observed </w:t>
      </w:r>
      <w:r w:rsidR="001B2273">
        <w:t xml:space="preserve">in lab strains </w:t>
      </w:r>
      <w:r w:rsidR="00616194">
        <w:rPr>
          <w:i/>
          <w:iCs/>
        </w:rPr>
        <w:fldChar w:fldCharType="begin" w:fldLock="1"/>
      </w:r>
      <w:r w:rsidR="00B83F66">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"[16,17]" }, "properties" : { "noteIndex" : 0 }, "schema" : "https://github.com/citation-style-language/schema/raw/master/csl-citation.json" }</w:instrText>
      </w:r>
      <w:r w:rsidR="00616194">
        <w:rPr>
          <w:i/>
          <w:iCs/>
        </w:rPr>
        <w:fldChar w:fldCharType="separate"/>
      </w:r>
      <w:r w:rsidR="00635E26" w:rsidRPr="00635E26">
        <w:rPr>
          <w:iCs/>
          <w:noProof/>
        </w:rPr>
        <w:t>[16,17]</w:t>
      </w:r>
      <w:r w:rsidR="00616194">
        <w:rPr>
          <w:i/>
          <w:iCs/>
        </w:rPr>
        <w:fldChar w:fldCharType="end"/>
      </w:r>
      <w:r w:rsidR="005B12CD">
        <w:t xml:space="preserve"> and</w:t>
      </w:r>
      <w:r w:rsidR="00AE4609">
        <w:t xml:space="preserve"> </w:t>
      </w:r>
      <w:r w:rsidR="00AE4609">
        <w:lastRenderedPageBreak/>
        <w:t>natural populations</w:t>
      </w:r>
      <w:r w:rsidR="001B2273">
        <w:t xml:space="preserve"> of </w:t>
      </w:r>
      <w:r w:rsidR="001B2273" w:rsidRPr="00FB3C6B">
        <w:rPr>
          <w:i/>
          <w:iCs/>
        </w:rPr>
        <w:t>Escherichia coli</w:t>
      </w:r>
      <w:r w:rsidR="00AE4609" w:rsidRPr="00FB3C6B">
        <w:t xml:space="preserve"> </w:t>
      </w:r>
      <w:r w:rsidR="00616194" w:rsidRPr="00FB3C6B">
        <w:fldChar w:fldCharType="begin" w:fldLock="1"/>
      </w:r>
      <w:r w:rsidR="00B83F66">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"previouslyFormattedCitation" : "[18,19]" }, "properties" : { "noteIndex" : 0 }, "schema" : "https://github.com/citation-style-language/schema/raw/master/csl-citation.json" }</w:instrText>
      </w:r>
      <w:r w:rsidR="00616194" w:rsidRPr="00FB3C6B">
        <w:fldChar w:fldCharType="separate"/>
      </w:r>
      <w:r w:rsidR="00A328A2" w:rsidRPr="00A328A2">
        <w:rPr>
          <w:noProof/>
        </w:rPr>
        <w:t>[18,19]</w:t>
      </w:r>
      <w:r w:rsidR="00616194"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616194" w:rsidRPr="00FB3C6B">
        <w:fldChar w:fldCharType="begin" w:fldLock="1"/>
      </w:r>
      <w:r w:rsidR="00B83F66">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"[20]" }, "properties" : { "noteIndex" : 0 }, "schema" : "https://github.com/citation-style-language/schema/raw/master/csl-citation.json" }</w:instrText>
      </w:r>
      <w:r w:rsidR="00616194" w:rsidRPr="00FB3C6B">
        <w:fldChar w:fldCharType="separate"/>
      </w:r>
      <w:r w:rsidR="00635E26" w:rsidRPr="00635E26">
        <w:rPr>
          <w:noProof/>
        </w:rPr>
        <w:t>[20]</w:t>
      </w:r>
      <w:r w:rsidR="00616194" w:rsidRPr="00FB3C6B">
        <w:fldChar w:fldCharType="end"/>
      </w:r>
      <w:r w:rsidR="00C53C8F" w:rsidRPr="00FB3C6B">
        <w:t xml:space="preserve">, </w:t>
      </w:r>
      <w:r w:rsidR="00C53C8F" w:rsidRPr="00FB3C6B">
        <w:rPr>
          <w:i/>
          <w:iCs/>
        </w:rPr>
        <w:t xml:space="preserve">Helicobacter pylori </w:t>
      </w:r>
      <w:r w:rsidR="00616194" w:rsidRPr="00FB3C6B">
        <w:rPr>
          <w:i/>
          <w:iCs/>
        </w:rPr>
        <w:fldChar w:fldCharType="begin" w:fldLock="1"/>
      </w:r>
      <w:r w:rsidR="00B83F66">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"[21]" }, "properties" : { "noteIndex" : 0 }, "schema" : "https://github.com/citation-style-language/schema/raw/master/csl-citation.json" }</w:instrText>
      </w:r>
      <w:r w:rsidR="00616194" w:rsidRPr="00FB3C6B">
        <w:rPr>
          <w:i/>
          <w:iCs/>
        </w:rPr>
        <w:fldChar w:fldCharType="separate"/>
      </w:r>
      <w:r w:rsidR="00635E26" w:rsidRPr="00635E26">
        <w:rPr>
          <w:iCs/>
          <w:noProof/>
        </w:rPr>
        <w:t>[21]</w:t>
      </w:r>
      <w:r w:rsidR="00616194" w:rsidRPr="00FB3C6B">
        <w:rPr>
          <w:i/>
          <w:iCs/>
        </w:rPr>
        <w:fldChar w:fldCharType="end"/>
      </w:r>
      <w:r w:rsidR="00C53C8F" w:rsidRPr="00FB3C6B">
        <w:t>,</w:t>
      </w:r>
      <w:r w:rsidR="00E26B85">
        <w:t xml:space="preserve"> </w:t>
      </w:r>
      <w:r w:rsidR="00E26B85">
        <w:rPr>
          <w:i/>
          <w:iCs/>
        </w:rPr>
        <w:t xml:space="preserve">Vibrio cholera </w:t>
      </w:r>
      <w:r w:rsidR="00616194">
        <w:rPr>
          <w:i/>
          <w:iCs/>
        </w:rPr>
        <w:fldChar w:fldCharType="begin" w:fldLock="1"/>
      </w:r>
      <w:r w:rsidR="00B83F66">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"[22]" }, "properties" : { "noteIndex" : 0 }, "schema" : "https://github.com/citation-style-language/schema/raw/master/csl-citation.json" }</w:instrText>
      </w:r>
      <w:r w:rsidR="00616194">
        <w:rPr>
          <w:i/>
          <w:iCs/>
        </w:rPr>
        <w:fldChar w:fldCharType="separate"/>
      </w:r>
      <w:r w:rsidR="00635E26" w:rsidRPr="00635E26">
        <w:rPr>
          <w:iCs/>
          <w:noProof/>
        </w:rPr>
        <w:t>[22]</w:t>
      </w:r>
      <w:r w:rsidR="00616194">
        <w:rPr>
          <w:i/>
          <w:iCs/>
        </w:rPr>
        <w:fldChar w:fldCharType="end"/>
      </w:r>
      <w:r w:rsidR="00C53C8F" w:rsidRPr="00FB3C6B">
        <w:t xml:space="preserve"> and </w:t>
      </w:r>
      <w:r w:rsidR="00C53C8F" w:rsidRPr="00FB3C6B">
        <w:rPr>
          <w:i/>
          <w:iCs/>
        </w:rPr>
        <w:t>Streptococcus pneumonia</w:t>
      </w:r>
      <w:r w:rsidR="00C53C8F" w:rsidRPr="00FB3C6B">
        <w:t xml:space="preserve"> </w:t>
      </w:r>
      <w:r w:rsidR="00616194" w:rsidRPr="00FB3C6B">
        <w:fldChar w:fldCharType="begin" w:fldLock="1"/>
      </w:r>
      <w:r w:rsidR="00B83F66">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"[23]" }, "properties" : { "noteIndex" : 0 }, "schema" : "https://github.com/citation-style-language/schema/raw/master/csl-citation.json" }</w:instrText>
      </w:r>
      <w:r w:rsidR="00616194" w:rsidRPr="00FB3C6B">
        <w:fldChar w:fldCharType="separate"/>
      </w:r>
      <w:r w:rsidR="00635E26" w:rsidRPr="00635E26">
        <w:rPr>
          <w:noProof/>
        </w:rPr>
        <w:t>[23]</w:t>
      </w:r>
      <w:r w:rsidR="00616194"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616194" w:rsidRPr="00FB3C6B">
        <w:fldChar w:fldCharType="begin" w:fldLock="1"/>
      </w:r>
      <w:r w:rsidR="00B83F66">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"[24,25]" }, "properties" : { "noteIndex" : 0 }, "schema" : "https://github.com/citation-style-language/schema/raw/master/csl-citation.json" }</w:instrText>
      </w:r>
      <w:r w:rsidR="00616194" w:rsidRPr="00FB3C6B">
        <w:fldChar w:fldCharType="separate"/>
      </w:r>
      <w:r w:rsidR="00635E26" w:rsidRPr="00635E26">
        <w:rPr>
          <w:noProof/>
        </w:rPr>
        <w:t>[24,25]</w:t>
      </w:r>
      <w:r w:rsidR="00616194" w:rsidRPr="00FB3C6B">
        <w:fldChar w:fldCharType="end"/>
      </w:r>
      <w:r w:rsidR="00C53C8F" w:rsidRPr="00FB3C6B">
        <w:t xml:space="preserve">, algae </w:t>
      </w:r>
      <w:r w:rsidR="00616194" w:rsidRPr="00FB3C6B">
        <w:fldChar w:fldCharType="begin" w:fldLock="1"/>
      </w:r>
      <w:r w:rsidR="00B83F66">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"[26]" }, "properties" : { "noteIndex" : 0 }, "schema" : "https://github.com/citation-style-language/schema/raw/master/csl-citation.json" }</w:instrText>
      </w:r>
      <w:r w:rsidR="00616194" w:rsidRPr="00FB3C6B">
        <w:fldChar w:fldCharType="separate"/>
      </w:r>
      <w:r w:rsidR="00635E26" w:rsidRPr="00635E26">
        <w:rPr>
          <w:noProof/>
        </w:rPr>
        <w:t>[26]</w:t>
      </w:r>
      <w:r w:rsidR="00616194" w:rsidRPr="00FB3C6B">
        <w:fldChar w:fldCharType="end"/>
      </w:r>
      <w:r w:rsidR="00C53C8F" w:rsidRPr="00FB3C6B">
        <w:t xml:space="preserve">, </w:t>
      </w:r>
      <w:r w:rsidR="005B12CD">
        <w:t>nematodes</w:t>
      </w:r>
      <w:r w:rsidR="00C53C8F" w:rsidRPr="00FB3C6B">
        <w:t xml:space="preserve"> </w:t>
      </w:r>
      <w:r w:rsidR="00616194" w:rsidRPr="00FB3C6B">
        <w:fldChar w:fldCharType="begin" w:fldLock="1"/>
      </w:r>
      <w:r w:rsidR="00B83F66">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"[27]" }, "properties" : { "noteIndex" : 0 }, "schema" : "https://github.com/citation-style-language/schema/raw/master/csl-citation.json" }</w:instrText>
      </w:r>
      <w:r w:rsidR="00616194" w:rsidRPr="00FB3C6B">
        <w:fldChar w:fldCharType="separate"/>
      </w:r>
      <w:r w:rsidR="00635E26" w:rsidRPr="00635E26">
        <w:rPr>
          <w:noProof/>
        </w:rPr>
        <w:t>[27]</w:t>
      </w:r>
      <w:r w:rsidR="00616194" w:rsidRPr="00FB3C6B">
        <w:fldChar w:fldCharType="end"/>
      </w:r>
      <w:r w:rsidR="00C53C8F" w:rsidRPr="00FB3C6B">
        <w:t xml:space="preserve">, flies </w:t>
      </w:r>
      <w:r w:rsidR="00616194" w:rsidRPr="00FB3C6B">
        <w:fldChar w:fldCharType="begin" w:fldLock="1"/>
      </w:r>
      <w:r w:rsidR="00B83F66">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"[28]" }, "properties" : { "noteIndex" : 0 }, "schema" : "https://github.com/citation-style-language/schema/raw/master/csl-citation.json" }</w:instrText>
      </w:r>
      <w:r w:rsidR="00616194" w:rsidRPr="00FB3C6B">
        <w:fldChar w:fldCharType="separate"/>
      </w:r>
      <w:r w:rsidR="00635E26" w:rsidRPr="00635E26">
        <w:rPr>
          <w:noProof/>
        </w:rPr>
        <w:t>[28]</w:t>
      </w:r>
      <w:r w:rsidR="00616194" w:rsidRPr="00FB3C6B">
        <w:fldChar w:fldCharType="end"/>
      </w:r>
      <w:r w:rsidR="00C53C8F" w:rsidRPr="00FB3C6B">
        <w:t xml:space="preserve">, and human cancer cells </w:t>
      </w:r>
      <w:r w:rsidR="00616194" w:rsidRPr="00FB3C6B">
        <w:fldChar w:fldCharType="begin" w:fldLock="1"/>
      </w:r>
      <w:r w:rsidR="00B83F66">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"[29]" }, "properties" : { "noteIndex" : 0 }, "schema" : "https://github.com/citation-style-language/schema/raw/master/csl-citation.json" }</w:instrText>
      </w:r>
      <w:r w:rsidR="00616194" w:rsidRPr="00FB3C6B">
        <w:fldChar w:fldCharType="separate"/>
      </w:r>
      <w:r w:rsidR="00635E26" w:rsidRPr="00635E26">
        <w:rPr>
          <w:noProof/>
        </w:rPr>
        <w:t>[29]</w:t>
      </w:r>
      <w:r w:rsidR="00616194"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616194">
        <w:fldChar w:fldCharType="begin" w:fldLock="1"/>
      </w:r>
      <w:r w:rsidR="00B83F66">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"[30]" }, "properties" : { "noteIndex" : 0 }, "schema" : "https://github.com/citation-style-language/schema/raw/master/csl-citation.json" }</w:instrText>
      </w:r>
      <w:r w:rsidR="00616194">
        <w:fldChar w:fldCharType="separate"/>
      </w:r>
      <w:r w:rsidR="00635E26" w:rsidRPr="00635E26">
        <w:rPr>
          <w:noProof/>
        </w:rPr>
        <w:t>[30]</w:t>
      </w:r>
      <w:r w:rsidR="00616194">
        <w:fldChar w:fldCharType="end"/>
      </w:r>
      <w:r>
        <w:t xml:space="preserve"> and by inhibiting the mismatch repair system </w:t>
      </w:r>
      <w:r w:rsidR="00616194">
        <w:fldChar w:fldCharType="begin" w:fldLock="1"/>
      </w:r>
      <w:r w:rsidR="00B83F66">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"[31]" }, "properties" : { "noteIndex" : 0 }, "schema" : "https://github.com/citation-style-language/schema/raw/master/csl-citation.json" }</w:instrText>
      </w:r>
      <w:r w:rsidR="00616194">
        <w:fldChar w:fldCharType="separate"/>
      </w:r>
      <w:r w:rsidR="00635E26" w:rsidRPr="00635E26">
        <w:rPr>
          <w:noProof/>
        </w:rPr>
        <w:t>[31]</w:t>
      </w:r>
      <w:r w:rsidR="00616194">
        <w:fldChar w:fldCharType="end"/>
      </w:r>
      <w:r>
        <w:t>.</w:t>
      </w:r>
      <w:r w:rsidR="00AE0B1E">
        <w:t xml:space="preserve"> </w:t>
      </w:r>
      <w:r w:rsidR="00A70BE8">
        <w:t>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616194">
        <w:fldChar w:fldCharType="begin" w:fldLock="1"/>
      </w:r>
      <w:r w:rsidR="00B83F66">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"[32]" }, "properties" : { "noteIndex" : 0 }, "schema" : "https://github.com/citation-style-language/schema/raw/master/csl-citation.json" }</w:instrText>
      </w:r>
      <w:r w:rsidR="00616194">
        <w:fldChar w:fldCharType="separate"/>
      </w:r>
      <w:r w:rsidR="00635E26" w:rsidRPr="00635E26">
        <w:rPr>
          <w:noProof/>
        </w:rPr>
        <w:t>[32]</w:t>
      </w:r>
      <w:r w:rsidR="00616194">
        <w:fldChar w:fldCharType="end"/>
      </w:r>
      <w:r w:rsidR="00C2015F">
        <w:t>.</w:t>
      </w:r>
    </w:p>
    <w:p w:rsidR="001307C7" w:rsidRPr="003F04B0" w:rsidRDefault="00F12058" w:rsidP="008D0078">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616194" w:rsidRPr="00FB3C6B">
        <w:fldChar w:fldCharType="begin" w:fldLock="1"/>
      </w:r>
      <w:r w:rsidR="00B83F66">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"[17,33,34]" }, "properties" : { "noteIndex" : 0 }, "schema" : "https://github.com/citation-style-language/schema/raw/master/csl-citation.json" }</w:instrText>
      </w:r>
      <w:r w:rsidR="00616194" w:rsidRPr="00FB3C6B">
        <w:fldChar w:fldCharType="separate"/>
      </w:r>
      <w:r w:rsidR="00635E26" w:rsidRPr="00635E26">
        <w:rPr>
          <w:noProof/>
        </w:rPr>
        <w:t>[17,33,34]</w:t>
      </w:r>
      <w:r w:rsidR="00616194"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616194" w:rsidRPr="00FB3C6B">
        <w:fldChar w:fldCharType="begin" w:fldLock="1"/>
      </w:r>
      <w:r w:rsidR="00B83F66">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FB3C6B">
        <w:fldChar w:fldCharType="separate"/>
      </w:r>
      <w:r w:rsidR="00635E26" w:rsidRPr="00635E26">
        <w:rPr>
          <w:noProof/>
        </w:rPr>
        <w:t>[35]</w:t>
      </w:r>
      <w:r w:rsidR="00616194" w:rsidRPr="00FB3C6B">
        <w:fldChar w:fldCharType="end"/>
      </w:r>
      <w:r w:rsidR="009770F6" w:rsidRPr="00FB3C6B">
        <w:t xml:space="preserve"> and </w:t>
      </w:r>
      <w:r w:rsidR="00A20010" w:rsidRPr="00FB3C6B">
        <w:t xml:space="preserve">stochastic </w:t>
      </w:r>
      <w:r w:rsidR="00616194" w:rsidRPr="00FB3C6B">
        <w:fldChar w:fldCharType="begin" w:fldLock="1"/>
      </w:r>
      <w:r w:rsidR="00B83F66">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"[36]" }, "properties" : { "noteIndex" : 0 }, "schema" : "https://github.com/citation-style-language/schema/raw/master/csl-citation.json" }</w:instrText>
      </w:r>
      <w:r w:rsidR="00616194" w:rsidRPr="00FB3C6B">
        <w:fldChar w:fldCharType="separate"/>
      </w:r>
      <w:r w:rsidR="00635E26" w:rsidRPr="00635E26">
        <w:rPr>
          <w:noProof/>
        </w:rPr>
        <w:t>[36]</w:t>
      </w:r>
      <w:r w:rsidR="00616194" w:rsidRPr="00FB3C6B">
        <w:fldChar w:fldCharType="end"/>
      </w:r>
      <w:r w:rsidR="00A20010" w:rsidRPr="00FB3C6B">
        <w:t xml:space="preserve"> models. </w:t>
      </w:r>
      <w:r w:rsidR="005B12CD">
        <w:t>These</w:t>
      </w:r>
      <w:r w:rsidR="00A20010" w:rsidRPr="00FB3C6B">
        <w:t xml:space="preserve"> </w:t>
      </w:r>
      <w:r w:rsidR="00800DD3">
        <w:t>articles</w:t>
      </w:r>
      <w:r w:rsidR="00800DD3" w:rsidRPr="00FB3C6B">
        <w:t xml:space="preserve"> </w:t>
      </w:r>
      <w:r w:rsidR="001307C7" w:rsidRPr="00FB3C6B">
        <w:t xml:space="preserve">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616194" w:rsidRPr="003F04B0">
        <w:fldChar w:fldCharType="begin" w:fldLock="1"/>
      </w:r>
      <w:r w:rsidR="00B83F66">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F04B0">
        <w:fldChar w:fldCharType="separate"/>
      </w:r>
      <w:r w:rsidR="00635E26" w:rsidRPr="00635E26">
        <w:rPr>
          <w:noProof/>
        </w:rPr>
        <w:t>[37]</w:t>
      </w:r>
      <w:r w:rsidR="00616194" w:rsidRPr="003F04B0">
        <w:fldChar w:fldCharType="end"/>
      </w:r>
      <w:r w:rsidR="00932C9B" w:rsidRPr="003F04B0">
        <w:t>.</w:t>
      </w:r>
    </w:p>
    <w:p w:rsidR="00625517" w:rsidRDefault="00600689" w:rsidP="008D0078">
      <w:pPr>
        <w:spacing w:line="480" w:lineRule="auto"/>
        <w:rPr>
          <w:lang w:bidi="hi-IN"/>
        </w:rPr>
      </w:pPr>
      <w:r w:rsidRPr="003F04B0">
        <w:t xml:space="preserve">Here, we analyze population genetics models of adaptive evolution to explore the rate </w:t>
      </w:r>
      <w:r w:rsidR="00800DD3">
        <w:t xml:space="preserve">of complex </w:t>
      </w:r>
      <w:r w:rsidRPr="003F04B0">
        <w:t>adaptation</w:t>
      </w:r>
      <w:r w:rsidR="00800DD3">
        <w:t xml:space="preserve"> on rugged fitness landscapes, in which </w:t>
      </w:r>
      <w:r w:rsidRPr="003F04B0">
        <w:t xml:space="preserve">adaptations require two separately deleterious mutations </w:t>
      </w:r>
      <w:r w:rsidR="00616194" w:rsidRPr="003F04B0">
        <w:fldChar w:fldCharType="begin" w:fldLock="1"/>
      </w:r>
      <w:r w:rsidR="00B83F66">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"[38,39]" }, "properties" : { "noteIndex" : 0 }, "schema" : "https://github.com/citation-style-language/schema/raw/master/csl-citation.json" }</w:instrText>
      </w:r>
      <w:r w:rsidR="00616194" w:rsidRPr="003F04B0">
        <w:fldChar w:fldCharType="separate"/>
      </w:r>
      <w:r w:rsidR="00635E26" w:rsidRPr="00635E26">
        <w:rPr>
          <w:noProof/>
        </w:rPr>
        <w:t>[38,39]</w:t>
      </w:r>
      <w:r w:rsidR="00616194"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w:t>
      </w:r>
      <w:r w:rsidR="00FC62DB">
        <w:rPr>
          <w:lang w:bidi="hi-IN"/>
        </w:rPr>
        <w:lastRenderedPageBreak/>
        <w:t xml:space="preserve">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w:t>
      </w:r>
      <w:r w:rsidR="0037763B">
        <w:rPr>
          <w:lang w:bidi="hi-IN"/>
        </w:rPr>
        <w:t xml:space="preserve">rate of complex </w:t>
      </w:r>
      <w:r w:rsidR="00FC62DB">
        <w:rPr>
          <w:lang w:bidi="hi-IN"/>
        </w:rPr>
        <w:t>adaptation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8D0078">
      <w:pPr>
        <w:pStyle w:val="Heading1"/>
        <w:spacing w:line="480" w:lineRule="auto"/>
        <w:rPr>
          <w:lang w:bidi="hi-IN"/>
        </w:rPr>
      </w:pPr>
      <w:r w:rsidRPr="0038310A">
        <w:rPr>
          <w:szCs w:val="24"/>
        </w:rPr>
        <w:softHyphen/>
      </w:r>
      <w:bookmarkStart w:id="0" w:name="_Ref361735010"/>
      <w:r>
        <w:rPr>
          <w:lang w:bidi="hi-IN"/>
        </w:rPr>
        <w:t>Model</w:t>
      </w:r>
      <w:bookmarkEnd w:id="0"/>
    </w:p>
    <w:p w:rsidR="005316EE" w:rsidRPr="007169AD" w:rsidRDefault="005316EE" w:rsidP="008D0078">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8D0078">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w:t>
      </w:r>
      <w:r w:rsidR="00191D82">
        <w:rPr>
          <w:lang w:bidi="hi-IN"/>
        </w:rPr>
        <w:t>rugged fitness landscape</w:t>
      </w:r>
      <w:r w:rsidRPr="007169AD">
        <w:rPr>
          <w:lang w:bidi="hi-IN"/>
        </w:rPr>
        <w:t xml:space="preserve">.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p>
    <w:p w:rsidR="00CD3F78" w:rsidRDefault="00CD3F78" w:rsidP="008D0078">
      <w:pPr>
        <w:spacing w:line="480" w:lineRule="auto"/>
        <w:rPr>
          <w:lang w:bidi="hi-IN"/>
        </w:rPr>
      </w:pPr>
    </w:p>
    <w:p w:rsidR="00CD3F78" w:rsidRDefault="00BD46F2" w:rsidP="008D0078">
      <w:pPr>
        <w:pStyle w:val="FigureLegend"/>
        <w:spacing w:line="480" w:lineRule="auto"/>
        <w:rPr>
          <w:b/>
          <w:bCs/>
          <w:sz w:val="20"/>
          <w:szCs w:val="20"/>
        </w:rPr>
      </w:pPr>
      <w:bookmarkStart w:id="1" w:name="_Ref354316371"/>
      <w:del w:id="2" w:author="Yoav Ram" w:date="2014-07-13T14:28:00Z">
        <w:r w:rsidDel="002D7AB0">
          <w:rPr>
            <w:b/>
            <w:bCs/>
            <w:noProof/>
            <w:sz w:val="20"/>
            <w:szCs w:val="20"/>
            <w:rPrChange w:id="3" w:author="Unknown">
              <w:rPr>
                <w:noProof/>
              </w:rPr>
            </w:rPrChange>
          </w:rPr>
          <w:lastRenderedPageBreak/>
          <w:drawing>
            <wp:inline distT="0" distB="0" distL="0" distR="0" wp14:anchorId="07B53DA9" wp14:editId="4F0B278D">
              <wp:extent cx="5266690" cy="2179955"/>
              <wp:effectExtent l="0" t="0" r="0" b="0"/>
              <wp:docPr id="1" name="Picture 1" descr="D:\workspace\ruggedsim\manuscript\ram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del>
      <w:ins w:id="4" w:author="Yoav Ram" w:date="2014-07-13T14:28:00Z">
        <w:r w:rsidR="002D7AB0">
          <w:rPr>
            <w:b/>
            <w:bCs/>
            <w:noProof/>
            <w:sz w:val="20"/>
            <w:szCs w:val="20"/>
            <w:rPrChange w:id="5" w:author="Unknown">
              <w:rPr>
                <w:noProof/>
              </w:rPr>
            </w:rPrChange>
          </w:rPr>
          <w:drawing>
            <wp:inline distT="0" distB="0" distL="0" distR="0" wp14:anchorId="79F93E09" wp14:editId="69CDDC19">
              <wp:extent cx="5266690" cy="2179955"/>
              <wp:effectExtent l="0" t="0" r="0" b="0"/>
              <wp:docPr id="2" name="Picture 2" descr="D:\workspace\ruggedsim\manuscript\ram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ins>
    </w:p>
    <w:p w:rsidR="00CD3F78" w:rsidRDefault="00CD3F78" w:rsidP="005E3B94">
      <w:pPr>
        <w:pStyle w:val="FigureLegend"/>
        <w:spacing w:line="480" w:lineRule="auto"/>
        <w:jc w:val="left"/>
        <w:rPr>
          <w:sz w:val="20"/>
          <w:szCs w:val="20"/>
        </w:rPr>
      </w:pPr>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1</w:t>
      </w:r>
      <w:r w:rsidR="00616194" w:rsidRPr="00733307">
        <w:rPr>
          <w:b/>
          <w:bCs/>
          <w:sz w:val="20"/>
          <w:szCs w:val="20"/>
        </w:rPr>
        <w:fldChar w:fldCharType="end"/>
      </w:r>
      <w:bookmarkEnd w:id="1"/>
      <w:r w:rsidRPr="00733307">
        <w:rPr>
          <w:b/>
          <w:bCs/>
          <w:sz w:val="20"/>
          <w:szCs w:val="20"/>
        </w:rPr>
        <w:t xml:space="preserve"> – Adaptation on a </w:t>
      </w:r>
      <w:r>
        <w:rPr>
          <w:b/>
          <w:bCs/>
          <w:sz w:val="20"/>
          <w:szCs w:val="20"/>
        </w:rPr>
        <w:t>rugged</w:t>
      </w:r>
      <w:r w:rsidRPr="00733307">
        <w:rPr>
          <w:b/>
          <w:bCs/>
          <w:sz w:val="20"/>
          <w:szCs w:val="20"/>
        </w:rPr>
        <w:t xml:space="preserve"> fitness landscape.</w:t>
      </w:r>
      <w:r w:rsidRPr="00733307">
        <w:rPr>
          <w:sz w:val="20"/>
          <w:szCs w:val="20"/>
        </w:rPr>
        <w:t xml:space="preserve"> </w:t>
      </w:r>
      <w:r>
        <w:rPr>
          <w:sz w:val="20"/>
          <w:szCs w:val="20"/>
        </w:rPr>
        <w:t>The figure shows the fi</w:t>
      </w:r>
      <w:r w:rsidR="00BD46F2">
        <w:rPr>
          <w:sz w:val="20"/>
          <w:szCs w:val="20"/>
        </w:rPr>
        <w:t xml:space="preserve">tness of the possible genotypes, which are </w:t>
      </w:r>
      <w:r w:rsidR="005E3B94">
        <w:rPr>
          <w:sz w:val="20"/>
          <w:szCs w:val="20"/>
        </w:rPr>
        <w:t>represented</w:t>
      </w:r>
      <w:r w:rsidR="00BD46F2">
        <w:rPr>
          <w:sz w:val="20"/>
          <w:szCs w:val="20"/>
        </w:rPr>
        <w:t xml:space="preserve"> by the allele combination at the specific loci (</w:t>
      </w:r>
      <w:r w:rsidRPr="00733307">
        <w:rPr>
          <w:i/>
          <w:iCs/>
          <w:sz w:val="20"/>
          <w:szCs w:val="20"/>
        </w:rPr>
        <w:t>a</w:t>
      </w:r>
      <w:r>
        <w:rPr>
          <w:i/>
          <w:iCs/>
          <w:sz w:val="20"/>
          <w:szCs w:val="20"/>
        </w:rPr>
        <w:t>b</w:t>
      </w:r>
      <w:r>
        <w:rPr>
          <w:sz w:val="20"/>
          <w:szCs w:val="20"/>
        </w:rPr>
        <w:t>,</w:t>
      </w:r>
      <w:r w:rsidRPr="00733307">
        <w:rPr>
          <w:sz w:val="20"/>
          <w:szCs w:val="20"/>
        </w:rPr>
        <w:t xml:space="preserve"> </w:t>
      </w:r>
      <w:r w:rsidRPr="00733307">
        <w:rPr>
          <w:i/>
          <w:iCs/>
          <w:sz w:val="20"/>
          <w:szCs w:val="20"/>
        </w:rPr>
        <w:t>A</w:t>
      </w:r>
      <w:r>
        <w:rPr>
          <w:i/>
          <w:iCs/>
          <w:sz w:val="20"/>
          <w:szCs w:val="20"/>
        </w:rPr>
        <w:t>b</w:t>
      </w:r>
      <w:r>
        <w:rPr>
          <w:sz w:val="20"/>
          <w:szCs w:val="20"/>
        </w:rPr>
        <w:t xml:space="preserve">, </w:t>
      </w:r>
      <w:proofErr w:type="spellStart"/>
      <w:r>
        <w:rPr>
          <w:i/>
          <w:iCs/>
          <w:sz w:val="20"/>
          <w:szCs w:val="20"/>
        </w:rPr>
        <w:t>aB</w:t>
      </w:r>
      <w:proofErr w:type="spellEnd"/>
      <w:r>
        <w:rPr>
          <w:sz w:val="20"/>
          <w:szCs w:val="20"/>
        </w:rPr>
        <w:t>,</w:t>
      </w:r>
      <w:r w:rsidRPr="00733307">
        <w:rPr>
          <w:sz w:val="20"/>
          <w:szCs w:val="20"/>
        </w:rPr>
        <w:t xml:space="preserve"> and </w:t>
      </w:r>
      <w:r>
        <w:rPr>
          <w:i/>
          <w:iCs/>
          <w:sz w:val="20"/>
          <w:szCs w:val="20"/>
        </w:rPr>
        <w:t>AB</w:t>
      </w:r>
      <w:r w:rsidR="00BD46F2">
        <w:rPr>
          <w:sz w:val="20"/>
          <w:szCs w:val="20"/>
        </w:rPr>
        <w:t xml:space="preserve">) and </w:t>
      </w:r>
      <w:r w:rsidRPr="00733307">
        <w:rPr>
          <w:sz w:val="20"/>
          <w:szCs w:val="20"/>
        </w:rPr>
        <w:t xml:space="preserve">the number of deleterious alleles across the genome </w:t>
      </w:r>
      <w:r>
        <w:rPr>
          <w:sz w:val="20"/>
          <w:szCs w:val="20"/>
        </w:rPr>
        <w:t>following</w:t>
      </w:r>
      <w:r w:rsidRPr="00733307">
        <w:rPr>
          <w:sz w:val="20"/>
          <w:szCs w:val="20"/>
        </w:rPr>
        <w:t xml:space="preserve"> the forward-slash ('/'). </w:t>
      </w:r>
      <w:r>
        <w:rPr>
          <w:sz w:val="20"/>
          <w:szCs w:val="20"/>
        </w:rPr>
        <w:t xml:space="preserve">The y-axis </w:t>
      </w:r>
      <w:r w:rsidRPr="00733307">
        <w:rPr>
          <w:sz w:val="20"/>
          <w:szCs w:val="20"/>
        </w:rPr>
        <w:t xml:space="preserve">represents fitness: </w:t>
      </w:r>
      <w:r>
        <w:rPr>
          <w:sz w:val="20"/>
          <w:szCs w:val="20"/>
        </w:rPr>
        <w:t xml:space="preserve">the wildtype </w:t>
      </w:r>
      <w:r w:rsidRPr="00DE20E5">
        <w:rPr>
          <w:i/>
          <w:iCs/>
          <w:sz w:val="20"/>
          <w:szCs w:val="20"/>
        </w:rPr>
        <w:t>ab/0</w:t>
      </w:r>
      <w:r>
        <w:rPr>
          <w:sz w:val="20"/>
          <w:szCs w:val="20"/>
        </w:rPr>
        <w:t xml:space="preserve"> has fitness 1; </w:t>
      </w:r>
      <w:r w:rsidRPr="00733307">
        <w:rPr>
          <w:sz w:val="20"/>
          <w:szCs w:val="20"/>
        </w:rPr>
        <w:t>the fittest genotype</w:t>
      </w:r>
      <w:r>
        <w:rPr>
          <w:i/>
          <w:iCs/>
          <w:sz w:val="20"/>
          <w:szCs w:val="20"/>
        </w:rPr>
        <w:t xml:space="preserve"> </w:t>
      </w:r>
      <w:r w:rsidRPr="00733307">
        <w:rPr>
          <w:i/>
          <w:iCs/>
          <w:sz w:val="20"/>
          <w:szCs w:val="20"/>
        </w:rPr>
        <w:t>AB/</w:t>
      </w:r>
      <w:r w:rsidRPr="00733307">
        <w:rPr>
          <w:sz w:val="20"/>
          <w:szCs w:val="20"/>
        </w:rPr>
        <w:t>0</w:t>
      </w:r>
      <w:r>
        <w:rPr>
          <w:sz w:val="20"/>
          <w:szCs w:val="20"/>
        </w:rPr>
        <w:t xml:space="preserve"> has fitness 1+</w:t>
      </w:r>
      <w:r>
        <w:rPr>
          <w:i/>
          <w:iCs/>
          <w:sz w:val="20"/>
          <w:szCs w:val="20"/>
        </w:rPr>
        <w:t>sH</w:t>
      </w:r>
      <w:r>
        <w:rPr>
          <w:sz w:val="20"/>
          <w:szCs w:val="20"/>
        </w:rPr>
        <w:t xml:space="preserve">; </w:t>
      </w:r>
      <w:r w:rsidRPr="00733307">
        <w:rPr>
          <w:sz w:val="20"/>
          <w:szCs w:val="20"/>
        </w:rPr>
        <w:t xml:space="preserve">deleterious alleles, either at the </w:t>
      </w:r>
      <w:r w:rsidRPr="00733307">
        <w:rPr>
          <w:i/>
          <w:iCs/>
          <w:sz w:val="20"/>
          <w:szCs w:val="20"/>
        </w:rPr>
        <w:t>A/</w:t>
      </w:r>
      <w:proofErr w:type="gramStart"/>
      <w:r w:rsidRPr="00733307">
        <w:rPr>
          <w:i/>
          <w:iCs/>
          <w:sz w:val="20"/>
          <w:szCs w:val="20"/>
        </w:rPr>
        <w:t>a</w:t>
      </w:r>
      <w:r w:rsidRPr="00733307">
        <w:rPr>
          <w:sz w:val="20"/>
          <w:szCs w:val="20"/>
        </w:rPr>
        <w:t xml:space="preserve"> and</w:t>
      </w:r>
      <w:proofErr w:type="gramEnd"/>
      <w:r w:rsidRPr="00733307">
        <w:rPr>
          <w:sz w:val="20"/>
          <w:szCs w:val="20"/>
        </w:rPr>
        <w:t xml:space="preserve"> </w:t>
      </w:r>
      <w:r w:rsidRPr="00733307">
        <w:rPr>
          <w:i/>
          <w:iCs/>
          <w:sz w:val="20"/>
          <w:szCs w:val="20"/>
        </w:rPr>
        <w:t>B/b</w:t>
      </w:r>
      <w:r w:rsidRPr="00733307">
        <w:rPr>
          <w:sz w:val="20"/>
          <w:szCs w:val="20"/>
        </w:rPr>
        <w:t xml:space="preserve"> loci</w:t>
      </w:r>
      <w:r>
        <w:rPr>
          <w:sz w:val="20"/>
          <w:szCs w:val="20"/>
        </w:rPr>
        <w:t>,</w:t>
      </w:r>
      <w:r w:rsidRPr="00733307">
        <w:rPr>
          <w:sz w:val="20"/>
          <w:szCs w:val="20"/>
        </w:rPr>
        <w:t xml:space="preserve"> or at the non-specific loci</w:t>
      </w:r>
      <w:r>
        <w:rPr>
          <w:sz w:val="20"/>
          <w:szCs w:val="20"/>
        </w:rPr>
        <w:t>, reduce fitness by 1-</w:t>
      </w:r>
      <w:r>
        <w:rPr>
          <w:i/>
          <w:iCs/>
          <w:sz w:val="20"/>
          <w:szCs w:val="20"/>
        </w:rPr>
        <w:t>s</w:t>
      </w:r>
      <w:r w:rsidRPr="00733307">
        <w:rPr>
          <w:sz w:val="20"/>
          <w:szCs w:val="20"/>
        </w:rPr>
        <w:t xml:space="preserve">. </w:t>
      </w:r>
      <w:r>
        <w:rPr>
          <w:sz w:val="20"/>
          <w:szCs w:val="20"/>
        </w:rPr>
        <w:t>The x-axis represents the number of accumulated mutations</w:t>
      </w:r>
      <w:ins w:id="6" w:author="Yoav Ram" w:date="2014-07-13T14:21:00Z">
        <w:r w:rsidR="002D7AB0">
          <w:rPr>
            <w:sz w:val="20"/>
            <w:szCs w:val="20"/>
          </w:rPr>
          <w:t xml:space="preserve"> (genotypes are </w:t>
        </w:r>
      </w:ins>
      <w:ins w:id="7" w:author="Yoav Ram" w:date="2014-07-13T14:20:00Z">
        <w:r w:rsidR="002D7AB0">
          <w:rPr>
            <w:sz w:val="20"/>
            <w:szCs w:val="20"/>
          </w:rPr>
          <w:t>jittered t</w:t>
        </w:r>
      </w:ins>
      <w:ins w:id="8" w:author="Yoav Ram" w:date="2014-07-13T14:21:00Z">
        <w:r w:rsidR="002D7AB0">
          <w:rPr>
            <w:sz w:val="20"/>
            <w:szCs w:val="20"/>
          </w:rPr>
          <w:t>o increase separation)</w:t>
        </w:r>
      </w:ins>
      <w:r>
        <w:rPr>
          <w:sz w:val="20"/>
          <w:szCs w:val="20"/>
        </w:rPr>
        <w:t xml:space="preserve">. </w:t>
      </w:r>
      <w:r w:rsidRPr="00733307">
        <w:rPr>
          <w:sz w:val="20"/>
          <w:szCs w:val="20"/>
        </w:rPr>
        <w:t xml:space="preserve">Solid </w:t>
      </w:r>
      <w:r>
        <w:rPr>
          <w:sz w:val="20"/>
          <w:szCs w:val="20"/>
        </w:rPr>
        <w:t xml:space="preserve">lines </w:t>
      </w:r>
      <w:r w:rsidRPr="00733307">
        <w:rPr>
          <w:sz w:val="20"/>
          <w:szCs w:val="20"/>
        </w:rPr>
        <w:t xml:space="preserve">represent mutations at the </w:t>
      </w:r>
      <w:r w:rsidRPr="00733307">
        <w:rPr>
          <w:i/>
          <w:iCs/>
          <w:sz w:val="20"/>
          <w:szCs w:val="20"/>
        </w:rPr>
        <w:t>a/A</w:t>
      </w:r>
      <w:r w:rsidRPr="00733307">
        <w:rPr>
          <w:sz w:val="20"/>
          <w:szCs w:val="20"/>
        </w:rPr>
        <w:t xml:space="preserve"> and </w:t>
      </w:r>
      <w:r w:rsidRPr="00733307">
        <w:rPr>
          <w:i/>
          <w:iCs/>
          <w:sz w:val="20"/>
          <w:szCs w:val="20"/>
        </w:rPr>
        <w:t>b/B</w:t>
      </w:r>
      <w:r w:rsidRPr="00733307">
        <w:rPr>
          <w:sz w:val="20"/>
          <w:szCs w:val="20"/>
        </w:rPr>
        <w:t xml:space="preserve"> loci</w:t>
      </w:r>
      <w:r>
        <w:rPr>
          <w:sz w:val="20"/>
          <w:szCs w:val="20"/>
        </w:rPr>
        <w:t xml:space="preserve">, occurring with probability </w:t>
      </w:r>
      <w:r w:rsidRPr="008F2169">
        <w:rPr>
          <w:i/>
          <w:iCs/>
          <w:sz w:val="20"/>
          <w:szCs w:val="20"/>
        </w:rPr>
        <w:t>µ</w:t>
      </w:r>
      <w:r w:rsidRPr="00733307">
        <w:rPr>
          <w:sz w:val="20"/>
          <w:szCs w:val="20"/>
        </w:rPr>
        <w:t xml:space="preserve">. Dashed </w:t>
      </w:r>
      <w:r>
        <w:rPr>
          <w:sz w:val="20"/>
          <w:szCs w:val="20"/>
        </w:rPr>
        <w:t xml:space="preserve">lines </w:t>
      </w:r>
      <w:r w:rsidRPr="00733307">
        <w:rPr>
          <w:sz w:val="20"/>
          <w:szCs w:val="20"/>
        </w:rPr>
        <w:t>represent deleterious mutations in the rest of the genome</w:t>
      </w:r>
      <w:r>
        <w:rPr>
          <w:sz w:val="20"/>
          <w:szCs w:val="20"/>
        </w:rPr>
        <w:t xml:space="preserve">, occurring with rate </w:t>
      </w:r>
      <w:r>
        <w:rPr>
          <w:i/>
          <w:iCs/>
          <w:sz w:val="20"/>
          <w:szCs w:val="20"/>
        </w:rPr>
        <w:t>U</w:t>
      </w:r>
      <w:r w:rsidRPr="00733307">
        <w:rPr>
          <w:sz w:val="20"/>
          <w:szCs w:val="20"/>
        </w:rPr>
        <w:t>. Mutagenesis is induced in stressed genotypes</w:t>
      </w:r>
      <w:r>
        <w:rPr>
          <w:sz w:val="20"/>
          <w:szCs w:val="20"/>
        </w:rPr>
        <w:t xml:space="preserve"> with </w:t>
      </w:r>
      <w:r w:rsidRPr="00733307">
        <w:rPr>
          <w:sz w:val="20"/>
          <w:szCs w:val="20"/>
        </w:rPr>
        <w:t>fitness &lt;1</w:t>
      </w:r>
      <w:r>
        <w:rPr>
          <w:sz w:val="20"/>
          <w:szCs w:val="20"/>
        </w:rPr>
        <w:t xml:space="preserve"> (gray background)</w:t>
      </w:r>
      <w:r w:rsidRPr="00733307">
        <w:rPr>
          <w:sz w:val="20"/>
          <w:szCs w:val="20"/>
        </w:rPr>
        <w:t xml:space="preserve">. Fit genotypes, </w:t>
      </w:r>
      <w:r>
        <w:rPr>
          <w:sz w:val="20"/>
          <w:szCs w:val="20"/>
        </w:rPr>
        <w:t xml:space="preserve">with </w:t>
      </w:r>
      <w:r w:rsidRPr="00733307">
        <w:rPr>
          <w:sz w:val="20"/>
          <w:szCs w:val="20"/>
        </w:rPr>
        <w:t xml:space="preserve">fitness </w:t>
      </w:r>
      <w:r w:rsidRPr="00733307">
        <w:rPr>
          <w:rFonts w:ascii="Times New Roman" w:hAnsi="Times New Roman" w:cs="Times New Roman"/>
          <w:sz w:val="20"/>
          <w:szCs w:val="20"/>
        </w:rPr>
        <w:t>≥</w:t>
      </w:r>
      <w:r w:rsidRPr="00733307">
        <w:rPr>
          <w:sz w:val="20"/>
          <w:szCs w:val="20"/>
        </w:rPr>
        <w:t>1</w:t>
      </w:r>
      <w:r>
        <w:rPr>
          <w:sz w:val="20"/>
          <w:szCs w:val="20"/>
        </w:rPr>
        <w:t>,</w:t>
      </w:r>
      <w:r w:rsidRPr="00733307">
        <w:rPr>
          <w:sz w:val="20"/>
          <w:szCs w:val="20"/>
        </w:rPr>
        <w:t xml:space="preserve"> do not </w:t>
      </w:r>
      <w:proofErr w:type="spellStart"/>
      <w:r w:rsidRPr="00733307">
        <w:rPr>
          <w:sz w:val="20"/>
          <w:szCs w:val="20"/>
        </w:rPr>
        <w:t>hypermutate</w:t>
      </w:r>
      <w:proofErr w:type="spellEnd"/>
      <w:r>
        <w:rPr>
          <w:sz w:val="20"/>
          <w:szCs w:val="20"/>
        </w:rPr>
        <w:t xml:space="preserve"> (white background)</w:t>
      </w:r>
      <w:r w:rsidRPr="00733307">
        <w:rPr>
          <w:sz w:val="20"/>
          <w:szCs w:val="20"/>
        </w:rPr>
        <w:t xml:space="preserve">. </w:t>
      </w:r>
      <w:r w:rsidRPr="00733307">
        <w:rPr>
          <w:b/>
          <w:bCs/>
          <w:sz w:val="20"/>
          <w:szCs w:val="20"/>
        </w:rPr>
        <w:t>(A)</w:t>
      </w:r>
      <w:r w:rsidRPr="00733307">
        <w:rPr>
          <w:sz w:val="20"/>
          <w:szCs w:val="20"/>
        </w:rPr>
        <w:t xml:space="preserve"> In the analytic model genotypes with deleterious alleles in non-specific loci are considered "</w:t>
      </w:r>
      <w:r>
        <w:rPr>
          <w:sz w:val="20"/>
          <w:szCs w:val="20"/>
        </w:rPr>
        <w:t>E</w:t>
      </w:r>
      <w:r w:rsidRPr="00733307">
        <w:rPr>
          <w:sz w:val="20"/>
          <w:szCs w:val="20"/>
        </w:rPr>
        <w:t xml:space="preserve">volutionary </w:t>
      </w:r>
      <w:r>
        <w:rPr>
          <w:sz w:val="20"/>
          <w:szCs w:val="20"/>
        </w:rPr>
        <w:t>D</w:t>
      </w:r>
      <w:r w:rsidRPr="00733307">
        <w:rPr>
          <w:sz w:val="20"/>
          <w:szCs w:val="20"/>
        </w:rPr>
        <w:t>ead</w:t>
      </w:r>
      <w:r>
        <w:rPr>
          <w:sz w:val="20"/>
          <w:szCs w:val="20"/>
        </w:rPr>
        <w:t xml:space="preserve"> E</w:t>
      </w:r>
      <w:r w:rsidRPr="00733307">
        <w:rPr>
          <w:sz w:val="20"/>
          <w:szCs w:val="20"/>
        </w:rPr>
        <w:t xml:space="preserve">nds" and do not contribute to adaptation. </w:t>
      </w:r>
      <w:r w:rsidRPr="00733307">
        <w:rPr>
          <w:b/>
          <w:bCs/>
          <w:sz w:val="20"/>
          <w:szCs w:val="20"/>
        </w:rPr>
        <w:t>(B)</w:t>
      </w:r>
      <w:r w:rsidRPr="00733307">
        <w:rPr>
          <w:sz w:val="20"/>
          <w:szCs w:val="20"/>
        </w:rPr>
        <w:t xml:space="preserve"> In the simulations individuals can accumulate up to 25 deleterious alleles (the figure only shows three). Multiple mutations can occur simultaneously but are not shown for simplicity of the illustration.</w:t>
      </w:r>
    </w:p>
    <w:p w:rsidR="005316EE" w:rsidRPr="00331E7E" w:rsidRDefault="00191D82" w:rsidP="00216196">
      <w:pPr>
        <w:spacing w:line="480" w:lineRule="auto"/>
        <w:rPr>
          <w:lang w:bidi="hi-IN"/>
        </w:rPr>
      </w:pPr>
      <w:r>
        <w:rPr>
          <w:lang w:bidi="hi-IN"/>
        </w:rPr>
        <w:t>D</w:t>
      </w:r>
      <w:r w:rsidR="005316EE" w:rsidRPr="007169AD">
        <w:rPr>
          <w:lang w:bidi="hi-IN"/>
        </w:rPr>
        <w:t>eleterious mutation</w:t>
      </w:r>
      <w:r>
        <w:rPr>
          <w:lang w:bidi="hi-IN"/>
        </w:rPr>
        <w:t>s</w:t>
      </w:r>
      <w:r w:rsidR="005316EE" w:rsidRPr="007169AD">
        <w:rPr>
          <w:lang w:bidi="hi-IN"/>
        </w:rPr>
        <w:t xml:space="preserve"> in the non-specific loci independently (multiplicatively) </w:t>
      </w:r>
      <w:r w:rsidR="005316EE" w:rsidRPr="007169AD">
        <w:t>reduce the fitness of the individual by 1-</w:t>
      </w:r>
      <w:r w:rsidR="005316EE" w:rsidRPr="007169AD">
        <w:rPr>
          <w:i/>
          <w:iCs/>
        </w:rPr>
        <w:t>s</w:t>
      </w:r>
      <w:r w:rsidR="005316EE" w:rsidRPr="007169AD">
        <w:t xml:space="preserve">. </w:t>
      </w:r>
      <w:r w:rsidR="0035669E">
        <w:rPr>
          <w:lang w:bidi="hi-IN"/>
        </w:rPr>
        <w:t>M</w:t>
      </w:r>
      <w:r w:rsidR="005316EE" w:rsidRPr="007169AD">
        <w:rPr>
          <w:lang w:bidi="hi-IN"/>
        </w:rPr>
        <w:t xml:space="preserve">utations occur in the specific loci with probability </w:t>
      </w:r>
      <w:r w:rsidR="005316EE" w:rsidRPr="007169AD">
        <w:rPr>
          <w:rFonts w:ascii="Times New Roman" w:hAnsi="Times New Roman"/>
          <w:i/>
          <w:iCs/>
        </w:rPr>
        <w:t>µ</w:t>
      </w:r>
      <w:r>
        <w:rPr>
          <w:lang w:bidi="hi-IN"/>
        </w:rPr>
        <w:t>. T</w:t>
      </w:r>
      <w:r w:rsidR="005316EE" w:rsidRPr="00BA2B02">
        <w:rPr>
          <w:lang w:bidi="hi-IN"/>
        </w:rPr>
        <w:t>he number of new mutations per replication</w:t>
      </w:r>
      <w:r w:rsidR="005316EE">
        <w:rPr>
          <w:lang w:bidi="hi-IN"/>
        </w:rPr>
        <w:t xml:space="preserve"> i</w:t>
      </w:r>
      <w:r w:rsidR="005316EE" w:rsidRPr="007169AD">
        <w:rPr>
          <w:lang w:bidi="hi-IN"/>
        </w:rPr>
        <w:t>n the rest</w:t>
      </w:r>
      <w:r w:rsidR="005316EE" w:rsidRPr="00BA2B02">
        <w:rPr>
          <w:lang w:bidi="hi-IN"/>
        </w:rPr>
        <w:t xml:space="preserve"> of the genome</w:t>
      </w:r>
      <w:r>
        <w:rPr>
          <w:lang w:bidi="hi-IN"/>
        </w:rPr>
        <w:t xml:space="preserve"> </w:t>
      </w:r>
      <w:r>
        <w:rPr>
          <w:lang w:bidi="hi-IN"/>
        </w:rPr>
        <w:lastRenderedPageBreak/>
        <w:t>(the non-specific loci)</w:t>
      </w:r>
      <w:r w:rsidR="005316EE" w:rsidRPr="00BA2B02">
        <w:rPr>
          <w:lang w:bidi="hi-IN"/>
        </w:rPr>
        <w:t xml:space="preserve"> is Poisson </w:t>
      </w:r>
      <w:r w:rsidR="005316EE" w:rsidRPr="00331E7E">
        <w:rPr>
          <w:lang w:bidi="hi-IN"/>
        </w:rPr>
        <w:t xml:space="preserve">distributed with an average </w:t>
      </w:r>
      <w:r w:rsidR="005316EE" w:rsidRPr="00331E7E">
        <w:rPr>
          <w:i/>
          <w:iCs/>
          <w:lang w:bidi="hi-IN"/>
        </w:rPr>
        <w:t>U</w:t>
      </w:r>
      <w:r w:rsidR="005316EE" w:rsidRPr="00331E7E">
        <w:rPr>
          <w:lang w:bidi="hi-IN"/>
        </w:rPr>
        <w:t xml:space="preserve">. </w:t>
      </w:r>
      <w:r w:rsidR="0035669E" w:rsidRPr="00331E7E">
        <w:rPr>
          <w:lang w:bidi="hi-IN"/>
        </w:rPr>
        <w:t>The model</w:t>
      </w:r>
      <w:r w:rsidR="005316EE" w:rsidRPr="00331E7E">
        <w:rPr>
          <w:lang w:bidi="hi-IN"/>
        </w:rPr>
        <w:t xml:space="preserve"> neglect</w:t>
      </w:r>
      <w:r w:rsidR="0035669E" w:rsidRPr="00331E7E">
        <w:rPr>
          <w:lang w:bidi="hi-IN"/>
        </w:rPr>
        <w:t>s</w:t>
      </w:r>
      <w:r w:rsidR="005316EE" w:rsidRPr="00331E7E">
        <w:rPr>
          <w:lang w:bidi="hi-IN"/>
        </w:rPr>
        <w:t xml:space="preserve"> </w:t>
      </w:r>
      <w:r w:rsidR="005316EE" w:rsidRPr="00331E7E">
        <w:t>back-mutations and compensatory mutations</w:t>
      </w:r>
      <w:r w:rsidRPr="00331E7E">
        <w:t xml:space="preserve"> </w:t>
      </w:r>
      <w:r w:rsidR="00616194" w:rsidRPr="00331E7E">
        <w:t>due of their minor short term effects</w:t>
      </w:r>
      <w:r w:rsidR="005316EE" w:rsidRPr="00331E7E">
        <w:t>.</w:t>
      </w:r>
    </w:p>
    <w:p w:rsidR="00200EB9" w:rsidRDefault="005316EE" w:rsidP="00D76816">
      <w:pPr>
        <w:spacing w:line="480" w:lineRule="auto"/>
        <w:rPr>
          <w:ins w:id="9" w:author="Yoav Ram" w:date="2014-07-14T12:03:00Z"/>
          <w:lang w:bidi="hi-IN"/>
        </w:rPr>
        <w:pPrChange w:id="10" w:author="Yoav Ram" w:date="2014-07-14T12:28:00Z">
          <w:pPr>
            <w:spacing w:line="480" w:lineRule="auto"/>
          </w:pPr>
        </w:pPrChange>
      </w:pPr>
      <w:r w:rsidRPr="00331E7E">
        <w:rPr>
          <w:lang w:bidi="hi-IN"/>
        </w:rPr>
        <w:t xml:space="preserve">We consider three </w:t>
      </w:r>
      <w:r w:rsidRPr="00331E7E">
        <w:t>mutational strategies</w:t>
      </w:r>
      <w:r w:rsidRPr="00331E7E">
        <w:rPr>
          <w:lang w:bidi="hi-IN"/>
        </w:rPr>
        <w:t>: normal mutagenesis</w:t>
      </w:r>
      <w:r w:rsidRPr="00BA2B02">
        <w:rPr>
          <w:lang w:bidi="hi-IN"/>
        </w:rPr>
        <w:t xml:space="preserve">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del w:id="11" w:author="Yoav Ram" w:date="2014-07-14T12:02:00Z">
        <w:r w:rsidRPr="00020A87" w:rsidDel="00200EB9">
          <w:delText>)</w:delText>
        </w:r>
        <w:r w:rsidRPr="00BA2B02" w:rsidDel="00200EB9">
          <w:rPr>
            <w:lang w:bidi="hi-IN"/>
          </w:rPr>
          <w:delText xml:space="preserve">. </w:delText>
        </w:r>
      </w:del>
      <w:ins w:id="12" w:author="Yoav Ram" w:date="2014-07-14T12:02:00Z">
        <w:r w:rsidR="00200EB9" w:rsidRPr="00020A87">
          <w:t>)</w:t>
        </w:r>
        <w:r w:rsidR="00200EB9">
          <w:rPr>
            <w:lang w:bidi="hi-IN"/>
          </w:rPr>
          <w:t xml:space="preserve">; </w:t>
        </w:r>
        <w:r w:rsidR="00200EB9" w:rsidRPr="00286536">
          <w:rPr>
            <w:highlight w:val="yellow"/>
            <w:lang w:bidi="hi-IN"/>
            <w:rPrChange w:id="13" w:author="Yoav Ram" w:date="2014-07-14T12:12:00Z">
              <w:rPr>
                <w:lang w:bidi="hi-IN"/>
              </w:rPr>
            </w:rPrChange>
          </w:rPr>
          <w:t>t</w:t>
        </w:r>
      </w:ins>
      <w:ins w:id="14" w:author="Yoav Ram" w:date="2014-07-14T11:59:00Z">
        <w:r w:rsidR="00200EB9" w:rsidRPr="00286536">
          <w:rPr>
            <w:highlight w:val="yellow"/>
            <w:lang w:bidi="hi-IN"/>
            <w:rPrChange w:id="15" w:author="Yoav Ram" w:date="2014-07-14T12:12:00Z">
              <w:rPr>
                <w:lang w:bidi="hi-IN"/>
              </w:rPr>
            </w:rPrChange>
          </w:rPr>
          <w:t>h</w:t>
        </w:r>
      </w:ins>
      <w:ins w:id="16" w:author="Yoav Ram" w:date="2014-07-14T12:00:00Z">
        <w:r w:rsidR="00200EB9" w:rsidRPr="00286536">
          <w:rPr>
            <w:highlight w:val="yellow"/>
            <w:lang w:bidi="hi-IN"/>
            <w:rPrChange w:id="17" w:author="Yoav Ram" w:date="2014-07-14T12:12:00Z">
              <w:rPr>
                <w:lang w:bidi="hi-IN"/>
              </w:rPr>
            </w:rPrChange>
          </w:rPr>
          <w:t xml:space="preserve">ere is </w:t>
        </w:r>
      </w:ins>
      <w:ins w:id="18" w:author="Yoav Ram" w:date="2014-07-14T12:02:00Z">
        <w:r w:rsidR="00200EB9" w:rsidRPr="00286536">
          <w:rPr>
            <w:highlight w:val="yellow"/>
            <w:lang w:bidi="hi-IN"/>
            <w:rPrChange w:id="19" w:author="Yoav Ram" w:date="2014-07-14T12:12:00Z">
              <w:rPr>
                <w:lang w:bidi="hi-IN"/>
              </w:rPr>
            </w:rPrChange>
          </w:rPr>
          <w:t xml:space="preserve">indeed </w:t>
        </w:r>
      </w:ins>
      <w:ins w:id="20" w:author="Yoav Ram" w:date="2014-07-14T12:00:00Z">
        <w:r w:rsidR="00200EB9" w:rsidRPr="00286536">
          <w:rPr>
            <w:highlight w:val="yellow"/>
            <w:lang w:bidi="hi-IN"/>
            <w:rPrChange w:id="21" w:author="Yoav Ram" w:date="2014-07-14T12:12:00Z">
              <w:rPr>
                <w:lang w:bidi="hi-IN"/>
              </w:rPr>
            </w:rPrChange>
          </w:rPr>
          <w:t xml:space="preserve">evidence that </w:t>
        </w:r>
      </w:ins>
      <w:ins w:id="22" w:author="Yoav Ram" w:date="2014-07-14T12:27:00Z">
        <w:r w:rsidR="00D76816">
          <w:rPr>
            <w:highlight w:val="yellow"/>
            <w:lang w:bidi="hi-IN"/>
          </w:rPr>
          <w:t xml:space="preserve">in bacteria, </w:t>
        </w:r>
      </w:ins>
      <w:ins w:id="23" w:author="Yoav Ram" w:date="2014-07-14T12:00:00Z">
        <w:r w:rsidR="00200EB9" w:rsidRPr="00286536">
          <w:rPr>
            <w:highlight w:val="yellow"/>
            <w:lang w:bidi="hi-IN"/>
            <w:rPrChange w:id="24" w:author="Yoav Ram" w:date="2014-07-14T12:12:00Z">
              <w:rPr>
                <w:lang w:bidi="hi-IN"/>
              </w:rPr>
            </w:rPrChange>
          </w:rPr>
          <w:t xml:space="preserve">starvation </w:t>
        </w:r>
      </w:ins>
      <w:ins w:id="25" w:author="Yoav Ram" w:date="2014-07-14T12:01:00Z">
        <w:r w:rsidR="00200EB9" w:rsidRPr="00286536">
          <w:rPr>
            <w:highlight w:val="yellow"/>
            <w:lang w:bidi="hi-IN"/>
            <w:rPrChange w:id="26" w:author="Yoav Ram" w:date="2014-07-14T12:12:00Z">
              <w:rPr>
                <w:lang w:bidi="hi-IN"/>
              </w:rPr>
            </w:rPrChange>
          </w:rPr>
          <w:fldChar w:fldCharType="begin" w:fldLock="1"/>
        </w:r>
      </w:ins>
      <w:r w:rsidR="00B83F66" w:rsidRPr="00286536">
        <w:rPr>
          <w:highlight w:val="yellow"/>
          <w:lang w:bidi="hi-IN"/>
          <w:rPrChange w:id="27" w:author="Yoav Ram" w:date="2014-07-14T12:12:00Z">
            <w:rPr>
              <w:lang w:bidi="hi-IN"/>
            </w:rPr>
          </w:rPrChange>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"ITEM-2",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"[16,40]" }, "properties" : { "noteIndex" : 0 }, "schema" : "https://github.com/citation-style-language/schema/raw/master/csl-citation.json" }</w:instrText>
      </w:r>
      <w:r w:rsidR="00200EB9" w:rsidRPr="00286536">
        <w:rPr>
          <w:highlight w:val="yellow"/>
          <w:lang w:bidi="hi-IN"/>
          <w:rPrChange w:id="28" w:author="Yoav Ram" w:date="2014-07-14T12:12:00Z">
            <w:rPr>
              <w:lang w:bidi="hi-IN"/>
            </w:rPr>
          </w:rPrChange>
        </w:rPr>
        <w:fldChar w:fldCharType="separate"/>
      </w:r>
      <w:r w:rsidR="00200EB9" w:rsidRPr="00286536">
        <w:rPr>
          <w:noProof/>
          <w:highlight w:val="yellow"/>
          <w:lang w:bidi="hi-IN"/>
          <w:rPrChange w:id="29" w:author="Yoav Ram" w:date="2014-07-14T12:12:00Z">
            <w:rPr>
              <w:noProof/>
              <w:lang w:bidi="hi-IN"/>
            </w:rPr>
          </w:rPrChange>
        </w:rPr>
        <w:t>[16,40]</w:t>
      </w:r>
      <w:ins w:id="30" w:author="Yoav Ram" w:date="2014-07-14T12:01:00Z">
        <w:r w:rsidR="00200EB9" w:rsidRPr="00286536">
          <w:rPr>
            <w:highlight w:val="yellow"/>
            <w:lang w:bidi="hi-IN"/>
            <w:rPrChange w:id="31" w:author="Yoav Ram" w:date="2014-07-14T12:12:00Z">
              <w:rPr>
                <w:lang w:bidi="hi-IN"/>
              </w:rPr>
            </w:rPrChange>
          </w:rPr>
          <w:fldChar w:fldCharType="end"/>
        </w:r>
      </w:ins>
      <w:ins w:id="32" w:author="Yoav Ram" w:date="2014-07-14T12:10:00Z">
        <w:r w:rsidR="00B83F66" w:rsidRPr="00286536">
          <w:rPr>
            <w:highlight w:val="yellow"/>
            <w:lang w:bidi="hi-IN"/>
            <w:rPrChange w:id="33" w:author="Yoav Ram" w:date="2014-07-14T12:12:00Z">
              <w:rPr>
                <w:lang w:bidi="hi-IN"/>
              </w:rPr>
            </w:rPrChange>
          </w:rPr>
          <w:t xml:space="preserve">, </w:t>
        </w:r>
      </w:ins>
      <w:ins w:id="34" w:author="Yoav Ram" w:date="2014-07-14T12:12:00Z">
        <w:r w:rsidR="00B83F66" w:rsidRPr="00286536">
          <w:rPr>
            <w:highlight w:val="yellow"/>
            <w:lang w:bidi="hi-IN"/>
            <w:rPrChange w:id="35" w:author="Yoav Ram" w:date="2014-07-14T12:12:00Z">
              <w:rPr>
                <w:lang w:bidi="hi-IN"/>
              </w:rPr>
            </w:rPrChange>
          </w:rPr>
          <w:t xml:space="preserve">growth in </w:t>
        </w:r>
      </w:ins>
      <w:ins w:id="36" w:author="Yoav Ram" w:date="2014-07-14T12:10:00Z">
        <w:r w:rsidR="00B83F66" w:rsidRPr="00286536">
          <w:rPr>
            <w:highlight w:val="yellow"/>
            <w:lang w:bidi="hi-IN"/>
            <w:rPrChange w:id="37" w:author="Yoav Ram" w:date="2014-07-14T12:12:00Z">
              <w:rPr>
                <w:lang w:bidi="hi-IN"/>
              </w:rPr>
            </w:rPrChange>
          </w:rPr>
          <w:t xml:space="preserve">stationary-phase </w:t>
        </w:r>
        <w:r w:rsidR="00B83F66" w:rsidRPr="00286536">
          <w:rPr>
            <w:highlight w:val="yellow"/>
            <w:lang w:bidi="hi-IN"/>
            <w:rPrChange w:id="38" w:author="Yoav Ram" w:date="2014-07-14T12:12:00Z">
              <w:rPr>
                <w:lang w:bidi="hi-IN"/>
              </w:rPr>
            </w:rPrChange>
          </w:rPr>
          <w:fldChar w:fldCharType="begin" w:fldLock="1"/>
        </w:r>
      </w:ins>
      <w:r w:rsidR="00B83F66" w:rsidRPr="00286536">
        <w:rPr>
          <w:highlight w:val="yellow"/>
          <w:lang w:bidi="hi-IN"/>
          <w:rPrChange w:id="39" w:author="Yoav Ram" w:date="2014-07-14T12:12:00Z">
            <w:rPr>
              <w:lang w:bidi="hi-IN"/>
            </w:rPr>
          </w:rPrChange>
        </w:rPr>
        <w:instrText>ADDIN CSL_CITATION { "citationItems" : [ { "id" : "ITEM-1", "itemData" : { "DOI" : "10.1073/pnas.092269199", "ISSN" : "0027-8424", "PMID" : "12060704", "abstract" : "Escherichia coli encodes three SOS-induced DNA polymerases: pol II, pol IV, and pol V. We show here that each of these polymerases confers a competitive fitness advantage during the stationary phase of the bacterial life cycle, in the absence of external DNA-damaging agents known to induce the SOS response. When grown individually, wild-type and SOS pol mutants exhibit indistinguishable temporal growth and death patterns. In contrast, when grown in competition with wild-type E. coli, mutants lacking one or more SOS polymerase suffer a severe reduction in fitness. These mutants also fail to express the \"growth advantage in stationary phase\" phenotype as do wild-type strains, instead expressing two additional new types of \"growth advantage in stationary phase\" phenotype. These polymerases contribute to survival by providing essential functions to ensure replication of the chromosome and by generating genetic diversity.", "author" : [ { "dropping-particle" : "", "family" : "Yeiser", "given" : "Bethany", "non-dropping-particle" : "", "parse-names" : false, "suffix" : "" }, { "dropping-particle" : "", "family" : "Pepper", "given" : "Evan D", "non-dropping-particle" : "", "parse-names" : false, "suffix" : "" }, { "dropping-particle" : "", "family" : "Goodman", "given" : "Myron F", "non-dropping-particle" : "", "parse-names" : false, "suffix" : "" }, { "dropping-particle" : "", "family" : "Finkel", "given" : "Steven E", "non-dropping-particle" : "", "parse-names" : false, "suffix" : "" } ], "container-title" : "Proceedings of the National Academy of Sciences", "id" : "ITEM-1", "issue" : "13", "issued" : { "date-parts" : [ [ "2002", "6" ] ] }, "page" : "8737-41", "title" : "SOS-induced DNA polymerases enhance long-term survival and evolutionary fitness.", "type" : "article-journal", "volume" : "99" }, "uris" : [ "http://www.mendeley.com/documents/?uuid=2183a617-4c58-4709-a59a-6a93577218bf" ] } ], "mendeley" : { "previouslyFormattedCitation" : "[41]" }, "properties" : { "noteIndex" : 0 }, "schema" : "https://github.com/citation-style-language/schema/raw/master/csl-citation.json" }</w:instrText>
      </w:r>
      <w:r w:rsidR="00B83F66" w:rsidRPr="00286536">
        <w:rPr>
          <w:highlight w:val="yellow"/>
          <w:lang w:bidi="hi-IN"/>
          <w:rPrChange w:id="40" w:author="Yoav Ram" w:date="2014-07-14T12:12:00Z">
            <w:rPr>
              <w:lang w:bidi="hi-IN"/>
            </w:rPr>
          </w:rPrChange>
        </w:rPr>
        <w:fldChar w:fldCharType="separate"/>
      </w:r>
      <w:r w:rsidR="00B83F66" w:rsidRPr="00286536">
        <w:rPr>
          <w:noProof/>
          <w:highlight w:val="yellow"/>
          <w:lang w:bidi="hi-IN"/>
          <w:rPrChange w:id="41" w:author="Yoav Ram" w:date="2014-07-14T12:12:00Z">
            <w:rPr>
              <w:noProof/>
              <w:lang w:bidi="hi-IN"/>
            </w:rPr>
          </w:rPrChange>
        </w:rPr>
        <w:t>[41]</w:t>
      </w:r>
      <w:ins w:id="42" w:author="Yoav Ram" w:date="2014-07-14T12:10:00Z">
        <w:r w:rsidR="00B83F66" w:rsidRPr="00286536">
          <w:rPr>
            <w:highlight w:val="yellow"/>
            <w:lang w:bidi="hi-IN"/>
            <w:rPrChange w:id="43" w:author="Yoav Ram" w:date="2014-07-14T12:12:00Z">
              <w:rPr>
                <w:lang w:bidi="hi-IN"/>
              </w:rPr>
            </w:rPrChange>
          </w:rPr>
          <w:fldChar w:fldCharType="end"/>
        </w:r>
        <w:r w:rsidR="00B83F66" w:rsidRPr="00286536">
          <w:rPr>
            <w:highlight w:val="yellow"/>
            <w:lang w:bidi="hi-IN"/>
            <w:rPrChange w:id="44" w:author="Yoav Ram" w:date="2014-07-14T12:12:00Z">
              <w:rPr>
                <w:lang w:bidi="hi-IN"/>
              </w:rPr>
            </w:rPrChange>
          </w:rPr>
          <w:t>,</w:t>
        </w:r>
      </w:ins>
      <w:ins w:id="45" w:author="Yoav Ram" w:date="2014-07-14T12:01:00Z">
        <w:r w:rsidR="00200EB9" w:rsidRPr="00286536">
          <w:rPr>
            <w:highlight w:val="yellow"/>
            <w:lang w:bidi="hi-IN"/>
            <w:rPrChange w:id="46" w:author="Yoav Ram" w:date="2014-07-14T12:12:00Z">
              <w:rPr>
                <w:lang w:bidi="hi-IN"/>
              </w:rPr>
            </w:rPrChange>
          </w:rPr>
          <w:t xml:space="preserve"> and </w:t>
        </w:r>
      </w:ins>
      <w:ins w:id="47" w:author="Yoav Ram" w:date="2014-07-14T12:27:00Z">
        <w:r w:rsidR="00D76816">
          <w:rPr>
            <w:highlight w:val="yellow"/>
            <w:lang w:bidi="hi-IN"/>
          </w:rPr>
          <w:t xml:space="preserve">several </w:t>
        </w:r>
      </w:ins>
      <w:ins w:id="48" w:author="Yoav Ram" w:date="2014-07-14T12:01:00Z">
        <w:r w:rsidR="00200EB9" w:rsidRPr="00286536">
          <w:rPr>
            <w:highlight w:val="yellow"/>
            <w:lang w:bidi="hi-IN"/>
            <w:rPrChange w:id="49" w:author="Yoav Ram" w:date="2014-07-14T12:12:00Z">
              <w:rPr>
                <w:lang w:bidi="hi-IN"/>
              </w:rPr>
            </w:rPrChange>
          </w:rPr>
          <w:t xml:space="preserve">antibiotics </w:t>
        </w:r>
      </w:ins>
      <w:ins w:id="50" w:author="Yoav Ram" w:date="2014-07-14T12:02:00Z">
        <w:r w:rsidR="00200EB9" w:rsidRPr="00286536">
          <w:rPr>
            <w:highlight w:val="yellow"/>
            <w:lang w:bidi="hi-IN"/>
            <w:rPrChange w:id="51" w:author="Yoav Ram" w:date="2014-07-14T12:12:00Z">
              <w:rPr>
                <w:lang w:bidi="hi-IN"/>
              </w:rPr>
            </w:rPrChange>
          </w:rPr>
          <w:fldChar w:fldCharType="begin" w:fldLock="1"/>
        </w:r>
      </w:ins>
      <w:r w:rsidR="00B83F66" w:rsidRPr="00286536">
        <w:rPr>
          <w:highlight w:val="yellow"/>
          <w:lang w:bidi="hi-IN"/>
          <w:rPrChange w:id="52" w:author="Yoav Ram" w:date="2014-07-14T12:12:00Z">
            <w:rPr>
              <w:lang w:bidi="hi-IN"/>
            </w:rPr>
          </w:rPrChange>
        </w:rPr>
        <w:instrText>ADDIN CSL_CITATION { "citationItems" : [ { "id" : "ITEM-1", "itemData" : { "DOI" : "10.1371/journal.pbio.0030176", "ISSN" : "1545-7885", "PMID" : "15869329", "abstract" : "The emergence of drug-resistant bacteria poses a serious threat to human health. In the case of several antibiotics, including those of the quinolone and rifamycin classes, bacteria rapidly acquire resistance through mutation of chromosomal genes during therapy. In this work, we show that preventing induction of the SOS response by interfering with the activity of the protease LexA renders pathogenic Escherichia coli unable to evolve resistance in vivo to ciprofloxacin or rifampicin, important quinolone and rifamycin antibiotics. We show in vitro that LexA cleavage is induced during RecBC-mediated repair of ciprofloxacin-mediated DNA damage and that this results in the derepression of the SOS-regulated polymerases Pol II, Pol IV and Pol V, which collaborate to induce resistance-conferring mutations. Our findings indicate that the inhibition of mutation could serve as a novel therapeutic strategy to combat the evolution of antibiotic resistance.", "author" : [ { "dropping-particle" : "", "family" : "Cirz", "given" : "Ryan T.", "non-dropping-particle" : "", "parse-names" : false, "suffix" : "" }, { "dropping-particle" : "", "family" : "Chin", "given" : "Jodie K.", "non-dropping-particle" : "", "parse-names" : false, "suffix" : "" }, { "dropping-particle" : "", "family" : "Andes", "given" : "David R.", "non-dropping-particle" : "", "parse-names" : false, "suffix" : "" }, { "dropping-particle" : "", "family" : "Cr\u00e9cy-Lagard", "given" : "Val\u00e9rie", "non-dropping-particle" : "de", "parse-names" : false, "suffix" : "" }, { "dropping-particle" : "", "family" : "Craig", "given" : "William A.", "non-dropping-particle" : "", "parse-names" : false, "suffix" : "" }, { "dropping-particle" : "", "family" : "Romesberg", "given" : "Floyd E.", "non-dropping-particle" : "", "parse-names" : false, "suffix" : "" } ], "container-title" : "PLoS biology", "id" : "ITEM-1", "issue" : "6", "issued" : { "date-parts" : [ [ "2005", "6" ] ] }, "page" : "e176", "title" : "Inhibition of mutation and combating the evolution of antibiotic resistance.", "type" : "article-journal", "volume" : "3" }, "uris" : [ "http://www.mendeley.com/documents/?uuid=d7ab4828-a330-4716-bdca-d2fd3ae2857e" ] }, { "id" : "ITEM-2", "itemData" : { "DOI" : "10.1038/ncomms2607", "ISSN" : "2041-1723", "PMID" : "23511474", "abstract" : "Regardless of their targets and modes of action, subinhibitory concentrations of antibiotics can have an impact on cell physiology and trigger a large variety of cellular responses in different bacterial species. Subinhibitory concentrations of \u03b2-lactam antibiotics cause reactive oxygen species production and induce PolIV-dependent mutagenesis in Escherichia coli. Here we show that subinhibitory concentrations of \u03b2-lactam antibiotics induce the RpoS regulon. RpoS-regulon induction is required for PolIV-dependent mutagenesis because it diminishes the control of DNA-replication fidelity by depleting MutS in E. coli, Vibrio cholerae and Pseudomonas aeruginosa. We also show that in E. coli, the reduction in mismatch-repair activity is mediated by SdsR, the RpoS-controlled small RNA. In summary, we show that mutagenesis induced by subinhibitory concentrations of antibiotics is a genetically controlled process. Because this mutagenesis can generate mutations conferring antibiotic resistance, it should be taken into consideration for the development of more efficient antimicrobial therapeutic strategies.", "author" : [ { "dropping-particle" : "", "family" : "Gutierrez", "given" : "A.", "non-dropping-particle" : "", "parse-names" : false, "suffix" : "" }, { "dropping-particle" : "", "family" : "Laureti", "given" : "L.", "non-dropping-particle" : "", "parse-names" : false, "suffix" : "" }, { "dropping-particle" : "", "family" : "Crussard", "given" : "S.", "non-dropping-particle" : "", "parse-names" : false, "suffix" : "" }, { "dropping-particle" : "", "family" : "Abida", "given" : "H.", "non-dropping-particle" : "", "parse-names" : false, "suffix" : "" }, { "dropping-particle" : "", "family" : "Rodr\u00edguez-Rojas", "given" : "A.", "non-dropping-particle" : "", "parse-names" : false, "suffix" : "" }, { "dropping-particle" : "", "family" : "Bl\u00e1zquez", "given" : "Jes\u00fas", "non-dropping-particle" : "", "parse-names" : false, "suffix" : "" }, { "dropping-particle" : "", "family" : "Baharoglu", "given" : "Z.", "non-dropping-particle" : "", "parse-names" : false, "suffix" : "" }, { "dropping-particle" : "", "family" : "Mazel", "given" : "D.", "non-dropping-particle" : "", "parse-names" : false, "suffix" : "" }, { "dropping-particle" : "", "family" : "Darfeuille", "given" : "F.", "non-dropping-particle" : "", "parse-names" : false, "suffix" : "" }, { "dropping-particle" : "", "family" : "Vogel", "given" : "J.", "non-dropping-particle" : "", "parse-names" : false, "suffix" : "" }, { "dropping-particle" : "", "family" : "Matic", "given" : "Ivan", "non-dropping-particle" : "", "parse-names" : false, "suffix" : "" } ], "container-title" : "Nature communications", "id" : "ITEM-2", "issued" : { "date-parts" : [ [ "2013", "1", "19" ] ] }, "page" : "1610", "title" : "\u03b2-Lactam antibiotics promote bacterial mutagenesis via an RpoS-mediated reduction in replication fidelity.", "type" : "article-journal", "volume" : "4" }, "uris" : [ "http://www.mendeley.com/documents/?uuid=90d8813f-ae9b-4610-94e2-832203bc31d1" ] } ], "mendeley" : { "previouslyFormattedCitation" : "[42,43]" }, "properties" : { "noteIndex" : 0 }, "schema" : "https://github.com/citation-style-language/schema/raw/master/csl-citation.json" }</w:instrText>
      </w:r>
      <w:r w:rsidR="00200EB9" w:rsidRPr="00286536">
        <w:rPr>
          <w:highlight w:val="yellow"/>
          <w:lang w:bidi="hi-IN"/>
          <w:rPrChange w:id="53" w:author="Yoav Ram" w:date="2014-07-14T12:12:00Z">
            <w:rPr>
              <w:lang w:bidi="hi-IN"/>
            </w:rPr>
          </w:rPrChange>
        </w:rPr>
        <w:fldChar w:fldCharType="separate"/>
      </w:r>
      <w:r w:rsidR="00B83F66" w:rsidRPr="00286536">
        <w:rPr>
          <w:noProof/>
          <w:highlight w:val="yellow"/>
          <w:lang w:bidi="hi-IN"/>
          <w:rPrChange w:id="54" w:author="Yoav Ram" w:date="2014-07-14T12:12:00Z">
            <w:rPr>
              <w:noProof/>
              <w:lang w:bidi="hi-IN"/>
            </w:rPr>
          </w:rPrChange>
        </w:rPr>
        <w:t>[42,43]</w:t>
      </w:r>
      <w:ins w:id="55" w:author="Yoav Ram" w:date="2014-07-14T12:02:00Z">
        <w:r w:rsidR="00200EB9" w:rsidRPr="00286536">
          <w:rPr>
            <w:highlight w:val="yellow"/>
            <w:lang w:bidi="hi-IN"/>
            <w:rPrChange w:id="56" w:author="Yoav Ram" w:date="2014-07-14T12:12:00Z">
              <w:rPr>
                <w:lang w:bidi="hi-IN"/>
              </w:rPr>
            </w:rPrChange>
          </w:rPr>
          <w:fldChar w:fldCharType="end"/>
        </w:r>
        <w:r w:rsidR="00200EB9" w:rsidRPr="00286536">
          <w:rPr>
            <w:highlight w:val="yellow"/>
            <w:lang w:bidi="hi-IN"/>
            <w:rPrChange w:id="57" w:author="Yoav Ram" w:date="2014-07-14T12:12:00Z">
              <w:rPr>
                <w:lang w:bidi="hi-IN"/>
              </w:rPr>
            </w:rPrChange>
          </w:rPr>
          <w:t xml:space="preserve"> </w:t>
        </w:r>
      </w:ins>
      <w:ins w:id="58" w:author="Yoav Ram" w:date="2014-07-14T12:24:00Z">
        <w:r w:rsidR="001945D6">
          <w:rPr>
            <w:highlight w:val="yellow"/>
            <w:lang w:bidi="hi-IN"/>
          </w:rPr>
          <w:t xml:space="preserve">reduce fitness, </w:t>
        </w:r>
      </w:ins>
      <w:ins w:id="59" w:author="Yoav Ram" w:date="2014-07-14T12:26:00Z">
        <w:r w:rsidR="00D76816" w:rsidRPr="00D76816">
          <w:rPr>
            <w:highlight w:val="yellow"/>
            <w:lang w:bidi="hi-IN"/>
            <w:rPrChange w:id="60" w:author="Yoav Ram" w:date="2014-07-14T12:27:00Z">
              <w:rPr>
                <w:highlight w:val="yellow"/>
                <w:lang w:bidi="hi-IN"/>
              </w:rPr>
            </w:rPrChange>
          </w:rPr>
          <w:t>induce mutagenesis</w:t>
        </w:r>
        <w:r w:rsidR="00D76816" w:rsidRPr="00D76816">
          <w:rPr>
            <w:highlight w:val="yellow"/>
            <w:lang w:bidi="hi-IN"/>
            <w:rPrChange w:id="61" w:author="Yoav Ram" w:date="2014-07-14T12:27:00Z">
              <w:rPr>
                <w:lang w:bidi="hi-IN"/>
              </w:rPr>
            </w:rPrChange>
          </w:rPr>
          <w:t xml:space="preserve"> via regulated stress</w:t>
        </w:r>
      </w:ins>
      <w:ins w:id="62" w:author="Yoav Ram" w:date="2014-07-14T12:00:00Z">
        <w:r w:rsidR="00200EB9" w:rsidRPr="00D76816">
          <w:rPr>
            <w:highlight w:val="yellow"/>
            <w:lang w:bidi="hi-IN"/>
            <w:rPrChange w:id="63" w:author="Yoav Ram" w:date="2014-07-14T12:27:00Z">
              <w:rPr>
                <w:lang w:bidi="hi-IN"/>
              </w:rPr>
            </w:rPrChange>
          </w:rPr>
          <w:t xml:space="preserve"> </w:t>
        </w:r>
      </w:ins>
      <w:ins w:id="64" w:author="Yoav Ram" w:date="2014-07-14T12:26:00Z">
        <w:r w:rsidR="00D76816" w:rsidRPr="00D76816">
          <w:rPr>
            <w:highlight w:val="yellow"/>
            <w:lang w:bidi="hi-IN"/>
            <w:rPrChange w:id="65" w:author="Yoav Ram" w:date="2014-07-14T12:27:00Z">
              <w:rPr>
                <w:lang w:bidi="hi-IN"/>
              </w:rPr>
            </w:rPrChange>
          </w:rPr>
          <w:t>responses</w:t>
        </w:r>
      </w:ins>
      <w:ins w:id="66" w:author="Yoav Ram" w:date="2014-07-14T12:28:00Z">
        <w:r w:rsidR="00D76816">
          <w:rPr>
            <w:highlight w:val="yellow"/>
            <w:lang w:bidi="hi-IN"/>
          </w:rPr>
          <w:t xml:space="preserve">, and </w:t>
        </w:r>
        <w:r w:rsidR="00D76816">
          <w:rPr>
            <w:highlight w:val="yellow"/>
            <w:lang w:bidi="hi-IN"/>
          </w:rPr>
          <w:t>are mitigated by</w:t>
        </w:r>
        <w:r w:rsidR="00D76816" w:rsidRPr="00920753">
          <w:rPr>
            <w:highlight w:val="yellow"/>
            <w:lang w:bidi="hi-IN"/>
          </w:rPr>
          <w:t xml:space="preserve"> beneficial mutations</w:t>
        </w:r>
      </w:ins>
      <w:ins w:id="67" w:author="Yoav Ram" w:date="2014-07-14T12:26:00Z">
        <w:r w:rsidR="00D76816" w:rsidRPr="00D76816">
          <w:rPr>
            <w:highlight w:val="yellow"/>
            <w:lang w:bidi="hi-IN"/>
            <w:rPrChange w:id="68" w:author="Yoav Ram" w:date="2014-07-14T12:27:00Z">
              <w:rPr>
                <w:lang w:bidi="hi-IN"/>
              </w:rPr>
            </w:rPrChange>
          </w:rPr>
          <w:t>.</w:t>
        </w:r>
      </w:ins>
      <w:bookmarkStart w:id="69" w:name="_GoBack"/>
      <w:bookmarkEnd w:id="69"/>
    </w:p>
    <w:p w:rsidR="005316EE" w:rsidRPr="00BA2B02" w:rsidRDefault="0035669E" w:rsidP="00200EB9">
      <w:pPr>
        <w:spacing w:line="480" w:lineRule="auto"/>
        <w:rPr>
          <w:lang w:bidi="hi-IN"/>
        </w:rPr>
        <w:pPrChange w:id="70" w:author="Yoav Ram" w:date="2014-07-14T12:03:00Z">
          <w:pPr>
            <w:spacing w:line="480" w:lineRule="auto"/>
          </w:pPr>
        </w:pPrChange>
      </w:pPr>
      <w:r>
        <w:rPr>
          <w:lang w:bidi="hi-IN"/>
        </w:rPr>
        <w:t>The</w:t>
      </w:r>
      <w:r w:rsidR="005316EE" w:rsidRPr="00BA2B02">
        <w:rPr>
          <w:lang w:bidi="hi-IN"/>
        </w:rPr>
        <w:t xml:space="preserve"> main analysis assumes that </w:t>
      </w:r>
      <w:r>
        <w:rPr>
          <w:lang w:bidi="hi-IN"/>
        </w:rPr>
        <w:t xml:space="preserve">the effect of </w:t>
      </w:r>
      <w:r w:rsidR="005316EE" w:rsidRPr="00BA2B02">
        <w:rPr>
          <w:lang w:bidi="hi-IN"/>
        </w:rPr>
        <w:t xml:space="preserve">SIM </w:t>
      </w:r>
      <w:r>
        <w:rPr>
          <w:lang w:bidi="hi-IN"/>
        </w:rPr>
        <w:t xml:space="preserve">on </w:t>
      </w:r>
      <w:r w:rsidR="005316EE" w:rsidRPr="00BA2B02">
        <w:rPr>
          <w:lang w:bidi="hi-IN"/>
        </w:rPr>
        <w:t xml:space="preserve">the mutation rate of an individual with fitness </w:t>
      </w:r>
      <w:r w:rsidR="005316EE"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8D0078">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8D0078">
            <w:pPr>
              <w:spacing w:line="480" w:lineRule="auto"/>
            </w:pPr>
            <w:bookmarkStart w:id="71" w:name="_Ref374443384"/>
            <w:bookmarkStart w:id="72" w:name="_Ref374460264"/>
            <w:r w:rsidRPr="00BA2B02">
              <w:t>(</w:t>
            </w:r>
            <w:r w:rsidR="00616194">
              <w:fldChar w:fldCharType="begin"/>
            </w:r>
            <w:r w:rsidR="00DA55AA">
              <w:instrText xml:space="preserve"> SEQ Equation </w:instrText>
            </w:r>
            <w:r w:rsidR="00616194">
              <w:fldChar w:fldCharType="separate"/>
            </w:r>
            <w:r w:rsidR="00C47BD2">
              <w:rPr>
                <w:noProof/>
              </w:rPr>
              <w:t>1</w:t>
            </w:r>
            <w:r w:rsidR="00616194">
              <w:rPr>
                <w:noProof/>
              </w:rPr>
              <w:fldChar w:fldCharType="end"/>
            </w:r>
            <w:bookmarkEnd w:id="71"/>
            <w:r w:rsidRPr="00BA2B02">
              <w:t>)</w:t>
            </w:r>
            <w:bookmarkEnd w:id="72"/>
          </w:p>
        </w:tc>
      </w:tr>
    </w:tbl>
    <w:p w:rsidR="005316EE" w:rsidRPr="00DF5A14" w:rsidRDefault="005316EE" w:rsidP="00DF5A14">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ins w:id="73" w:author="Yoav Ram" w:date="2014-07-14T11:04:00Z">
        <w:r w:rsidR="006E7AB4">
          <w:rPr>
            <w:lang w:bidi="hi-IN"/>
          </w:rPr>
          <w:t xml:space="preserve"> </w:t>
        </w:r>
        <w:r w:rsidR="006E7AB4" w:rsidRPr="001B7896">
          <w:rPr>
            <w:highlight w:val="yellow"/>
            <w:lang w:bidi="hi-IN"/>
            <w:rPrChange w:id="74" w:author="Yoav Ram" w:date="2014-07-14T11:41:00Z">
              <w:rPr>
                <w:lang w:bidi="hi-IN"/>
              </w:rPr>
            </w:rPrChange>
          </w:rPr>
          <w:t>Th</w:t>
        </w:r>
      </w:ins>
      <w:ins w:id="75" w:author="Yoav Ram" w:date="2014-07-14T11:31:00Z">
        <w:r w:rsidR="002A0B22" w:rsidRPr="001B7896">
          <w:rPr>
            <w:highlight w:val="yellow"/>
            <w:lang w:bidi="hi-IN"/>
            <w:rPrChange w:id="76" w:author="Yoav Ram" w:date="2014-07-14T11:41:00Z">
              <w:rPr>
                <w:lang w:bidi="hi-IN"/>
              </w:rPr>
            </w:rPrChange>
          </w:rPr>
          <w:t>e</w:t>
        </w:r>
      </w:ins>
      <w:ins w:id="77" w:author="Yoav Ram" w:date="2014-07-14T11:04:00Z">
        <w:r w:rsidR="006E7AB4" w:rsidRPr="001B7896">
          <w:rPr>
            <w:highlight w:val="yellow"/>
            <w:lang w:bidi="hi-IN"/>
            <w:rPrChange w:id="78" w:author="Yoav Ram" w:date="2014-07-14T11:41:00Z">
              <w:rPr>
                <w:lang w:bidi="hi-IN"/>
              </w:rPr>
            </w:rPrChange>
          </w:rPr>
          <w:t xml:space="preserve"> threshold relationship</w:t>
        </w:r>
      </w:ins>
      <w:ins w:id="79" w:author="Yoav Ram" w:date="2014-07-14T11:31:00Z">
        <w:r w:rsidR="002A0B22" w:rsidRPr="001B7896">
          <w:rPr>
            <w:highlight w:val="yellow"/>
            <w:lang w:bidi="hi-IN"/>
            <w:rPrChange w:id="80" w:author="Yoav Ram" w:date="2014-07-14T11:41:00Z">
              <w:rPr>
                <w:lang w:bidi="hi-IN"/>
              </w:rPr>
            </w:rPrChange>
          </w:rPr>
          <w:t xml:space="preserve"> </w:t>
        </w:r>
      </w:ins>
      <w:proofErr w:type="gramStart"/>
      <w:ins w:id="81" w:author="Yoav Ram" w:date="2014-07-14T11:04:00Z">
        <w:r w:rsidR="006E7AB4" w:rsidRPr="001B7896">
          <w:rPr>
            <w:highlight w:val="yellow"/>
            <w:lang w:bidi="hi-IN"/>
            <w:rPrChange w:id="82" w:author="Yoav Ram" w:date="2014-07-14T11:41:00Z">
              <w:rPr>
                <w:lang w:bidi="hi-IN"/>
              </w:rPr>
            </w:rPrChange>
          </w:rPr>
          <w:t>between</w:t>
        </w:r>
        <w:proofErr w:type="gramEnd"/>
        <w:r w:rsidR="006E7AB4" w:rsidRPr="001B7896">
          <w:rPr>
            <w:highlight w:val="yellow"/>
            <w:lang w:bidi="hi-IN"/>
            <w:rPrChange w:id="83" w:author="Yoav Ram" w:date="2014-07-14T11:41:00Z">
              <w:rPr>
                <w:lang w:bidi="hi-IN"/>
              </w:rPr>
            </w:rPrChange>
          </w:rPr>
          <w:t xml:space="preserve"> fitness and the mutation rate </w:t>
        </w:r>
      </w:ins>
      <w:ins w:id="84" w:author="Yoav Ram" w:date="2014-07-14T11:31:00Z">
        <w:r w:rsidR="002A0B22" w:rsidRPr="001B7896">
          <w:rPr>
            <w:highlight w:val="yellow"/>
            <w:lang w:bidi="hi-IN"/>
            <w:rPrChange w:id="85" w:author="Yoav Ram" w:date="2014-07-14T11:41:00Z">
              <w:rPr>
                <w:lang w:bidi="hi-IN"/>
              </w:rPr>
            </w:rPrChange>
          </w:rPr>
          <w:t xml:space="preserve">eq. </w:t>
        </w:r>
        <w:r w:rsidR="002A0B22" w:rsidRPr="001B7896">
          <w:rPr>
            <w:highlight w:val="yellow"/>
            <w:lang w:bidi="hi-IN"/>
            <w:rPrChange w:id="86" w:author="Yoav Ram" w:date="2014-07-14T11:41:00Z">
              <w:rPr>
                <w:lang w:bidi="hi-IN"/>
              </w:rPr>
            </w:rPrChange>
          </w:rPr>
          <w:fldChar w:fldCharType="begin"/>
        </w:r>
        <w:r w:rsidR="002A0B22" w:rsidRPr="001B7896">
          <w:rPr>
            <w:highlight w:val="yellow"/>
            <w:lang w:bidi="hi-IN"/>
            <w:rPrChange w:id="87" w:author="Yoav Ram" w:date="2014-07-14T11:41:00Z">
              <w:rPr>
                <w:lang w:bidi="hi-IN"/>
              </w:rPr>
            </w:rPrChange>
          </w:rPr>
          <w:instrText xml:space="preserve"> REF _Ref374443384 \h </w:instrText>
        </w:r>
        <w:r w:rsidR="002A0B22" w:rsidRPr="001B7896">
          <w:rPr>
            <w:highlight w:val="yellow"/>
            <w:lang w:bidi="hi-IN"/>
            <w:rPrChange w:id="88" w:author="Yoav Ram" w:date="2014-07-14T11:41:00Z">
              <w:rPr>
                <w:lang w:bidi="hi-IN"/>
              </w:rPr>
            </w:rPrChange>
          </w:rPr>
        </w:r>
      </w:ins>
      <w:r w:rsidR="001B7896">
        <w:rPr>
          <w:highlight w:val="yellow"/>
          <w:lang w:bidi="hi-IN"/>
        </w:rPr>
        <w:instrText xml:space="preserve"> \* MERGEFORMAT </w:instrText>
      </w:r>
      <w:ins w:id="89" w:author="Yoav Ram" w:date="2014-07-14T11:31:00Z">
        <w:r w:rsidR="002A0B22" w:rsidRPr="001B7896">
          <w:rPr>
            <w:highlight w:val="yellow"/>
            <w:lang w:bidi="hi-IN"/>
            <w:rPrChange w:id="90" w:author="Yoav Ram" w:date="2014-07-14T11:41:00Z">
              <w:rPr>
                <w:lang w:bidi="hi-IN"/>
              </w:rPr>
            </w:rPrChange>
          </w:rPr>
          <w:fldChar w:fldCharType="separate"/>
        </w:r>
        <w:r w:rsidR="002A0B22" w:rsidRPr="001B7896">
          <w:rPr>
            <w:noProof/>
            <w:highlight w:val="yellow"/>
            <w:rPrChange w:id="91" w:author="Yoav Ram" w:date="2014-07-14T11:41:00Z">
              <w:rPr>
                <w:noProof/>
              </w:rPr>
            </w:rPrChange>
          </w:rPr>
          <w:t>1</w:t>
        </w:r>
        <w:r w:rsidR="002A0B22" w:rsidRPr="001B7896">
          <w:rPr>
            <w:highlight w:val="yellow"/>
            <w:lang w:bidi="hi-IN"/>
            <w:rPrChange w:id="92" w:author="Yoav Ram" w:date="2014-07-14T11:41:00Z">
              <w:rPr>
                <w:lang w:bidi="hi-IN"/>
              </w:rPr>
            </w:rPrChange>
          </w:rPr>
          <w:fldChar w:fldCharType="end"/>
        </w:r>
      </w:ins>
      <w:ins w:id="93" w:author="Yoav Ram" w:date="2014-07-14T11:32:00Z">
        <w:r w:rsidR="002A0B22" w:rsidRPr="001B7896">
          <w:rPr>
            <w:highlight w:val="yellow"/>
            <w:lang w:bidi="hi-IN"/>
            <w:rPrChange w:id="94" w:author="Yoav Ram" w:date="2014-07-14T11:41:00Z">
              <w:rPr>
                <w:lang w:bidi="hi-IN"/>
              </w:rPr>
            </w:rPrChange>
          </w:rPr>
          <w:t xml:space="preserve"> </w:t>
        </w:r>
      </w:ins>
      <w:ins w:id="95" w:author="Yoav Ram" w:date="2014-07-14T11:04:00Z">
        <w:r w:rsidR="006E7AB4" w:rsidRPr="001B7896">
          <w:rPr>
            <w:highlight w:val="yellow"/>
            <w:lang w:bidi="hi-IN"/>
            <w:rPrChange w:id="96" w:author="Yoav Ram" w:date="2014-07-14T11:41:00Z">
              <w:rPr>
                <w:lang w:bidi="hi-IN"/>
              </w:rPr>
            </w:rPrChange>
          </w:rPr>
          <w:t>is relaxed in Appendix E in which we explore</w:t>
        </w:r>
      </w:ins>
      <w:ins w:id="97" w:author="Yoav Ram" w:date="2014-07-14T11:32:00Z">
        <w:r w:rsidR="002A0B22" w:rsidRPr="001B7896">
          <w:rPr>
            <w:highlight w:val="yellow"/>
            <w:lang w:bidi="hi-IN"/>
            <w:rPrChange w:id="98" w:author="Yoav Ram" w:date="2014-07-14T11:41:00Z">
              <w:rPr>
                <w:lang w:bidi="hi-IN"/>
              </w:rPr>
            </w:rPrChange>
          </w:rPr>
          <w:t xml:space="preserve"> continuous relationships between fitness and the mutation rate.</w:t>
        </w:r>
        <w:r w:rsidR="002A0B22">
          <w:rPr>
            <w:lang w:bidi="hi-IN"/>
          </w:rPr>
          <w:t xml:space="preserve"> </w:t>
        </w:r>
      </w:ins>
    </w:p>
    <w:p w:rsidR="005316EE" w:rsidRDefault="005316EE" w:rsidP="008D0078">
      <w:pPr>
        <w:spacing w:line="480" w:lineRule="auto"/>
      </w:pPr>
      <w:r>
        <w:lastRenderedPageBreak/>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t>either goes</w:t>
      </w:r>
      <w:proofErr w:type="gramEnd"/>
      <w:r>
        <w:t xml:space="preserve"> to extinction or avoids extinction, increases in frequency, and goes to fixation. </w:t>
      </w:r>
    </w:p>
    <w:p w:rsidR="005316EE" w:rsidRDefault="005316EE" w:rsidP="008D0078">
      <w:pPr>
        <w:spacing w:line="480" w:lineRule="auto"/>
      </w:pPr>
      <w:r>
        <w:t>We analyzed this model with two methods. The first is analytic (</w:t>
      </w:r>
      <w:r w:rsidR="006620EE">
        <w:t>Figure 1A</w:t>
      </w:r>
      <w:r>
        <w:t>), in which we assume that: (</w:t>
      </w:r>
      <w:proofErr w:type="spellStart"/>
      <w:r>
        <w:t>i</w:t>
      </w:r>
      <w:proofErr w:type="spellEnd"/>
      <w:r>
        <w:t>)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mutation-selection balance (MSB) and is Poisson distributed with mean </w:t>
      </w:r>
      <w:r w:rsidRPr="00527A49">
        <w:rPr>
          <w:i/>
          <w:iCs/>
        </w:rPr>
        <w:t>U/s</w:t>
      </w:r>
      <w:r>
        <w:t xml:space="preserve"> </w:t>
      </w:r>
      <w:r w:rsidR="00616194">
        <w:fldChar w:fldCharType="begin" w:fldLock="1"/>
      </w:r>
      <w:r w:rsidR="00B83F66">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"[44]" }, "properties" : { "noteIndex" : 0 }, "schema" : "https://github.com/citation-style-language/schema/raw/master/csl-citation.json" }</w:instrText>
      </w:r>
      <w:r w:rsidR="00616194">
        <w:fldChar w:fldCharType="separate"/>
      </w:r>
      <w:r w:rsidRPr="00CD660F">
        <w:rPr>
          <w:noProof/>
        </w:rPr>
        <w:t>(Haigh 1978)</w:t>
      </w:r>
      <w:r w:rsidR="00616194">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616194">
        <w:fldChar w:fldCharType="begin" w:fldLock="1"/>
      </w:r>
      <w:r w:rsidR="00B83F66">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"[45]" }, "properties" : { "noteIndex" : 0 }, "schema" : "https://github.com/citation-style-language/schema/raw/master/csl-citation.json" }</w:instrText>
      </w:r>
      <w:r w:rsidR="00616194">
        <w:fldChar w:fldCharType="separate"/>
      </w:r>
      <w:r w:rsidR="00B83F66" w:rsidRPr="00B83F66">
        <w:rPr>
          <w:noProof/>
        </w:rPr>
        <w:t>[45]</w:t>
      </w:r>
      <w:r w:rsidR="00616194">
        <w:fldChar w:fldCharType="end"/>
      </w:r>
      <w:r>
        <w:t>.</w:t>
      </w:r>
    </w:p>
    <w:p w:rsidR="005316EE" w:rsidRDefault="005316EE" w:rsidP="008D0078">
      <w:pPr>
        <w:spacing w:line="480" w:lineRule="auto"/>
      </w:pPr>
      <w:r>
        <w:t>The second method is a stochastic Wright-Fisher simulation with selection, mutation and genetic drift (</w:t>
      </w:r>
      <w:r w:rsidR="006620EE">
        <w:t>Figure 1</w:t>
      </w:r>
      <w:r>
        <w:t>B), in which: (</w:t>
      </w:r>
      <w:proofErr w:type="spellStart"/>
      <w:r>
        <w:t>i</w:t>
      </w:r>
      <w:proofErr w:type="spellEnd"/>
      <w:r>
        <w:t xml:space="preserve">)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p>
    <w:p w:rsidR="005316EE" w:rsidRDefault="005316EE" w:rsidP="008D0078">
      <w:pPr>
        <w:pStyle w:val="Heading2"/>
        <w:spacing w:line="480" w:lineRule="auto"/>
      </w:pPr>
      <w:r>
        <w:t>Wright-Fisher simulations</w:t>
      </w:r>
    </w:p>
    <w:p w:rsidR="005316EE" w:rsidRPr="00020A87" w:rsidRDefault="005316EE" w:rsidP="008D0078">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w:t>
      </w:r>
      <w:r w:rsidRPr="00020A87">
        <w:lastRenderedPageBreak/>
        <w:t xml:space="preserve">start with a </w:t>
      </w:r>
      <w:r w:rsidR="005C7620">
        <w:t>single-</w:t>
      </w:r>
      <w:r w:rsidR="00C37953">
        <w:t xml:space="preserve">peak </w:t>
      </w:r>
      <w:r w:rsidRPr="00020A87">
        <w:t>smooth fitness landscape</w:t>
      </w:r>
      <w:r w:rsidR="00191D82">
        <w:t xml:space="preserve"> (the fitness of </w:t>
      </w:r>
      <w:r w:rsidR="00191D82">
        <w:rPr>
          <w:i/>
        </w:rPr>
        <w:t>AB/</w:t>
      </w:r>
      <w:proofErr w:type="gramStart"/>
      <w:r w:rsidR="00191D82">
        <w:rPr>
          <w:i/>
        </w:rPr>
        <w:t xml:space="preserve">x </w:t>
      </w:r>
      <w:r w:rsidR="00191D82">
        <w:t xml:space="preserve"> is</w:t>
      </w:r>
      <w:proofErr w:type="gramEnd"/>
      <w:r w:rsidR="00191D82">
        <w:t xml:space="preserve"> (1-</w:t>
      </w:r>
      <w:r w:rsidR="00191D82">
        <w:rPr>
          <w:i/>
        </w:rPr>
        <w:t>s</w:t>
      </w:r>
      <w:r w:rsidR="00191D82">
        <w:t>)</w:t>
      </w:r>
      <w:r w:rsidR="00191D82">
        <w:rPr>
          <w:vertAlign w:val="superscript"/>
        </w:rPr>
        <w:t>2+</w:t>
      </w:r>
      <w:r w:rsidR="00191D82">
        <w:rPr>
          <w:i/>
          <w:vertAlign w:val="superscript"/>
        </w:rPr>
        <w:t>x</w:t>
      </w:r>
      <w:r w:rsidR="00616194" w:rsidRPr="00331E7E">
        <w:t>)</w:t>
      </w:r>
      <w:r w:rsidRPr="00020A87">
        <w:t xml:space="preserv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 xml:space="preserve">generations are enough </w:t>
      </w:r>
      <w:r w:rsidR="00191D82">
        <w:t>for</w:t>
      </w:r>
      <w:r w:rsidRPr="00020A87">
        <w:t xml:space="preserve"> the average number of deleterious alleles per individual to </w:t>
      </w:r>
      <w:r w:rsidR="00191D82">
        <w:t xml:space="preserve">reach </w:t>
      </w:r>
      <w:r w:rsidRPr="00020A87">
        <w:t>99.</w:t>
      </w:r>
      <w:r>
        <w:t>99</w:t>
      </w:r>
      <w:r w:rsidRPr="00020A87">
        <w:t xml:space="preserve">% of its MSB value, </w:t>
      </w:r>
      <w:r w:rsidRPr="00020A87">
        <w:rPr>
          <w:i/>
          <w:iCs/>
        </w:rPr>
        <w:t>U/s</w:t>
      </w:r>
      <w:r w:rsidRPr="00020A87">
        <w:t xml:space="preserve"> </w:t>
      </w:r>
      <w:r w:rsidR="00616194" w:rsidRPr="00020A87">
        <w:fldChar w:fldCharType="begin" w:fldLock="1"/>
      </w:r>
      <w:r w:rsidR="00B83F66">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"[46]" }, "properties" : { "noteIndex" : 0 }, "schema" : "https://github.com/citation-style-language/schema/raw/master/csl-citation.json" }</w:instrText>
      </w:r>
      <w:r w:rsidR="00616194" w:rsidRPr="00020A87">
        <w:fldChar w:fldCharType="separate"/>
      </w:r>
      <w:r w:rsidR="00B83F66" w:rsidRPr="00B83F66">
        <w:rPr>
          <w:noProof/>
        </w:rPr>
        <w:t>[46]</w:t>
      </w:r>
      <w:r w:rsidR="00616194" w:rsidRPr="00020A87">
        <w:fldChar w:fldCharType="end"/>
      </w:r>
      <w:r w:rsidRPr="00020A87">
        <w:t>.</w:t>
      </w:r>
    </w:p>
    <w:p w:rsidR="005316EE" w:rsidRPr="00020A87" w:rsidRDefault="005316EE" w:rsidP="008D0078">
      <w:pPr>
        <w:spacing w:line="480" w:lineRule="auto"/>
        <w:rPr>
          <w:lang w:bidi="hi-IN"/>
        </w:rPr>
      </w:pPr>
      <w:proofErr w:type="gramStart"/>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B).</w:t>
      </w:r>
      <w:proofErr w:type="gramEnd"/>
      <w:r w:rsidRPr="00020A87">
        <w:t xml:space="preserve">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631789" w:rsidP="008D0078">
      <w:pPr>
        <w:spacing w:line="480" w:lineRule="auto"/>
      </w:pPr>
      <w:r>
        <w:fldChar w:fldCharType="begin"/>
      </w:r>
      <w:r>
        <w:instrText xml:space="preserve"> REF _Ref358791100 \h  \* MERGEFORMAT </w:instrText>
      </w:r>
      <w:r>
        <w:fldChar w:fldCharType="separate"/>
      </w:r>
      <w:r w:rsidR="00C47BD2">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8D0078">
      <w:pPr>
        <w:pStyle w:val="Heading1"/>
        <w:spacing w:line="480" w:lineRule="auto"/>
        <w:rPr>
          <w:lang w:bidi="hi-IN"/>
        </w:rPr>
      </w:pPr>
      <w:r w:rsidRPr="00BA2B02">
        <w:rPr>
          <w:lang w:bidi="hi-IN"/>
        </w:rPr>
        <w:t>Results</w:t>
      </w:r>
    </w:p>
    <w:p w:rsidR="005316EE" w:rsidRDefault="00DD0EC1" w:rsidP="008D0078">
      <w:pPr>
        <w:pStyle w:val="Heading2"/>
        <w:spacing w:line="480" w:lineRule="auto"/>
      </w:pPr>
      <w:r>
        <w:softHyphen/>
      </w:r>
      <w:r>
        <w:softHyphen/>
      </w:r>
      <w:r>
        <w:softHyphen/>
      </w:r>
      <w:r>
        <w:softHyphen/>
      </w:r>
      <w:r w:rsidR="005316EE">
        <w:t>Appearance of a double mutant</w:t>
      </w:r>
    </w:p>
    <w:p w:rsidR="005316EE" w:rsidRDefault="005316EE" w:rsidP="008D0078">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rsidR="006620EE">
        <w:t>Figure 1</w:t>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w:t>
      </w:r>
      <w:r>
        <w:lastRenderedPageBreak/>
        <w:t>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8D0078">
      <w:pPr>
        <w:spacing w:after="0" w:line="480" w:lineRule="auto"/>
        <w:jc w:val="both"/>
      </w:pPr>
      <w:r>
        <w:t xml:space="preserve">Combining the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t>).</w:t>
      </w:r>
    </w:p>
    <w:p w:rsidR="005316EE" w:rsidRPr="00BA2B02" w:rsidRDefault="005316EE" w:rsidP="008D0078">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8D0078">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8D0078">
            <w:pPr>
              <w:spacing w:line="480" w:lineRule="auto"/>
            </w:pPr>
            <w:bookmarkStart w:id="99" w:name="_Ref378231031"/>
            <w:bookmarkStart w:id="100" w:name="_Ref354134924"/>
            <w:r w:rsidRPr="00BA2B02">
              <w:t>(</w:t>
            </w:r>
            <w:r w:rsidR="00616194">
              <w:fldChar w:fldCharType="begin"/>
            </w:r>
            <w:r w:rsidR="00DA55AA">
              <w:instrText xml:space="preserve"> SEQ Equation </w:instrText>
            </w:r>
            <w:r w:rsidR="00616194">
              <w:fldChar w:fldCharType="separate"/>
            </w:r>
            <w:r w:rsidR="00C47BD2">
              <w:rPr>
                <w:noProof/>
              </w:rPr>
              <w:t>2</w:t>
            </w:r>
            <w:r w:rsidR="00616194">
              <w:rPr>
                <w:noProof/>
              </w:rPr>
              <w:fldChar w:fldCharType="end"/>
            </w:r>
            <w:bookmarkEnd w:id="99"/>
            <w:r w:rsidRPr="00BA2B02">
              <w:t>)</w:t>
            </w:r>
            <w:bookmarkEnd w:id="100"/>
          </w:p>
        </w:tc>
      </w:tr>
    </w:tbl>
    <w:p w:rsidR="005316EE" w:rsidRDefault="005316EE" w:rsidP="008D0078">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8D0078">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DF5A14"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8D0078">
            <w:pPr>
              <w:spacing w:line="480" w:lineRule="auto"/>
            </w:pPr>
            <w:bookmarkStart w:id="101" w:name="_Ref354134926"/>
            <w:r>
              <w:t>(</w:t>
            </w:r>
            <w:r w:rsidR="00616194">
              <w:fldChar w:fldCharType="begin"/>
            </w:r>
            <w:r w:rsidRPr="00EC7EBC">
              <w:instrText xml:space="preserve"> SEQ Equation </w:instrText>
            </w:r>
            <w:r w:rsidR="00616194">
              <w:fldChar w:fldCharType="separate"/>
            </w:r>
            <w:r w:rsidR="00C47BD2">
              <w:rPr>
                <w:noProof/>
              </w:rPr>
              <w:t>3</w:t>
            </w:r>
            <w:r w:rsidR="00616194">
              <w:rPr>
                <w:noProof/>
              </w:rPr>
              <w:fldChar w:fldCharType="end"/>
            </w:r>
            <w:r>
              <w:t>)</w:t>
            </w:r>
            <w:bookmarkEnd w:id="101"/>
          </w:p>
        </w:tc>
      </w:tr>
    </w:tbl>
    <w:p w:rsidR="005316EE" w:rsidRDefault="005316EE" w:rsidP="008D0078">
      <w:pPr>
        <w:spacing w:line="480" w:lineRule="auto"/>
      </w:pPr>
      <w:r>
        <w:t>The</w:t>
      </w:r>
      <w:r w:rsidR="005C7620">
        <w:t>se</w:t>
      </w:r>
      <w:r>
        <w:t xml:space="preserve"> expressions </w:t>
      </w:r>
      <w:r w:rsidR="005C7620">
        <w:t>use</w:t>
      </w:r>
      <w:r>
        <w:t xml:space="preserv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8D0078">
      <w:pPr>
        <w:spacing w:line="480" w:lineRule="auto"/>
      </w:pPr>
      <w:r>
        <w:t xml:space="preserve">Appendix </w:t>
      </w:r>
      <w:r w:rsidR="00C56AB4">
        <w:t>A</w:t>
      </w:r>
      <w:r>
        <w:t xml:space="preserve">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8D0078">
      <w:pPr>
        <w:pStyle w:val="Heading2"/>
        <w:spacing w:line="480" w:lineRule="auto"/>
      </w:pPr>
      <w:bookmarkStart w:id="102" w:name="_Ref354319797"/>
      <w:r>
        <w:t xml:space="preserve">Fixation probability </w:t>
      </w:r>
      <w:bookmarkEnd w:id="102"/>
      <w:r>
        <w:t>of the double mutant</w:t>
      </w:r>
    </w:p>
    <w:p w:rsidR="005316EE" w:rsidRPr="005447DA" w:rsidRDefault="005316EE" w:rsidP="008D0078">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w:t>
      </w:r>
      <w:proofErr w:type="spellStart"/>
      <w:r>
        <w:t>Eshel</w:t>
      </w:r>
      <w:proofErr w:type="spellEnd"/>
      <w:r>
        <w:t xml:space="preserve"> </w:t>
      </w:r>
      <w:r w:rsidR="00616194">
        <w:fldChar w:fldCharType="begin" w:fldLock="1"/>
      </w:r>
      <w:r w:rsidR="00B83F66">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"[47]" }, "properties" : { "noteIndex" : 0 }, "schema" : "https://github.com/citation-style-language/schema/raw/master/csl-citation.json" }</w:instrText>
      </w:r>
      <w:r w:rsidR="00616194">
        <w:fldChar w:fldCharType="separate"/>
      </w:r>
      <w:r w:rsidR="00B83F66" w:rsidRPr="00B83F66">
        <w:rPr>
          <w:noProof/>
        </w:rPr>
        <w:t>[47]</w:t>
      </w:r>
      <w:r w:rsidR="00616194">
        <w:fldChar w:fldCharType="end"/>
      </w:r>
      <w:r>
        <w:t xml:space="preserve">, the fixation probability </w:t>
      </w:r>
      <w:r w:rsidRPr="006A479B">
        <w:rPr>
          <w:i/>
          <w:iCs/>
        </w:rPr>
        <w:t>ρ</w:t>
      </w:r>
      <w:r>
        <w:t xml:space="preserve"> of the do</w:t>
      </w:r>
      <w:r w:rsidR="00C56AB4">
        <w:t>uble mutant is (see Appendix B</w:t>
      </w:r>
      <w:r w:rsidR="009354C5">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8D0078">
            <w:pPr>
              <w:spacing w:line="480" w:lineRule="auto"/>
            </w:pPr>
            <w:bookmarkStart w:id="103" w:name="_Ref378231034"/>
            <w:r>
              <w:t>(</w:t>
            </w:r>
            <w:r w:rsidR="00616194">
              <w:fldChar w:fldCharType="begin"/>
            </w:r>
            <w:r w:rsidRPr="00EC7EBC">
              <w:instrText xml:space="preserve"> SEQ Equation </w:instrText>
            </w:r>
            <w:r w:rsidR="00616194">
              <w:fldChar w:fldCharType="separate"/>
            </w:r>
            <w:r w:rsidR="00C47BD2">
              <w:rPr>
                <w:noProof/>
              </w:rPr>
              <w:t>4</w:t>
            </w:r>
            <w:r w:rsidR="00616194">
              <w:rPr>
                <w:noProof/>
              </w:rPr>
              <w:fldChar w:fldCharType="end"/>
            </w:r>
            <w:bookmarkEnd w:id="103"/>
            <w:r>
              <w:t>)</w:t>
            </w:r>
          </w:p>
        </w:tc>
      </w:tr>
    </w:tbl>
    <w:p w:rsidR="005316EE" w:rsidRDefault="005316EE" w:rsidP="008D0078">
      <w:pPr>
        <w:spacing w:line="480" w:lineRule="auto"/>
        <w:rPr>
          <w:lang w:bidi="hi-IN"/>
        </w:rPr>
      </w:pPr>
      <w:bookmarkStart w:id="104" w:name="_Ref360181968"/>
      <w:r>
        <w:rPr>
          <w:lang w:bidi="hi-IN"/>
        </w:rPr>
        <w:t xml:space="preserve">That is, the fixation probability of the double mutant is roughly twice its adaptive advantage. This is a classic result of population genetics theory </w:t>
      </w:r>
      <w:r w:rsidR="00616194">
        <w:rPr>
          <w:lang w:bidi="hi-IN"/>
        </w:rPr>
        <w:fldChar w:fldCharType="begin" w:fldLock="1"/>
      </w:r>
      <w:r w:rsidR="00B83F66">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"[48,49]" }, "properties" : { "noteIndex" : 0 }, "schema" : "https://github.com/citation-style-language/schema/raw/master/csl-citation.json" }</w:instrText>
      </w:r>
      <w:r w:rsidR="00616194">
        <w:rPr>
          <w:lang w:bidi="hi-IN"/>
        </w:rPr>
        <w:fldChar w:fldCharType="separate"/>
      </w:r>
      <w:r w:rsidR="00B83F66" w:rsidRPr="00B83F66">
        <w:rPr>
          <w:noProof/>
          <w:lang w:bidi="hi-IN"/>
        </w:rPr>
        <w:t>[48,49]</w:t>
      </w:r>
      <w:r w:rsidR="00616194">
        <w:rPr>
          <w:lang w:bidi="hi-IN"/>
        </w:rPr>
        <w:fldChar w:fldCharType="end"/>
      </w:r>
      <w:r>
        <w:rPr>
          <w:lang w:bidi="hi-IN"/>
        </w:rPr>
        <w:t>.</w:t>
      </w:r>
    </w:p>
    <w:p w:rsidR="005316EE" w:rsidRDefault="005316EE" w:rsidP="008D0078">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8D0078">
      <w:pPr>
        <w:pStyle w:val="Heading2"/>
        <w:spacing w:line="480" w:lineRule="auto"/>
      </w:pPr>
      <w:r>
        <w:t>Adaptation rate</w:t>
      </w:r>
      <w:bookmarkEnd w:id="104"/>
    </w:p>
    <w:p w:rsidR="005316EE" w:rsidRPr="000448EE" w:rsidRDefault="005316EE" w:rsidP="008D0078">
      <w:pPr>
        <w:spacing w:line="480" w:lineRule="auto"/>
      </w:pPr>
      <w:r w:rsidRPr="00A328A2">
        <w:rPr>
          <w:lang w:val="en-GB"/>
        </w:rPr>
        <w:t xml:space="preserve">From the probability </w:t>
      </w:r>
      <w:r w:rsidRPr="00A328A2">
        <w:rPr>
          <w:i/>
          <w:iCs/>
          <w:lang w:val="en-GB"/>
        </w:rPr>
        <w:t>q</w:t>
      </w:r>
      <w:r w:rsidRPr="00A328A2">
        <w:rPr>
          <w:lang w:val="en-GB"/>
        </w:rPr>
        <w:t xml:space="preserve"> that a random offspring is a double mutant, we can derive the probability that one or more double mutants appear in the next generation</w:t>
      </w:r>
      <w:proofErr w:type="gramStart"/>
      <w:r w:rsidRPr="00A328A2">
        <w:rPr>
          <w:lang w:val="en-GB"/>
        </w:rPr>
        <w:t xml:space="preserve">: </w:t>
      </w:r>
      <w:proofErr w:type="gramEnd"/>
      <m:oMath>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1-q</m:t>
                </m:r>
              </m:e>
            </m:d>
          </m:e>
          <m:sup>
            <m:r>
              <w:rPr>
                <w:rFonts w:ascii="Cambria Math" w:hAnsi="Cambria Math"/>
                <w:lang w:val="en-GB"/>
              </w:rPr>
              <m:t>N</m:t>
            </m:r>
          </m:sup>
        </m:sSup>
        <m:r>
          <w:rPr>
            <w:rFonts w:ascii="Cambria Math" w:hAnsi="Cambria Math"/>
            <w:lang w:val="en-GB"/>
          </w:rPr>
          <m:t>≈Nq</m:t>
        </m:r>
      </m:oMath>
      <w:r w:rsidRPr="00A328A2">
        <w:rPr>
          <w:lang w:val="en-GB"/>
        </w:rPr>
        <w:t xml:space="preserve">. </w:t>
      </w:r>
      <w:r w:rsidRPr="00BA2B02">
        <w:t xml:space="preserve">This is a good approximation because </w:t>
      </w:r>
      <w:r w:rsidRPr="00BA2B02">
        <w:rPr>
          <w:i/>
          <w:iCs/>
        </w:rPr>
        <w:t>Nq</w:t>
      </w:r>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8D0078">
      <w:pPr>
        <w:spacing w:line="480" w:lineRule="auto"/>
        <w:rPr>
          <w:lang w:bidi="hi-IN"/>
        </w:rPr>
      </w:pPr>
      <w:r w:rsidRPr="000448EE">
        <w:lastRenderedPageBreak/>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proofErr w:type="spellStart"/>
      <w:r w:rsidR="005316EE" w:rsidRPr="00CB2F61">
        <w:rPr>
          <w:i/>
          <w:iCs/>
        </w:rPr>
        <w:t>Nqρ</w:t>
      </w:r>
      <w:proofErr w:type="spellEnd"/>
      <w:r w:rsidR="005316EE" w:rsidRPr="00CB2F61">
        <w:t xml:space="preserve"> and 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8D0078">
            <w:pPr>
              <w:spacing w:line="480" w:lineRule="auto"/>
            </w:pPr>
            <w:bookmarkStart w:id="105" w:name="_Ref378231036"/>
            <w:r>
              <w:t>(</w:t>
            </w:r>
            <w:r w:rsidR="00616194">
              <w:fldChar w:fldCharType="begin"/>
            </w:r>
            <w:r w:rsidRPr="00EC7EBC">
              <w:instrText xml:space="preserve"> SEQ Equation </w:instrText>
            </w:r>
            <w:r w:rsidR="00616194">
              <w:fldChar w:fldCharType="separate"/>
            </w:r>
            <w:r w:rsidR="00C47BD2">
              <w:rPr>
                <w:noProof/>
              </w:rPr>
              <w:t>5</w:t>
            </w:r>
            <w:r w:rsidR="00616194">
              <w:rPr>
                <w:noProof/>
              </w:rPr>
              <w:fldChar w:fldCharType="end"/>
            </w:r>
            <w:bookmarkEnd w:id="105"/>
            <w:r>
              <w:t>)</w:t>
            </w:r>
          </w:p>
        </w:tc>
      </w:tr>
    </w:tbl>
    <w:p w:rsidR="005316EE" w:rsidRDefault="005316EE" w:rsidP="008D0078">
      <w:pPr>
        <w:spacing w:line="480" w:lineRule="auto"/>
      </w:pPr>
      <w:proofErr w:type="gramStart"/>
      <w:r>
        <w:t xml:space="preserve">Plugging </w:t>
      </w:r>
      <w:proofErr w:type="spellStart"/>
      <w:r>
        <w:t>eqs</w:t>
      </w:r>
      <w:proofErr w:type="spellEnd"/>
      <w:r>
        <w:t>.</w:t>
      </w:r>
      <w:proofErr w:type="gramEnd"/>
      <w:r>
        <w:t xml:space="preserve">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DF5A14"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8D0078">
            <w:pPr>
              <w:spacing w:line="480" w:lineRule="auto"/>
            </w:pPr>
            <w:r>
              <w:t>(</w:t>
            </w:r>
            <w:r w:rsidR="00616194">
              <w:fldChar w:fldCharType="begin"/>
            </w:r>
            <w:r w:rsidRPr="00C23983">
              <w:instrText xml:space="preserve"> SEQ Equation </w:instrText>
            </w:r>
            <w:r w:rsidR="00616194">
              <w:fldChar w:fldCharType="separate"/>
            </w:r>
            <w:r w:rsidR="00C47BD2">
              <w:rPr>
                <w:noProof/>
              </w:rPr>
              <w:t>6</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DF5A14"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8D0078">
            <w:pPr>
              <w:spacing w:line="480" w:lineRule="auto"/>
            </w:pPr>
            <w:r>
              <w:t>(</w:t>
            </w:r>
            <w:r w:rsidR="00616194">
              <w:fldChar w:fldCharType="begin"/>
            </w:r>
            <w:r w:rsidR="00DA55AA">
              <w:instrText xml:space="preserve"> SEQ Equation </w:instrText>
            </w:r>
            <w:r w:rsidR="00616194">
              <w:fldChar w:fldCharType="separate"/>
            </w:r>
            <w:r w:rsidR="00C47BD2">
              <w:rPr>
                <w:noProof/>
              </w:rPr>
              <w:t>7</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DF5A14" w:rsidP="008D0078">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8D0078">
            <w:pPr>
              <w:spacing w:line="480" w:lineRule="auto"/>
            </w:pPr>
            <w:bookmarkStart w:id="106" w:name="_Ref393100711"/>
            <w:r>
              <w:t>(</w:t>
            </w:r>
            <w:r w:rsidR="00616194">
              <w:fldChar w:fldCharType="begin"/>
            </w:r>
            <w:r w:rsidRPr="00C23983">
              <w:instrText xml:space="preserve"> SEQ Equation </w:instrText>
            </w:r>
            <w:r w:rsidR="00616194">
              <w:fldChar w:fldCharType="separate"/>
            </w:r>
            <w:r w:rsidR="00C47BD2">
              <w:rPr>
                <w:noProof/>
              </w:rPr>
              <w:t>8</w:t>
            </w:r>
            <w:r w:rsidR="00616194">
              <w:rPr>
                <w:noProof/>
              </w:rPr>
              <w:fldChar w:fldCharType="end"/>
            </w:r>
            <w:bookmarkEnd w:id="106"/>
            <w:r>
              <w:t>)</w:t>
            </w:r>
          </w:p>
        </w:tc>
      </w:tr>
    </w:tbl>
    <w:p w:rsidR="005316EE" w:rsidRDefault="005316EE" w:rsidP="008D0078">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rPr>
          <w:lang w:bidi="hi-IN"/>
        </w:rPr>
        <w:t xml:space="preserve"> for description of model parameters and</w:t>
      </w:r>
      <w:r w:rsidR="00585914">
        <w:rPr>
          <w:lang w:bidi="hi-IN"/>
        </w:rPr>
        <w:t xml:space="preserve"> an article by </w:t>
      </w:r>
      <w:proofErr w:type="spellStart"/>
      <w:r w:rsidR="00585914">
        <w:rPr>
          <w:lang w:bidi="hi-IN"/>
        </w:rPr>
        <w:t>Weinreich</w:t>
      </w:r>
      <w:proofErr w:type="spellEnd"/>
      <w:r w:rsidR="00585914">
        <w:rPr>
          <w:lang w:bidi="hi-IN"/>
        </w:rPr>
        <w:t xml:space="preserve"> and Chao</w:t>
      </w:r>
      <w:r>
        <w:rPr>
          <w:lang w:bidi="hi-IN"/>
        </w:rPr>
        <w:t xml:space="preserve"> </w:t>
      </w:r>
      <w:r w:rsidR="00616194">
        <w:rPr>
          <w:lang w:bidi="hi-IN"/>
        </w:rPr>
        <w:fldChar w:fldCharType="begin" w:fldLock="1"/>
      </w:r>
      <w:r w:rsidR="00B83F66">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"[50]" }, "properties" : { "noteIndex" : 0 }, "schema" : "https://github.com/citation-style-language/schema/raw/master/csl-citation.json" }</w:instrText>
      </w:r>
      <w:r w:rsidR="00616194">
        <w:rPr>
          <w:lang w:bidi="hi-IN"/>
        </w:rPr>
        <w:fldChar w:fldCharType="separate"/>
      </w:r>
      <w:r w:rsidR="00B83F66" w:rsidRPr="00B83F66">
        <w:rPr>
          <w:noProof/>
          <w:lang w:bidi="hi-IN"/>
        </w:rPr>
        <w:t>[50]</w:t>
      </w:r>
      <w:r w:rsidR="00616194">
        <w:rPr>
          <w:lang w:bidi="hi-IN"/>
        </w:rPr>
        <w:fldChar w:fldCharType="end"/>
      </w:r>
      <w:r>
        <w:rPr>
          <w:lang w:bidi="hi-IN"/>
        </w:rPr>
        <w:t xml:space="preserve"> for a result similar to eq. 6.</w:t>
      </w:r>
    </w:p>
    <w:p w:rsidR="0084602B" w:rsidRDefault="00323C45" w:rsidP="008D0078">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8D0078">
      <w:pPr>
        <w:spacing w:line="480" w:lineRule="auto"/>
      </w:pPr>
      <w:r>
        <w:rPr>
          <w:rFonts w:eastAsiaTheme="minorEastAsia"/>
          <w:lang w:bidi="hi-IN"/>
        </w:rPr>
        <w:lastRenderedPageBreak/>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2A0B22" w:rsidRDefault="00DD0EC1" w:rsidP="00DF5A14">
      <w:pPr>
        <w:spacing w:line="480" w:lineRule="auto"/>
        <w:rPr>
          <w:ins w:id="107" w:author="Yoav Ram" w:date="2014-07-14T11:37:00Z"/>
          <w:lang w:bidi="hi-IN"/>
        </w:rPr>
        <w:pPrChange w:id="108" w:author="Yoav Ram" w:date="2014-07-14T11:39:00Z">
          <w:pPr>
            <w:spacing w:after="200" w:line="276" w:lineRule="auto"/>
          </w:pPr>
        </w:pPrChange>
      </w:pPr>
      <w:r>
        <w:rPr>
          <w:rFonts w:eastAsiaTheme="minorEastAsia"/>
          <w:lang w:bidi="hi-IN"/>
        </w:rPr>
        <w:t>Figure 2</w:t>
      </w:r>
      <w:ins w:id="109" w:author="Yoav Ram" w:date="2014-07-14T11:33:00Z">
        <w:r w:rsidR="002A0B22">
          <w:rPr>
            <w:rFonts w:eastAsiaTheme="minorEastAsia"/>
            <w:lang w:bidi="hi-IN"/>
          </w:rPr>
          <w:t>A</w:t>
        </w:r>
      </w:ins>
      <w:r w:rsidR="005316EE">
        <w:rPr>
          <w:rFonts w:eastAsiaTheme="minorEastAsia"/>
          <w:lang w:bidi="hi-IN"/>
        </w:rPr>
        <w:t xml:space="preserve"> compares the analytic approximations with simulation</w:t>
      </w:r>
      <w:del w:id="110" w:author="Yoav Ram" w:date="2014-07-13T14:18:00Z">
        <w:r w:rsidR="005316EE" w:rsidDel="002D7AB0">
          <w:rPr>
            <w:rFonts w:eastAsiaTheme="minorEastAsia"/>
            <w:lang w:bidi="hi-IN"/>
          </w:rPr>
          <w:delText>s</w:delText>
        </w:r>
      </w:del>
      <w:r w:rsidR="005316EE">
        <w:rPr>
          <w:rFonts w:eastAsiaTheme="minorEastAsia"/>
          <w:lang w:bidi="hi-IN"/>
        </w:rPr>
        <w:t xml:space="preserve">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616194">
        <w:fldChar w:fldCharType="begin" w:fldLock="1"/>
      </w:r>
      <w:r w:rsidR="00B83F66">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"mendeley" : { "previouslyFormattedCitation" : "[51]" }, "properties" : { "noteIndex" : 0 }, "schema" : "https://github.com/citation-style-language/schema/raw/master/csl-citation.json" }</w:instrText>
      </w:r>
      <w:r w:rsidR="00616194">
        <w:fldChar w:fldCharType="separate"/>
      </w:r>
      <w:r w:rsidR="00B83F66" w:rsidRPr="00B83F66">
        <w:rPr>
          <w:noProof/>
        </w:rPr>
        <w:t>[51]</w:t>
      </w:r>
      <w:r w:rsidR="00616194">
        <w:fldChar w:fldCharType="end"/>
      </w:r>
      <w:r w:rsidR="00335216">
        <w:t>. However, these sweeps result</w:t>
      </w:r>
      <w:r w:rsidR="005316EE">
        <w:t xml:space="preserve"> in a lower fixation probability for the double mutant</w:t>
      </w:r>
      <w:r w:rsidR="00335216">
        <w:t xml:space="preserve"> (</w:t>
      </w:r>
      <w:r w:rsidR="00335216">
        <w:rPr>
          <w:lang w:bidi="hi-IN"/>
        </w:rPr>
        <w:t>Figure S2)</w:t>
      </w:r>
      <w:r w:rsidR="005316EE">
        <w:rPr>
          <w:lang w:bidi="hi-IN"/>
        </w:rPr>
        <w:t>.</w:t>
      </w:r>
      <w:ins w:id="111" w:author="Yoav Ram" w:date="2014-07-14T11:37:00Z">
        <w:r w:rsidR="002A0B22">
          <w:rPr>
            <w:lang w:bidi="hi-IN"/>
          </w:rPr>
          <w:br w:type="page"/>
        </w:r>
      </w:ins>
    </w:p>
    <w:p w:rsidR="002A0B22" w:rsidRDefault="002A0B22" w:rsidP="002A0B22">
      <w:pPr>
        <w:pStyle w:val="FigureLegend"/>
        <w:spacing w:line="480" w:lineRule="auto"/>
        <w:rPr>
          <w:ins w:id="112" w:author="Yoav Ram" w:date="2014-07-14T11:37:00Z"/>
          <w:b/>
          <w:bCs/>
          <w:sz w:val="20"/>
          <w:szCs w:val="20"/>
        </w:rPr>
      </w:pPr>
      <w:ins w:id="113" w:author="Yoav Ram" w:date="2014-07-14T11:37:00Z">
        <w:r>
          <w:rPr>
            <w:b/>
            <w:bCs/>
            <w:noProof/>
            <w:sz w:val="20"/>
            <w:szCs w:val="20"/>
          </w:rPr>
          <w:lastRenderedPageBreak/>
          <w:drawing>
            <wp:inline distT="0" distB="0" distL="0" distR="0" wp14:anchorId="40D22A53" wp14:editId="59AE8ED6">
              <wp:extent cx="2767869" cy="3600000"/>
              <wp:effectExtent l="0" t="0" r="0" b="635"/>
              <wp:docPr id="5" name="Picture 5"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7869" cy="3600000"/>
                      </a:xfrm>
                      <a:prstGeom prst="rect">
                        <a:avLst/>
                      </a:prstGeom>
                      <a:noFill/>
                      <a:ln>
                        <a:noFill/>
                      </a:ln>
                    </pic:spPr>
                  </pic:pic>
                </a:graphicData>
              </a:graphic>
            </wp:inline>
          </w:drawing>
        </w:r>
      </w:ins>
    </w:p>
    <w:p w:rsidR="002A0B22" w:rsidRPr="00733307" w:rsidRDefault="002A0B22" w:rsidP="002A0B22">
      <w:pPr>
        <w:pStyle w:val="FigureLegend"/>
        <w:spacing w:line="480" w:lineRule="auto"/>
        <w:jc w:val="left"/>
        <w:rPr>
          <w:ins w:id="114" w:author="Yoav Ram" w:date="2014-07-14T11:37:00Z"/>
          <w:sz w:val="20"/>
          <w:szCs w:val="20"/>
        </w:rPr>
      </w:pPr>
      <w:ins w:id="115" w:author="Yoav Ram" w:date="2014-07-14T11:37:00Z">
        <w:r w:rsidRPr="00733307">
          <w:rPr>
            <w:b/>
            <w:bCs/>
            <w:sz w:val="20"/>
            <w:szCs w:val="20"/>
          </w:rPr>
          <w:t xml:space="preserve">Figure </w:t>
        </w:r>
        <w:r w:rsidRPr="00733307">
          <w:rPr>
            <w:b/>
            <w:bCs/>
            <w:sz w:val="20"/>
            <w:szCs w:val="20"/>
          </w:rPr>
          <w:fldChar w:fldCharType="begin"/>
        </w:r>
        <w:r w:rsidRPr="00733307">
          <w:rPr>
            <w:b/>
            <w:bCs/>
            <w:sz w:val="20"/>
            <w:szCs w:val="20"/>
          </w:rPr>
          <w:instrText xml:space="preserve"> SEQ Figure \* ARABIC </w:instrText>
        </w:r>
        <w:r w:rsidRPr="00733307">
          <w:rPr>
            <w:b/>
            <w:bCs/>
            <w:sz w:val="20"/>
            <w:szCs w:val="20"/>
          </w:rPr>
          <w:fldChar w:fldCharType="separate"/>
        </w:r>
        <w:r w:rsidRPr="00733307">
          <w:rPr>
            <w:b/>
            <w:bCs/>
            <w:noProof/>
            <w:sz w:val="20"/>
            <w:szCs w:val="20"/>
          </w:rPr>
          <w:t>2</w:t>
        </w:r>
        <w:r w:rsidRPr="00733307">
          <w:rPr>
            <w:b/>
            <w:bCs/>
            <w:sz w:val="20"/>
            <w:szCs w:val="20"/>
          </w:rPr>
          <w:fldChar w:fldCharType="end"/>
        </w:r>
        <w:r w:rsidRPr="00733307">
          <w:rPr>
            <w:b/>
            <w:bCs/>
            <w:sz w:val="20"/>
            <w:szCs w:val="20"/>
          </w:rPr>
          <w:t xml:space="preserve"> – Complex adaptation with different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Pr="00733307">
          <w:rPr>
            <w:sz w:val="20"/>
            <w:szCs w:val="20"/>
          </w:rPr>
          <w:t xml:space="preserve"> (both in log scale). </w:t>
        </w:r>
        <w:r w:rsidRPr="00733307">
          <w:rPr>
            <w:b/>
            <w:bCs/>
            <w:sz w:val="20"/>
            <w:szCs w:val="20"/>
          </w:rPr>
          <w:t>(A)</w:t>
        </w:r>
        <w:r w:rsidRPr="00733307">
          <w:rPr>
            <w:sz w:val="20"/>
            <w:szCs w:val="20"/>
          </w:rPr>
          <w:t xml:space="preserve"> </w:t>
        </w:r>
        <w:r>
          <w:rPr>
            <w:sz w:val="20"/>
            <w:szCs w:val="20"/>
          </w:rPr>
          <w:t>A b</w:t>
        </w:r>
        <w:r w:rsidRPr="00733307">
          <w:rPr>
            <w:sz w:val="20"/>
            <w:szCs w:val="20"/>
          </w:rPr>
          <w:t>lack</w:t>
        </w:r>
        <w:r>
          <w:rPr>
            <w:sz w:val="20"/>
            <w:szCs w:val="20"/>
          </w:rPr>
          <w:t xml:space="preserve"> </w:t>
        </w:r>
        <w:r w:rsidRPr="00733307">
          <w:rPr>
            <w:sz w:val="20"/>
            <w:szCs w:val="20"/>
          </w:rPr>
          <w:t>circle</w:t>
        </w:r>
        <w:r>
          <w:rPr>
            <w:sz w:val="20"/>
            <w:szCs w:val="20"/>
          </w:rPr>
          <w:t xml:space="preserve"> is normal mutagenesis (</w:t>
        </w:r>
        <w:r w:rsidRPr="00733307">
          <w:rPr>
            <w:sz w:val="20"/>
            <w:szCs w:val="20"/>
          </w:rPr>
          <w:t>NM</w:t>
        </w:r>
        <w:r>
          <w:rPr>
            <w:i/>
            <w:iCs/>
            <w:sz w:val="20"/>
            <w:szCs w:val="20"/>
          </w:rPr>
          <w:t xml:space="preserve">; </w:t>
        </w:r>
        <w:r w:rsidRPr="00733307">
          <w:rPr>
            <w:i/>
            <w:iCs/>
            <w:sz w:val="20"/>
            <w:szCs w:val="20"/>
          </w:rPr>
          <w:t>τ</w:t>
        </w:r>
        <w:r w:rsidRPr="00733307">
          <w:rPr>
            <w:sz w:val="20"/>
            <w:szCs w:val="20"/>
          </w:rPr>
          <w:t>=1</w:t>
        </w:r>
        <w:r>
          <w:rPr>
            <w:sz w:val="20"/>
            <w:szCs w:val="20"/>
          </w:rPr>
          <w:t>)</w:t>
        </w:r>
        <w:r w:rsidRPr="00733307">
          <w:rPr>
            <w:sz w:val="20"/>
            <w:szCs w:val="20"/>
          </w:rPr>
          <w:t xml:space="preserve">; solid </w:t>
        </w:r>
        <w:r>
          <w:rPr>
            <w:sz w:val="20"/>
            <w:szCs w:val="20"/>
          </w:rPr>
          <w:t xml:space="preserve">line with </w:t>
        </w:r>
        <w:r w:rsidRPr="00733307">
          <w:rPr>
            <w:sz w:val="20"/>
            <w:szCs w:val="20"/>
          </w:rPr>
          <w:t>circles</w:t>
        </w:r>
        <w:r>
          <w:rPr>
            <w:sz w:val="20"/>
            <w:szCs w:val="20"/>
          </w:rPr>
          <w:t xml:space="preserve"> is constitutive mutagenesis (</w:t>
        </w:r>
        <w:r w:rsidRPr="00733307">
          <w:rPr>
            <w:sz w:val="20"/>
            <w:szCs w:val="20"/>
          </w:rPr>
          <w:t>CM</w:t>
        </w:r>
        <w:r>
          <w:rPr>
            <w:sz w:val="20"/>
            <w:szCs w:val="20"/>
          </w:rPr>
          <w:t>)</w:t>
        </w:r>
        <w:r w:rsidRPr="00733307">
          <w:rPr>
            <w:sz w:val="20"/>
            <w:szCs w:val="20"/>
          </w:rPr>
          <w:t xml:space="preserve">; solid </w:t>
        </w:r>
        <w:r>
          <w:rPr>
            <w:sz w:val="20"/>
            <w:szCs w:val="20"/>
          </w:rPr>
          <w:t>line</w:t>
        </w:r>
        <w:r w:rsidRPr="00733307">
          <w:rPr>
            <w:sz w:val="20"/>
            <w:szCs w:val="20"/>
          </w:rPr>
          <w:t xml:space="preserve"> </w:t>
        </w:r>
        <w:r>
          <w:rPr>
            <w:sz w:val="20"/>
            <w:szCs w:val="20"/>
          </w:rPr>
          <w:t xml:space="preserve">with </w:t>
        </w:r>
        <w:r w:rsidRPr="00733307">
          <w:rPr>
            <w:sz w:val="20"/>
            <w:szCs w:val="20"/>
          </w:rPr>
          <w:t>squares</w:t>
        </w:r>
        <w:r>
          <w:rPr>
            <w:sz w:val="20"/>
            <w:szCs w:val="20"/>
          </w:rPr>
          <w:t xml:space="preserve"> is stress-induced mutagenesis (</w:t>
        </w:r>
        <w:r w:rsidRPr="00733307">
          <w:rPr>
            <w:sz w:val="20"/>
            <w:szCs w:val="20"/>
          </w:rPr>
          <w:t>SIM</w:t>
        </w:r>
        <w:r>
          <w:rPr>
            <w:sz w:val="20"/>
            <w:szCs w:val="20"/>
          </w:rPr>
          <w:t>)</w:t>
        </w:r>
        <w:r w:rsidRPr="00733307">
          <w:rPr>
            <w:sz w:val="20"/>
            <w:szCs w:val="20"/>
          </w:rPr>
          <w:t xml:space="preserve">; dashed lines </w:t>
        </w:r>
        <w:r>
          <w:rPr>
            <w:sz w:val="20"/>
            <w:szCs w:val="20"/>
          </w:rPr>
          <w:t>with triangles</w:t>
        </w:r>
        <w:r w:rsidRPr="00733307">
          <w:rPr>
            <w:sz w:val="20"/>
            <w:szCs w:val="20"/>
          </w:rPr>
          <w:t xml:space="preserve"> </w:t>
        </w:r>
        <w:r>
          <w:rPr>
            <w:sz w:val="20"/>
            <w:szCs w:val="20"/>
          </w:rPr>
          <w:t xml:space="preserve">is </w:t>
        </w:r>
        <w:r w:rsidRPr="00733307">
          <w:rPr>
            <w:sz w:val="20"/>
            <w:szCs w:val="20"/>
          </w:rPr>
          <w:t xml:space="preserve">stress-induced mutagenesis with environmental stress </w:t>
        </w:r>
        <w:r>
          <w:rPr>
            <w:sz w:val="20"/>
            <w:szCs w:val="20"/>
          </w:rPr>
          <w:t>(</w:t>
        </w:r>
        <w:proofErr w:type="spellStart"/>
        <w:r>
          <w:rPr>
            <w:sz w:val="20"/>
            <w:szCs w:val="20"/>
          </w:rPr>
          <w:t>SIMe</w:t>
        </w:r>
        <w:proofErr w:type="spellEnd"/>
        <w:r>
          <w:rPr>
            <w:sz w:val="20"/>
            <w:szCs w:val="20"/>
          </w:rPr>
          <w:t xml:space="preserve">; </w:t>
        </w:r>
        <w:r w:rsidRPr="00733307">
          <w:rPr>
            <w:sz w:val="20"/>
            <w:szCs w:val="20"/>
          </w:rPr>
          <w:t>see section</w:t>
        </w:r>
        <w:r>
          <w:rPr>
            <w:sz w:val="20"/>
            <w:szCs w:val="20"/>
          </w:rPr>
          <w:t xml:space="preserve"> 3.5)</w:t>
        </w:r>
        <w:r w:rsidRPr="00733307">
          <w:rPr>
            <w:sz w:val="20"/>
            <w:szCs w:val="20"/>
          </w:rPr>
          <w:t xml:space="preserve">. Lines are analytic approximations; markers are the means of stochastic simulation results; error bars represent 95% confidence interval of the mean (at least 1,000 replicates per point; computed with bootstrap with 1,000 samples per point). Parameters (see </w:t>
        </w:r>
        <w:r w:rsidRPr="00733307">
          <w:rPr>
            <w:sz w:val="20"/>
            <w:szCs w:val="20"/>
          </w:rPr>
          <w:fldChar w:fldCharType="begin"/>
        </w:r>
        <w:r w:rsidRPr="00733307">
          <w:rPr>
            <w:sz w:val="20"/>
            <w:szCs w:val="20"/>
          </w:rPr>
          <w:instrText xml:space="preserve"> REF _Ref358791100 \h  \* MERGEFORMAT </w:instrText>
        </w:r>
        <w:r w:rsidRPr="00733307">
          <w:rPr>
            <w:sz w:val="20"/>
            <w:szCs w:val="20"/>
          </w:rPr>
        </w:r>
        <w:r w:rsidRPr="00733307">
          <w:rPr>
            <w:sz w:val="20"/>
            <w:szCs w:val="20"/>
          </w:rPr>
          <w:fldChar w:fldCharType="separate"/>
        </w:r>
        <w:r w:rsidRPr="00733307">
          <w:rPr>
            <w:sz w:val="20"/>
            <w:szCs w:val="20"/>
          </w:rPr>
          <w:t>Table 1</w:t>
        </w:r>
        <w:r w:rsidRPr="00733307">
          <w:rPr>
            <w:sz w:val="20"/>
            <w:szCs w:val="20"/>
          </w:rP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 xml:space="preserve">=0.0002,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r w:rsidRPr="00DF5A14">
          <w:rPr>
            <w:b/>
            <w:bCs/>
            <w:sz w:val="20"/>
            <w:szCs w:val="20"/>
            <w:highlight w:val="yellow"/>
            <w:rPrChange w:id="116" w:author="Yoav Ram" w:date="2014-07-14T11:40:00Z">
              <w:rPr>
                <w:b/>
                <w:bCs/>
                <w:sz w:val="20"/>
                <w:szCs w:val="20"/>
              </w:rPr>
            </w:rPrChange>
          </w:rPr>
          <w:t>(B)</w:t>
        </w:r>
        <w:r w:rsidRPr="00DF5A14">
          <w:rPr>
            <w:sz w:val="20"/>
            <w:szCs w:val="20"/>
            <w:highlight w:val="yellow"/>
            <w:rPrChange w:id="117" w:author="Yoav Ram" w:date="2014-07-14T11:40:00Z">
              <w:rPr>
                <w:sz w:val="20"/>
                <w:szCs w:val="20"/>
              </w:rPr>
            </w:rPrChange>
          </w:rPr>
          <w:t xml:space="preserve"> Markers are the results of adaptation with SIM with different continuous relationships between fitness and mutation rate, defined by a curvature parameter </w:t>
        </w:r>
        <w:r w:rsidRPr="00DF5A14">
          <w:rPr>
            <w:i/>
            <w:iCs/>
            <w:sz w:val="20"/>
            <w:szCs w:val="20"/>
            <w:highlight w:val="yellow"/>
            <w:rPrChange w:id="118" w:author="Yoav Ram" w:date="2014-07-14T11:40:00Z">
              <w:rPr>
                <w:i/>
                <w:iCs/>
                <w:sz w:val="20"/>
                <w:szCs w:val="20"/>
              </w:rPr>
            </w:rPrChange>
          </w:rPr>
          <w:t>k</w:t>
        </w:r>
        <w:r w:rsidRPr="00DF5A14">
          <w:rPr>
            <w:sz w:val="20"/>
            <w:szCs w:val="20"/>
            <w:highlight w:val="yellow"/>
            <w:rPrChange w:id="119" w:author="Yoav Ram" w:date="2014-07-14T11:40:00Z">
              <w:rPr>
                <w:sz w:val="20"/>
                <w:szCs w:val="20"/>
              </w:rPr>
            </w:rPrChange>
          </w:rPr>
          <w:t xml:space="preserve"> and mutation rate fold increase </w:t>
        </w:r>
        <w:r w:rsidRPr="00DF5A14">
          <w:rPr>
            <w:rFonts w:ascii="Times New Roman" w:hAnsi="Times New Roman" w:cs="Times New Roman"/>
            <w:i/>
            <w:iCs/>
            <w:sz w:val="20"/>
            <w:szCs w:val="20"/>
            <w:highlight w:val="yellow"/>
            <w:rPrChange w:id="120" w:author="Yoav Ram" w:date="2014-07-14T11:40:00Z">
              <w:rPr>
                <w:rFonts w:ascii="Times New Roman" w:hAnsi="Times New Roman" w:cs="Times New Roman"/>
                <w:i/>
                <w:iCs/>
                <w:sz w:val="20"/>
                <w:szCs w:val="20"/>
              </w:rPr>
            </w:rPrChange>
          </w:rPr>
          <w:t>τ</w:t>
        </w:r>
        <w:r w:rsidRPr="00DF5A14">
          <w:rPr>
            <w:sz w:val="20"/>
            <w:szCs w:val="20"/>
            <w:highlight w:val="yellow"/>
            <w:rPrChange w:id="121" w:author="Yoav Ram" w:date="2014-07-14T11:40:00Z">
              <w:rPr>
                <w:sz w:val="20"/>
                <w:szCs w:val="20"/>
              </w:rPr>
            </w:rPrChange>
          </w:rPr>
          <w:t>=10 (see Online Appendix E and Figure E1)</w:t>
        </w:r>
        <w:r w:rsidRPr="00DF5A14">
          <w:rPr>
            <w:b/>
            <w:bCs/>
            <w:sz w:val="20"/>
            <w:szCs w:val="20"/>
            <w:highlight w:val="yellow"/>
            <w:rPrChange w:id="122" w:author="Yoav Ram" w:date="2014-07-14T11:40:00Z">
              <w:rPr>
                <w:b/>
                <w:bCs/>
                <w:sz w:val="20"/>
                <w:szCs w:val="20"/>
              </w:rPr>
            </w:rPrChange>
          </w:rPr>
          <w:t xml:space="preserve">. </w:t>
        </w:r>
        <w:r w:rsidRPr="00DF5A14">
          <w:rPr>
            <w:sz w:val="20"/>
            <w:szCs w:val="20"/>
            <w:highlight w:val="yellow"/>
            <w:rPrChange w:id="123" w:author="Yoav Ram" w:date="2014-07-14T11:40:00Z">
              <w:rPr>
                <w:sz w:val="20"/>
                <w:szCs w:val="20"/>
              </w:rPr>
            </w:rPrChange>
          </w:rPr>
          <w:t xml:space="preserve">Each dashed line is an analytic approximation of the continuous SIM next to it, using a SIM strategy with a threshold relationship and with </w:t>
        </w:r>
        <w:r w:rsidRPr="00DF5A14">
          <w:rPr>
            <w:rFonts w:cs="Times New Roman"/>
            <w:i/>
            <w:iCs/>
            <w:sz w:val="20"/>
            <w:szCs w:val="20"/>
            <w:highlight w:val="yellow"/>
            <w:rPrChange w:id="124" w:author="Yoav Ram" w:date="2014-07-14T11:40:00Z">
              <w:rPr>
                <w:rFonts w:cs="Times New Roman"/>
                <w:i/>
                <w:iCs/>
                <w:sz w:val="20"/>
                <w:szCs w:val="20"/>
              </w:rPr>
            </w:rPrChange>
          </w:rPr>
          <w:t>τ</w:t>
        </w:r>
        <w:r w:rsidRPr="00DF5A14">
          <w:rPr>
            <w:sz w:val="20"/>
            <w:szCs w:val="20"/>
            <w:highlight w:val="yellow"/>
            <w:rPrChange w:id="125" w:author="Yoav Ram" w:date="2014-07-14T11:40:00Z">
              <w:rPr>
                <w:sz w:val="20"/>
                <w:szCs w:val="20"/>
              </w:rPr>
            </w:rPrChange>
          </w:rPr>
          <w:t>=</w:t>
        </w:r>
        <w:r w:rsidRPr="00DF5A14">
          <w:rPr>
            <w:sz w:val="20"/>
            <w:szCs w:val="20"/>
            <w:highlight w:val="yellow"/>
            <w:lang w:bidi="hi-IN"/>
            <w:rPrChange w:id="126" w:author="Yoav Ram" w:date="2014-07-14T11:40:00Z">
              <w:rPr>
                <w:sz w:val="20"/>
                <w:szCs w:val="20"/>
                <w:lang w:bidi="hi-IN"/>
              </w:rPr>
            </w:rPrChange>
          </w:rPr>
          <w:t>4.61, 1.45, and 1.05, top to bottom.</w:t>
        </w:r>
        <w:r w:rsidRPr="00DF5A14">
          <w:rPr>
            <w:sz w:val="20"/>
            <w:szCs w:val="20"/>
            <w:highlight w:val="yellow"/>
            <w:rPrChange w:id="127" w:author="Yoav Ram" w:date="2014-07-14T11:40:00Z">
              <w:rPr>
                <w:sz w:val="20"/>
                <w:szCs w:val="20"/>
              </w:rPr>
            </w:rPrChange>
          </w:rPr>
          <w:t xml:space="preserve"> </w:t>
        </w:r>
        <w:proofErr w:type="gramStart"/>
        <w:r w:rsidRPr="00DF5A14">
          <w:rPr>
            <w:sz w:val="20"/>
            <w:szCs w:val="20"/>
            <w:highlight w:val="yellow"/>
            <w:rPrChange w:id="128" w:author="Yoav Ram" w:date="2014-07-14T11:40:00Z">
              <w:rPr>
                <w:sz w:val="20"/>
                <w:szCs w:val="20"/>
              </w:rPr>
            </w:rPrChange>
          </w:rPr>
          <w:t>Online version in</w:t>
        </w:r>
        <w:r w:rsidRPr="00DF5A14">
          <w:rPr>
            <w:sz w:val="20"/>
            <w:szCs w:val="20"/>
            <w:highlight w:val="yellow"/>
            <w:lang w:val="en-GB"/>
            <w:rPrChange w:id="129" w:author="Yoav Ram" w:date="2014-07-14T11:40:00Z">
              <w:rPr>
                <w:sz w:val="20"/>
                <w:szCs w:val="20"/>
                <w:lang w:val="en-GB"/>
              </w:rPr>
            </w:rPrChange>
          </w:rPr>
          <w:t xml:space="preserve"> colour</w:t>
        </w:r>
        <w:r w:rsidRPr="00DF5A14">
          <w:rPr>
            <w:sz w:val="20"/>
            <w:szCs w:val="20"/>
            <w:highlight w:val="yellow"/>
            <w:rPrChange w:id="130" w:author="Yoav Ram" w:date="2014-07-14T11:40:00Z">
              <w:rPr>
                <w:sz w:val="20"/>
                <w:szCs w:val="20"/>
              </w:rPr>
            </w:rPrChange>
          </w:rPr>
          <w:t>.</w:t>
        </w:r>
        <w:proofErr w:type="gramEnd"/>
      </w:ins>
    </w:p>
    <w:p w:rsidR="00CD3F78" w:rsidDel="002A0B22" w:rsidRDefault="00CD3F78" w:rsidP="002D7AB0">
      <w:pPr>
        <w:spacing w:line="480" w:lineRule="auto"/>
        <w:rPr>
          <w:del w:id="131" w:author="Yoav Ram" w:date="2014-07-14T11:37:00Z"/>
          <w:lang w:bidi="hi-IN"/>
        </w:rPr>
      </w:pPr>
    </w:p>
    <w:p w:rsidR="002A0B22" w:rsidRPr="00457ACF" w:rsidRDefault="002A0B22" w:rsidP="00DF5A14">
      <w:pPr>
        <w:spacing w:line="480" w:lineRule="auto"/>
        <w:rPr>
          <w:ins w:id="132" w:author="Yoav Ram" w:date="2014-07-14T11:35:00Z"/>
          <w:rFonts w:ascii="Palatino Linotype" w:hAnsi="Palatino Linotype"/>
          <w:lang w:bidi="hi-IN"/>
        </w:rPr>
      </w:pPr>
      <w:ins w:id="133" w:author="Yoav Ram" w:date="2014-07-14T11:33:00Z">
        <w:r w:rsidRPr="00DF5A14">
          <w:rPr>
            <w:highlight w:val="yellow"/>
            <w:lang w:bidi="hi-IN"/>
            <w:rPrChange w:id="134" w:author="Yoav Ram" w:date="2014-07-14T11:40:00Z">
              <w:rPr>
                <w:lang w:bidi="hi-IN"/>
              </w:rPr>
            </w:rPrChange>
          </w:rPr>
          <w:t>The adaptation rate of SIM with continuous relationship</w:t>
        </w:r>
      </w:ins>
      <w:ins w:id="135" w:author="Yoav Ram" w:date="2014-07-14T11:37:00Z">
        <w:r w:rsidRPr="00DF5A14">
          <w:rPr>
            <w:highlight w:val="yellow"/>
            <w:lang w:bidi="hi-IN"/>
            <w:rPrChange w:id="136" w:author="Yoav Ram" w:date="2014-07-14T11:40:00Z">
              <w:rPr>
                <w:lang w:bidi="hi-IN"/>
              </w:rPr>
            </w:rPrChange>
          </w:rPr>
          <w:t>s</w:t>
        </w:r>
      </w:ins>
      <w:ins w:id="137" w:author="Yoav Ram" w:date="2014-07-14T11:33:00Z">
        <w:r w:rsidRPr="00DF5A14">
          <w:rPr>
            <w:highlight w:val="yellow"/>
            <w:lang w:bidi="hi-IN"/>
            <w:rPrChange w:id="138" w:author="Yoav Ram" w:date="2014-07-14T11:40:00Z">
              <w:rPr>
                <w:lang w:bidi="hi-IN"/>
              </w:rPr>
            </w:rPrChange>
          </w:rPr>
          <w:t xml:space="preserve"> between fitness and mutation rate (Online Appendix E) </w:t>
        </w:r>
      </w:ins>
      <w:ins w:id="139" w:author="Yoav Ram" w:date="2014-07-14T11:37:00Z">
        <w:r w:rsidRPr="00DF5A14">
          <w:rPr>
            <w:highlight w:val="yellow"/>
            <w:lang w:bidi="hi-IN"/>
            <w:rPrChange w:id="140" w:author="Yoav Ram" w:date="2014-07-14T11:40:00Z">
              <w:rPr>
                <w:lang w:bidi="hi-IN"/>
              </w:rPr>
            </w:rPrChange>
          </w:rPr>
          <w:t xml:space="preserve">is </w:t>
        </w:r>
      </w:ins>
      <w:ins w:id="141" w:author="Yoav Ram" w:date="2014-07-14T11:38:00Z">
        <w:r w:rsidRPr="00DF5A14">
          <w:rPr>
            <w:highlight w:val="yellow"/>
            <w:lang w:bidi="hi-IN"/>
            <w:rPrChange w:id="142" w:author="Yoav Ram" w:date="2014-07-14T11:40:00Z">
              <w:rPr>
                <w:lang w:bidi="hi-IN"/>
              </w:rPr>
            </w:rPrChange>
          </w:rPr>
          <w:t xml:space="preserve">similar to that of </w:t>
        </w:r>
      </w:ins>
      <w:ins w:id="143" w:author="Yoav Ram" w:date="2014-07-14T11:34:00Z">
        <w:r w:rsidRPr="00DF5A14">
          <w:rPr>
            <w:highlight w:val="yellow"/>
            <w:lang w:bidi="hi-IN"/>
            <w:rPrChange w:id="144" w:author="Yoav Ram" w:date="2014-07-14T11:40:00Z">
              <w:rPr>
                <w:lang w:bidi="hi-IN"/>
              </w:rPr>
            </w:rPrChange>
          </w:rPr>
          <w:t>SIM with threshold relationship</w:t>
        </w:r>
      </w:ins>
      <w:ins w:id="145" w:author="Yoav Ram" w:date="2014-07-14T11:38:00Z">
        <w:r w:rsidRPr="00DF5A14">
          <w:rPr>
            <w:highlight w:val="yellow"/>
            <w:lang w:bidi="hi-IN"/>
            <w:rPrChange w:id="146" w:author="Yoav Ram" w:date="2014-07-14T11:40:00Z">
              <w:rPr>
                <w:lang w:bidi="hi-IN"/>
              </w:rPr>
            </w:rPrChange>
          </w:rPr>
          <w:t>s</w:t>
        </w:r>
      </w:ins>
      <w:ins w:id="147" w:author="Yoav Ram" w:date="2014-07-14T11:34:00Z">
        <w:r w:rsidRPr="00DF5A14">
          <w:rPr>
            <w:highlight w:val="yellow"/>
            <w:lang w:bidi="hi-IN"/>
            <w:rPrChange w:id="148" w:author="Yoav Ram" w:date="2014-07-14T11:40:00Z">
              <w:rPr>
                <w:lang w:bidi="hi-IN"/>
              </w:rPr>
            </w:rPrChange>
          </w:rPr>
          <w:t xml:space="preserve"> (Figure 2B). </w:t>
        </w:r>
      </w:ins>
      <w:ins w:id="149" w:author="Yoav Ram" w:date="2014-07-14T11:36:00Z">
        <w:r w:rsidRPr="00DF5A14">
          <w:rPr>
            <w:rFonts w:ascii="Palatino Linotype" w:hAnsi="Palatino Linotype"/>
            <w:highlight w:val="yellow"/>
            <w:lang w:bidi="hi-IN"/>
            <w:rPrChange w:id="150" w:author="Yoav Ram" w:date="2014-07-14T11:40:00Z">
              <w:rPr>
                <w:rFonts w:ascii="Palatino Linotype" w:hAnsi="Palatino Linotype"/>
                <w:lang w:bidi="hi-IN"/>
              </w:rPr>
            </w:rPrChange>
          </w:rPr>
          <w:t xml:space="preserve">This </w:t>
        </w:r>
      </w:ins>
      <w:ins w:id="151" w:author="Yoav Ram" w:date="2014-07-14T11:39:00Z">
        <w:r w:rsidRPr="00DF5A14">
          <w:rPr>
            <w:rFonts w:ascii="Palatino Linotype" w:hAnsi="Palatino Linotype"/>
            <w:highlight w:val="yellow"/>
            <w:lang w:bidi="hi-IN"/>
            <w:rPrChange w:id="152" w:author="Yoav Ram" w:date="2014-07-14T11:40:00Z">
              <w:rPr>
                <w:rFonts w:ascii="Palatino Linotype" w:hAnsi="Palatino Linotype"/>
                <w:lang w:bidi="hi-IN"/>
              </w:rPr>
            </w:rPrChange>
          </w:rPr>
          <w:t xml:space="preserve">is because </w:t>
        </w:r>
      </w:ins>
      <w:ins w:id="153" w:author="Yoav Ram" w:date="2014-07-14T11:35:00Z">
        <w:r w:rsidRPr="00DF5A14">
          <w:rPr>
            <w:rFonts w:ascii="Palatino Linotype" w:hAnsi="Palatino Linotype"/>
            <w:highlight w:val="yellow"/>
            <w:lang w:bidi="hi-IN"/>
            <w:rPrChange w:id="154" w:author="Yoav Ram" w:date="2014-07-14T11:40:00Z">
              <w:rPr>
                <w:rFonts w:ascii="Palatino Linotype" w:hAnsi="Palatino Linotype"/>
                <w:lang w:bidi="hi-IN"/>
              </w:rPr>
            </w:rPrChange>
          </w:rPr>
          <w:t>the main factor determining the adaptation rate is the mutation rate increase of the wildtype and the single mutants (</w:t>
        </w:r>
        <w:r w:rsidRPr="00DF5A14">
          <w:rPr>
            <w:rFonts w:ascii="Palatino Linotype" w:hAnsi="Palatino Linotype"/>
            <w:i/>
            <w:iCs/>
            <w:highlight w:val="yellow"/>
            <w:lang w:bidi="hi-IN"/>
            <w:rPrChange w:id="155" w:author="Yoav Ram" w:date="2014-07-14T11:40:00Z">
              <w:rPr>
                <w:rFonts w:ascii="Palatino Linotype" w:hAnsi="Palatino Linotype"/>
                <w:i/>
                <w:iCs/>
                <w:lang w:bidi="hi-IN"/>
              </w:rPr>
            </w:rPrChange>
          </w:rPr>
          <w:t>ab</w:t>
        </w:r>
        <w:r w:rsidRPr="00DF5A14">
          <w:rPr>
            <w:rFonts w:ascii="Palatino Linotype" w:hAnsi="Palatino Linotype"/>
            <w:highlight w:val="yellow"/>
            <w:lang w:bidi="hi-IN"/>
            <w:rPrChange w:id="156" w:author="Yoav Ram" w:date="2014-07-14T11:40:00Z">
              <w:rPr>
                <w:rFonts w:ascii="Palatino Linotype" w:hAnsi="Palatino Linotype"/>
                <w:lang w:bidi="hi-IN"/>
              </w:rPr>
            </w:rPrChange>
          </w:rPr>
          <w:t xml:space="preserve">, </w:t>
        </w:r>
        <w:proofErr w:type="spellStart"/>
        <w:r w:rsidRPr="00DF5A14">
          <w:rPr>
            <w:rFonts w:ascii="Palatino Linotype" w:hAnsi="Palatino Linotype"/>
            <w:i/>
            <w:iCs/>
            <w:highlight w:val="yellow"/>
            <w:lang w:bidi="hi-IN"/>
            <w:rPrChange w:id="157" w:author="Yoav Ram" w:date="2014-07-14T11:40:00Z">
              <w:rPr>
                <w:rFonts w:ascii="Palatino Linotype" w:hAnsi="Palatino Linotype"/>
                <w:i/>
                <w:iCs/>
                <w:lang w:bidi="hi-IN"/>
              </w:rPr>
            </w:rPrChange>
          </w:rPr>
          <w:t>aB</w:t>
        </w:r>
        <w:proofErr w:type="spellEnd"/>
        <w:r w:rsidRPr="00DF5A14">
          <w:rPr>
            <w:rFonts w:ascii="Palatino Linotype" w:hAnsi="Palatino Linotype"/>
            <w:highlight w:val="yellow"/>
            <w:lang w:bidi="hi-IN"/>
            <w:rPrChange w:id="158" w:author="Yoav Ram" w:date="2014-07-14T11:40:00Z">
              <w:rPr>
                <w:rFonts w:ascii="Palatino Linotype" w:hAnsi="Palatino Linotype"/>
                <w:lang w:bidi="hi-IN"/>
              </w:rPr>
            </w:rPrChange>
          </w:rPr>
          <w:t xml:space="preserve">, and </w:t>
        </w:r>
        <w:r w:rsidRPr="00DF5A14">
          <w:rPr>
            <w:rFonts w:ascii="Palatino Linotype" w:hAnsi="Palatino Linotype"/>
            <w:i/>
            <w:iCs/>
            <w:highlight w:val="yellow"/>
            <w:lang w:bidi="hi-IN"/>
            <w:rPrChange w:id="159" w:author="Yoav Ram" w:date="2014-07-14T11:40:00Z">
              <w:rPr>
                <w:rFonts w:ascii="Palatino Linotype" w:hAnsi="Palatino Linotype"/>
                <w:i/>
                <w:iCs/>
                <w:lang w:bidi="hi-IN"/>
              </w:rPr>
            </w:rPrChange>
          </w:rPr>
          <w:t>Ab</w:t>
        </w:r>
        <w:r w:rsidRPr="00DF5A14">
          <w:rPr>
            <w:rFonts w:ascii="Palatino Linotype" w:hAnsi="Palatino Linotype"/>
            <w:highlight w:val="yellow"/>
            <w:lang w:bidi="hi-IN"/>
            <w:rPrChange w:id="160" w:author="Yoav Ram" w:date="2014-07-14T11:40:00Z">
              <w:rPr>
                <w:rFonts w:ascii="Palatino Linotype" w:hAnsi="Palatino Linotype"/>
                <w:lang w:bidi="hi-IN"/>
              </w:rPr>
            </w:rPrChange>
          </w:rPr>
          <w:t>)</w:t>
        </w:r>
      </w:ins>
      <w:ins w:id="161" w:author="Yoav Ram" w:date="2014-07-14T11:36:00Z">
        <w:r w:rsidRPr="00DF5A14">
          <w:rPr>
            <w:rFonts w:ascii="Palatino Linotype" w:hAnsi="Palatino Linotype"/>
            <w:highlight w:val="yellow"/>
            <w:lang w:bidi="hi-IN"/>
            <w:rPrChange w:id="162" w:author="Yoav Ram" w:date="2014-07-14T11:40:00Z">
              <w:rPr>
                <w:rFonts w:ascii="Palatino Linotype" w:hAnsi="Palatino Linotype"/>
                <w:lang w:bidi="hi-IN"/>
              </w:rPr>
            </w:rPrChange>
          </w:rPr>
          <w:t xml:space="preserve">, </w:t>
        </w:r>
      </w:ins>
      <w:ins w:id="163" w:author="Yoav Ram" w:date="2014-07-14T11:35:00Z">
        <w:r w:rsidRPr="00DF5A14">
          <w:rPr>
            <w:rFonts w:ascii="Palatino Linotype" w:hAnsi="Palatino Linotype"/>
            <w:highlight w:val="yellow"/>
            <w:lang w:bidi="hi-IN"/>
            <w:rPrChange w:id="164" w:author="Yoav Ram" w:date="2014-07-14T11:40:00Z">
              <w:rPr>
                <w:rFonts w:ascii="Palatino Linotype" w:hAnsi="Palatino Linotype"/>
                <w:lang w:bidi="hi-IN"/>
              </w:rPr>
            </w:rPrChange>
          </w:rPr>
          <w:t>because individuals with more than a single mutation do not have a significant contribution to adaptation.</w:t>
        </w:r>
      </w:ins>
    </w:p>
    <w:p w:rsidR="00DF5A14" w:rsidRDefault="00DF5A14" w:rsidP="00DF5A14">
      <w:pPr>
        <w:spacing w:after="200" w:line="480" w:lineRule="auto"/>
        <w:rPr>
          <w:rFonts w:eastAsiaTheme="minorEastAsia"/>
          <w:lang w:bidi="hi-IN"/>
        </w:rPr>
      </w:pPr>
      <w:moveToRangeStart w:id="165" w:author="Yoav Ram" w:date="2014-07-14T11:40:00Z" w:name="move393101332"/>
      <w:moveTo w:id="166" w:author="Yoav Ram" w:date="2014-07-14T11:40:00Z">
        <w:r w:rsidRPr="00E74930">
          <w:rPr>
            <w:lang w:bidi="hi-IN"/>
          </w:rPr>
          <w:t xml:space="preserve">What happens when mutation is </w:t>
        </w:r>
        <w:r>
          <w:rPr>
            <w:lang w:bidi="hi-IN"/>
          </w:rPr>
          <w:t>as strong as</w:t>
        </w:r>
        <w:r w:rsidRPr="00E74930">
          <w:rPr>
            <w:lang w:bidi="hi-IN"/>
          </w:rPr>
          <w:t xml:space="preserve"> selection? </w:t>
        </w:r>
        <w:r>
          <w:t>Figure 3</w:t>
        </w:r>
        <w:r w:rsidRPr="00E74930">
          <w:rPr>
            <w:lang w:bidi="hi-IN"/>
          </w:rPr>
          <w:t xml:space="preserve">A shows results for </w:t>
        </w:r>
        <w:r w:rsidRPr="00E74930">
          <w:rPr>
            <w:i/>
            <w:iCs/>
            <w:lang w:bidi="hi-IN"/>
          </w:rPr>
          <w:t>s</w:t>
        </w:r>
        <w:r w:rsidRPr="00E74930">
          <w:rPr>
            <w:lang w:bidi="hi-IN"/>
          </w:rPr>
          <w:t>=10</w:t>
        </w:r>
        <w:r w:rsidRPr="00E74930">
          <w:rPr>
            <w:i/>
            <w:iCs/>
            <w:lang w:bidi="hi-IN"/>
          </w:rPr>
          <w:t>U</w:t>
        </w:r>
        <w:r w:rsidRPr="00E74930">
          <w:rPr>
            <w:rFonts w:eastAsiaTheme="minorEastAsia"/>
            <w:lang w:bidi="hi-IN"/>
          </w:rPr>
          <w:t xml:space="preserve">. </w:t>
        </w:r>
        <w:r>
          <w:rPr>
            <w:rFonts w:eastAsiaTheme="minorEastAsia"/>
            <w:lang w:bidi="hi-IN"/>
          </w:rPr>
          <w:t>When</w:t>
        </w:r>
        <w:r w:rsidRPr="00E74930">
          <w:rPr>
            <w:rFonts w:eastAsiaTheme="minorEastAsia"/>
            <w:lang w:bidi="hi-IN"/>
          </w:rPr>
          <w:t xml:space="preserve"> the average number of deleterious alleles per individual </w:t>
        </w:r>
        <w:proofErr w:type="spellStart"/>
        <w:r w:rsidRPr="00E74930">
          <w:rPr>
            <w:rFonts w:eastAsiaTheme="minorEastAsia" w:cs="Times New Roman"/>
            <w:i/>
            <w:iCs/>
            <w:lang w:bidi="hi-IN"/>
          </w:rPr>
          <w:t>τ</w:t>
        </w:r>
        <w:r w:rsidRPr="00E74930">
          <w:rPr>
            <w:rFonts w:eastAsiaTheme="minorEastAsia"/>
            <w:i/>
            <w:iCs/>
            <w:lang w:bidi="hi-IN"/>
          </w:rPr>
          <w:t>U</w:t>
        </w:r>
        <w:proofErr w:type="spellEnd"/>
        <w:r w:rsidRPr="00E74930">
          <w:rPr>
            <w:rFonts w:eastAsiaTheme="minorEastAsia"/>
            <w:i/>
            <w:iCs/>
            <w:lang w:bidi="hi-IN"/>
          </w:rPr>
          <w:t>/s</w:t>
        </w:r>
        <w:r w:rsidRPr="00E74930">
          <w:rPr>
            <w:rFonts w:eastAsiaTheme="minorEastAsia"/>
            <w:lang w:bidi="hi-IN"/>
          </w:rPr>
          <w:t xml:space="preserve"> </w:t>
        </w:r>
        <w:r>
          <w:rPr>
            <w:rFonts w:eastAsiaTheme="minorEastAsia"/>
            <w:lang w:bidi="hi-IN"/>
          </w:rPr>
          <w:t>is over one</w:t>
        </w:r>
        <w:r w:rsidRPr="00E74930">
          <w:rPr>
            <w:rFonts w:eastAsiaTheme="minorEastAsia"/>
            <w:lang w:bidi="hi-IN"/>
          </w:rPr>
          <w:t xml:space="preserve">, adaptation </w:t>
        </w:r>
        <w:r>
          <w:rPr>
            <w:rFonts w:eastAsiaTheme="minorEastAsia"/>
            <w:lang w:bidi="hi-IN"/>
          </w:rPr>
          <w:t xml:space="preserve">with CM </w:t>
        </w:r>
        <w:r w:rsidRPr="00E74930">
          <w:rPr>
            <w:rFonts w:eastAsiaTheme="minorEastAsia"/>
            <w:lang w:bidi="hi-IN"/>
          </w:rPr>
          <w:t xml:space="preserve">is likely to occur on a deleterious background. </w:t>
        </w:r>
        <w:r>
          <w:rPr>
            <w:rFonts w:eastAsiaTheme="minorEastAsia"/>
            <w:lang w:bidi="hi-IN"/>
          </w:rPr>
          <w:t xml:space="preserve">Because our approximation neglects adaptation on deleterious backgrounds, it underestimates the adaptation rate </w:t>
        </w:r>
        <w:r>
          <w:t>(Figure 3</w:t>
        </w:r>
        <w:r>
          <w:rPr>
            <w:lang w:bidi="hi-IN"/>
          </w:rPr>
          <w:t>A)</w:t>
        </w:r>
        <w:r>
          <w:rPr>
            <w:rFonts w:eastAsiaTheme="minorEastAsia"/>
            <w:lang w:bidi="hi-IN"/>
          </w:rPr>
          <w:t>.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the population carries more deleterious alleles after adaptation, resulting in a lower population mean fitness (</w:t>
        </w:r>
        <w:r>
          <w:t>Figure 3</w:t>
        </w:r>
        <w:r>
          <w:rPr>
            <w:rFonts w:eastAsiaTheme="minorEastAsia"/>
            <w:lang w:bidi="hi-IN"/>
          </w:rPr>
          <w:t>B) and eventually a lower fixation probability and adaptation rate (</w:t>
        </w:r>
        <w:r>
          <w:t>Figure 3</w:t>
        </w:r>
        <w:r>
          <w:rPr>
            <w:rFonts w:eastAsiaTheme="minorEastAsia"/>
            <w:lang w:bidi="hi-IN"/>
          </w:rPr>
          <w:t xml:space="preserve">A) . </w:t>
        </w:r>
      </w:moveTo>
    </w:p>
    <w:p w:rsidR="00DF5A14" w:rsidRDefault="00DF5A14" w:rsidP="00DF5A14">
      <w:pPr>
        <w:spacing w:line="480" w:lineRule="auto"/>
      </w:pPr>
      <w:moveTo w:id="167" w:author="Yoav Ram" w:date="2014-07-14T11:40:00Z">
        <w:r>
          <w:rPr>
            <w:rFonts w:eastAsiaTheme="minorEastAsia"/>
            <w:lang w:bidi="hi-IN"/>
          </w:rPr>
          <w:t xml:space="preserve">With SIM, the </w:t>
        </w:r>
        <w:r>
          <w:rPr>
            <w:lang w:bidi="hi-IN"/>
          </w:rPr>
          <w:t xml:space="preserve">average number of deleterious alleles per individual </w:t>
        </w:r>
        <w:r w:rsidRPr="00BE1EF9">
          <w:rPr>
            <w:i/>
            <w:iCs/>
            <w:lang w:bidi="hi-IN"/>
          </w:rPr>
          <w:t>U/s</w:t>
        </w:r>
        <w:r>
          <w:rPr>
            <w:lang w:bidi="hi-IN"/>
          </w:rPr>
          <w:t xml:space="preserve"> 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Pr="00BE1EF9">
          <w:rPr>
            <w:rFonts w:cs="Times New Roman"/>
            <w:i/>
            <w:iCs/>
            <w:lang w:bidi="hi-IN"/>
          </w:rPr>
          <w:t>τ</w:t>
        </w:r>
        <w:r>
          <w:rPr>
            <w:rFonts w:eastAsiaTheme="minorEastAsia"/>
            <w:lang w:bidi="hi-IN"/>
          </w:rPr>
          <w:t>&gt;10</w:t>
        </w:r>
        <w:r>
          <w:t xml:space="preserve"> the double mutant can appear on a deleterious background, resulting in hitch-hiking and a lower fixation probability, and causing our approximation to overestimate the adaptation rate (Figure 3</w:t>
        </w:r>
        <w:r>
          <w:rPr>
            <w:lang w:bidi="hi-IN"/>
          </w:rPr>
          <w:t>A).</w:t>
        </w:r>
      </w:moveTo>
    </w:p>
    <w:moveToRangeEnd w:id="165"/>
    <w:p w:rsidR="00CD3F78" w:rsidDel="002A0B22" w:rsidRDefault="00CD3F78" w:rsidP="00DF5A14">
      <w:pPr>
        <w:spacing w:after="200" w:line="480" w:lineRule="auto"/>
        <w:rPr>
          <w:del w:id="168" w:author="Yoav Ram" w:date="2014-07-14T11:37:00Z"/>
          <w:lang w:bidi="hi-IN"/>
        </w:rPr>
      </w:pPr>
      <w:del w:id="169" w:author="Yoav Ram" w:date="2014-07-14T11:37:00Z">
        <w:r w:rsidDel="002A0B22">
          <w:rPr>
            <w:lang w:bidi="hi-IN"/>
          </w:rPr>
          <w:br w:type="page"/>
        </w:r>
      </w:del>
    </w:p>
    <w:p w:rsidR="00CD3F78" w:rsidDel="002A0B22" w:rsidRDefault="00CD3F78" w:rsidP="00DF5A14">
      <w:pPr>
        <w:pStyle w:val="FigureLegend"/>
        <w:spacing w:line="480" w:lineRule="auto"/>
        <w:rPr>
          <w:del w:id="170" w:author="Yoav Ram" w:date="2014-07-14T11:36:00Z"/>
          <w:b/>
          <w:bCs/>
          <w:sz w:val="20"/>
          <w:szCs w:val="20"/>
        </w:rPr>
      </w:pPr>
      <w:del w:id="171" w:author="Yoav Ram" w:date="2014-07-14T11:20:00Z">
        <w:r w:rsidDel="006E7AB4">
          <w:rPr>
            <w:b/>
            <w:bCs/>
            <w:noProof/>
            <w:sz w:val="20"/>
            <w:szCs w:val="20"/>
          </w:rPr>
          <w:drawing>
            <wp:inline distT="0" distB="0" distL="0" distR="0" wp14:anchorId="18AA9C09" wp14:editId="6430B526">
              <wp:extent cx="5266690" cy="3803650"/>
              <wp:effectExtent l="0" t="0" r="0" b="6350"/>
              <wp:docPr id="13" name="Picture 13"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3803650"/>
                      </a:xfrm>
                      <a:prstGeom prst="rect">
                        <a:avLst/>
                      </a:prstGeom>
                      <a:noFill/>
                      <a:ln>
                        <a:noFill/>
                      </a:ln>
                    </pic:spPr>
                  </pic:pic>
                </a:graphicData>
              </a:graphic>
            </wp:inline>
          </w:drawing>
        </w:r>
      </w:del>
    </w:p>
    <w:p w:rsidR="00CD3F78" w:rsidDel="00D157D4" w:rsidRDefault="00CD3F78" w:rsidP="00DF5A14">
      <w:pPr>
        <w:pStyle w:val="FigureLegend"/>
        <w:spacing w:line="480" w:lineRule="auto"/>
        <w:jc w:val="left"/>
        <w:rPr>
          <w:del w:id="172" w:author="Yoav Ram" w:date="2014-07-14T11:28:00Z"/>
          <w:sz w:val="20"/>
          <w:szCs w:val="20"/>
        </w:rPr>
      </w:pPr>
      <w:bookmarkStart w:id="173" w:name="_Ref383682047"/>
      <w:del w:id="174" w:author="Yoav Ram" w:date="2014-07-14T11:28:00Z">
        <w:r w:rsidRPr="00733307" w:rsidDel="00D157D4">
          <w:rPr>
            <w:b/>
            <w:bCs/>
            <w:sz w:val="20"/>
            <w:szCs w:val="20"/>
          </w:rPr>
          <w:delText xml:space="preserve">Figure </w:delText>
        </w:r>
        <w:r w:rsidR="00616194" w:rsidRPr="00733307" w:rsidDel="00D157D4">
          <w:rPr>
            <w:b/>
            <w:bCs/>
            <w:sz w:val="20"/>
            <w:szCs w:val="20"/>
          </w:rPr>
          <w:fldChar w:fldCharType="begin"/>
        </w:r>
        <w:r w:rsidRPr="00D157D4" w:rsidDel="00D157D4">
          <w:rPr>
            <w:b/>
            <w:bCs/>
            <w:sz w:val="20"/>
            <w:szCs w:val="20"/>
            <w:rPrChange w:id="175" w:author="Yoav Ram" w:date="2014-07-14T11:28:00Z">
              <w:rPr>
                <w:b/>
                <w:bCs/>
                <w:sz w:val="20"/>
                <w:szCs w:val="20"/>
              </w:rPr>
            </w:rPrChange>
          </w:rPr>
          <w:delInstrText xml:space="preserve"> SEQ Figure \* ARABIC </w:delInstrText>
        </w:r>
        <w:r w:rsidR="00616194" w:rsidRPr="00733307" w:rsidDel="00D157D4">
          <w:rPr>
            <w:b/>
            <w:bCs/>
            <w:sz w:val="20"/>
            <w:szCs w:val="20"/>
          </w:rPr>
          <w:fldChar w:fldCharType="separate"/>
        </w:r>
        <w:r w:rsidR="00C47BD2" w:rsidRPr="00DF5A14" w:rsidDel="00D157D4">
          <w:rPr>
            <w:b/>
            <w:bCs/>
            <w:noProof/>
            <w:sz w:val="20"/>
            <w:szCs w:val="20"/>
          </w:rPr>
          <w:delText>2</w:delText>
        </w:r>
        <w:r w:rsidR="00616194" w:rsidRPr="00733307" w:rsidDel="00D157D4">
          <w:rPr>
            <w:b/>
            <w:bCs/>
            <w:sz w:val="20"/>
            <w:szCs w:val="20"/>
          </w:rPr>
          <w:fldChar w:fldCharType="end"/>
        </w:r>
        <w:bookmarkEnd w:id="173"/>
        <w:r w:rsidRPr="00733307" w:rsidDel="00D157D4">
          <w:rPr>
            <w:b/>
            <w:bCs/>
            <w:sz w:val="20"/>
            <w:szCs w:val="20"/>
          </w:rPr>
          <w:delText xml:space="preserve"> – Complex adaptation with different mutational strategies.</w:delText>
        </w:r>
        <w:r w:rsidRPr="00733307" w:rsidDel="00D157D4">
          <w:rPr>
            <w:sz w:val="20"/>
            <w:szCs w:val="20"/>
          </w:rPr>
          <w:delText xml:space="preserve"> The figure shows the adaptation rate </w:delText>
        </w:r>
        <w:r w:rsidRPr="00733307" w:rsidDel="00D157D4">
          <w:rPr>
            <w:i/>
            <w:iCs/>
            <w:sz w:val="20"/>
            <w:szCs w:val="20"/>
          </w:rPr>
          <w:delText>ν</w:delText>
        </w:r>
        <w:r w:rsidRPr="00733307" w:rsidDel="00D157D4">
          <w:rPr>
            <w:sz w:val="20"/>
            <w:szCs w:val="20"/>
          </w:rPr>
          <w:delText xml:space="preserve"> as a function of the mutation rate increase </w:delText>
        </w:r>
        <w:r w:rsidRPr="00733307" w:rsidDel="00D157D4">
          <w:rPr>
            <w:i/>
            <w:iCs/>
            <w:sz w:val="20"/>
            <w:szCs w:val="20"/>
          </w:rPr>
          <w:delText>τ</w:delText>
        </w:r>
        <w:r w:rsidRPr="00733307" w:rsidDel="00D157D4">
          <w:rPr>
            <w:sz w:val="20"/>
            <w:szCs w:val="20"/>
          </w:rPr>
          <w:delText xml:space="preserve"> (both in log scale). </w:delText>
        </w:r>
        <w:r w:rsidDel="00D157D4">
          <w:rPr>
            <w:sz w:val="20"/>
            <w:szCs w:val="20"/>
          </w:rPr>
          <w:delText>A b</w:delText>
        </w:r>
        <w:r w:rsidRPr="00733307" w:rsidDel="00D157D4">
          <w:rPr>
            <w:sz w:val="20"/>
            <w:szCs w:val="20"/>
          </w:rPr>
          <w:delText>lack</w:delText>
        </w:r>
        <w:r w:rsidDel="00D157D4">
          <w:rPr>
            <w:sz w:val="20"/>
            <w:szCs w:val="20"/>
          </w:rPr>
          <w:delText xml:space="preserve"> </w:delText>
        </w:r>
        <w:r w:rsidRPr="00733307" w:rsidDel="00D157D4">
          <w:rPr>
            <w:sz w:val="20"/>
            <w:szCs w:val="20"/>
          </w:rPr>
          <w:delText>circle</w:delText>
        </w:r>
        <w:r w:rsidDel="00D157D4">
          <w:rPr>
            <w:sz w:val="20"/>
            <w:szCs w:val="20"/>
          </w:rPr>
          <w:delText xml:space="preserve"> is normal mutagenesis (</w:delText>
        </w:r>
        <w:r w:rsidRPr="00733307" w:rsidDel="00D157D4">
          <w:rPr>
            <w:sz w:val="20"/>
            <w:szCs w:val="20"/>
          </w:rPr>
          <w:delText>NM</w:delText>
        </w:r>
        <w:r w:rsidDel="00D157D4">
          <w:rPr>
            <w:i/>
            <w:iCs/>
            <w:sz w:val="20"/>
            <w:szCs w:val="20"/>
          </w:rPr>
          <w:delText xml:space="preserve">; </w:delText>
        </w:r>
        <w:r w:rsidRPr="00733307" w:rsidDel="00D157D4">
          <w:rPr>
            <w:i/>
            <w:iCs/>
            <w:sz w:val="20"/>
            <w:szCs w:val="20"/>
          </w:rPr>
          <w:delText>τ</w:delText>
        </w:r>
        <w:r w:rsidRPr="00733307" w:rsidDel="00D157D4">
          <w:rPr>
            <w:sz w:val="20"/>
            <w:szCs w:val="20"/>
          </w:rPr>
          <w:delText>=1</w:delText>
        </w:r>
        <w:r w:rsidDel="00D157D4">
          <w:rPr>
            <w:sz w:val="20"/>
            <w:szCs w:val="20"/>
          </w:rPr>
          <w:delText>)</w:delText>
        </w:r>
        <w:r w:rsidRPr="00733307" w:rsidDel="00D157D4">
          <w:rPr>
            <w:sz w:val="20"/>
            <w:szCs w:val="20"/>
          </w:rPr>
          <w:delText xml:space="preserve">; solid </w:delText>
        </w:r>
        <w:r w:rsidDel="00D157D4">
          <w:rPr>
            <w:sz w:val="20"/>
            <w:szCs w:val="20"/>
          </w:rPr>
          <w:delText xml:space="preserve">line with </w:delText>
        </w:r>
        <w:r w:rsidRPr="00733307" w:rsidDel="00D157D4">
          <w:rPr>
            <w:sz w:val="20"/>
            <w:szCs w:val="20"/>
          </w:rPr>
          <w:delText>circles</w:delText>
        </w:r>
        <w:r w:rsidDel="00D157D4">
          <w:rPr>
            <w:sz w:val="20"/>
            <w:szCs w:val="20"/>
          </w:rPr>
          <w:delText xml:space="preserve"> is constitutive mutagenesis (</w:delText>
        </w:r>
        <w:r w:rsidRPr="00733307" w:rsidDel="00D157D4">
          <w:rPr>
            <w:sz w:val="20"/>
            <w:szCs w:val="20"/>
          </w:rPr>
          <w:delText>CM</w:delText>
        </w:r>
        <w:r w:rsidDel="00D157D4">
          <w:rPr>
            <w:sz w:val="20"/>
            <w:szCs w:val="20"/>
          </w:rPr>
          <w:delText>)</w:delText>
        </w:r>
        <w:r w:rsidRPr="00733307" w:rsidDel="00D157D4">
          <w:rPr>
            <w:sz w:val="20"/>
            <w:szCs w:val="20"/>
          </w:rPr>
          <w:delText xml:space="preserve">; solid </w:delText>
        </w:r>
        <w:r w:rsidDel="00D157D4">
          <w:rPr>
            <w:sz w:val="20"/>
            <w:szCs w:val="20"/>
          </w:rPr>
          <w:delText>line</w:delText>
        </w:r>
        <w:r w:rsidRPr="00733307" w:rsidDel="00D157D4">
          <w:rPr>
            <w:sz w:val="20"/>
            <w:szCs w:val="20"/>
          </w:rPr>
          <w:delText xml:space="preserve"> </w:delText>
        </w:r>
        <w:r w:rsidDel="00D157D4">
          <w:rPr>
            <w:sz w:val="20"/>
            <w:szCs w:val="20"/>
          </w:rPr>
          <w:delText xml:space="preserve">with </w:delText>
        </w:r>
        <w:r w:rsidRPr="00733307" w:rsidDel="00D157D4">
          <w:rPr>
            <w:sz w:val="20"/>
            <w:szCs w:val="20"/>
          </w:rPr>
          <w:delText>squares</w:delText>
        </w:r>
        <w:r w:rsidDel="00D157D4">
          <w:rPr>
            <w:sz w:val="20"/>
            <w:szCs w:val="20"/>
          </w:rPr>
          <w:delText xml:space="preserve"> is stress-induced mutagenesis (</w:delText>
        </w:r>
        <w:r w:rsidRPr="00733307" w:rsidDel="00D157D4">
          <w:rPr>
            <w:sz w:val="20"/>
            <w:szCs w:val="20"/>
          </w:rPr>
          <w:delText>SIM</w:delText>
        </w:r>
        <w:r w:rsidDel="00D157D4">
          <w:rPr>
            <w:sz w:val="20"/>
            <w:szCs w:val="20"/>
          </w:rPr>
          <w:delText>)</w:delText>
        </w:r>
        <w:r w:rsidRPr="00733307" w:rsidDel="00D157D4">
          <w:rPr>
            <w:sz w:val="20"/>
            <w:szCs w:val="20"/>
          </w:rPr>
          <w:delText xml:space="preserve">; dashed lines </w:delText>
        </w:r>
        <w:r w:rsidDel="00D157D4">
          <w:rPr>
            <w:sz w:val="20"/>
            <w:szCs w:val="20"/>
          </w:rPr>
          <w:delText>with triangles</w:delText>
        </w:r>
        <w:r w:rsidRPr="00733307" w:rsidDel="00D157D4">
          <w:rPr>
            <w:sz w:val="20"/>
            <w:szCs w:val="20"/>
          </w:rPr>
          <w:delText xml:space="preserve"> </w:delText>
        </w:r>
        <w:r w:rsidDel="00D157D4">
          <w:rPr>
            <w:sz w:val="20"/>
            <w:szCs w:val="20"/>
          </w:rPr>
          <w:delText xml:space="preserve">is </w:delText>
        </w:r>
        <w:r w:rsidRPr="00733307" w:rsidDel="00D157D4">
          <w:rPr>
            <w:sz w:val="20"/>
            <w:szCs w:val="20"/>
          </w:rPr>
          <w:delText xml:space="preserve">stress-induced mutagenesis with environmental stress </w:delText>
        </w:r>
        <w:r w:rsidDel="00D157D4">
          <w:rPr>
            <w:sz w:val="20"/>
            <w:szCs w:val="20"/>
          </w:rPr>
          <w:delText xml:space="preserve">(SIMe; </w:delText>
        </w:r>
        <w:r w:rsidRPr="00733307" w:rsidDel="00D157D4">
          <w:rPr>
            <w:sz w:val="20"/>
            <w:szCs w:val="20"/>
          </w:rPr>
          <w:delText>see section</w:delText>
        </w:r>
        <w:r w:rsidDel="00D157D4">
          <w:rPr>
            <w:sz w:val="20"/>
            <w:szCs w:val="20"/>
          </w:rPr>
          <w:delText xml:space="preserve"> 3.5)</w:delText>
        </w:r>
        <w:r w:rsidRPr="00733307" w:rsidDel="00D157D4">
          <w:rPr>
            <w:sz w:val="20"/>
            <w:szCs w:val="20"/>
          </w:rPr>
          <w:delText>. Lines are analytic approximations</w:delText>
        </w:r>
        <w:r w:rsidDel="00D157D4">
          <w:rPr>
            <w:sz w:val="20"/>
            <w:szCs w:val="20"/>
          </w:rPr>
          <w:delText>. M</w:delText>
        </w:r>
        <w:r w:rsidRPr="00733307" w:rsidDel="00D157D4">
          <w:rPr>
            <w:sz w:val="20"/>
            <w:szCs w:val="20"/>
          </w:rPr>
          <w:delText>arkers are the means of stochastic simulation results</w:delText>
        </w:r>
        <w:r w:rsidDel="00D157D4">
          <w:rPr>
            <w:sz w:val="20"/>
            <w:szCs w:val="20"/>
          </w:rPr>
          <w:delText>. E</w:delText>
        </w:r>
        <w:r w:rsidRPr="00733307" w:rsidDel="00D157D4">
          <w:rPr>
            <w:sz w:val="20"/>
            <w:szCs w:val="20"/>
          </w:rPr>
          <w:delText xml:space="preserve">rror bars represent 95% confidence interval of the mean (at least 1,000 </w:delText>
        </w:r>
        <w:r w:rsidDel="00D157D4">
          <w:rPr>
            <w:sz w:val="20"/>
            <w:szCs w:val="20"/>
          </w:rPr>
          <w:delText>simulations</w:delText>
        </w:r>
        <w:r w:rsidRPr="00733307" w:rsidDel="00D157D4">
          <w:rPr>
            <w:sz w:val="20"/>
            <w:szCs w:val="20"/>
          </w:rPr>
          <w:delText xml:space="preserve"> per point; computed with bootstrap with 1,000 samples per point). Parameters (see </w:delText>
        </w:r>
        <w:r w:rsidR="00631789" w:rsidDel="00D157D4">
          <w:fldChar w:fldCharType="begin"/>
        </w:r>
        <w:r w:rsidR="00631789" w:rsidDel="00D157D4">
          <w:delInstrText xml:space="preserve"> REF _Ref358791100 \h  \* MERGEFORMAT </w:delInstrText>
        </w:r>
        <w:r w:rsidR="00631789" w:rsidDel="00D157D4">
          <w:fldChar w:fldCharType="separate"/>
        </w:r>
        <w:r w:rsidR="00C47BD2" w:rsidRPr="00C47BD2" w:rsidDel="00D157D4">
          <w:rPr>
            <w:sz w:val="20"/>
            <w:szCs w:val="20"/>
          </w:rPr>
          <w:delText>Table 1</w:delText>
        </w:r>
        <w:r w:rsidR="00631789" w:rsidDel="00D157D4">
          <w:fldChar w:fldCharType="end"/>
        </w:r>
        <w:r w:rsidRPr="00733307" w:rsidDel="00D157D4">
          <w:rPr>
            <w:sz w:val="20"/>
            <w:szCs w:val="20"/>
          </w:rPr>
          <w:delText xml:space="preserve">): </w:delText>
        </w:r>
        <w:r w:rsidRPr="00733307" w:rsidDel="00D157D4">
          <w:rPr>
            <w:i/>
            <w:iCs/>
            <w:sz w:val="20"/>
            <w:szCs w:val="20"/>
          </w:rPr>
          <w:delText>U</w:delText>
        </w:r>
        <w:r w:rsidRPr="00733307" w:rsidDel="00D157D4">
          <w:rPr>
            <w:sz w:val="20"/>
            <w:szCs w:val="20"/>
          </w:rPr>
          <w:delText xml:space="preserve">=0.0004, </w:delText>
        </w:r>
        <w:r w:rsidRPr="00733307" w:rsidDel="00D157D4">
          <w:rPr>
            <w:i/>
            <w:iCs/>
            <w:sz w:val="20"/>
            <w:szCs w:val="20"/>
          </w:rPr>
          <w:delText>s</w:delText>
        </w:r>
        <w:r w:rsidRPr="00733307" w:rsidDel="00D157D4">
          <w:rPr>
            <w:sz w:val="20"/>
            <w:szCs w:val="20"/>
          </w:rPr>
          <w:delText xml:space="preserve">=0.05, </w:delText>
        </w:r>
        <w:r w:rsidRPr="00733307" w:rsidDel="00D157D4">
          <w:rPr>
            <w:rFonts w:ascii="Times New Roman" w:hAnsi="Times New Roman" w:cs="Times New Roman"/>
            <w:i/>
            <w:iCs/>
            <w:sz w:val="20"/>
            <w:szCs w:val="20"/>
          </w:rPr>
          <w:delText>β</w:delText>
        </w:r>
        <w:r w:rsidRPr="00733307" w:rsidDel="00D157D4">
          <w:rPr>
            <w:sz w:val="20"/>
            <w:szCs w:val="20"/>
          </w:rPr>
          <w:delText xml:space="preserve">=0.0002, </w:delText>
        </w:r>
        <w:r w:rsidRPr="00733307" w:rsidDel="00D157D4">
          <w:rPr>
            <w:i/>
            <w:iCs/>
            <w:sz w:val="20"/>
            <w:szCs w:val="20"/>
          </w:rPr>
          <w:delText>H</w:delText>
        </w:r>
        <w:r w:rsidRPr="00733307" w:rsidDel="00D157D4">
          <w:rPr>
            <w:sz w:val="20"/>
            <w:szCs w:val="20"/>
          </w:rPr>
          <w:delText xml:space="preserve">=2, </w:delText>
        </w:r>
        <w:r w:rsidRPr="00733307" w:rsidDel="00D157D4">
          <w:rPr>
            <w:i/>
            <w:iCs/>
            <w:sz w:val="20"/>
            <w:szCs w:val="20"/>
          </w:rPr>
          <w:delText>N</w:delText>
        </w:r>
        <w:r w:rsidRPr="00733307" w:rsidDel="00D157D4">
          <w:rPr>
            <w:sz w:val="20"/>
            <w:szCs w:val="20"/>
          </w:rPr>
          <w:delText>=</w:delText>
        </w:r>
      </w:del>
      <w:del w:id="176" w:author="Yoav Ram" w:date="2014-07-14T11:21:00Z">
        <w:r w:rsidRPr="00733307" w:rsidDel="006E7AB4">
          <w:rPr>
            <w:sz w:val="20"/>
            <w:szCs w:val="20"/>
          </w:rPr>
          <w:delText>10</w:delText>
        </w:r>
        <w:r w:rsidRPr="00733307" w:rsidDel="006E7AB4">
          <w:rPr>
            <w:sz w:val="20"/>
            <w:szCs w:val="20"/>
            <w:vertAlign w:val="superscript"/>
          </w:rPr>
          <w:delText>6</w:delText>
        </w:r>
        <w:r w:rsidR="00825E9D" w:rsidDel="006E7AB4">
          <w:rPr>
            <w:sz w:val="20"/>
            <w:szCs w:val="20"/>
          </w:rPr>
          <w:delText xml:space="preserve"> </w:delText>
        </w:r>
        <w:r w:rsidR="00825E9D" w:rsidRPr="00825E9D" w:rsidDel="006E7AB4">
          <w:rPr>
            <w:sz w:val="20"/>
            <w:szCs w:val="20"/>
          </w:rPr>
          <w:delText>(O</w:delText>
        </w:r>
      </w:del>
      <w:del w:id="177" w:author="Yoav Ram" w:date="2014-07-14T11:28:00Z">
        <w:r w:rsidR="00825E9D" w:rsidRPr="00825E9D" w:rsidDel="00D157D4">
          <w:rPr>
            <w:sz w:val="20"/>
            <w:szCs w:val="20"/>
          </w:rPr>
          <w:delText>nline version in</w:delText>
        </w:r>
        <w:r w:rsidR="00825E9D" w:rsidRPr="006E7AB4" w:rsidDel="00D157D4">
          <w:rPr>
            <w:sz w:val="20"/>
            <w:szCs w:val="20"/>
            <w:lang w:val="en-GB"/>
            <w:rPrChange w:id="178" w:author="Yoav Ram" w:date="2014-07-14T11:21:00Z">
              <w:rPr>
                <w:sz w:val="20"/>
                <w:szCs w:val="20"/>
              </w:rPr>
            </w:rPrChange>
          </w:rPr>
          <w:delText xml:space="preserve"> colour</w:delText>
        </w:r>
      </w:del>
      <w:del w:id="179" w:author="Yoav Ram" w:date="2014-07-14T11:21:00Z">
        <w:r w:rsidR="00825E9D" w:rsidRPr="00825E9D" w:rsidDel="006E7AB4">
          <w:rPr>
            <w:sz w:val="20"/>
            <w:szCs w:val="20"/>
          </w:rPr>
          <w:delText>.)</w:delText>
        </w:r>
      </w:del>
    </w:p>
    <w:p w:rsidR="00CD3F78" w:rsidDel="002A0B22" w:rsidRDefault="00CD3F78" w:rsidP="008D0078">
      <w:pPr>
        <w:spacing w:after="200" w:line="480" w:lineRule="auto"/>
        <w:rPr>
          <w:del w:id="180" w:author="Yoav Ram" w:date="2014-07-14T11:36:00Z"/>
          <w:sz w:val="20"/>
          <w:szCs w:val="20"/>
        </w:rPr>
      </w:pPr>
      <w:del w:id="181" w:author="Yoav Ram" w:date="2014-07-14T11:36:00Z">
        <w:r w:rsidDel="002A0B22">
          <w:rPr>
            <w:sz w:val="20"/>
            <w:szCs w:val="20"/>
          </w:rPr>
          <w:br w:type="page"/>
        </w:r>
      </w:del>
    </w:p>
    <w:p w:rsidR="005316EE" w:rsidDel="00DF5A14" w:rsidRDefault="005316EE" w:rsidP="002A0B22">
      <w:pPr>
        <w:spacing w:after="200" w:line="480" w:lineRule="auto"/>
        <w:rPr>
          <w:rFonts w:eastAsiaTheme="minorEastAsia"/>
          <w:lang w:bidi="hi-IN"/>
        </w:rPr>
        <w:pPrChange w:id="182" w:author="Yoav Ram" w:date="2014-07-14T11:36:00Z">
          <w:pPr>
            <w:spacing w:line="480" w:lineRule="auto"/>
          </w:pPr>
        </w:pPrChange>
      </w:pPr>
      <w:moveFromRangeStart w:id="183" w:author="Yoav Ram" w:date="2014-07-14T11:40:00Z" w:name="move393101332"/>
      <w:moveFrom w:id="184" w:author="Yoav Ram" w:date="2014-07-14T11:40:00Z">
        <w:r w:rsidRPr="00E74930" w:rsidDel="00DF5A14">
          <w:rPr>
            <w:lang w:bidi="hi-IN"/>
          </w:rPr>
          <w:t xml:space="preserve">What happens when mutation is </w:t>
        </w:r>
        <w:r w:rsidR="00DD7A57" w:rsidDel="00DF5A14">
          <w:rPr>
            <w:lang w:bidi="hi-IN"/>
          </w:rPr>
          <w:t>as strong as</w:t>
        </w:r>
        <w:r w:rsidRPr="00E74930" w:rsidDel="00DF5A14">
          <w:rPr>
            <w:lang w:bidi="hi-IN"/>
          </w:rPr>
          <w:t xml:space="preserve"> selection? </w:t>
        </w:r>
        <w:r w:rsidR="00396506" w:rsidDel="00DF5A14">
          <w:t>Figure 3</w:t>
        </w:r>
        <w:r w:rsidRPr="00E74930" w:rsidDel="00DF5A14">
          <w:rPr>
            <w:lang w:bidi="hi-IN"/>
          </w:rPr>
          <w:t>A shows results for</w:t>
        </w:r>
        <w:r w:rsidR="00E74930" w:rsidRPr="00E74930" w:rsidDel="00DF5A14">
          <w:rPr>
            <w:lang w:bidi="hi-IN"/>
          </w:rPr>
          <w:t xml:space="preserve"> </w:t>
        </w:r>
        <w:r w:rsidR="00E74930" w:rsidRPr="00E74930" w:rsidDel="00DF5A14">
          <w:rPr>
            <w:i/>
            <w:iCs/>
            <w:lang w:bidi="hi-IN"/>
          </w:rPr>
          <w:t>s</w:t>
        </w:r>
        <w:r w:rsidR="00E74930" w:rsidRPr="00E74930" w:rsidDel="00DF5A14">
          <w:rPr>
            <w:lang w:bidi="hi-IN"/>
          </w:rPr>
          <w:t>=10</w:t>
        </w:r>
        <w:r w:rsidR="00E74930" w:rsidRPr="00E74930" w:rsidDel="00DF5A14">
          <w:rPr>
            <w:i/>
            <w:iCs/>
            <w:lang w:bidi="hi-IN"/>
          </w:rPr>
          <w:t>U</w:t>
        </w:r>
        <w:r w:rsidRPr="00E74930" w:rsidDel="00DF5A14">
          <w:rPr>
            <w:rFonts w:eastAsiaTheme="minorEastAsia"/>
            <w:lang w:bidi="hi-IN"/>
          </w:rPr>
          <w:t xml:space="preserve">. </w:t>
        </w:r>
        <w:r w:rsidR="00DD7A57" w:rsidDel="00DF5A14">
          <w:rPr>
            <w:rFonts w:eastAsiaTheme="minorEastAsia"/>
            <w:lang w:bidi="hi-IN"/>
          </w:rPr>
          <w:t>When</w:t>
        </w:r>
        <w:r w:rsidRPr="00E74930" w:rsidDel="00DF5A14">
          <w:rPr>
            <w:rFonts w:eastAsiaTheme="minorEastAsia"/>
            <w:lang w:bidi="hi-IN"/>
          </w:rPr>
          <w:t xml:space="preserve"> the average number of deleterious alleles per individual </w:t>
        </w:r>
        <w:r w:rsidR="00E74930" w:rsidRPr="00E74930" w:rsidDel="00DF5A14">
          <w:rPr>
            <w:rFonts w:eastAsiaTheme="minorEastAsia" w:cs="Times New Roman"/>
            <w:i/>
            <w:iCs/>
            <w:lang w:bidi="hi-IN"/>
          </w:rPr>
          <w:t>τ</w:t>
        </w:r>
        <w:r w:rsidR="00E74930" w:rsidRPr="00E74930" w:rsidDel="00DF5A14">
          <w:rPr>
            <w:rFonts w:eastAsiaTheme="minorEastAsia"/>
            <w:i/>
            <w:iCs/>
            <w:lang w:bidi="hi-IN"/>
          </w:rPr>
          <w:t>U/s</w:t>
        </w:r>
        <w:r w:rsidR="00E74930" w:rsidRPr="00E74930" w:rsidDel="00DF5A14">
          <w:rPr>
            <w:rFonts w:eastAsiaTheme="minorEastAsia"/>
            <w:lang w:bidi="hi-IN"/>
          </w:rPr>
          <w:t xml:space="preserve"> </w:t>
        </w:r>
        <w:r w:rsidR="00DD7A57" w:rsidDel="00DF5A14">
          <w:rPr>
            <w:rFonts w:eastAsiaTheme="minorEastAsia"/>
            <w:lang w:bidi="hi-IN"/>
          </w:rPr>
          <w:t>is over one</w:t>
        </w:r>
        <w:r w:rsidRPr="00E74930" w:rsidDel="00DF5A14">
          <w:rPr>
            <w:rFonts w:eastAsiaTheme="minorEastAsia"/>
            <w:lang w:bidi="hi-IN"/>
          </w:rPr>
          <w:t xml:space="preserve">, adaptation </w:t>
        </w:r>
        <w:r w:rsidR="00DD7A57" w:rsidDel="00DF5A14">
          <w:rPr>
            <w:rFonts w:eastAsiaTheme="minorEastAsia"/>
            <w:lang w:bidi="hi-IN"/>
          </w:rPr>
          <w:t xml:space="preserve">with CM </w:t>
        </w:r>
        <w:r w:rsidRPr="00E74930" w:rsidDel="00DF5A14">
          <w:rPr>
            <w:rFonts w:eastAsiaTheme="minorEastAsia"/>
            <w:lang w:bidi="hi-IN"/>
          </w:rPr>
          <w:t xml:space="preserve">is likely to occur on a deleterious background. </w:t>
        </w:r>
        <w:r w:rsidR="00BA3BDB" w:rsidDel="00DF5A14">
          <w:rPr>
            <w:rFonts w:eastAsiaTheme="minorEastAsia"/>
            <w:lang w:bidi="hi-IN"/>
          </w:rPr>
          <w:t>Because our approximation neglects adaptation on deleterious backgrounds</w:t>
        </w:r>
        <w:r w:rsidR="00DD7A57" w:rsidDel="00DF5A14">
          <w:rPr>
            <w:rFonts w:eastAsiaTheme="minorEastAsia"/>
            <w:lang w:bidi="hi-IN"/>
          </w:rPr>
          <w:t xml:space="preserve">, </w:t>
        </w:r>
        <w:r w:rsidR="00BA3BDB" w:rsidDel="00DF5A14">
          <w:rPr>
            <w:rFonts w:eastAsiaTheme="minorEastAsia"/>
            <w:lang w:bidi="hi-IN"/>
          </w:rPr>
          <w:t xml:space="preserve">it </w:t>
        </w:r>
        <w:r w:rsidR="00DD7A57" w:rsidDel="00DF5A14">
          <w:rPr>
            <w:rFonts w:eastAsiaTheme="minorEastAsia"/>
            <w:lang w:bidi="hi-IN"/>
          </w:rPr>
          <w:t>underestimates the adaptation rate</w:t>
        </w:r>
        <w:r w:rsidR="00BA3BDB" w:rsidDel="00DF5A14">
          <w:rPr>
            <w:rFonts w:eastAsiaTheme="minorEastAsia"/>
            <w:lang w:bidi="hi-IN"/>
          </w:rPr>
          <w:t xml:space="preserve"> </w:t>
        </w:r>
        <w:r w:rsidR="00BA3BDB" w:rsidDel="00DF5A14">
          <w:t>(</w:t>
        </w:r>
        <w:r w:rsidR="00396506" w:rsidDel="00DF5A14">
          <w:t>Figure 3</w:t>
        </w:r>
        <w:r w:rsidR="00BA3BDB" w:rsidDel="00DF5A14">
          <w:rPr>
            <w:lang w:bidi="hi-IN"/>
          </w:rPr>
          <w:t>A)</w:t>
        </w:r>
        <w:r w:rsidR="00DD7A57" w:rsidDel="00DF5A14">
          <w:rPr>
            <w:rFonts w:eastAsiaTheme="minorEastAsia"/>
            <w:lang w:bidi="hi-IN"/>
          </w:rPr>
          <w:t>.</w:t>
        </w:r>
        <w:r w:rsidDel="00DF5A14">
          <w:rPr>
            <w:rFonts w:eastAsiaTheme="minorEastAsia"/>
            <w:lang w:bidi="hi-IN"/>
          </w:rPr>
          <w:t xml:space="preserve"> Note that although the adaptation rate continues to increase with</w:t>
        </w:r>
        <w:r w:rsidRPr="009A3DF4" w:rsidDel="00DF5A14">
          <w:rPr>
            <w:rFonts w:ascii="Times New Roman" w:eastAsiaTheme="minorEastAsia" w:hAnsi="Times New Roman" w:cs="Times New Roman"/>
            <w:lang w:bidi="hi-IN"/>
          </w:rPr>
          <w:t xml:space="preserve"> </w:t>
        </w:r>
        <w:r w:rsidRPr="00E74930" w:rsidDel="00DF5A14">
          <w:rPr>
            <w:rFonts w:eastAsiaTheme="minorEastAsia" w:cs="Times New Roman"/>
            <w:i/>
            <w:iCs/>
            <w:lang w:bidi="hi-IN"/>
          </w:rPr>
          <w:t>τ</w:t>
        </w:r>
        <w:r w:rsidDel="00DF5A14">
          <w:rPr>
            <w:rFonts w:eastAsiaTheme="minorEastAsia"/>
            <w:lang w:bidi="hi-IN"/>
          </w:rPr>
          <w:t>, the population carries more deleterious alleles after adaptation, resulting in a lower population mean fitness (</w:t>
        </w:r>
        <w:r w:rsidR="00396506" w:rsidDel="00DF5A14">
          <w:t>Figure 3</w:t>
        </w:r>
        <w:r w:rsidDel="00DF5A14">
          <w:rPr>
            <w:rFonts w:eastAsiaTheme="minorEastAsia"/>
            <w:lang w:bidi="hi-IN"/>
          </w:rPr>
          <w:t>B)</w:t>
        </w:r>
        <w:r w:rsidR="00BF0B48" w:rsidDel="00DF5A14">
          <w:rPr>
            <w:rFonts w:eastAsiaTheme="minorEastAsia"/>
            <w:lang w:bidi="hi-IN"/>
          </w:rPr>
          <w:t xml:space="preserve"> and eventually a lower fixation probability and </w:t>
        </w:r>
        <w:r w:rsidR="00396506" w:rsidDel="00DF5A14">
          <w:rPr>
            <w:rFonts w:eastAsiaTheme="minorEastAsia"/>
            <w:lang w:bidi="hi-IN"/>
          </w:rPr>
          <w:t>adaptation</w:t>
        </w:r>
        <w:r w:rsidR="00BF0B48" w:rsidDel="00DF5A14">
          <w:rPr>
            <w:rFonts w:eastAsiaTheme="minorEastAsia"/>
            <w:lang w:bidi="hi-IN"/>
          </w:rPr>
          <w:t xml:space="preserve"> rate (</w:t>
        </w:r>
        <w:r w:rsidR="00396506" w:rsidDel="00DF5A14">
          <w:t>Figure 3</w:t>
        </w:r>
        <w:r w:rsidR="00BF0B48" w:rsidDel="00DF5A14">
          <w:rPr>
            <w:rFonts w:eastAsiaTheme="minorEastAsia"/>
            <w:lang w:bidi="hi-IN"/>
          </w:rPr>
          <w:t xml:space="preserve">A) </w:t>
        </w:r>
        <w:r w:rsidDel="00DF5A14">
          <w:rPr>
            <w:rFonts w:eastAsiaTheme="minorEastAsia"/>
            <w:lang w:bidi="hi-IN"/>
          </w:rPr>
          <w:t xml:space="preserve">. </w:t>
        </w:r>
      </w:moveFrom>
    </w:p>
    <w:p w:rsidR="0080478F" w:rsidDel="00DF5A14" w:rsidRDefault="005316EE" w:rsidP="008D0078">
      <w:pPr>
        <w:spacing w:line="480" w:lineRule="auto"/>
      </w:pPr>
      <w:moveFrom w:id="185" w:author="Yoav Ram" w:date="2014-07-14T11:40:00Z">
        <w:r w:rsidDel="00DF5A14">
          <w:rPr>
            <w:rFonts w:eastAsiaTheme="minorEastAsia"/>
            <w:lang w:bidi="hi-IN"/>
          </w:rPr>
          <w:t xml:space="preserve">With SIM, the </w:t>
        </w:r>
        <w:r w:rsidDel="00DF5A14">
          <w:rPr>
            <w:lang w:bidi="hi-IN"/>
          </w:rPr>
          <w:t xml:space="preserve">average number of deleterious alleles per individual </w:t>
        </w:r>
        <w:r w:rsidR="00BE1EF9" w:rsidRPr="00BE1EF9" w:rsidDel="00DF5A14">
          <w:rPr>
            <w:i/>
            <w:iCs/>
            <w:lang w:bidi="hi-IN"/>
          </w:rPr>
          <w:t>U/s</w:t>
        </w:r>
        <w:r w:rsidR="00BE1EF9" w:rsidDel="00DF5A14">
          <w:rPr>
            <w:lang w:bidi="hi-IN"/>
          </w:rPr>
          <w:t xml:space="preserve"> </w:t>
        </w:r>
        <w:r w:rsidDel="00DF5A14">
          <w:rPr>
            <w:lang w:bidi="hi-IN"/>
          </w:rPr>
          <w:t xml:space="preserve">does not </w:t>
        </w:r>
        <w:r w:rsidRPr="00BE1EF9" w:rsidDel="00DF5A14">
          <w:rPr>
            <w:lang w:bidi="hi-IN"/>
          </w:rPr>
          <w:t xml:space="preserve">increase with </w:t>
        </w:r>
        <w:r w:rsidRPr="00BE1EF9" w:rsidDel="00DF5A14">
          <w:rPr>
            <w:rFonts w:cs="Times New Roman"/>
            <w:i/>
            <w:iCs/>
            <w:lang w:bidi="hi-IN"/>
          </w:rPr>
          <w:t>τ</w:t>
        </w:r>
        <w:r w:rsidRPr="00BE1EF9" w:rsidDel="00DF5A14">
          <w:rPr>
            <w:lang w:bidi="hi-IN"/>
          </w:rPr>
          <w:t>, bec</w:t>
        </w:r>
        <w:r w:rsidDel="00DF5A14">
          <w:rPr>
            <w:lang w:bidi="hi-IN"/>
          </w:rPr>
          <w:t>ause mutation-free individuals (</w:t>
        </w:r>
        <w:r w:rsidDel="00DF5A14">
          <w:rPr>
            <w:i/>
            <w:iCs/>
            <w:lang w:bidi="hi-IN"/>
          </w:rPr>
          <w:t>ab/0</w:t>
        </w:r>
        <w:r w:rsidDel="00DF5A14">
          <w:rPr>
            <w:lang w:bidi="hi-IN"/>
          </w:rPr>
          <w:t xml:space="preserve">) do not hypermutate. </w:t>
        </w:r>
        <w:r w:rsidDel="00DF5A14">
          <w:t xml:space="preserve">As in the case of weak mutation, when </w:t>
        </w:r>
        <w:r w:rsidR="00BE1EF9" w:rsidRPr="00BE1EF9" w:rsidDel="00DF5A14">
          <w:rPr>
            <w:rFonts w:cs="Times New Roman"/>
            <w:i/>
            <w:iCs/>
            <w:lang w:bidi="hi-IN"/>
          </w:rPr>
          <w:t>τ</w:t>
        </w:r>
        <w:r w:rsidDel="00DF5A14">
          <w:rPr>
            <w:rFonts w:eastAsiaTheme="minorEastAsia"/>
            <w:lang w:bidi="hi-IN"/>
          </w:rPr>
          <w:t>&gt;10</w:t>
        </w:r>
        <w:r w:rsidDel="00DF5A14">
          <w:t xml:space="preserve"> the double mutant can app</w:t>
        </w:r>
        <w:r w:rsidR="00BE1EF9" w:rsidDel="00DF5A14">
          <w:t>ear on a deleterious background, resulting in hitch-hiking and</w:t>
        </w:r>
        <w:r w:rsidDel="00DF5A14">
          <w:t xml:space="preserve"> </w:t>
        </w:r>
        <w:r w:rsidR="00BE1EF9" w:rsidDel="00DF5A14">
          <w:t xml:space="preserve">a </w:t>
        </w:r>
        <w:r w:rsidDel="00DF5A14">
          <w:t>lower fixation probability,</w:t>
        </w:r>
        <w:r w:rsidR="00BE1EF9" w:rsidDel="00DF5A14">
          <w:t xml:space="preserve"> and</w:t>
        </w:r>
        <w:r w:rsidDel="00DF5A14">
          <w:t xml:space="preserve"> causing our approximation to overestimate the adaptation rate (</w:t>
        </w:r>
        <w:r w:rsidR="00396506" w:rsidDel="00DF5A14">
          <w:t>Figure 3</w:t>
        </w:r>
        <w:r w:rsidR="00D45CB2" w:rsidDel="00DF5A14">
          <w:rPr>
            <w:lang w:bidi="hi-IN"/>
          </w:rPr>
          <w:t>A</w:t>
        </w:r>
        <w:r w:rsidDel="00DF5A14">
          <w:rPr>
            <w:lang w:bidi="hi-IN"/>
          </w:rPr>
          <w:t>).</w:t>
        </w:r>
      </w:moveFrom>
    </w:p>
    <w:moveFromRangeEnd w:id="183"/>
    <w:p w:rsidR="0080478F" w:rsidRDefault="0080478F" w:rsidP="008D0078">
      <w:pPr>
        <w:spacing w:after="200" w:line="480" w:lineRule="auto"/>
      </w:pPr>
      <w:r>
        <w:br w:type="page"/>
      </w:r>
    </w:p>
    <w:p w:rsidR="0080478F" w:rsidRDefault="00643DA4" w:rsidP="008D0078">
      <w:pPr>
        <w:keepNext/>
        <w:spacing w:line="480" w:lineRule="auto"/>
        <w:jc w:val="center"/>
      </w:pPr>
      <w:del w:id="186" w:author="Yoav Ram" w:date="2014-07-13T15:36:00Z">
        <w:r w:rsidDel="006E3084">
          <w:rPr>
            <w:b/>
            <w:bCs/>
            <w:noProof/>
            <w:sz w:val="20"/>
            <w:szCs w:val="20"/>
            <w:rPrChange w:id="187" w:author="Unknown">
              <w:rPr>
                <w:noProof/>
              </w:rPr>
            </w:rPrChange>
          </w:rPr>
          <w:lastRenderedPageBreak/>
          <w:drawing>
            <wp:inline distT="0" distB="0" distL="0" distR="0" wp14:anchorId="3BA24F44" wp14:editId="5CC7C316">
              <wp:extent cx="5259705" cy="2011680"/>
              <wp:effectExtent l="0" t="0" r="0" b="7620"/>
              <wp:docPr id="17" name="Picture 17"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ruggedsim\manuscript\ram_f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9705" cy="2011680"/>
                      </a:xfrm>
                      <a:prstGeom prst="rect">
                        <a:avLst/>
                      </a:prstGeom>
                      <a:noFill/>
                      <a:ln>
                        <a:noFill/>
                      </a:ln>
                    </pic:spPr>
                  </pic:pic>
                </a:graphicData>
              </a:graphic>
            </wp:inline>
          </w:drawing>
        </w:r>
      </w:del>
      <w:ins w:id="188" w:author="Yoav Ram" w:date="2014-07-13T15:36:00Z">
        <w:r w:rsidR="006E3084">
          <w:rPr>
            <w:noProof/>
          </w:rPr>
          <w:drawing>
            <wp:inline distT="0" distB="0" distL="0" distR="0" wp14:anchorId="76940598" wp14:editId="27A799EC">
              <wp:extent cx="5271770" cy="2027555"/>
              <wp:effectExtent l="0" t="0" r="5080" b="0"/>
              <wp:docPr id="3" name="Picture 3"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1770" cy="2027555"/>
                      </a:xfrm>
                      <a:prstGeom prst="rect">
                        <a:avLst/>
                      </a:prstGeom>
                      <a:noFill/>
                      <a:ln>
                        <a:noFill/>
                      </a:ln>
                    </pic:spPr>
                  </pic:pic>
                </a:graphicData>
              </a:graphic>
            </wp:inline>
          </w:drawing>
        </w:r>
      </w:ins>
    </w:p>
    <w:p w:rsidR="0080478F" w:rsidRPr="00886250" w:rsidRDefault="0080478F" w:rsidP="00DF5A14">
      <w:pPr>
        <w:spacing w:line="480" w:lineRule="auto"/>
        <w:rPr>
          <w:noProof/>
          <w:sz w:val="20"/>
          <w:szCs w:val="20"/>
        </w:rPr>
        <w:pPrChange w:id="189" w:author="Yoav Ram" w:date="2014-07-14T11:40:00Z">
          <w:pPr>
            <w:spacing w:line="480" w:lineRule="auto"/>
          </w:pPr>
        </w:pPrChange>
      </w:pPr>
      <w:bookmarkStart w:id="190" w:name="_Ref383675982"/>
      <w:r w:rsidRPr="00BA3BDB">
        <w:rPr>
          <w:b/>
          <w:bCs/>
          <w:sz w:val="20"/>
          <w:szCs w:val="20"/>
        </w:rPr>
        <w:t xml:space="preserve">Figure </w:t>
      </w:r>
      <w:r w:rsidR="00616194" w:rsidRPr="00BA3BDB">
        <w:rPr>
          <w:b/>
          <w:bCs/>
          <w:sz w:val="20"/>
          <w:szCs w:val="20"/>
        </w:rPr>
        <w:fldChar w:fldCharType="begin"/>
      </w:r>
      <w:r w:rsidRPr="00BA3BDB">
        <w:rPr>
          <w:b/>
          <w:bCs/>
          <w:sz w:val="20"/>
          <w:szCs w:val="20"/>
        </w:rPr>
        <w:instrText xml:space="preserve"> SEQ Figure \* ARABIC </w:instrText>
      </w:r>
      <w:r w:rsidR="00616194" w:rsidRPr="00BA3BDB">
        <w:rPr>
          <w:b/>
          <w:bCs/>
          <w:sz w:val="20"/>
          <w:szCs w:val="20"/>
        </w:rPr>
        <w:fldChar w:fldCharType="separate"/>
      </w:r>
      <w:r w:rsidR="00C47BD2">
        <w:rPr>
          <w:b/>
          <w:bCs/>
          <w:noProof/>
          <w:sz w:val="20"/>
          <w:szCs w:val="20"/>
        </w:rPr>
        <w:t>3</w:t>
      </w:r>
      <w:r w:rsidR="00616194" w:rsidRPr="00BA3BDB">
        <w:rPr>
          <w:b/>
          <w:bCs/>
          <w:sz w:val="20"/>
          <w:szCs w:val="20"/>
        </w:rPr>
        <w:fldChar w:fldCharType="end"/>
      </w:r>
      <w:bookmarkEnd w:id="190"/>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w:t>
      </w:r>
      <w:r>
        <w:rPr>
          <w:sz w:val="20"/>
          <w:szCs w:val="20"/>
        </w:rPr>
        <w:t>A</w:t>
      </w:r>
      <w:r w:rsidRPr="00886250">
        <w:rPr>
          <w:sz w:val="20"/>
          <w:szCs w:val="20"/>
        </w:rPr>
        <w:t xml:space="preserve"> black circle </w:t>
      </w:r>
      <w:r>
        <w:rPr>
          <w:sz w:val="20"/>
          <w:szCs w:val="20"/>
        </w:rPr>
        <w:t>for n</w:t>
      </w:r>
      <w:r w:rsidRPr="00886250">
        <w:rPr>
          <w:sz w:val="20"/>
          <w:szCs w:val="20"/>
        </w:rPr>
        <w:t>ormal</w:t>
      </w:r>
      <w:r>
        <w:rPr>
          <w:sz w:val="20"/>
          <w:szCs w:val="20"/>
        </w:rPr>
        <w:t xml:space="preserve"> </w:t>
      </w:r>
      <w:r w:rsidRPr="00886250">
        <w:rPr>
          <w:sz w:val="20"/>
          <w:szCs w:val="20"/>
        </w:rPr>
        <w:t xml:space="preserve">mutagenesis </w:t>
      </w:r>
      <w:r>
        <w:rPr>
          <w:sz w:val="20"/>
          <w:szCs w:val="20"/>
        </w:rPr>
        <w:t>(NM</w:t>
      </w:r>
      <w:r>
        <w:rPr>
          <w:i/>
          <w:iCs/>
          <w:sz w:val="20"/>
          <w:szCs w:val="20"/>
        </w:rPr>
        <w:t xml:space="preserve">; </w:t>
      </w:r>
      <w:r w:rsidRPr="00886250">
        <w:rPr>
          <w:i/>
          <w:iCs/>
          <w:sz w:val="20"/>
          <w:szCs w:val="20"/>
        </w:rPr>
        <w:t>τ</w:t>
      </w:r>
      <w:r w:rsidRPr="00886250">
        <w:rPr>
          <w:sz w:val="20"/>
          <w:szCs w:val="20"/>
        </w:rPr>
        <w:t>=1</w:t>
      </w:r>
      <w:r>
        <w:rPr>
          <w:sz w:val="20"/>
          <w:szCs w:val="20"/>
        </w:rPr>
        <w:t>)</w:t>
      </w:r>
      <w:r w:rsidRPr="00886250">
        <w:rPr>
          <w:sz w:val="20"/>
          <w:szCs w:val="20"/>
        </w:rPr>
        <w:t xml:space="preserve">; </w:t>
      </w:r>
      <w:r>
        <w:rPr>
          <w:sz w:val="20"/>
          <w:szCs w:val="20"/>
        </w:rPr>
        <w:t xml:space="preserve">red solid </w:t>
      </w:r>
      <w:r w:rsidRPr="00886250">
        <w:rPr>
          <w:sz w:val="20"/>
          <w:szCs w:val="20"/>
        </w:rPr>
        <w:t>line</w:t>
      </w:r>
      <w:r>
        <w:rPr>
          <w:sz w:val="20"/>
          <w:szCs w:val="20"/>
        </w:rPr>
        <w:t xml:space="preserve"> and circles</w:t>
      </w:r>
      <w:r w:rsidRPr="00886250">
        <w:rPr>
          <w:sz w:val="20"/>
          <w:szCs w:val="20"/>
        </w:rPr>
        <w:t xml:space="preserve"> </w:t>
      </w:r>
      <w:r>
        <w:rPr>
          <w:sz w:val="20"/>
          <w:szCs w:val="20"/>
        </w:rPr>
        <w:t xml:space="preserve">for </w:t>
      </w:r>
      <w:r w:rsidRPr="00886250">
        <w:rPr>
          <w:sz w:val="20"/>
          <w:szCs w:val="20"/>
        </w:rPr>
        <w:t xml:space="preserve">constitutive mutagenesis </w:t>
      </w:r>
      <w:r>
        <w:rPr>
          <w:sz w:val="20"/>
          <w:szCs w:val="20"/>
        </w:rPr>
        <w:t>(CM)</w:t>
      </w:r>
      <w:r w:rsidRPr="00886250">
        <w:rPr>
          <w:sz w:val="20"/>
          <w:szCs w:val="20"/>
        </w:rPr>
        <w:t xml:space="preserve">; </w:t>
      </w:r>
      <w:r>
        <w:rPr>
          <w:sz w:val="20"/>
          <w:szCs w:val="20"/>
        </w:rPr>
        <w:t xml:space="preserve">blue solid </w:t>
      </w:r>
      <w:r w:rsidRPr="00886250">
        <w:rPr>
          <w:sz w:val="20"/>
          <w:szCs w:val="20"/>
        </w:rPr>
        <w:t>line</w:t>
      </w:r>
      <w:r>
        <w:rPr>
          <w:sz w:val="20"/>
          <w:szCs w:val="20"/>
        </w:rPr>
        <w:t xml:space="preserve"> and squares for stress-induced mutagenesis (</w:t>
      </w:r>
      <w:r w:rsidRPr="00886250">
        <w:rPr>
          <w:sz w:val="20"/>
          <w:szCs w:val="20"/>
        </w:rPr>
        <w:t>SIM</w:t>
      </w:r>
      <w:r>
        <w:rPr>
          <w:sz w:val="20"/>
          <w:szCs w:val="20"/>
        </w:rPr>
        <w:t>)</w:t>
      </w:r>
      <w:r w:rsidRPr="00886250">
        <w:rPr>
          <w:sz w:val="20"/>
          <w:szCs w:val="20"/>
        </w:rPr>
        <w:t>. Lines are analytic approximations</w:t>
      </w:r>
      <w:r>
        <w:rPr>
          <w:sz w:val="20"/>
          <w:szCs w:val="20"/>
        </w:rPr>
        <w:t>. M</w:t>
      </w:r>
      <w:r w:rsidRPr="00886250">
        <w:rPr>
          <w:sz w:val="20"/>
          <w:szCs w:val="20"/>
        </w:rPr>
        <w:t>arkers are the means of stochastic simulations results</w:t>
      </w:r>
      <w:r>
        <w:rPr>
          <w:sz w:val="20"/>
          <w:szCs w:val="20"/>
        </w:rPr>
        <w:t>. E</w:t>
      </w:r>
      <w:r w:rsidRPr="00886250">
        <w:rPr>
          <w:sz w:val="20"/>
          <w:szCs w:val="20"/>
        </w:rPr>
        <w:t xml:space="preserve">rror bars represent 95% confidence interval of the mean (at least 1,000 </w:t>
      </w:r>
      <w:r>
        <w:rPr>
          <w:sz w:val="20"/>
          <w:szCs w:val="20"/>
        </w:rPr>
        <w:t>simulations</w:t>
      </w:r>
      <w:r w:rsidRPr="00886250">
        <w:rPr>
          <w:sz w:val="20"/>
          <w:szCs w:val="20"/>
        </w:rPr>
        <w:t xml:space="preserve"> per point; computed with bootstrap with 1,000 samples per point). Parameters (see </w:t>
      </w:r>
      <w:r w:rsidR="00631789">
        <w:fldChar w:fldCharType="begin"/>
      </w:r>
      <w:r w:rsidR="00631789">
        <w:instrText xml:space="preserve"> REF _Ref358791100 \h  \* MERGEFORMAT </w:instrText>
      </w:r>
      <w:r w:rsidR="00631789">
        <w:fldChar w:fldCharType="separate"/>
      </w:r>
      <w:r w:rsidR="00C47BD2" w:rsidRPr="00C47BD2">
        <w:rPr>
          <w:sz w:val="20"/>
          <w:szCs w:val="20"/>
        </w:rPr>
        <w:t>Table 1</w:t>
      </w:r>
      <w:r w:rsidR="00631789">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w:t>
      </w:r>
      <w:r>
        <w:rPr>
          <w:rFonts w:eastAsiaTheme="minorEastAsia"/>
          <w:noProof/>
          <w:sz w:val="20"/>
          <w:szCs w:val="20"/>
        </w:rPr>
        <w:t xml:space="preserve">beneficial </w:t>
      </w:r>
      <w:r w:rsidRPr="00886250">
        <w:rPr>
          <w:rFonts w:eastAsiaTheme="minorEastAsia"/>
          <w:noProof/>
          <w:sz w:val="20"/>
          <w:szCs w:val="20"/>
        </w:rPr>
        <w:t>dou</w:t>
      </w:r>
      <w:r>
        <w:rPr>
          <w:rFonts w:eastAsiaTheme="minorEastAsia"/>
          <w:noProof/>
          <w:sz w:val="20"/>
          <w:szCs w:val="20"/>
        </w:rPr>
        <w:t>b</w:t>
      </w:r>
      <w:r w:rsidRPr="00886250">
        <w:rPr>
          <w:rFonts w:eastAsiaTheme="minorEastAsia"/>
          <w:noProof/>
          <w:sz w:val="20"/>
          <w:szCs w:val="20"/>
        </w:rPr>
        <w:t xml:space="preserve">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proofErr w:type="spellStart"/>
      <w:r w:rsidRPr="00886250">
        <w:rPr>
          <w:rFonts w:ascii="Times New Roman" w:hAnsi="Times New Roman" w:cs="Times New Roman"/>
          <w:i/>
          <w:iCs/>
          <w:sz w:val="20"/>
          <w:szCs w:val="20"/>
          <w:vertAlign w:val="superscript"/>
        </w:rPr>
        <w:t>τ</w:t>
      </w:r>
      <w:r w:rsidRPr="00886250">
        <w:rPr>
          <w:i/>
          <w:iCs/>
          <w:sz w:val="20"/>
          <w:szCs w:val="20"/>
          <w:vertAlign w:val="superscript"/>
        </w:rPr>
        <w:t>U</w:t>
      </w:r>
      <w:proofErr w:type="spellEnd"/>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w:t>
      </w:r>
      <w:r>
        <w:rPr>
          <w:sz w:val="20"/>
          <w:szCs w:val="20"/>
        </w:rPr>
        <w:t>with</w:t>
      </w:r>
      <w:r w:rsidRPr="00886250">
        <w:rPr>
          <w:sz w:val="20"/>
          <w:szCs w:val="20"/>
        </w:rPr>
        <w:t xml:space="preserve">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r>
        <w:rPr>
          <w:sz w:val="20"/>
          <w:szCs w:val="20"/>
        </w:rPr>
        <w:t>Same p</w:t>
      </w:r>
      <w:r w:rsidRPr="00886250">
        <w:rPr>
          <w:sz w:val="20"/>
          <w:szCs w:val="20"/>
        </w:rPr>
        <w:t>aram</w:t>
      </w:r>
      <w:r>
        <w:rPr>
          <w:sz w:val="20"/>
          <w:szCs w:val="20"/>
        </w:rPr>
        <w:t>e</w:t>
      </w:r>
      <w:r w:rsidRPr="00886250">
        <w:rPr>
          <w:sz w:val="20"/>
          <w:szCs w:val="20"/>
        </w:rPr>
        <w:t>ter</w:t>
      </w:r>
      <w:r>
        <w:rPr>
          <w:sz w:val="20"/>
          <w:szCs w:val="20"/>
        </w:rPr>
        <w:t xml:space="preserve"> value</w:t>
      </w:r>
      <w:r w:rsidRPr="00886250">
        <w:rPr>
          <w:sz w:val="20"/>
          <w:szCs w:val="20"/>
        </w:rPr>
        <w:t>s as in panel A</w:t>
      </w:r>
      <w:ins w:id="191" w:author="Yoav Ram" w:date="2014-07-14T11:40:00Z">
        <w:r w:rsidR="00DF5A14">
          <w:rPr>
            <w:sz w:val="20"/>
            <w:szCs w:val="20"/>
          </w:rPr>
          <w:t>.</w:t>
        </w:r>
      </w:ins>
      <w:del w:id="192" w:author="Yoav Ram" w:date="2014-07-14T11:40:00Z">
        <w:r w:rsidR="00825E9D" w:rsidDel="00DF5A14">
          <w:rPr>
            <w:sz w:val="20"/>
            <w:szCs w:val="20"/>
          </w:rPr>
          <w:delText xml:space="preserve"> </w:delText>
        </w:r>
        <w:r w:rsidR="00825E9D" w:rsidRPr="00825E9D" w:rsidDel="00DF5A14">
          <w:rPr>
            <w:sz w:val="20"/>
            <w:szCs w:val="20"/>
          </w:rPr>
          <w:delText>(</w:delText>
        </w:r>
      </w:del>
      <w:ins w:id="193" w:author="Yoav Ram" w:date="2014-07-14T11:40:00Z">
        <w:r w:rsidR="00DF5A14">
          <w:rPr>
            <w:sz w:val="20"/>
            <w:szCs w:val="20"/>
          </w:rPr>
          <w:t xml:space="preserve"> </w:t>
        </w:r>
      </w:ins>
      <w:proofErr w:type="gramStart"/>
      <w:r w:rsidR="00825E9D" w:rsidRPr="00825E9D">
        <w:rPr>
          <w:sz w:val="20"/>
          <w:szCs w:val="20"/>
        </w:rPr>
        <w:t>Online version in</w:t>
      </w:r>
      <w:r w:rsidR="00825E9D" w:rsidRPr="00DF5A14">
        <w:rPr>
          <w:sz w:val="20"/>
          <w:szCs w:val="20"/>
          <w:lang w:val="en-GB"/>
          <w:rPrChange w:id="194" w:author="Yoav Ram" w:date="2014-07-14T11:40:00Z">
            <w:rPr>
              <w:sz w:val="20"/>
              <w:szCs w:val="20"/>
            </w:rPr>
          </w:rPrChange>
        </w:rPr>
        <w:t xml:space="preserve"> colour</w:t>
      </w:r>
      <w:del w:id="195" w:author="Yoav Ram" w:date="2014-07-14T11:40:00Z">
        <w:r w:rsidR="00825E9D" w:rsidRPr="00825E9D" w:rsidDel="00DF5A14">
          <w:rPr>
            <w:sz w:val="20"/>
            <w:szCs w:val="20"/>
          </w:rPr>
          <w:delText>.)</w:delText>
        </w:r>
      </w:del>
      <w:r w:rsidRPr="00886250">
        <w:rPr>
          <w:sz w:val="20"/>
          <w:szCs w:val="20"/>
        </w:rPr>
        <w:t>.</w:t>
      </w:r>
      <w:proofErr w:type="gramEnd"/>
      <w:r w:rsidRPr="00886250">
        <w:rPr>
          <w:noProof/>
          <w:sz w:val="20"/>
          <w:szCs w:val="20"/>
        </w:rPr>
        <w:t xml:space="preserve"> </w:t>
      </w:r>
    </w:p>
    <w:p w:rsidR="005316EE" w:rsidRPr="006418C7" w:rsidRDefault="005316EE" w:rsidP="008D0078">
      <w:pPr>
        <w:spacing w:line="480" w:lineRule="auto"/>
      </w:pPr>
    </w:p>
    <w:p w:rsidR="005316EE" w:rsidRDefault="005316EE" w:rsidP="008D0078">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8D0078">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C03529" w:rsidRPr="00BF0B48">
        <w:rPr>
          <w:i/>
          <w:iCs/>
          <w:lang w:bidi="hi-IN"/>
        </w:rPr>
        <w:t>the</w:t>
      </w:r>
      <w:r w:rsidR="00C03529">
        <w:rPr>
          <w:lang w:bidi="hi-IN"/>
        </w:rPr>
        <w:t xml:space="preserve"> rate of complex adaptation</w:t>
      </w:r>
      <w:r w:rsidRPr="00BA2B02">
        <w:rPr>
          <w:lang w:bidi="hi-IN"/>
        </w:rPr>
        <w:t>.</w:t>
      </w:r>
    </w:p>
    <w:p w:rsidR="005316EE" w:rsidRPr="00020A87" w:rsidRDefault="005316EE" w:rsidP="008D0078">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w:t>
      </w:r>
      <w:r w:rsidR="00191D82">
        <w:rPr>
          <w:lang w:bidi="hi-IN"/>
        </w:rPr>
        <w:t xml:space="preserve">rate of complex </w:t>
      </w:r>
      <w:r w:rsidRPr="00020A87">
        <w:rPr>
          <w:lang w:bidi="hi-IN"/>
        </w:rPr>
        <w:t xml:space="preserve">adaptation of </w:t>
      </w:r>
      <w:r w:rsidR="00C03529" w:rsidRPr="00331E7E">
        <w:rPr>
          <w:lang w:bidi="hi-IN"/>
        </w:rPr>
        <w:t xml:space="preserve">populations with NM, CM and SIM. We also extended an existing </w:t>
      </w:r>
      <w:r w:rsidRPr="00331E7E">
        <w:rPr>
          <w:lang w:bidi="hi-IN"/>
        </w:rPr>
        <w:t xml:space="preserve">model </w:t>
      </w:r>
      <w:r w:rsidR="00616194" w:rsidRPr="00331E7E">
        <w:rPr>
          <w:lang w:bidi="hi-IN"/>
        </w:rPr>
        <w:fldChar w:fldCharType="begin" w:fldLock="1"/>
      </w:r>
      <w:r w:rsidR="00B83F66">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31E7E">
        <w:rPr>
          <w:lang w:bidi="hi-IN"/>
        </w:rPr>
        <w:fldChar w:fldCharType="separate"/>
      </w:r>
      <w:r w:rsidR="00635E26" w:rsidRPr="00331E7E">
        <w:rPr>
          <w:noProof/>
          <w:lang w:bidi="hi-IN"/>
        </w:rPr>
        <w:t>[37]</w:t>
      </w:r>
      <w:r w:rsidR="00616194" w:rsidRPr="00331E7E">
        <w:rPr>
          <w:lang w:bidi="hi-IN"/>
        </w:rPr>
        <w:fldChar w:fldCharType="end"/>
      </w:r>
      <w:r w:rsidRPr="00331E7E">
        <w:rPr>
          <w:lang w:bidi="hi-IN"/>
        </w:rPr>
        <w:t xml:space="preserve"> to calculate the population mean fitness at the mutation-selection balance. </w:t>
      </w:r>
      <w:r w:rsidR="00BF0B48" w:rsidRPr="00331E7E">
        <w:rPr>
          <w:lang w:bidi="hi-IN"/>
        </w:rPr>
        <w:t xml:space="preserve">This </w:t>
      </w:r>
      <w:r w:rsidRPr="00331E7E">
        <w:rPr>
          <w:lang w:bidi="hi-IN"/>
        </w:rPr>
        <w:t xml:space="preserve">extended model includes </w:t>
      </w:r>
      <w:r w:rsidR="00616194" w:rsidRPr="00331E7E">
        <w:rPr>
          <w:lang w:bidi="hi-IN"/>
        </w:rPr>
        <w:t>rare back- or compensatory mutations (which have a stronger effect on mutation-selection balance dynamics than on adaptive dynamics)</w:t>
      </w:r>
      <w:r w:rsidR="00191D82" w:rsidRPr="00331E7E">
        <w:rPr>
          <w:lang w:bidi="hi-IN"/>
        </w:rPr>
        <w:t xml:space="preserve"> </w:t>
      </w:r>
      <w:r w:rsidRPr="00331E7E">
        <w:rPr>
          <w:lang w:bidi="hi-IN"/>
        </w:rPr>
        <w:t>and allows more than one mutation to occur in the same individual and</w:t>
      </w:r>
      <w:r w:rsidRPr="00020A87">
        <w:rPr>
          <w:lang w:bidi="hi-IN"/>
        </w:rPr>
        <w:t xml:space="preserve">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w:t>
      </w:r>
      <w:r w:rsidR="00C56AB4">
        <w:rPr>
          <w:lang w:bidi="hi-IN"/>
        </w:rPr>
        <w:t xml:space="preserve"> </w:t>
      </w:r>
      <w:r w:rsidR="00C56AB4" w:rsidRPr="00C56AB4">
        <w:rPr>
          <w:lang w:bidi="hi-IN"/>
        </w:rPr>
        <w:t>Online Appendix D.</w:t>
      </w:r>
    </w:p>
    <w:p w:rsidR="005316EE" w:rsidRPr="005950EE" w:rsidRDefault="00DD7A57" w:rsidP="008D0078">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616194">
        <w:rPr>
          <w:lang w:bidi="hi-IN"/>
        </w:rPr>
        <w:fldChar w:fldCharType="begin" w:fldLock="1"/>
      </w:r>
      <w:r w:rsidR="00B83F66">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"[52]" }, "properties" : { "noteIndex" : 0 }, "schema" : "https://github.com/citation-style-language/schema/raw/master/csl-citation.json" }</w:instrText>
      </w:r>
      <w:r w:rsidR="00616194">
        <w:rPr>
          <w:lang w:bidi="hi-IN"/>
        </w:rPr>
        <w:fldChar w:fldCharType="separate"/>
      </w:r>
      <w:r w:rsidR="00B83F66" w:rsidRPr="00B83F66">
        <w:rPr>
          <w:noProof/>
          <w:lang w:bidi="hi-IN"/>
        </w:rPr>
        <w:t>[52]</w:t>
      </w:r>
      <w:r w:rsidR="00616194">
        <w:rPr>
          <w:lang w:bidi="hi-IN"/>
        </w:rPr>
        <w:fldChar w:fldCharType="end"/>
      </w:r>
      <w:r w:rsidR="005316EE">
        <w:rPr>
          <w:lang w:bidi="hi-IN"/>
        </w:rPr>
        <w:t xml:space="preserve">. </w:t>
      </w:r>
    </w:p>
    <w:p w:rsidR="00CD3F78" w:rsidRDefault="005316EE" w:rsidP="008D0078">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616194" w:rsidRPr="00BA2B02">
        <w:rPr>
          <w:lang w:bidi="hi-IN"/>
        </w:rPr>
        <w:fldChar w:fldCharType="begin" w:fldLock="1"/>
      </w:r>
      <w:r w:rsidR="00B83F66">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Pr="00BA2B02">
        <w:rPr>
          <w:lang w:bidi="hi-IN"/>
        </w:rPr>
        <w:t xml:space="preserve">. </w:t>
      </w:r>
      <w:r w:rsidR="00BA3BDB">
        <w:t xml:space="preserve">Figure </w:t>
      </w:r>
      <w:r w:rsidR="00C56AB4">
        <w:t>D1</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CD3F78" w:rsidRDefault="00CD3F78" w:rsidP="008D0078">
      <w:pPr>
        <w:spacing w:after="200" w:line="480" w:lineRule="auto"/>
        <w:rPr>
          <w:lang w:bidi="hi-IN"/>
        </w:rPr>
      </w:pPr>
      <w:r>
        <w:rPr>
          <w:lang w:bidi="hi-IN"/>
        </w:rPr>
        <w:br w:type="page"/>
      </w:r>
    </w:p>
    <w:p w:rsidR="00CD3F78" w:rsidRPr="00733307" w:rsidRDefault="00CD3F78" w:rsidP="008D0078">
      <w:pPr>
        <w:spacing w:line="480" w:lineRule="auto"/>
        <w:jc w:val="center"/>
        <w:rPr>
          <w:sz w:val="20"/>
          <w:szCs w:val="20"/>
        </w:rPr>
      </w:pPr>
      <w:r>
        <w:rPr>
          <w:noProof/>
          <w:sz w:val="20"/>
          <w:szCs w:val="20"/>
        </w:rPr>
        <w:lastRenderedPageBreak/>
        <w:drawing>
          <wp:inline distT="0" distB="0" distL="0" distR="0" wp14:anchorId="47FAF492" wp14:editId="01854EFF">
            <wp:extent cx="5266690" cy="4213860"/>
            <wp:effectExtent l="0" t="0" r="0" b="0"/>
            <wp:docPr id="16" name="Picture 16"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ruggedsim\manuscript\ram_f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6690" cy="4213860"/>
                    </a:xfrm>
                    <a:prstGeom prst="rect">
                      <a:avLst/>
                    </a:prstGeom>
                    <a:noFill/>
                    <a:ln>
                      <a:noFill/>
                    </a:ln>
                  </pic:spPr>
                </pic:pic>
              </a:graphicData>
            </a:graphic>
          </wp:inline>
        </w:drawing>
      </w:r>
    </w:p>
    <w:p w:rsidR="00CD3F78" w:rsidRPr="00733307" w:rsidRDefault="00CD3F78" w:rsidP="008D0078">
      <w:pPr>
        <w:pStyle w:val="FigureLegend"/>
        <w:spacing w:line="480" w:lineRule="auto"/>
        <w:jc w:val="left"/>
        <w:rPr>
          <w:rFonts w:eastAsiaTheme="minorEastAsia"/>
          <w:sz w:val="20"/>
          <w:szCs w:val="20"/>
          <w:lang w:bidi="hi-IN"/>
        </w:rPr>
      </w:pPr>
      <w:bookmarkStart w:id="196" w:name="_Ref360184105"/>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4</w:t>
      </w:r>
      <w:r w:rsidR="00616194" w:rsidRPr="00733307">
        <w:rPr>
          <w:b/>
          <w:bCs/>
          <w:sz w:val="20"/>
          <w:szCs w:val="20"/>
        </w:rPr>
        <w:fldChar w:fldCharType="end"/>
      </w:r>
      <w:bookmarkEnd w:id="196"/>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 xml:space="preserve">The figure shows the relative </w:t>
      </w:r>
      <w:r w:rsidRPr="00733307">
        <w:rPr>
          <w:i/>
          <w:iCs/>
          <w:noProof/>
          <w:sz w:val="20"/>
          <w:szCs w:val="20"/>
        </w:rPr>
        <w:t xml:space="preserve">adaptedness </w:t>
      </w:r>
      <w:r w:rsidRPr="00733307">
        <w:rPr>
          <w:noProof/>
          <w:sz w:val="20"/>
          <w:szCs w:val="20"/>
        </w:rPr>
        <w:t xml:space="preserve">and the relative </w:t>
      </w:r>
      <w:r w:rsidRPr="00733307">
        <w:rPr>
          <w:i/>
          <w:iCs/>
          <w:noProof/>
          <w:sz w:val="20"/>
          <w:szCs w:val="20"/>
        </w:rPr>
        <w:t>adaptability</w:t>
      </w:r>
      <w:r w:rsidRPr="00733307">
        <w:rPr>
          <w:noProof/>
          <w:sz w:val="20"/>
          <w:szCs w:val="20"/>
        </w:rPr>
        <w:t xml:space="preserve"> of different mutational strategies in comparison to normal mutagenesis (NM)</w:t>
      </w:r>
      <w:r w:rsidRPr="00733307">
        <w:rPr>
          <w:sz w:val="20"/>
          <w:szCs w:val="20"/>
          <w:lang w:bidi="hi-IN"/>
        </w:rPr>
        <w:t xml:space="preserve">. </w:t>
      </w:r>
      <w:r w:rsidRPr="00733307">
        <w:rPr>
          <w:i/>
          <w:iCs/>
          <w:noProof/>
          <w:sz w:val="20"/>
          <w:szCs w:val="20"/>
        </w:rPr>
        <w:t>Adaptedness</w:t>
      </w:r>
      <w:r w:rsidRPr="00733307">
        <w:rPr>
          <w:noProof/>
          <w:sz w:val="20"/>
          <w:szCs w:val="20"/>
        </w:rPr>
        <w:t xml:space="preserve"> is defined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733307">
        <w:rPr>
          <w:rFonts w:eastAsiaTheme="minorEastAsia"/>
          <w:noProof/>
          <w:sz w:val="20"/>
          <w:szCs w:val="20"/>
        </w:rPr>
        <w:t xml:space="preserve"> (see</w:t>
      </w:r>
      <w:r w:rsidR="00C56AB4">
        <w:rPr>
          <w:rFonts w:eastAsiaTheme="minorEastAsia"/>
          <w:noProof/>
          <w:sz w:val="20"/>
          <w:szCs w:val="20"/>
        </w:rPr>
        <w:t xml:space="preserve"> Online Appendix D</w:t>
      </w:r>
      <w:r w:rsidRPr="00733307">
        <w:rPr>
          <w:rFonts w:eastAsiaTheme="minorEastAsia"/>
          <w:noProof/>
          <w:sz w:val="20"/>
          <w:szCs w:val="20"/>
        </w:rPr>
        <w:t>)</w:t>
      </w:r>
      <w:r>
        <w:rPr>
          <w:sz w:val="20"/>
          <w:szCs w:val="20"/>
        </w:rPr>
        <w:t>.</w:t>
      </w:r>
      <w:r>
        <w:rPr>
          <w:i/>
          <w:iCs/>
          <w:noProof/>
          <w:sz w:val="20"/>
          <w:szCs w:val="20"/>
        </w:rPr>
        <w:t xml:space="preserve"> </w:t>
      </w:r>
      <w:r w:rsidRPr="00733307">
        <w:rPr>
          <w:i/>
          <w:iCs/>
          <w:noProof/>
          <w:sz w:val="20"/>
          <w:szCs w:val="20"/>
        </w:rPr>
        <w:t>Adaptability</w:t>
      </w:r>
      <w:r w:rsidRPr="00733307">
        <w:rPr>
          <w:noProof/>
          <w:sz w:val="20"/>
          <w:szCs w:val="20"/>
        </w:rPr>
        <w:t xml:space="preserve"> is defined by the rate</w:t>
      </w:r>
      <w:r>
        <w:rPr>
          <w:noProof/>
          <w:sz w:val="20"/>
          <w:szCs w:val="20"/>
        </w:rPr>
        <w:t xml:space="preserve"> of complex </w:t>
      </w:r>
      <w:r w:rsidRPr="00733307">
        <w:rPr>
          <w:noProof/>
          <w:sz w:val="20"/>
          <w:szCs w:val="20"/>
        </w:rPr>
        <w:t xml:space="preserve">adaptation, </w:t>
      </w:r>
      <m:oMath>
        <m:r>
          <w:rPr>
            <w:rFonts w:ascii="Cambria Math" w:hAnsi="Cambria Math"/>
            <w:noProof/>
            <w:sz w:val="20"/>
            <w:szCs w:val="20"/>
          </w:rPr>
          <m:t>ν</m:t>
        </m:r>
      </m:oMath>
      <w:r w:rsidRPr="00733307">
        <w:rPr>
          <w:rFonts w:eastAsiaTheme="minorEastAsia"/>
          <w:noProof/>
          <w:sz w:val="20"/>
          <w:szCs w:val="20"/>
        </w:rPr>
        <w:t xml:space="preserve"> </w:t>
      </w:r>
      <w:r w:rsidRPr="00396506">
        <w:rPr>
          <w:sz w:val="20"/>
          <w:szCs w:val="20"/>
          <w:lang w:bidi="hi-IN"/>
        </w:rPr>
        <w:t>(</w:t>
      </w:r>
      <w:proofErr w:type="spellStart"/>
      <w:r w:rsidRPr="00396506">
        <w:rPr>
          <w:sz w:val="20"/>
          <w:szCs w:val="20"/>
          <w:lang w:bidi="hi-IN"/>
        </w:rPr>
        <w:t>eqs</w:t>
      </w:r>
      <w:proofErr w:type="spellEnd"/>
      <w:r w:rsidRPr="00396506">
        <w:rPr>
          <w:sz w:val="20"/>
          <w:szCs w:val="20"/>
          <w:lang w:bidi="hi-IN"/>
        </w:rPr>
        <w:t>. 6-8)</w:t>
      </w:r>
      <w:r w:rsidRPr="00733307">
        <w:rPr>
          <w:sz w:val="20"/>
          <w:szCs w:val="20"/>
          <w:lang w:bidi="hi-IN"/>
        </w:rPr>
        <w:t>.</w:t>
      </w:r>
      <w:r w:rsidRPr="00733307">
        <w:rPr>
          <w:noProof/>
          <w:sz w:val="20"/>
          <w:szCs w:val="20"/>
        </w:rPr>
        <w:t xml:space="preserve"> </w:t>
      </w:r>
      <w:r w:rsidRPr="00733307">
        <w:rPr>
          <w:sz w:val="20"/>
          <w:szCs w:val="20"/>
          <w:lang w:bidi="hi-IN"/>
        </w:rPr>
        <w:t xml:space="preserve">Constitutive mutagenesis (CM)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xml:space="preserve">; Stress-induced mutagenesis (SIM)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lang w:bidi="hi-IN"/>
        </w:rPr>
        <w:t>; Mixed strategies (dashed line)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 xml:space="preserve">-fold and of stressed individuals </w:t>
      </w:r>
      <w:r>
        <w:rPr>
          <w:rFonts w:cs="Times New Roman"/>
          <w:sz w:val="20"/>
          <w:szCs w:val="20"/>
        </w:rPr>
        <w:t>an additional</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631789">
        <w:fldChar w:fldCharType="begin"/>
      </w:r>
      <w:r w:rsidR="00631789">
        <w:instrText xml:space="preserve"> REF _Ref358791100 \h  \* MERGEFORMAT </w:instrText>
      </w:r>
      <w:r w:rsidR="00631789">
        <w:fldChar w:fldCharType="separate"/>
      </w:r>
      <w:r w:rsidR="00C47BD2" w:rsidRPr="00C47BD2">
        <w:rPr>
          <w:sz w:val="20"/>
          <w:szCs w:val="20"/>
        </w:rPr>
        <w:t>Table 1</w:t>
      </w:r>
      <w:r w:rsidR="00631789">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 xml:space="preserve">=2, </w:t>
      </w:r>
      <w:r w:rsidRPr="00733307">
        <w:rPr>
          <w:rFonts w:cs="Times New Roman"/>
          <w:i/>
          <w:iCs/>
          <w:sz w:val="20"/>
          <w:szCs w:val="20"/>
          <w:lang w:bidi="hi-IN"/>
        </w:rPr>
        <w:t>τ</w:t>
      </w:r>
      <w:r w:rsidRPr="00733307">
        <w:rPr>
          <w:sz w:val="20"/>
          <w:szCs w:val="20"/>
          <w:lang w:bidi="hi-IN"/>
        </w:rPr>
        <w:t>&lt;&lt;s/</w:t>
      </w:r>
      <w:r w:rsidRPr="00733307">
        <w:rPr>
          <w:i/>
          <w:iCs/>
          <w:sz w:val="20"/>
          <w:szCs w:val="20"/>
          <w:lang w:bidi="hi-IN"/>
        </w:rPr>
        <w:t>U</w:t>
      </w:r>
      <w:r w:rsidR="00825E9D">
        <w:rPr>
          <w:i/>
          <w:iCs/>
          <w:sz w:val="20"/>
          <w:szCs w:val="20"/>
          <w:lang w:bidi="hi-IN"/>
        </w:rPr>
        <w:t xml:space="preserve"> </w:t>
      </w:r>
      <w:r w:rsidR="00616194" w:rsidRPr="00331E7E">
        <w:rPr>
          <w:iCs/>
          <w:sz w:val="20"/>
          <w:szCs w:val="20"/>
          <w:lang w:bidi="hi-IN"/>
        </w:rPr>
        <w:t xml:space="preserve">(Online version in </w:t>
      </w:r>
      <w:proofErr w:type="spellStart"/>
      <w:r w:rsidR="00616194" w:rsidRPr="00331E7E">
        <w:rPr>
          <w:iCs/>
          <w:sz w:val="20"/>
          <w:szCs w:val="20"/>
          <w:lang w:bidi="hi-IN"/>
        </w:rPr>
        <w:t>colour</w:t>
      </w:r>
      <w:proofErr w:type="spellEnd"/>
      <w:r w:rsidR="00616194" w:rsidRPr="00331E7E">
        <w:rPr>
          <w:iCs/>
          <w:sz w:val="20"/>
          <w:szCs w:val="20"/>
          <w:lang w:bidi="hi-IN"/>
        </w:rPr>
        <w:t>.)</w:t>
      </w:r>
      <w:r w:rsidRPr="00825E9D">
        <w:rPr>
          <w:rFonts w:eastAsiaTheme="minorEastAsia"/>
          <w:sz w:val="20"/>
          <w:szCs w:val="20"/>
          <w:lang w:bidi="hi-IN"/>
        </w:rPr>
        <w:t>.</w:t>
      </w:r>
    </w:p>
    <w:p w:rsidR="005316EE" w:rsidRDefault="005316EE" w:rsidP="008D0078">
      <w:pPr>
        <w:spacing w:line="480" w:lineRule="auto"/>
        <w:rPr>
          <w:lang w:bidi="hi-IN"/>
        </w:rPr>
      </w:pPr>
    </w:p>
    <w:p w:rsidR="005316EE" w:rsidRPr="00AB4B01" w:rsidRDefault="005316EE" w:rsidP="008D0078">
      <w:pPr>
        <w:spacing w:line="480" w:lineRule="auto"/>
        <w:rPr>
          <w:lang w:bidi="hi-IN"/>
        </w:rPr>
      </w:pPr>
      <w:r>
        <w:rPr>
          <w:lang w:bidi="hi-IN"/>
        </w:rPr>
        <w:lastRenderedPageBreak/>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5316EE" w:rsidRPr="00C03529" w:rsidRDefault="005316EE" w:rsidP="008D0078">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w:t>
      </w:r>
      <w:r w:rsidR="00C56AB4">
        <w:t xml:space="preserve"> D1</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 4</w:t>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proofErr w:type="spellStart"/>
      <w:r w:rsidRPr="00C03529">
        <w:rPr>
          <w:i/>
          <w:iCs/>
        </w:rPr>
        <w:t>τ</w:t>
      </w:r>
      <w:r w:rsidRPr="00C03529">
        <w:rPr>
          <w:i/>
          <w:iCs/>
          <w:vertAlign w:val="subscript"/>
        </w:rPr>
        <w:t>CM</w:t>
      </w:r>
      <w:proofErr w:type="spellEnd"/>
      <w:r w:rsidRPr="00C03529">
        <w:t>=7</w:t>
      </w:r>
      <w:r w:rsidRPr="00C03529">
        <w:rPr>
          <w:i/>
          <w:iCs/>
        </w:rPr>
        <w:t xml:space="preserve"> </w:t>
      </w:r>
      <w:r w:rsidRPr="00C03529">
        <w:t>and</w:t>
      </w:r>
      <w:r w:rsidRPr="00C03529">
        <w:rPr>
          <w:i/>
          <w:iCs/>
        </w:rPr>
        <w:t xml:space="preserve"> </w:t>
      </w:r>
      <w:proofErr w:type="spellStart"/>
      <w:r w:rsidRPr="00C03529">
        <w:rPr>
          <w:i/>
          <w:iCs/>
        </w:rPr>
        <w:t>τ</w:t>
      </w:r>
      <w:r w:rsidRPr="00C03529">
        <w:rPr>
          <w:i/>
          <w:iCs/>
          <w:vertAlign w:val="subscript"/>
        </w:rPr>
        <w:t>SIM</w:t>
      </w:r>
      <w:proofErr w:type="spellEnd"/>
      <w:r w:rsidRPr="00C03529">
        <w:t>=2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by populations with SIM because the mean fitness mainly depends on the mutation rate of fit i</w:t>
      </w:r>
      <w:r w:rsidR="004E017A">
        <w:t>ndividuals.</w:t>
      </w:r>
    </w:p>
    <w:p w:rsidR="005316EE" w:rsidRPr="00BA2B02" w:rsidRDefault="005316EE" w:rsidP="008D0078">
      <w:pPr>
        <w:pStyle w:val="Heading2"/>
        <w:spacing w:line="480" w:lineRule="auto"/>
      </w:pPr>
      <w:r w:rsidRPr="00BA2B02">
        <w:t>Environmental stress</w:t>
      </w:r>
    </w:p>
    <w:p w:rsidR="005316EE" w:rsidRPr="00BA2B02" w:rsidRDefault="005316EE" w:rsidP="008D0078">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w:t>
      </w:r>
      <w:proofErr w:type="spellStart"/>
      <w:r w:rsidRPr="00BA2B02">
        <w:t>hypermutate</w:t>
      </w:r>
      <w:proofErr w:type="spellEnd"/>
      <w:r w:rsidRPr="00BA2B02">
        <w:t xml:space="preserve">.  </w:t>
      </w:r>
    </w:p>
    <w:p w:rsidR="004E017A" w:rsidRPr="00BA2B02" w:rsidRDefault="005316EE" w:rsidP="008D0078">
      <w:pPr>
        <w:spacing w:line="480" w:lineRule="auto"/>
      </w:pPr>
      <w:r w:rsidRPr="00BA2B02">
        <w:lastRenderedPageBreak/>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8D0078">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DF5A14" w:rsidP="008D0078">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8D0078">
            <w:pPr>
              <w:spacing w:line="480" w:lineRule="auto"/>
            </w:pPr>
            <w:r w:rsidRPr="00BA2B02">
              <w:t>(</w:t>
            </w:r>
            <w:r w:rsidR="00616194">
              <w:fldChar w:fldCharType="begin"/>
            </w:r>
            <w:r w:rsidR="00DA55AA">
              <w:instrText xml:space="preserve"> SEQ Equation </w:instrText>
            </w:r>
            <w:r w:rsidR="00616194">
              <w:fldChar w:fldCharType="separate"/>
            </w:r>
            <w:r w:rsidR="00C47BD2">
              <w:rPr>
                <w:noProof/>
              </w:rPr>
              <w:t>9</w:t>
            </w:r>
            <w:r w:rsidR="00616194">
              <w:rPr>
                <w:noProof/>
              </w:rPr>
              <w:fldChar w:fldCharType="end"/>
            </w:r>
            <w:r w:rsidRPr="00BA2B02">
              <w:t>)</w:t>
            </w:r>
          </w:p>
        </w:tc>
      </w:tr>
    </w:tbl>
    <w:p w:rsidR="005316EE" w:rsidRPr="00BA2B02" w:rsidRDefault="005316EE" w:rsidP="008D0078">
      <w:pPr>
        <w:spacing w:line="480" w:lineRule="auto"/>
        <w:rPr>
          <w:vertAlign w:val="subscript"/>
        </w:rPr>
      </w:pPr>
      <w:r w:rsidRPr="00BA2B02">
        <w:t xml:space="preserve">This scenario has an important biological relevance, as SIM has been implicated in the evolution of drug resistance in bacteria and yeast </w:t>
      </w:r>
      <w:r w:rsidR="00616194" w:rsidRPr="00BA2B02">
        <w:fldChar w:fldCharType="begin" w:fldLock="1"/>
      </w:r>
      <w:r w:rsidR="00B83F66">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"http://www.mendeley.com/documents/?uuid=b59ce364-a268-442e-9b59-be05dfc871df"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"[34,53,54]" }, "properties" : { "noteIndex" : 0 }, "schema" : "https://github.com/citation-style-language/schema/raw/master/csl-citation.json" }</w:instrText>
      </w:r>
      <w:r w:rsidR="00616194" w:rsidRPr="00BA2B02">
        <w:fldChar w:fldCharType="separate"/>
      </w:r>
      <w:r w:rsidR="00B83F66" w:rsidRPr="00B83F66">
        <w:rPr>
          <w:noProof/>
        </w:rPr>
        <w:t>[34,53,54]</w:t>
      </w:r>
      <w:r w:rsidR="00616194" w:rsidRPr="00BA2B02">
        <w:fldChar w:fldCharType="end"/>
      </w:r>
      <w:r w:rsidRPr="00BA2B02">
        <w:t xml:space="preserve"> and could be involved in the evolution of pathogen virulence</w:t>
      </w:r>
      <w:r w:rsidR="004E017A">
        <w:t xml:space="preserve"> and the evolution of </w:t>
      </w:r>
      <w:r w:rsidRPr="00BA2B02">
        <w:t>drug resistance and progression in</w:t>
      </w:r>
      <w:r w:rsidR="004E017A">
        <w:t xml:space="preserve"> cancer cells</w:t>
      </w:r>
      <w:r w:rsidR="00A328A2">
        <w:t xml:space="preserve"> </w:t>
      </w:r>
      <w:r w:rsidR="00A328A2">
        <w:fldChar w:fldCharType="begin" w:fldLock="1"/>
      </w:r>
      <w:r w:rsidR="00B83F66">
        <w:instrText>ADDIN CSL_CITATION { "citationItems" : [ { "id" : "ITEM-1", "itemData" : { "ISSN" : "1389-2029", "PMID" : "18369407", "abstract" : "Mechanisms of cellular adaptation may have some commonalities across different organisms. Revealing these common mechanisms may provide insight in the organismal level of adaptation and suggest solutions to important problems related to the adaptation. An increased rate of mutations, referred as the mutator phenotype, and beneficial nature of these mutations are common features of the bacterial stationary-state mutagenesis and of the tumorigenic transformations in mammalian cells. We argue that these commonalities of mammalian and bacterial cells result from their stress-induced adaptation that may be described in terms of a common model. Specifically, in both organisms the mutator phenotype is activated in a subpopulation of proliferating stressed cells as a strategy to survival. This strategy is an alternative to other survival strategies, such as senescence and programmed cell death, which are also activated in the stressed cells by different subpopulations. Sustained stress-related proliferative signalling and epigenetic mechanisms play a decisive role in the choice of the mutator phenotype survival strategy in the cells. They reprogram cellular functions by epigenetic silencing of cell-cycle inhibitors, DNA repair, programmed cell death, and by activation of repetitive DNA elements. This reprogramming leads to the mutator phenotype that is implemented by error-prone cell divisions with the involvement of Y family polymerases. Studies supporting the proposed model of stress-induced cellular adaptation are discussed. Cellular mechanisms involved in the bacterial stress-induced adaptation are considered in more detail.", "author" : [ { "dropping-particle" : "", "family" : "Karpinets", "given" : "Tv", "non-dropping-particle" : "", "parse-names" : false, "suffix" : "" }, { "dropping-particle" : "", "family" : "Greenwood", "given" : "Dj", "non-dropping-particle" : "", "parse-names" : false, "suffix" : "" }, { "dropping-particle" : "", "family" : "Pogribny", "given" : "Ip", "non-dropping-particle" : "", "parse-names" : false, "suffix" : "" }, { "dropping-particle" : "", "family" : "Samatova", "given" : "Nf", "non-dropping-particle" : "", "parse-names" : false, "suffix" : "" } ], "container-title" : "Current genomics", "id" : "ITEM-1", "issue" : "8", "issued" : { "date-parts" : [ [ "2006", "1" ] ] }, "note" : "The main objective of the paper is to review experimental\nevidence supporting the proposed model of activation of bacterial mutator phenotype though the mechanism of stress- induced cellular adaptation1 and to compare this mechanism with the stress-induced cellular adaptation of mammalian cells summarized", "page" : "481-96", "title" : "Bacterial stationary-state mutagenesis and Mammalian tumorigenesis as stress-induced cellular adaptations and the role of epigenetics.", "type" : "article-journal", "volume" : "7" }, "uris" : [ "http://www.mendeley.com/documents/?uuid=349a616d-c202-475e-9104-5f007c59877a" ] } ], "mendeley" : { "previouslyFormattedCitation" : "[55]" }, "properties" : { "noteIndex" : 0 }, "schema" : "https://github.com/citation-style-language/schema/raw/master/csl-citation.json" }</w:instrText>
      </w:r>
      <w:r w:rsidR="00A328A2">
        <w:fldChar w:fldCharType="separate"/>
      </w:r>
      <w:r w:rsidR="00B83F66" w:rsidRPr="00B83F66">
        <w:rPr>
          <w:noProof/>
        </w:rPr>
        <w:t>[55]</w:t>
      </w:r>
      <w:r w:rsidR="00A328A2">
        <w:fldChar w:fldCharType="end"/>
      </w:r>
      <w:r w:rsidR="004E017A">
        <w:t>.</w:t>
      </w:r>
    </w:p>
    <w:p w:rsidR="005316EE" w:rsidRPr="00042973" w:rsidRDefault="00703925" w:rsidP="008D0078">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proofErr w:type="spellStart"/>
      <w:r w:rsidR="000E6AE6">
        <w:rPr>
          <w:lang w:bidi="hi-IN"/>
        </w:rPr>
        <w:t>SIM</w:t>
      </w:r>
      <w:r w:rsidR="00900394">
        <w:rPr>
          <w:vertAlign w:val="subscript"/>
          <w:lang w:bidi="hi-IN"/>
        </w:rPr>
        <w:t>e</w:t>
      </w:r>
      <w:proofErr w:type="spellEnd"/>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616194">
        <w:rPr>
          <w:lang w:bidi="hi-IN"/>
        </w:rPr>
        <w:fldChar w:fldCharType="begin" w:fldLock="1"/>
      </w:r>
      <w:r w:rsidR="00B83F66">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"[46]" }, "properties" : { "noteIndex" : 0 }, "schema" : "https://github.com/citation-style-language/schema/raw/master/csl-citation.json" }</w:instrText>
      </w:r>
      <w:r w:rsidR="00616194">
        <w:rPr>
          <w:lang w:bidi="hi-IN"/>
        </w:rPr>
        <w:fldChar w:fldCharType="separate"/>
      </w:r>
      <w:r w:rsidR="00B83F66" w:rsidRPr="00B83F66">
        <w:rPr>
          <w:noProof/>
          <w:lang w:bidi="hi-IN"/>
        </w:rPr>
        <w:t>[46]</w:t>
      </w:r>
      <w:r w:rsidR="00616194">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 xml:space="preserve">he adaptation rate with </w:t>
      </w:r>
      <w:proofErr w:type="spellStart"/>
      <w:r w:rsidR="005316EE" w:rsidRPr="00BA2B02">
        <w:t>SIM</w:t>
      </w:r>
      <w:r w:rsidR="00900394">
        <w:rPr>
          <w:vertAlign w:val="subscript"/>
        </w:rPr>
        <w:t>e</w:t>
      </w:r>
      <w:proofErr w:type="spellEnd"/>
      <w:r w:rsidR="005316EE" w:rsidRPr="00BA2B02">
        <w:t xml:space="preserve"> is (see </w:t>
      </w:r>
      <w:r w:rsidR="004E017A">
        <w:t xml:space="preserve">Appendix </w:t>
      </w:r>
      <w:r w:rsidR="00C56AB4">
        <w:t>C</w:t>
      </w:r>
      <w:r w:rsidR="004E017A">
        <w:t xml:space="preserve">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DF5A14" w:rsidP="008D0078">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8D0078">
            <w:pPr>
              <w:spacing w:line="480" w:lineRule="auto"/>
            </w:pPr>
            <w:bookmarkStart w:id="197" w:name="_Ref360621538"/>
            <w:r>
              <w:t>(</w:t>
            </w:r>
            <w:r w:rsidR="00616194">
              <w:fldChar w:fldCharType="begin"/>
            </w:r>
            <w:r w:rsidRPr="0095303A">
              <w:instrText xml:space="preserve"> SEQ Equation </w:instrText>
            </w:r>
            <w:r w:rsidR="00616194">
              <w:fldChar w:fldCharType="separate"/>
            </w:r>
            <w:r w:rsidR="00C47BD2">
              <w:rPr>
                <w:noProof/>
              </w:rPr>
              <w:t>10</w:t>
            </w:r>
            <w:r w:rsidR="00616194">
              <w:rPr>
                <w:noProof/>
              </w:rPr>
              <w:fldChar w:fldCharType="end"/>
            </w:r>
            <w:r>
              <w:t>)</w:t>
            </w:r>
            <w:bookmarkEnd w:id="197"/>
          </w:p>
        </w:tc>
      </w:tr>
    </w:tbl>
    <w:p w:rsidR="005316EE" w:rsidRPr="008F3447" w:rsidRDefault="00A7180F" w:rsidP="008D0078">
      <w:pPr>
        <w:spacing w:line="480" w:lineRule="auto"/>
      </w:pPr>
      <w:r>
        <w:lastRenderedPageBreak/>
        <w:t>That is</w:t>
      </w:r>
      <w:r w:rsidR="005316EE">
        <w:t xml:space="preserve">, adaptation with </w:t>
      </w:r>
      <w:proofErr w:type="spellStart"/>
      <w:r w:rsidR="005316EE">
        <w:rPr>
          <w:lang w:bidi="hi-IN"/>
        </w:rPr>
        <w:t>SIM</w:t>
      </w:r>
      <w:r w:rsidR="005316EE">
        <w:rPr>
          <w:vertAlign w:val="subscript"/>
          <w:lang w:bidi="hi-IN"/>
        </w:rPr>
        <w:t>e</w:t>
      </w:r>
      <w:proofErr w:type="spellEnd"/>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w:t>
      </w:r>
      <w:proofErr w:type="spellStart"/>
      <w:r w:rsidR="005316EE">
        <w:t>SIM</w:t>
      </w:r>
      <w:r w:rsidR="005316EE">
        <w:rPr>
          <w:vertAlign w:val="subscript"/>
        </w:rPr>
        <w:t>e</w:t>
      </w:r>
      <w:proofErr w:type="spellEnd"/>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 xml:space="preserve">This difference in mutation rates confers an additional selective advantage to the double mutants (see Appendix </w:t>
      </w:r>
      <w:r w:rsidR="00C56AB4">
        <w:t>C</w:t>
      </w:r>
      <w:r w:rsidR="005316EE" w:rsidRPr="008F3447">
        <w:t>)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DF5A14"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8D0078">
            <w:pPr>
              <w:spacing w:line="480" w:lineRule="auto"/>
            </w:pPr>
            <w:bookmarkStart w:id="198" w:name="_Ref361310097"/>
            <w:r w:rsidRPr="000448EE">
              <w:t>(</w:t>
            </w:r>
            <w:r w:rsidR="00616194" w:rsidRPr="000448EE">
              <w:fldChar w:fldCharType="begin"/>
            </w:r>
            <w:r w:rsidR="00DA55AA" w:rsidRPr="000448EE">
              <w:instrText xml:space="preserve"> SEQ Equation </w:instrText>
            </w:r>
            <w:r w:rsidR="00616194" w:rsidRPr="000448EE">
              <w:fldChar w:fldCharType="separate"/>
            </w:r>
            <w:r w:rsidR="00C47BD2">
              <w:rPr>
                <w:noProof/>
              </w:rPr>
              <w:t>11</w:t>
            </w:r>
            <w:r w:rsidR="00616194" w:rsidRPr="000448EE">
              <w:rPr>
                <w:noProof/>
              </w:rPr>
              <w:fldChar w:fldCharType="end"/>
            </w:r>
            <w:r w:rsidRPr="000448EE">
              <w:t>)</w:t>
            </w:r>
            <w:bookmarkEnd w:id="198"/>
          </w:p>
        </w:tc>
      </w:tr>
    </w:tbl>
    <w:p w:rsidR="005316EE" w:rsidRPr="000448EE" w:rsidRDefault="005316EE" w:rsidP="008D0078">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 xml:space="preserve">=0.0004, increasing the mutation rate of stressed </w:t>
      </w:r>
      <w:proofErr w:type="gramStart"/>
      <w:r w:rsidR="0002675E" w:rsidRPr="000448EE">
        <w:rPr>
          <w:rFonts w:eastAsiaTheme="minorEastAsia"/>
          <w:lang w:bidi="hi-IN"/>
        </w:rPr>
        <w:t>individuals</w:t>
      </w:r>
      <w:proofErr w:type="gramEnd"/>
      <w:r w:rsidR="0002675E" w:rsidRPr="000448EE">
        <w:rPr>
          <w:rFonts w:eastAsiaTheme="minorEastAsia"/>
          <w:lang w:bidi="hi-IN"/>
        </w:rPr>
        <w:t xml:space="preserve">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8D0078">
      <w:pPr>
        <w:pStyle w:val="Heading1"/>
        <w:spacing w:line="480" w:lineRule="auto"/>
        <w:rPr>
          <w:lang w:bidi="hi-IN"/>
        </w:rPr>
      </w:pPr>
      <w:r>
        <w:rPr>
          <w:lang w:bidi="hi-IN"/>
        </w:rPr>
        <w:t>Discussion</w:t>
      </w:r>
    </w:p>
    <w:p w:rsidR="00004B35" w:rsidRPr="006B0338" w:rsidRDefault="00004B35" w:rsidP="00B10A9D">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w:t>
      </w:r>
      <w:r w:rsidR="00216196">
        <w:rPr>
          <w:lang w:bidi="hi-IN"/>
        </w:rPr>
        <w:t xml:space="preserve">complex </w:t>
      </w:r>
      <w:r>
        <w:rPr>
          <w:lang w:bidi="hi-IN"/>
        </w:rPr>
        <w:t xml:space="preserve">conditions–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616194">
        <w:rPr>
          <w:lang w:bidi="hi-IN"/>
        </w:rPr>
        <w:fldChar w:fldCharType="begin" w:fldLock="1"/>
      </w:r>
      <w:r w:rsidR="00B83F66">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"[14]" }, "properties" : { "noteIndex" : 0 }, "schema" : "https://github.com/citation-style-language/schema/raw/master/csl-citation.json" }</w:instrText>
      </w:r>
      <w:r w:rsidR="00616194">
        <w:rPr>
          <w:lang w:bidi="hi-IN"/>
        </w:rPr>
        <w:fldChar w:fldCharType="separate"/>
      </w:r>
      <w:r w:rsidR="00635E26" w:rsidRPr="00635E26">
        <w:rPr>
          <w:noProof/>
          <w:lang w:bidi="hi-IN"/>
        </w:rPr>
        <w:t>[14]</w:t>
      </w:r>
      <w:r w:rsidR="00616194">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w:t>
      </w:r>
      <w:r w:rsidR="00735806">
        <w:rPr>
          <w:lang w:bidi="hi-IN"/>
        </w:rPr>
        <w:t>stable</w:t>
      </w:r>
      <w:r w:rsidR="00C023C7">
        <w:rPr>
          <w:lang w:bidi="hi-IN"/>
        </w:rPr>
        <w:t xml:space="preserve"> environment</w:t>
      </w:r>
      <w:r>
        <w:rPr>
          <w:lang w:bidi="hi-IN"/>
        </w:rPr>
        <w:t>.</w:t>
      </w:r>
      <w:ins w:id="199" w:author="Yoav Ram" w:date="2014-07-14T10:49:00Z">
        <w:r w:rsidR="006B0338">
          <w:rPr>
            <w:lang w:bidi="hi-IN"/>
          </w:rPr>
          <w:t xml:space="preserve"> </w:t>
        </w:r>
      </w:ins>
    </w:p>
    <w:p w:rsidR="00A67023" w:rsidRDefault="00C023C7" w:rsidP="008D0078">
      <w:pPr>
        <w:spacing w:line="480" w:lineRule="auto"/>
        <w:rPr>
          <w:ins w:id="200" w:author="Yoav Ram" w:date="2014-07-14T11:58:00Z"/>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w:t>
      </w:r>
      <w:r w:rsidR="00CE78D0">
        <w:rPr>
          <w:lang w:bidi="hi-IN"/>
        </w:rPr>
        <w:lastRenderedPageBreak/>
        <w:t>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616194" w:rsidRPr="00BA2B02">
        <w:rPr>
          <w:lang w:bidi="hi-IN"/>
        </w:rPr>
        <w:fldChar w:fldCharType="begin" w:fldLock="1"/>
      </w:r>
      <w:r w:rsidR="00B83F66">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"[56]" }, "properties" : { "noteIndex" : 0 }, "schema" : "https://github.com/citation-style-language/schema/raw/master/csl-citation.json" }</w:instrText>
      </w:r>
      <w:r w:rsidR="00616194" w:rsidRPr="00BA2B02">
        <w:rPr>
          <w:lang w:bidi="hi-IN"/>
        </w:rPr>
        <w:fldChar w:fldCharType="separate"/>
      </w:r>
      <w:r w:rsidR="00B83F66" w:rsidRPr="00B83F66">
        <w:rPr>
          <w:noProof/>
          <w:lang w:bidi="hi-IN"/>
        </w:rPr>
        <w:t>[56]</w:t>
      </w:r>
      <w:r w:rsidR="00616194" w:rsidRPr="00BA2B02">
        <w:rPr>
          <w:lang w:bidi="hi-IN"/>
        </w:rPr>
        <w:fldChar w:fldCharType="end"/>
      </w:r>
      <w:r w:rsidR="00CE78D0" w:rsidRPr="00BA2B02">
        <w:rPr>
          <w:lang w:bidi="hi-IN"/>
        </w:rPr>
        <w:t>.</w:t>
      </w:r>
    </w:p>
    <w:p w:rsidR="00200EB9" w:rsidRDefault="00200EB9" w:rsidP="008D0078">
      <w:pPr>
        <w:spacing w:line="480" w:lineRule="auto"/>
        <w:rPr>
          <w:ins w:id="201" w:author="Yoav Ram" w:date="2014-07-14T10:56:00Z"/>
          <w:lang w:bidi="hi-IN"/>
        </w:rPr>
      </w:pPr>
    </w:p>
    <w:p w:rsidR="00B10A9D" w:rsidDel="003131D8" w:rsidRDefault="00B10A9D" w:rsidP="003131D8">
      <w:pPr>
        <w:spacing w:line="480" w:lineRule="auto"/>
        <w:rPr>
          <w:del w:id="202" w:author="Yoav Ram" w:date="2014-07-14T10:56:00Z"/>
          <w:lang w:bidi="hi-IN"/>
        </w:rPr>
      </w:pPr>
      <w:ins w:id="203" w:author="Yoav Ram" w:date="2014-07-14T10:56:00Z">
        <w:r w:rsidRPr="001B7896">
          <w:rPr>
            <w:highlight w:val="yellow"/>
            <w:lang w:bidi="hi-IN"/>
            <w:rPrChange w:id="204" w:author="Yoav Ram" w:date="2014-07-14T11:42:00Z">
              <w:rPr>
                <w:lang w:bidi="hi-IN"/>
              </w:rPr>
            </w:rPrChange>
          </w:rPr>
          <w:t>Although our model focuses on rugged landscapes in which single mutants have lower fitness (</w:t>
        </w:r>
        <w:r w:rsidRPr="001B7896">
          <w:rPr>
            <w:i/>
            <w:iCs/>
            <w:highlight w:val="yellow"/>
            <w:lang w:bidi="hi-IN"/>
            <w:rPrChange w:id="205" w:author="Yoav Ram" w:date="2014-07-14T11:42:00Z">
              <w:rPr>
                <w:i/>
                <w:iCs/>
                <w:lang w:bidi="hi-IN"/>
              </w:rPr>
            </w:rPrChange>
          </w:rPr>
          <w:t>s</w:t>
        </w:r>
      </w:ins>
      <w:ins w:id="206" w:author="Yoav Ram" w:date="2014-07-14T11:00:00Z">
        <w:r w:rsidR="0059042F" w:rsidRPr="001B7896">
          <w:rPr>
            <w:highlight w:val="yellow"/>
            <w:lang w:bidi="hi-IN"/>
            <w:rPrChange w:id="207" w:author="Yoav Ram" w:date="2014-07-14T11:42:00Z">
              <w:rPr>
                <w:lang w:bidi="hi-IN"/>
              </w:rPr>
            </w:rPrChange>
          </w:rPr>
          <w:t>&gt;</w:t>
        </w:r>
      </w:ins>
      <w:ins w:id="208" w:author="Yoav Ram" w:date="2014-07-14T10:56:00Z">
        <w:r w:rsidRPr="001B7896">
          <w:rPr>
            <w:highlight w:val="yellow"/>
            <w:lang w:bidi="hi-IN"/>
            <w:rPrChange w:id="209" w:author="Yoav Ram" w:date="2014-07-14T11:42:00Z">
              <w:rPr>
                <w:lang w:bidi="hi-IN"/>
              </w:rPr>
            </w:rPrChange>
          </w:rPr>
          <w:t>0), one can also consider cases in which single mutants have intermediate fitness (0</w:t>
        </w:r>
      </w:ins>
      <w:ins w:id="210" w:author="Yoav Ram" w:date="2014-07-14T11:01:00Z">
        <w:r w:rsidR="0059042F" w:rsidRPr="001B7896">
          <w:rPr>
            <w:highlight w:val="yellow"/>
            <w:lang w:bidi="hi-IN"/>
            <w:rPrChange w:id="211" w:author="Yoav Ram" w:date="2014-07-14T11:42:00Z">
              <w:rPr>
                <w:lang w:bidi="hi-IN"/>
              </w:rPr>
            </w:rPrChange>
          </w:rPr>
          <w:t>&gt;</w:t>
        </w:r>
      </w:ins>
      <w:ins w:id="212" w:author="Yoav Ram" w:date="2014-07-14T10:56:00Z">
        <w:r w:rsidRPr="001B7896">
          <w:rPr>
            <w:i/>
            <w:iCs/>
            <w:highlight w:val="yellow"/>
            <w:lang w:bidi="hi-IN"/>
            <w:rPrChange w:id="213" w:author="Yoav Ram" w:date="2014-07-14T11:42:00Z">
              <w:rPr>
                <w:i/>
                <w:iCs/>
                <w:lang w:bidi="hi-IN"/>
              </w:rPr>
            </w:rPrChange>
          </w:rPr>
          <w:t>s</w:t>
        </w:r>
      </w:ins>
      <w:ins w:id="214" w:author="Yoav Ram" w:date="2014-07-14T11:01:00Z">
        <w:r w:rsidR="0059042F" w:rsidRPr="001B7896">
          <w:rPr>
            <w:i/>
            <w:iCs/>
            <w:highlight w:val="yellow"/>
            <w:lang w:bidi="hi-IN"/>
            <w:rPrChange w:id="215" w:author="Yoav Ram" w:date="2014-07-14T11:42:00Z">
              <w:rPr>
                <w:i/>
                <w:iCs/>
                <w:lang w:bidi="hi-IN"/>
              </w:rPr>
            </w:rPrChange>
          </w:rPr>
          <w:t>&gt;</w:t>
        </w:r>
      </w:ins>
      <w:proofErr w:type="spellStart"/>
      <w:ins w:id="216" w:author="Yoav Ram" w:date="2014-07-14T10:56:00Z">
        <w:r w:rsidRPr="001B7896">
          <w:rPr>
            <w:i/>
            <w:iCs/>
            <w:highlight w:val="yellow"/>
            <w:lang w:bidi="hi-IN"/>
            <w:rPrChange w:id="217" w:author="Yoav Ram" w:date="2014-07-14T11:42:00Z">
              <w:rPr>
                <w:i/>
                <w:iCs/>
                <w:lang w:bidi="hi-IN"/>
              </w:rPr>
            </w:rPrChange>
          </w:rPr>
          <w:t>sH</w:t>
        </w:r>
        <w:proofErr w:type="spellEnd"/>
        <w:r w:rsidRPr="001B7896">
          <w:rPr>
            <w:highlight w:val="yellow"/>
            <w:lang w:bidi="hi-IN"/>
            <w:rPrChange w:id="218" w:author="Yoav Ram" w:date="2014-07-14T11:42:00Z">
              <w:rPr>
                <w:lang w:bidi="hi-IN"/>
              </w:rPr>
            </w:rPrChange>
          </w:rPr>
          <w:t xml:space="preserve">) </w:t>
        </w:r>
        <w:r w:rsidRPr="001B7896">
          <w:rPr>
            <w:highlight w:val="yellow"/>
            <w:lang w:bidi="hi-IN"/>
            <w:rPrChange w:id="219" w:author="Yoav Ram" w:date="2014-07-14T11:42:00Z">
              <w:rPr>
                <w:lang w:bidi="hi-IN"/>
              </w:rPr>
            </w:rPrChange>
          </w:rPr>
          <w:fldChar w:fldCharType="begin" w:fldLock="1"/>
        </w:r>
      </w:ins>
      <w:r w:rsidR="00B83F66">
        <w:rPr>
          <w:highlight w:val="yellow"/>
          <w:lang w:bidi="hi-IN"/>
        </w:rPr>
        <w:instrText>ADDIN CSL_CITATION { "citationItems" : [ { "id" : "ITEM-1", "itemData" : { "DOI" : "10.1006/tpbi.1997.1358", "ISSN" : "0040-5809", "PMID" : "9679320", "abstract" : "R.A. Fisher and H.J. Muller argued in the 1930s that a major evolutionary advantage of recombination is that it allows favorable mutations to be combined within an individual even when they first appear in different individuals. This effect is evaluated in a two-locus, two-allele model by calculating the average waiting time until a new genotypic combination first appears in a haploid population. Three approximations are developed and compared with Monte Carlo simulations of the Wright-Fisher process of random genetic drift in a finite population. First, a crude method, based on the deterministic accumulation of single mutants, produces a waiting time of 1/square root of N mu(2) with no recombination and [formula: see text] with recombination between the two loci, where mu is the mutation rate, N is the haploid population size, and R is the recombination rate. Second, the waiting time is calculated as the expected value of a heterogeneous geometric distribution obtained from a branching process approximation. This gives accurate estimates for small values of N mu large. The estimates for small values of N mu are considerably lower than the simulated values. Finally, diffusion analysis of the Wright-Fisher process provides accurate estimates for N mu small, and the time scales of the diffusion process show a difference between R = 0 and for R &gt;&gt; 0 of the same order of magnitude as seen in the deterministic analysis. In the absence of recombination, accurate approximations to the waiting time are obtained by using the branching process for high N mu and the diffusion approximation for low N mu. For low N mu the waiting time is well approximated by 1/the square root of 8N2 mu(3). With R &gt;&gt; 0, the following dependence on N mu is observed: For N mu &gt; 1 the waiting time is virtually independent of recombination and is well described by the branching process approximation. For N mu approximately equal to 1 the waiting time is well described by a simplified diffusion approximation that assumes symmetry in the frequencies of single mutants. For N mu &lt;&lt; 1 the waiting time is well described by the diffusion approximation allowing asymmetry in the frequencies of single mutants. Recombination lowers the waiting time until a new genotypic combination first appears, but the effect is small compared to that of the mutation rate and population size. For large N mu, recombination has a negligible effect, and its effect is strongest for small N mu, in which case the waiti\u2026", "author" : [ { "dropping-particle" : "", "family" : "Christiansen", "given" : "Freddy B.", "non-dropping-particle" : "", "parse-names" : false, "suffix" : "" }, { "dropping-particle" : "", "family" : "Otto", "given" : "Sarah P.", "non-dropping-particle" : "", "parse-names" : false, "suffix" : "" }, { "dropping-particle" : "", "family" : "Bergman", "given" : "Aviv", "non-dropping-particle" : "", "parse-names" : false, "suffix" : "" }, { "dropping-particle" : "", "family" : "Feldman", "given" : "Marcus W.", "non-dropping-particle" : "", "parse-names" : false, "suffix" : "" } ], "container-title" : "Theoretical population biology", "id" : "ITEM-1", "issue" : "3", "issued" : { "date-parts" : [ [ "1998", "6" ] ] }, "note" : "\"our analysis will focus on two-locus models where single-mutant types are neutral or weakly favored\"", "page" : "199-215", "title" : "Waiting with and without recombination: the time to production of a double mutant.", "type" : "article-journal", "volume" : "53" }, "uris" : [ "http://www.mendeley.com/documents/?uuid=c644c077-80a1-4af2-87f7-dfc85480d47d" ] } ], "mendeley" : { "previouslyFormattedCitation" : "[57]" }, "properties" : { "noteIndex" : 0 }, "schema" : "https://github.com/citation-style-language/schema/raw/master/csl-citation.json" }</w:instrText>
      </w:r>
      <w:ins w:id="220" w:author="Yoav Ram" w:date="2014-07-14T10:56:00Z">
        <w:r w:rsidRPr="001B7896">
          <w:rPr>
            <w:highlight w:val="yellow"/>
            <w:lang w:bidi="hi-IN"/>
            <w:rPrChange w:id="221" w:author="Yoav Ram" w:date="2014-07-14T11:42:00Z">
              <w:rPr>
                <w:lang w:bidi="hi-IN"/>
              </w:rPr>
            </w:rPrChange>
          </w:rPr>
          <w:fldChar w:fldCharType="separate"/>
        </w:r>
      </w:ins>
      <w:r w:rsidR="00B83F66" w:rsidRPr="00B83F66">
        <w:rPr>
          <w:noProof/>
          <w:highlight w:val="yellow"/>
          <w:lang w:bidi="hi-IN"/>
        </w:rPr>
        <w:t>[57]</w:t>
      </w:r>
      <w:ins w:id="222" w:author="Yoav Ram" w:date="2014-07-14T10:56:00Z">
        <w:r w:rsidRPr="001B7896">
          <w:rPr>
            <w:highlight w:val="yellow"/>
            <w:lang w:bidi="hi-IN"/>
            <w:rPrChange w:id="223" w:author="Yoav Ram" w:date="2014-07-14T11:42:00Z">
              <w:rPr>
                <w:lang w:bidi="hi-IN"/>
              </w:rPr>
            </w:rPrChange>
          </w:rPr>
          <w:fldChar w:fldCharType="end"/>
        </w:r>
        <w:r w:rsidRPr="001B7896">
          <w:rPr>
            <w:highlight w:val="yellow"/>
            <w:lang w:bidi="hi-IN"/>
            <w:rPrChange w:id="224" w:author="Yoav Ram" w:date="2014-07-14T11:42:00Z">
              <w:rPr>
                <w:lang w:bidi="hi-IN"/>
              </w:rPr>
            </w:rPrChange>
          </w:rPr>
          <w:t xml:space="preserve">. We previously shown that SIM is favored by selection in these cases </w:t>
        </w:r>
        <w:r w:rsidRPr="001B7896">
          <w:rPr>
            <w:highlight w:val="yellow"/>
            <w:lang w:bidi="hi-IN"/>
            <w:rPrChange w:id="225" w:author="Yoav Ram" w:date="2014-07-14T11:42:00Z">
              <w:rPr>
                <w:lang w:bidi="hi-IN"/>
              </w:rPr>
            </w:rPrChange>
          </w:rPr>
          <w:fldChar w:fldCharType="begin" w:fldLock="1"/>
        </w:r>
      </w:ins>
      <w:r w:rsidR="00B83F66">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ins w:id="226" w:author="Yoav Ram" w:date="2014-07-14T10:56:00Z">
        <w:r w:rsidRPr="001B7896">
          <w:rPr>
            <w:highlight w:val="yellow"/>
            <w:lang w:bidi="hi-IN"/>
            <w:rPrChange w:id="227" w:author="Yoav Ram" w:date="2014-07-14T11:42:00Z">
              <w:rPr>
                <w:lang w:bidi="hi-IN"/>
              </w:rPr>
            </w:rPrChange>
          </w:rPr>
          <w:fldChar w:fldCharType="separate"/>
        </w:r>
        <w:r w:rsidRPr="001B7896">
          <w:rPr>
            <w:noProof/>
            <w:highlight w:val="yellow"/>
            <w:lang w:bidi="hi-IN"/>
            <w:rPrChange w:id="228" w:author="Yoav Ram" w:date="2014-07-14T11:42:00Z">
              <w:rPr>
                <w:noProof/>
                <w:lang w:bidi="hi-IN"/>
              </w:rPr>
            </w:rPrChange>
          </w:rPr>
          <w:t>[37]</w:t>
        </w:r>
        <w:r w:rsidRPr="001B7896">
          <w:rPr>
            <w:highlight w:val="yellow"/>
            <w:lang w:bidi="hi-IN"/>
            <w:rPrChange w:id="229" w:author="Yoav Ram" w:date="2014-07-14T11:42:00Z">
              <w:rPr>
                <w:lang w:bidi="hi-IN"/>
              </w:rPr>
            </w:rPrChange>
          </w:rPr>
          <w:fldChar w:fldCharType="end"/>
        </w:r>
        <w:r w:rsidRPr="001B7896">
          <w:rPr>
            <w:highlight w:val="yellow"/>
            <w:lang w:bidi="hi-IN"/>
            <w:rPrChange w:id="230" w:author="Yoav Ram" w:date="2014-07-14T11:42:00Z">
              <w:rPr>
                <w:lang w:bidi="hi-IN"/>
              </w:rPr>
            </w:rPrChange>
          </w:rPr>
          <w:t>; however,  further work is required to analyze the effect of SIM on adaptation rate such scenarios.</w:t>
        </w:r>
      </w:ins>
      <w:ins w:id="231" w:author="Yoav Ram" w:date="2014-07-14T11:01:00Z">
        <w:r w:rsidR="003131D8" w:rsidRPr="00BA2B02" w:rsidDel="00B10A9D">
          <w:rPr>
            <w:lang w:bidi="hi-IN"/>
          </w:rPr>
          <w:t xml:space="preserve"> </w:t>
        </w:r>
      </w:ins>
    </w:p>
    <w:p w:rsidR="003131D8" w:rsidRPr="00BA2B02" w:rsidRDefault="003131D8" w:rsidP="0059042F">
      <w:pPr>
        <w:spacing w:line="480" w:lineRule="auto"/>
        <w:rPr>
          <w:ins w:id="232" w:author="Yoav Ram" w:date="2014-07-14T11:01:00Z"/>
          <w:lang w:bidi="hi-IN"/>
        </w:rPr>
      </w:pPr>
    </w:p>
    <w:p w:rsidR="00D84632" w:rsidRPr="00BA2B02" w:rsidRDefault="00A67023" w:rsidP="003131D8">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616194" w:rsidRPr="00BA2B02">
        <w:rPr>
          <w:lang w:bidi="hi-IN"/>
        </w:rPr>
        <w:fldChar w:fldCharType="begin" w:fldLock="1"/>
      </w:r>
      <w:r w:rsidR="00B83F66">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"[58]" }, "properties" : { "noteIndex" : 0 }, "schema" : "https://github.com/citation-style-language/schema/raw/master/csl-citation.json" }</w:instrText>
      </w:r>
      <w:r w:rsidR="00616194" w:rsidRPr="00BA2B02">
        <w:rPr>
          <w:lang w:bidi="hi-IN"/>
        </w:rPr>
        <w:fldChar w:fldCharType="separate"/>
      </w:r>
      <w:r w:rsidR="00B83F66" w:rsidRPr="00B83F66">
        <w:rPr>
          <w:noProof/>
          <w:lang w:bidi="hi-IN"/>
        </w:rPr>
        <w:t>[58]</w:t>
      </w:r>
      <w:r w:rsidR="00616194"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616194" w:rsidRPr="00BA2B02">
        <w:rPr>
          <w:lang w:bidi="hi-IN"/>
        </w:rPr>
        <w:fldChar w:fldCharType="begin" w:fldLock="1"/>
      </w:r>
      <w:r w:rsidR="00B83F66">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"[40,59\u201361]" }, "properties" : { "noteIndex" : 0 }, "schema" : "https://github.com/citation-style-language/schema/raw/master/csl-citation.json" }</w:instrText>
      </w:r>
      <w:r w:rsidR="00616194" w:rsidRPr="00BA2B02">
        <w:rPr>
          <w:lang w:bidi="hi-IN"/>
        </w:rPr>
        <w:fldChar w:fldCharType="separate"/>
      </w:r>
      <w:r w:rsidR="00B83F66" w:rsidRPr="00B83F66">
        <w:rPr>
          <w:noProof/>
          <w:lang w:bidi="hi-IN"/>
        </w:rPr>
        <w:t>[40,59–61]</w:t>
      </w:r>
      <w:r w:rsidR="00616194"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w:t>
      </w:r>
      <w:r w:rsidR="00ED111F" w:rsidRPr="00BA2B02">
        <w:rPr>
          <w:lang w:bidi="hi-IN"/>
        </w:rPr>
        <w:lastRenderedPageBreak/>
        <w:t xml:space="preserve">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616194" w:rsidRPr="00BA2B02">
        <w:rPr>
          <w:lang w:bidi="hi-IN"/>
        </w:rPr>
        <w:fldChar w:fldCharType="begin" w:fldLock="1"/>
      </w:r>
      <w:r w:rsidR="00B83F66">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[16,32]</w:t>
      </w:r>
      <w:r w:rsidR="00616194"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8D0078">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616194" w:rsidRPr="00BA2B02">
        <w:rPr>
          <w:lang w:bidi="hi-IN"/>
        </w:rPr>
        <w:fldChar w:fldCharType="begin" w:fldLock="1"/>
      </w:r>
      <w:r w:rsidR="00B83F66">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[35]</w:t>
      </w:r>
      <w:r w:rsidR="00616194" w:rsidRPr="00BA2B02">
        <w:rPr>
          <w:lang w:bidi="hi-IN"/>
        </w:rPr>
        <w:fldChar w:fldCharType="end"/>
      </w:r>
      <w:r w:rsidR="00134FEB" w:rsidRPr="00BA2B02">
        <w:rPr>
          <w:lang w:bidi="hi-IN"/>
        </w:rPr>
        <w:t xml:space="preserve">, direct competitions </w:t>
      </w:r>
      <w:r w:rsidR="00616194" w:rsidRPr="00BA2B02">
        <w:rPr>
          <w:lang w:bidi="hi-IN"/>
        </w:rPr>
        <w:fldChar w:fldCharType="begin" w:fldLock="1"/>
      </w:r>
      <w:r w:rsidR="00B83F66">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"[62]" }, "properties" : { "noteIndex" : 0 }, "schema" : "https://github.com/citation-style-language/schema/raw/master/csl-citation.json" }</w:instrText>
      </w:r>
      <w:r w:rsidR="00616194" w:rsidRPr="00BA2B02">
        <w:rPr>
          <w:lang w:bidi="hi-IN"/>
        </w:rPr>
        <w:fldChar w:fldCharType="separate"/>
      </w:r>
      <w:r w:rsidR="00B83F66" w:rsidRPr="00B83F66">
        <w:rPr>
          <w:noProof/>
          <w:lang w:bidi="hi-IN"/>
        </w:rPr>
        <w:t>[62]</w:t>
      </w:r>
      <w:r w:rsidR="00616194" w:rsidRPr="00BA2B02">
        <w:rPr>
          <w:lang w:bidi="hi-IN"/>
        </w:rPr>
        <w:fldChar w:fldCharType="end"/>
      </w:r>
      <w:r w:rsidR="00134FEB" w:rsidRPr="00BA2B02">
        <w:rPr>
          <w:lang w:bidi="hi-IN"/>
        </w:rPr>
        <w:t>, and adaptation rate (due to the Fisher-Muller effect).</w:t>
      </w:r>
    </w:p>
    <w:p w:rsidR="0007409B" w:rsidRPr="00BA2B02" w:rsidRDefault="00514DED" w:rsidP="008D0078">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616194" w:rsidRPr="00BA2B02">
        <w:rPr>
          <w:lang w:bidi="hi-IN"/>
        </w:rPr>
        <w:fldChar w:fldCharType="begin" w:fldLock="1"/>
      </w:r>
      <w:r w:rsidR="00B83F66">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C56AB4">
        <w:t>Online Appendix F</w:t>
      </w:r>
      <w:r w:rsidR="00396506">
        <w:rPr>
          <w:lang w:bidi="hi-IN"/>
        </w:rPr>
        <w:t>)</w:t>
      </w:r>
      <w:r w:rsidR="00D76319" w:rsidRPr="00BA2B02">
        <w:rPr>
          <w:lang w:bidi="hi-IN"/>
        </w:rPr>
        <w:t>.</w:t>
      </w:r>
    </w:p>
    <w:p w:rsidR="00616194" w:rsidRDefault="00B37F95">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616194">
        <w:rPr>
          <w:lang w:bidi="hi-IN"/>
        </w:rPr>
        <w:fldChar w:fldCharType="begin" w:fldLock="1"/>
      </w:r>
      <w:r w:rsidR="00B83F66">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"[38,39]" }, "properties" : { "noteIndex" : 0 }, "schema" : "https://github.com/citation-style-language/schema/raw/master/csl-citation.json" }</w:instrText>
      </w:r>
      <w:r w:rsidR="00616194">
        <w:rPr>
          <w:lang w:bidi="hi-IN"/>
        </w:rPr>
        <w:fldChar w:fldCharType="separate"/>
      </w:r>
      <w:r w:rsidR="00635E26" w:rsidRPr="00635E26">
        <w:rPr>
          <w:noProof/>
          <w:lang w:bidi="hi-IN"/>
        </w:rPr>
        <w:t>[38,39]</w:t>
      </w:r>
      <w:r w:rsidR="00616194">
        <w:rPr>
          <w:lang w:bidi="hi-IN"/>
        </w:rPr>
        <w:fldChar w:fldCharType="end"/>
      </w:r>
      <w:r w:rsidRPr="00B37F95">
        <w:rPr>
          <w:lang w:bidi="hi-IN"/>
        </w:rPr>
        <w:t xml:space="preserve">. His solution is valid </w:t>
      </w:r>
      <w:r w:rsidR="00616194">
        <w:rPr>
          <w:lang w:bidi="hi-IN"/>
        </w:rPr>
        <w:fldChar w:fldCharType="begin" w:fldLock="1"/>
      </w:r>
      <w:r w:rsidR="00B83F66">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"id" : "ITEM-3", "issue" : "1", "issued" : { "date-parts" : [ [ "2000", "2", "9" ] ] }, "page" : "324-7", "title" : "Varying migration and deme size and the feasibility of the shifting balance.", "type" : "article-journal", "volume" : "54" }, "uris" : [ "http://www.mendeley.com/documents/?uuid=fbf15705-5450-4334-a9ad-0af20e58365f" ] } ], "mendeley" : { "previouslyFormattedCitation" : "[63\u201365]" }, "properties" : { "noteIndex" : 0 }, "schema" : "https://github.com/citation-style-language/schema/raw/master/csl-citation.json" }</w:instrText>
      </w:r>
      <w:r w:rsidR="00616194">
        <w:rPr>
          <w:lang w:bidi="hi-IN"/>
        </w:rPr>
        <w:fldChar w:fldCharType="separate"/>
      </w:r>
      <w:r w:rsidR="00B83F66" w:rsidRPr="00B83F66">
        <w:rPr>
          <w:noProof/>
          <w:lang w:bidi="hi-IN"/>
        </w:rPr>
        <w:t>[63–65]</w:t>
      </w:r>
      <w:r w:rsidR="00616194">
        <w:rPr>
          <w:lang w:bidi="hi-IN"/>
        </w:rPr>
        <w:fldChar w:fldCharType="end"/>
      </w:r>
      <w:r>
        <w:rPr>
          <w:lang w:bidi="hi-IN"/>
        </w:rPr>
        <w:t xml:space="preserve"> </w:t>
      </w:r>
      <w:r w:rsidRPr="00B37F95">
        <w:rPr>
          <w:lang w:bidi="hi-IN"/>
        </w:rPr>
        <w:t xml:space="preserve">but possibly limited </w:t>
      </w:r>
      <w:r w:rsidRPr="00B37F95">
        <w:rPr>
          <w:lang w:bidi="hi-IN"/>
        </w:rPr>
        <w:lastRenderedPageBreak/>
        <w:t>to specific parameter ranges</w:t>
      </w:r>
      <w:r>
        <w:rPr>
          <w:lang w:bidi="hi-IN"/>
        </w:rPr>
        <w:t xml:space="preserve"> </w:t>
      </w:r>
      <w:r w:rsidR="00616194" w:rsidRPr="00FB3C6B">
        <w:rPr>
          <w:lang w:bidi="hi-IN"/>
        </w:rPr>
        <w:fldChar w:fldCharType="begin" w:fldLock="1"/>
      </w:r>
      <w:r w:rsidR="00B83F66">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"[66\u201369]" }, "properties" : { "noteIndex" : 0 }, "schema" : "https://github.com/citation-style-language/schema/raw/master/csl-citation.json" }</w:instrText>
      </w:r>
      <w:r w:rsidR="00616194" w:rsidRPr="00FB3C6B">
        <w:rPr>
          <w:lang w:bidi="hi-IN"/>
        </w:rPr>
        <w:fldChar w:fldCharType="separate"/>
      </w:r>
      <w:r w:rsidR="00B83F66" w:rsidRPr="00B83F66">
        <w:rPr>
          <w:noProof/>
          <w:lang w:bidi="hi-IN"/>
        </w:rPr>
        <w:t>[66–69]</w:t>
      </w:r>
      <w:r w:rsidR="00616194"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616194" w:rsidRPr="00FB3C6B">
        <w:rPr>
          <w:lang w:bidi="hi-IN"/>
        </w:rPr>
        <w:fldChar w:fldCharType="begin" w:fldLock="1"/>
      </w:r>
      <w:r w:rsidR="00B83F66">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"[70]" }, "properties" : { "noteIndex" : 0 }, "schema" : "https://github.com/citation-style-language/schema/raw/master/csl-citation.json" }</w:instrText>
      </w:r>
      <w:r w:rsidR="00616194" w:rsidRPr="00FB3C6B">
        <w:rPr>
          <w:lang w:bidi="hi-IN"/>
        </w:rPr>
        <w:fldChar w:fldCharType="separate"/>
      </w:r>
      <w:r w:rsidR="00B83F66" w:rsidRPr="00B83F66">
        <w:rPr>
          <w:noProof/>
          <w:lang w:bidi="hi-IN"/>
        </w:rPr>
        <w:t>[70]</w:t>
      </w:r>
      <w:r w:rsidR="00616194" w:rsidRPr="00FB3C6B">
        <w:rPr>
          <w:lang w:bidi="hi-IN"/>
        </w:rPr>
        <w:fldChar w:fldCharType="end"/>
      </w:r>
      <w:r w:rsidR="008A7A0A" w:rsidRPr="00FB3C6B">
        <w:rPr>
          <w:lang w:bidi="hi-IN"/>
        </w:rPr>
        <w:t xml:space="preserve">; environmental fluctuations </w:t>
      </w:r>
      <w:r w:rsidR="00616194" w:rsidRPr="00FB3C6B">
        <w:rPr>
          <w:lang w:bidi="hi-IN"/>
        </w:rPr>
        <w:fldChar w:fldCharType="begin" w:fldLock="1"/>
      </w:r>
      <w:r w:rsidR="00B83F66">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"[71]" }, "properties" : { "noteIndex" : 0 }, "schema" : "https://github.com/citation-style-language/schema/raw/master/csl-citation.json" }</w:instrText>
      </w:r>
      <w:r w:rsidR="00616194" w:rsidRPr="00FB3C6B">
        <w:rPr>
          <w:lang w:bidi="hi-IN"/>
        </w:rPr>
        <w:fldChar w:fldCharType="separate"/>
      </w:r>
      <w:r w:rsidR="00B83F66" w:rsidRPr="00B83F66">
        <w:rPr>
          <w:noProof/>
          <w:lang w:bidi="hi-IN"/>
        </w:rPr>
        <w:t>[71]</w:t>
      </w:r>
      <w:r w:rsidR="00616194" w:rsidRPr="00FB3C6B">
        <w:rPr>
          <w:lang w:bidi="hi-IN"/>
        </w:rPr>
        <w:fldChar w:fldCharType="end"/>
      </w:r>
      <w:r w:rsidR="008A7A0A" w:rsidRPr="00FB3C6B">
        <w:rPr>
          <w:lang w:bidi="hi-IN"/>
        </w:rPr>
        <w:t xml:space="preserve">; environmental heterogeneity </w:t>
      </w:r>
      <w:r w:rsidR="00616194" w:rsidRPr="00FB3C6B">
        <w:rPr>
          <w:lang w:bidi="hi-IN"/>
        </w:rPr>
        <w:fldChar w:fldCharType="begin" w:fldLock="1"/>
      </w:r>
      <w:r w:rsidR="00B83F66">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"[72]" }, "properties" : { "noteIndex" : 0 }, "schema" : "https://github.com/citation-style-language/schema/raw/master/csl-citation.json" }</w:instrText>
      </w:r>
      <w:r w:rsidR="00616194" w:rsidRPr="00FB3C6B">
        <w:rPr>
          <w:lang w:bidi="hi-IN"/>
        </w:rPr>
        <w:fldChar w:fldCharType="separate"/>
      </w:r>
      <w:r w:rsidR="00B83F66" w:rsidRPr="00B83F66">
        <w:rPr>
          <w:noProof/>
          <w:lang w:bidi="hi-IN"/>
        </w:rPr>
        <w:t>[72]</w:t>
      </w:r>
      <w:r w:rsidR="00616194" w:rsidRPr="00FB3C6B">
        <w:rPr>
          <w:lang w:bidi="hi-IN"/>
        </w:rPr>
        <w:fldChar w:fldCharType="end"/>
      </w:r>
      <w:r w:rsidR="008A7A0A" w:rsidRPr="00FB3C6B">
        <w:rPr>
          <w:lang w:bidi="hi-IN"/>
        </w:rPr>
        <w:t xml:space="preserve">; fitness-associated recombination </w:t>
      </w:r>
      <w:r w:rsidR="00616194" w:rsidRPr="00FB3C6B">
        <w:rPr>
          <w:lang w:bidi="hi-IN"/>
        </w:rPr>
        <w:fldChar w:fldCharType="begin" w:fldLock="1"/>
      </w:r>
      <w:r w:rsidR="00B83F66">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"[73]" }, "properties" : { "noteIndex" : 0 }, "schema" : "https://github.com/citation-style-language/schema/raw/master/csl-citation.json" }</w:instrText>
      </w:r>
      <w:r w:rsidR="00616194" w:rsidRPr="00FB3C6B">
        <w:rPr>
          <w:lang w:bidi="hi-IN"/>
        </w:rPr>
        <w:fldChar w:fldCharType="separate"/>
      </w:r>
      <w:r w:rsidR="00B83F66" w:rsidRPr="00B83F66">
        <w:rPr>
          <w:noProof/>
          <w:lang w:bidi="hi-IN"/>
        </w:rPr>
        <w:t>[73]</w:t>
      </w:r>
      <w:r w:rsidR="00616194" w:rsidRPr="00FB3C6B">
        <w:rPr>
          <w:lang w:bidi="hi-IN"/>
        </w:rPr>
        <w:fldChar w:fldCharType="end"/>
      </w:r>
      <w:r w:rsidR="008A7A0A" w:rsidRPr="00FB3C6B">
        <w:rPr>
          <w:lang w:bidi="hi-IN"/>
        </w:rPr>
        <w:t>;</w:t>
      </w:r>
      <w:r w:rsidR="00E4228C">
        <w:rPr>
          <w:lang w:bidi="hi-IN"/>
        </w:rPr>
        <w:t xml:space="preserve"> stochastic tunneling in large asexual populations</w:t>
      </w:r>
      <w:r w:rsidR="00D96086">
        <w:rPr>
          <w:lang w:bidi="hi-IN"/>
        </w:rPr>
        <w:t xml:space="preserve"> </w:t>
      </w:r>
      <w:r w:rsidR="00616194">
        <w:rPr>
          <w:lang w:bidi="hi-IN"/>
        </w:rPr>
        <w:fldChar w:fldCharType="begin" w:fldLock="1"/>
      </w:r>
      <w:r w:rsidR="00B83F66">
        <w:rPr>
          <w:lang w:bidi="hi-IN"/>
        </w:rPr>
        <w:instrText>ADDIN CSL_CITATION { "citationItems" : [ { "id" : "ITEM-1",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"ITEM-1",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"[74]" }, "properties" : { "noteIndex" : 0 }, "schema" : "https://github.com/citation-style-language/schema/raw/master/csl-citation.json" }</w:instrText>
      </w:r>
      <w:r w:rsidR="00616194">
        <w:rPr>
          <w:lang w:bidi="hi-IN"/>
        </w:rPr>
        <w:fldChar w:fldCharType="separate"/>
      </w:r>
      <w:r w:rsidR="00B83F66" w:rsidRPr="00B83F66">
        <w:rPr>
          <w:noProof/>
          <w:lang w:bidi="hi-IN"/>
        </w:rPr>
        <w:t>[74]</w:t>
      </w:r>
      <w:r w:rsidR="00616194">
        <w:rPr>
          <w:lang w:bidi="hi-IN"/>
        </w:rPr>
        <w:fldChar w:fldCharType="end"/>
      </w:r>
      <w:r w:rsidR="00E4228C">
        <w:rPr>
          <w:lang w:bidi="hi-IN"/>
        </w:rPr>
        <w:t>;</w:t>
      </w:r>
      <w:r w:rsidR="008A7A0A" w:rsidRPr="00FB3C6B">
        <w:rPr>
          <w:lang w:bidi="hi-IN"/>
        </w:rPr>
        <w:t xml:space="preserve"> and intermediate recombination rates </w:t>
      </w:r>
      <w:r w:rsidR="00616194" w:rsidRPr="00FB3C6B">
        <w:rPr>
          <w:lang w:bidi="hi-IN"/>
        </w:rPr>
        <w:fldChar w:fldCharType="begin" w:fldLock="1"/>
      </w:r>
      <w:r w:rsidR="00B83F66">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"[75]" }, "properties" : { "noteIndex" : 0 }, "schema" : "https://github.com/citation-style-language/schema/raw/master/csl-citation.json" }</w:instrText>
      </w:r>
      <w:r w:rsidR="00616194" w:rsidRPr="00FB3C6B">
        <w:rPr>
          <w:lang w:bidi="hi-IN"/>
        </w:rPr>
        <w:fldChar w:fldCharType="separate"/>
      </w:r>
      <w:r w:rsidR="00B83F66" w:rsidRPr="00B83F66">
        <w:rPr>
          <w:noProof/>
          <w:lang w:bidi="hi-IN"/>
        </w:rPr>
        <w:t>[75]</w:t>
      </w:r>
      <w:r w:rsidR="00616194"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 xml:space="preserve">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616194" w:rsidRPr="00FB3C6B">
        <w:rPr>
          <w:lang w:bidi="hi-IN"/>
        </w:rPr>
        <w:fldChar w:fldCharType="begin" w:fldLock="1"/>
      </w:r>
      <w:r w:rsidR="00B83F66">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"[50]" }, "properties" : { "noteIndex" : 0 }, "schema" : "https://github.com/citation-style-language/schema/raw/master/csl-citation.json" }</w:instrText>
      </w:r>
      <w:r w:rsidR="00616194" w:rsidRPr="00FB3C6B">
        <w:rPr>
          <w:lang w:bidi="hi-IN"/>
        </w:rPr>
        <w:fldChar w:fldCharType="separate"/>
      </w:r>
      <w:r w:rsidR="00B83F66" w:rsidRPr="00B83F66">
        <w:rPr>
          <w:noProof/>
          <w:lang w:bidi="hi-IN"/>
        </w:rPr>
        <w:t>[50]</w:t>
      </w:r>
      <w:r w:rsidR="00616194"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8D0078">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616194" w:rsidRPr="00FB3C6B">
        <w:fldChar w:fldCharType="begin" w:fldLock="1"/>
      </w:r>
      <w:r w:rsidR="00B83F66">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"[34]" }, "properties" : { "noteIndex" : 0 }, "schema" : "https://github.com/citation-style-language/schema/raw/master/csl-citation.json" }</w:instrText>
      </w:r>
      <w:r w:rsidR="00616194" w:rsidRPr="00FB3C6B">
        <w:fldChar w:fldCharType="separate"/>
      </w:r>
      <w:r w:rsidR="00635E26" w:rsidRPr="00635E26">
        <w:rPr>
          <w:noProof/>
        </w:rPr>
        <w:t>[34]</w:t>
      </w:r>
      <w:r w:rsidR="00616194"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616194" w:rsidRPr="00FB3C6B">
        <w:fldChar w:fldCharType="begin" w:fldLock="1"/>
      </w:r>
      <w:r w:rsidR="00B83F66">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of the Royal Society B: Biological Sciences",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"[76]" }, "properties" : { "noteIndex" : 0 }, "schema" : "https://github.com/citation-style-language/schema/raw/master/csl-citation.json" }</w:instrText>
      </w:r>
      <w:r w:rsidR="00616194" w:rsidRPr="00FB3C6B">
        <w:fldChar w:fldCharType="separate"/>
      </w:r>
      <w:r w:rsidR="00B83F66" w:rsidRPr="00B83F66">
        <w:rPr>
          <w:noProof/>
        </w:rPr>
        <w:t>[76]</w:t>
      </w:r>
      <w:r w:rsidR="00616194"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8D0078">
      <w:pPr>
        <w:pStyle w:val="Heading2"/>
        <w:numPr>
          <w:ilvl w:val="0"/>
          <w:numId w:val="0"/>
        </w:numPr>
        <w:spacing w:line="480" w:lineRule="auto"/>
        <w:ind w:left="357" w:hanging="357"/>
      </w:pPr>
      <w:r w:rsidRPr="00FB3C6B">
        <w:t>Conclusions</w:t>
      </w:r>
    </w:p>
    <w:p w:rsidR="00DF6C0E" w:rsidRPr="008F3447" w:rsidRDefault="00DF6C0E" w:rsidP="008D0078">
      <w:pPr>
        <w:spacing w:line="480" w:lineRule="auto"/>
        <w:rPr>
          <w:lang w:bidi="hi-IN"/>
        </w:rPr>
      </w:pPr>
      <w:r>
        <w:rPr>
          <w:lang w:bidi="hi-IN"/>
        </w:rPr>
        <w:t xml:space="preserve">Stress-induced mutagenesis has been implicated as a driver of adaptive evolution for several decades </w:t>
      </w:r>
      <w:r w:rsidR="00616194">
        <w:rPr>
          <w:lang w:bidi="hi-IN"/>
        </w:rPr>
        <w:fldChar w:fldCharType="begin" w:fldLock="1"/>
      </w:r>
      <w:r w:rsidR="00B83F66">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"[17,33,77]" }, "properties" : { "noteIndex" : 0 }, "schema" : "https://github.com/citation-style-language/schema/raw/master/csl-citation.json" }</w:instrText>
      </w:r>
      <w:r w:rsidR="00616194">
        <w:rPr>
          <w:lang w:bidi="hi-IN"/>
        </w:rPr>
        <w:fldChar w:fldCharType="separate"/>
      </w:r>
      <w:r w:rsidR="00B83F66" w:rsidRPr="00B83F66">
        <w:rPr>
          <w:noProof/>
          <w:lang w:bidi="hi-IN"/>
        </w:rPr>
        <w:t>[17,33,77]</w:t>
      </w:r>
      <w:r w:rsidR="00616194">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w:t>
      </w:r>
      <w:r w:rsidR="00FB30D0" w:rsidRPr="008F3447">
        <w:rPr>
          <w:lang w:bidi="hi-IN"/>
        </w:rPr>
        <w:lastRenderedPageBreak/>
        <w:t xml:space="preserve">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8D0078">
      <w:pPr>
        <w:pStyle w:val="Heading1"/>
        <w:spacing w:line="480" w:lineRule="auto"/>
      </w:pPr>
      <w:r w:rsidRPr="008F3447">
        <w:t>Acknowledgments</w:t>
      </w:r>
    </w:p>
    <w:p w:rsidR="00F441B1" w:rsidRDefault="00F441B1" w:rsidP="00331E7E">
      <w:pPr>
        <w:spacing w:line="480" w:lineRule="auto"/>
      </w:pPr>
      <w:r w:rsidRPr="00EF44A6">
        <w:t xml:space="preserve">We thank </w:t>
      </w:r>
      <w:r w:rsidR="00B25D55" w:rsidRPr="00EF44A6">
        <w:t>U</w:t>
      </w:r>
      <w:r w:rsidR="00331E7E">
        <w:t>.</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We are grateful to</w:t>
      </w:r>
      <w:r w:rsidR="009D54F1" w:rsidRPr="00FB3C6B">
        <w:t xml:space="preserve"> A.</w:t>
      </w:r>
      <w:r w:rsidR="00331E7E">
        <w:t xml:space="preserve"> </w:t>
      </w:r>
      <w:r w:rsidR="009D54F1" w:rsidRPr="00FB3C6B">
        <w:t>F. Agrawal</w:t>
      </w:r>
      <w:ins w:id="233" w:author="Yoav Ram" w:date="2014-07-13T14:17:00Z">
        <w:r w:rsidR="002D7AB0">
          <w:t>, T. F. Cooper//the editor// and two anonymous reviewers</w:t>
        </w:r>
      </w:ins>
      <w:r w:rsidR="00E4228C">
        <w:t xml:space="preserve"> </w:t>
      </w:r>
      <w:r w:rsidR="00314176" w:rsidRPr="00FB3C6B">
        <w:t xml:space="preserve">for </w:t>
      </w:r>
      <w:r w:rsidR="00C56AB4">
        <w:t xml:space="preserve">helpful </w:t>
      </w:r>
      <w:r w:rsidR="00314176" w:rsidRPr="00FB3C6B">
        <w:t xml:space="preserve">comments </w:t>
      </w:r>
      <w:r w:rsidR="00C56AB4">
        <w:t>on an earlier version of the manuscript</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616194" w:rsidRDefault="00034118" w:rsidP="00DD7292">
      <w:pPr>
        <w:pStyle w:val="Heading1"/>
        <w:spacing w:line="480" w:lineRule="auto"/>
      </w:pPr>
      <w:r>
        <w:t>Data accessibility</w:t>
      </w:r>
    </w:p>
    <w:p w:rsidR="00034118" w:rsidRDefault="00034118" w:rsidP="00034118">
      <w:pPr>
        <w:spacing w:line="480" w:lineRule="auto"/>
      </w:pPr>
      <w:r>
        <w:t>The data used in this study, as well as the code necessary to reproduce the figures, will be made available on Dryad before publication.</w:t>
      </w:r>
    </w:p>
    <w:p w:rsidR="00961941" w:rsidRDefault="00961941" w:rsidP="008D0078">
      <w:pPr>
        <w:pStyle w:val="Heading1"/>
        <w:spacing w:line="480" w:lineRule="auto"/>
      </w:pPr>
      <w:bookmarkStart w:id="234" w:name="_Ref360530640"/>
      <w:bookmarkStart w:id="235" w:name="_Ref363980873"/>
      <w:r w:rsidRPr="00961941">
        <w:t>Appendixes</w:t>
      </w:r>
    </w:p>
    <w:p w:rsidR="00961941" w:rsidRDefault="00961941" w:rsidP="008D0078">
      <w:pPr>
        <w:pStyle w:val="Heading2"/>
        <w:numPr>
          <w:ilvl w:val="0"/>
          <w:numId w:val="0"/>
        </w:numPr>
        <w:spacing w:line="480" w:lineRule="auto"/>
        <w:ind w:left="357" w:hanging="357"/>
      </w:pPr>
      <w:r>
        <w:t xml:space="preserve">Appendix </w:t>
      </w:r>
      <w:bookmarkEnd w:id="234"/>
      <w:bookmarkEnd w:id="235"/>
      <w:r w:rsidR="00C46C20">
        <w:t>A</w:t>
      </w:r>
      <w:r>
        <w:t>: Appearance of a double mutant</w:t>
      </w:r>
    </w:p>
    <w:p w:rsidR="00961941" w:rsidRDefault="00961941" w:rsidP="008D0078">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 see model overview for details. This also means that </w:t>
      </w:r>
      <m:oMath>
        <m:r>
          <w:rPr>
            <w:rFonts w:ascii="Cambria Math" w:eastAsiaTheme="minorEastAsia" w:hAnsi="Cambria Math"/>
          </w:rPr>
          <m:t>U+2μ</m:t>
        </m:r>
        <m:r>
          <w:rPr>
            <w:rFonts w:ascii="Cambria Math" w:hAnsi="Cambria Math"/>
          </w:rPr>
          <m:t>≈U</m:t>
        </m:r>
      </m:oMath>
      <w:r w:rsidRPr="00173C79">
        <w:rPr>
          <w:rFonts w:eastAsiaTheme="minorEastAsia"/>
        </w:rPr>
        <w:t xml:space="preserve"> </w:t>
      </w:r>
      <w:proofErr w:type="gramStart"/>
      <w:r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The probability</w:t>
      </w:r>
      <w:r w:rsidRPr="006930EE">
        <w:rPr>
          <w:i/>
          <w:iCs/>
        </w:rPr>
        <w:t xml:space="preserve"> q</w:t>
      </w:r>
      <w:r w:rsidRPr="006930EE">
        <w:t xml:space="preserve"> that a random offspring in the next generation is </w:t>
      </w:r>
      <w:r w:rsidRPr="006930EE">
        <w:rPr>
          <w:i/>
          <w:iCs/>
        </w:rPr>
        <w:t>AB</w:t>
      </w:r>
      <w:r w:rsidRPr="006930EE">
        <w:t xml:space="preserve"> given th</w:t>
      </w:r>
      <w:r>
        <w:t xml:space="preserve">ere are no </w:t>
      </w:r>
      <w:r>
        <w:rPr>
          <w:i/>
          <w:iCs/>
        </w:rPr>
        <w:t>AB</w:t>
      </w:r>
      <w:r>
        <w:t xml:space="preserve"> in the current generation can be approximated by:</w:t>
      </w:r>
    </w:p>
    <w:p w:rsidR="00961941" w:rsidRPr="00AD20B2" w:rsidRDefault="00961941" w:rsidP="008D0078">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Pr>
          <w:rFonts w:eastAsiaTheme="minorEastAsia"/>
        </w:rPr>
        <w:t>.</w:t>
      </w:r>
    </w:p>
    <w:p w:rsidR="00961941" w:rsidRPr="006930EE" w:rsidRDefault="00961941" w:rsidP="008D0078">
      <w:pPr>
        <w:spacing w:line="480" w:lineRule="auto"/>
      </w:pPr>
      <w:r w:rsidRPr="006930EE">
        <w:t xml:space="preserve">Using the above assumptions, this </w:t>
      </w:r>
      <w:r>
        <w:t>resolves to</w:t>
      </w:r>
      <w:r w:rsidRPr="006930EE">
        <w:t xml:space="preserve">: </w:t>
      </w:r>
    </w:p>
    <w:p w:rsidR="00961941" w:rsidRPr="006930EE" w:rsidRDefault="00961941" w:rsidP="008D0078">
      <w:pPr>
        <w:spacing w:line="480" w:lineRule="auto"/>
        <w:jc w:val="center"/>
      </w:pPr>
      <m:oMath>
        <m:r>
          <w:rPr>
            <w:rFonts w:ascii="Cambria Math" w:hAnsi="Cambria Math"/>
          </w:rPr>
          <w:lastRenderedPageBreak/>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961941" w:rsidRPr="00173C79" w:rsidRDefault="00961941" w:rsidP="008D0078">
      <w:pPr>
        <w:spacing w:line="480" w:lineRule="auto"/>
      </w:pPr>
      <w:r w:rsidRPr="00173C79">
        <w:t>Taking the derivative with respect t</w:t>
      </w:r>
      <w:r w:rsidRPr="006930EE">
        <w:t>o</w:t>
      </w:r>
      <w:r w:rsidRPr="00173C79">
        <w:t xml:space="preserve"> </w:t>
      </w:r>
      <w:r w:rsidRPr="00173C79">
        <w:rPr>
          <w:i/>
          <w:iCs/>
        </w:rPr>
        <w:t>U</w:t>
      </w:r>
      <w:r w:rsidRPr="00173C79">
        <w:t xml:space="preserve"> and denoting </w:t>
      </w:r>
      <m:oMath>
        <m:r>
          <w:rPr>
            <w:rFonts w:ascii="Cambria Math" w:eastAsiaTheme="minorEastAsia" w:hAnsi="Cambria Math"/>
          </w:rPr>
          <m:t>g=</m:t>
        </m:r>
        <m:r>
          <w:rPr>
            <w:rFonts w:ascii="Cambria Math" w:hAnsi="Cambria Math" w:cs="Times New Roman"/>
          </w:rPr>
          <m:t>U/μ</m:t>
        </m:r>
      </m:oMath>
      <w:r w:rsidRPr="00173C79">
        <w:rPr>
          <w:rFonts w:eastAsiaTheme="minorEastAsia"/>
        </w:rPr>
        <w:t xml:space="preserve"> (</w:t>
      </w:r>
      <w:r w:rsidRPr="00173C79">
        <w:rPr>
          <w:rFonts w:eastAsiaTheme="minorEastAsia"/>
          <w:i/>
          <w:iCs/>
        </w:rPr>
        <w:t>g</w:t>
      </w:r>
      <w:r w:rsidRPr="00173C79">
        <w:rPr>
          <w:rFonts w:eastAsiaTheme="minorEastAsia"/>
        </w:rPr>
        <w:t xml:space="preserve"> can be thought of as the number of non-specific loci</w:t>
      </w:r>
      <w:r>
        <w:rPr>
          <w:rFonts w:eastAsiaTheme="minorEastAsia"/>
        </w:rPr>
        <w:t xml:space="preserve"> in the genome</w:t>
      </w:r>
      <w:r w:rsidRPr="00173C79">
        <w:rPr>
          <w:rFonts w:eastAsiaTheme="minorEastAsia"/>
        </w:rPr>
        <w:t>)</w:t>
      </w:r>
      <w:r w:rsidRPr="00173C79">
        <w:t>:</w:t>
      </w:r>
    </w:p>
    <w:p w:rsidR="00961941" w:rsidRPr="00173C79" w:rsidRDefault="00DF5A14" w:rsidP="008D0078">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961941" w:rsidRPr="00173C79">
        <w:rPr>
          <w:rFonts w:eastAsiaTheme="minorEastAsia"/>
        </w:rPr>
        <w:t>.</w:t>
      </w:r>
    </w:p>
    <w:p w:rsidR="00961941" w:rsidRPr="00560C54" w:rsidRDefault="00961941" w:rsidP="008D0078">
      <w:pPr>
        <w:spacing w:line="480" w:lineRule="auto"/>
      </w:pPr>
      <w:r w:rsidRPr="00173C79">
        <w:t xml:space="preserve">So </w:t>
      </w:r>
      <w:r w:rsidRPr="00173C79">
        <w:rPr>
          <w:i/>
          <w:iCs/>
        </w:rPr>
        <w:t>q</w:t>
      </w:r>
      <w:r w:rsidRPr="00173C79">
        <w:t xml:space="preserve"> increases with </w:t>
      </w:r>
      <w:r w:rsidRPr="00173C79">
        <w:rPr>
          <w:i/>
          <w:iCs/>
        </w:rPr>
        <w:t>U</w:t>
      </w:r>
      <w:r>
        <w:t xml:space="preserve"> because</w:t>
      </w:r>
      <w:r w:rsidRPr="00173C79">
        <w:t xml:space="preserve"> </w:t>
      </w:r>
      <w:r>
        <w:t xml:space="preserve">the right hand side </w:t>
      </w:r>
      <w:r w:rsidRPr="00173C79">
        <w:t xml:space="preserve">is guaranteed to be </w:t>
      </w:r>
      <w:r>
        <w:t xml:space="preserve">true </w:t>
      </w:r>
      <w:r w:rsidRPr="00173C79">
        <w:t xml:space="preserve">under the </w:t>
      </w:r>
      <w:proofErr w:type="gramStart"/>
      <w:r w:rsidRPr="00173C79">
        <w:t>assumption</w:t>
      </w:r>
      <w:r>
        <w:t xml:space="preserve"> </w:t>
      </w:r>
      <w:proofErr w:type="gramEnd"/>
      <m:oMath>
        <m:r>
          <w:rPr>
            <w:rFonts w:ascii="Cambria Math" w:hAnsi="Cambria Math"/>
          </w:rPr>
          <m:t>U≪s</m:t>
        </m:r>
      </m:oMath>
      <w:r w:rsidRPr="00173C79">
        <w:t>.</w:t>
      </w:r>
    </w:p>
    <w:p w:rsidR="00961941" w:rsidRDefault="00961941" w:rsidP="008D0078">
      <w:pPr>
        <w:spacing w:line="480" w:lineRule="auto"/>
      </w:pPr>
      <w:r>
        <w:t>For a population with SIM</w:t>
      </w:r>
    </w:p>
    <w:p w:rsidR="00961941" w:rsidRPr="005579CA" w:rsidRDefault="00DF5A14" w:rsidP="008D0078">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961941">
        <w:rPr>
          <w:rFonts w:eastAsiaTheme="minorEastAsia"/>
        </w:rPr>
        <w:t>.</w:t>
      </w:r>
    </w:p>
    <w:p w:rsidR="00961941" w:rsidRDefault="00961941" w:rsidP="008D0078">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Rearranging the last result, we find the approximation</w:t>
      </w:r>
    </w:p>
    <w:tbl>
      <w:tblPr>
        <w:tblStyle w:val="TableGrid"/>
        <w:tblW w:w="5000" w:type="pct"/>
        <w:tblInd w:w="340" w:type="dxa"/>
        <w:tblLook w:val="04A0" w:firstRow="1" w:lastRow="0" w:firstColumn="1" w:lastColumn="0" w:noHBand="0" w:noVBand="1"/>
      </w:tblPr>
      <w:tblGrid>
        <w:gridCol w:w="7670"/>
        <w:gridCol w:w="852"/>
      </w:tblGrid>
      <w:tr w:rsidR="00961941" w:rsidRPr="00466C39" w:rsidTr="00800DD3">
        <w:tc>
          <w:tcPr>
            <w:tcW w:w="4500" w:type="pct"/>
            <w:tcBorders>
              <w:top w:val="nil"/>
              <w:left w:val="nil"/>
              <w:bottom w:val="nil"/>
              <w:right w:val="nil"/>
            </w:tcBorders>
            <w:vAlign w:val="center"/>
          </w:tcPr>
          <w:p w:rsidR="00961941" w:rsidRPr="00466C39" w:rsidRDefault="00DF5A14"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961941" w:rsidRPr="00466C39">
              <w:t>.</w:t>
            </w:r>
          </w:p>
        </w:tc>
        <w:tc>
          <w:tcPr>
            <w:tcW w:w="500" w:type="pct"/>
            <w:tcBorders>
              <w:top w:val="nil"/>
              <w:left w:val="nil"/>
              <w:bottom w:val="nil"/>
              <w:right w:val="nil"/>
            </w:tcBorders>
            <w:vAlign w:val="center"/>
          </w:tcPr>
          <w:p w:rsidR="00961941" w:rsidRPr="00466C39" w:rsidRDefault="00961941" w:rsidP="008D0078">
            <w:pPr>
              <w:spacing w:line="480" w:lineRule="auto"/>
            </w:pPr>
          </w:p>
        </w:tc>
      </w:tr>
    </w:tbl>
    <w:p w:rsidR="00961941" w:rsidRPr="00466C39" w:rsidRDefault="00961941" w:rsidP="008D0078">
      <w:pPr>
        <w:spacing w:line="480" w:lineRule="auto"/>
        <w:rPr>
          <w:rFonts w:eastAsiaTheme="minorEastAsia"/>
        </w:rPr>
      </w:pPr>
      <w:r w:rsidRPr="00466C39">
        <w:rPr>
          <w:rFonts w:eastAsiaTheme="minorEastAsia"/>
        </w:rPr>
        <w:t xml:space="preserve">Taking the derivative with respect to </w:t>
      </w:r>
      <w:r w:rsidRPr="00466C39">
        <w:rPr>
          <w:rFonts w:ascii="Times New Roman" w:eastAsiaTheme="minorEastAsia" w:hAnsi="Times New Roman" w:cs="Times New Roman"/>
          <w:i/>
          <w:iCs/>
        </w:rPr>
        <w:t>τ</w:t>
      </w:r>
      <w:r>
        <w:rPr>
          <w:rFonts w:eastAsiaTheme="minorEastAsia"/>
        </w:rPr>
        <w:t>,</w:t>
      </w:r>
    </w:p>
    <w:p w:rsidR="00961941" w:rsidRPr="00466C39" w:rsidRDefault="00DF5A14" w:rsidP="008D0078">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961941" w:rsidRPr="00466C39">
        <w:rPr>
          <w:rFonts w:eastAsiaTheme="minorEastAsia"/>
        </w:rPr>
        <w:t>,</w:t>
      </w:r>
    </w:p>
    <w:p w:rsidR="00961941" w:rsidRPr="00434AEF" w:rsidRDefault="00961941" w:rsidP="008D0078">
      <w:pPr>
        <w:spacing w:line="480" w:lineRule="auto"/>
        <w:rPr>
          <w:rFonts w:eastAsiaTheme="minorEastAsia"/>
          <w:vertAlign w:val="subscript"/>
        </w:rPr>
      </w:pPr>
      <w:proofErr w:type="gramStart"/>
      <w:r w:rsidRPr="00466C39">
        <w:rPr>
          <w:rFonts w:eastAsiaTheme="minorEastAsia"/>
        </w:rPr>
        <w:t>because</w:t>
      </w:r>
      <w:proofErr w:type="gramEnd"/>
      <w:r w:rsidRPr="00466C39">
        <w:rPr>
          <w:rFonts w:eastAsiaTheme="minorEastAsia"/>
        </w:rPr>
        <w:t xml:space="preserve"> </w:t>
      </w:r>
      <w:r w:rsidRPr="00466C39">
        <w:rPr>
          <w:rFonts w:eastAsiaTheme="minorEastAsia"/>
          <w:i/>
          <w:iCs/>
        </w:rPr>
        <w:t>q</w:t>
      </w:r>
      <w:r w:rsidRPr="00466C39">
        <w:rPr>
          <w:rFonts w:eastAsiaTheme="minorEastAsia"/>
        </w:rPr>
        <w:t xml:space="preserve">, </w:t>
      </w:r>
      <w:r w:rsidRPr="00466C39">
        <w:rPr>
          <w:rFonts w:eastAsiaTheme="minorEastAsia"/>
          <w:i/>
          <w:iCs/>
        </w:rPr>
        <w:t>U</w:t>
      </w:r>
      <w:r w:rsidRPr="00466C39">
        <w:rPr>
          <w:rFonts w:eastAsiaTheme="minorEastAsia"/>
        </w:rPr>
        <w:t xml:space="preserve">, and </w:t>
      </w:r>
      <w:r w:rsidRPr="00466C39">
        <w:rPr>
          <w:rFonts w:ascii="Times New Roman" w:eastAsiaTheme="minorEastAsia" w:hAnsi="Times New Roman" w:cs="Times New Roman"/>
          <w:i/>
          <w:iCs/>
        </w:rPr>
        <w:t>τ</w:t>
      </w:r>
      <w:r w:rsidRPr="00466C39">
        <w:rPr>
          <w:rFonts w:eastAsiaTheme="minorEastAsia"/>
        </w:rPr>
        <w:t xml:space="preserve"> are all positive.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Pr>
          <w:rFonts w:eastAsiaTheme="minorEastAsia"/>
        </w:rPr>
        <w:t xml:space="preserve">and </w:t>
      </w:r>
      <w:r w:rsidRPr="00466C39">
        <w:rPr>
          <w:rFonts w:eastAsiaTheme="minorEastAsia"/>
        </w:rPr>
        <w:t xml:space="preserve">it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961941" w:rsidRDefault="00961941" w:rsidP="008D0078">
      <w:pPr>
        <w:pStyle w:val="Heading2"/>
        <w:numPr>
          <w:ilvl w:val="0"/>
          <w:numId w:val="0"/>
        </w:numPr>
        <w:spacing w:line="480" w:lineRule="auto"/>
        <w:ind w:left="357" w:hanging="357"/>
      </w:pPr>
      <w:bookmarkStart w:id="236" w:name="_Ref360530760"/>
      <w:bookmarkStart w:id="237" w:name="_Ref363980888"/>
      <w:r>
        <w:t>Appendix</w:t>
      </w:r>
      <w:bookmarkEnd w:id="236"/>
      <w:r>
        <w:t xml:space="preserve"> </w:t>
      </w:r>
      <w:bookmarkEnd w:id="237"/>
      <w:r w:rsidR="00C46C20">
        <w:t>B</w:t>
      </w:r>
      <w:r>
        <w:t>: Fixation of a double mutant</w:t>
      </w:r>
    </w:p>
    <w:p w:rsidR="00961941" w:rsidRDefault="00961941" w:rsidP="008D0078">
      <w:pPr>
        <w:spacing w:line="480" w:lineRule="auto"/>
        <w:rPr>
          <w:lang w:bidi="hi-IN"/>
        </w:rPr>
      </w:pPr>
      <w:r>
        <w:t xml:space="preserve">Following </w:t>
      </w:r>
      <w:proofErr w:type="spellStart"/>
      <w:r>
        <w:t>Eshel</w:t>
      </w:r>
      <w:proofErr w:type="spellEnd"/>
      <w:r>
        <w:t xml:space="preserve"> </w:t>
      </w:r>
      <w:r w:rsidR="00616194">
        <w:fldChar w:fldCharType="begin" w:fldLock="1"/>
      </w:r>
      <w:r w:rsidR="00B83F66">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"[47]" }, "properties" : { "noteIndex" : 0 }, "schema" : "https://github.com/citation-style-language/schema/raw/master/csl-citation.json" }</w:instrText>
      </w:r>
      <w:r w:rsidR="00616194">
        <w:fldChar w:fldCharType="separate"/>
      </w:r>
      <w:r w:rsidR="00B83F66" w:rsidRPr="00B83F66">
        <w:rPr>
          <w:noProof/>
        </w:rPr>
        <w:t>[47]</w:t>
      </w:r>
      <w:r w:rsidR="00616194">
        <w:fldChar w:fldCharType="end"/>
      </w:r>
      <w:r>
        <w:t xml:space="preserve">, the fixation probability </w:t>
      </w:r>
      <w:r w:rsidRPr="00946A45">
        <w:rPr>
          <w:i/>
          <w:iCs/>
        </w:rPr>
        <w:t>ρ</w:t>
      </w:r>
      <w:r>
        <w:t xml:space="preserve"> of the double mutant </w:t>
      </w:r>
      <w:r>
        <w:rPr>
          <w:i/>
          <w:iCs/>
        </w:rPr>
        <w:t xml:space="preserve">AB </w:t>
      </w:r>
      <w:r>
        <w:t>is</w:t>
      </w:r>
    </w:p>
    <w:p w:rsidR="00961941" w:rsidRDefault="00961941" w:rsidP="008D0078">
      <w:pPr>
        <w:spacing w:line="480" w:lineRule="auto"/>
        <w:jc w:val="center"/>
      </w:pPr>
      <m:oMath>
        <m:r>
          <w:rPr>
            <w:rFonts w:ascii="Cambria Math" w:hAnsi="Cambria Math"/>
          </w:rPr>
          <w:lastRenderedPageBreak/>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61941" w:rsidRDefault="00961941" w:rsidP="008D0078">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average number of progeny which is Poisson distributed:</w:t>
      </w:r>
    </w:p>
    <w:p w:rsidR="00961941" w:rsidRDefault="00961941" w:rsidP="008D0078">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61941" w:rsidRDefault="00961941" w:rsidP="008D0078">
      <w:pPr>
        <w:spacing w:line="480" w:lineRule="auto"/>
      </w:pPr>
      <w:r>
        <w:t>Here, we o</w:t>
      </w:r>
      <w:r w:rsidRPr="000448EE">
        <w:t xml:space="preserve">nly consider progeny without new deleterious mutations; their fraction is </w:t>
      </w:r>
      <w:r w:rsidRPr="000448EE">
        <w:rPr>
          <w:i/>
          <w:iCs/>
        </w:rPr>
        <w:t>e</w:t>
      </w:r>
      <w:r w:rsidRPr="000448EE">
        <w:rPr>
          <w:i/>
          <w:iCs/>
          <w:vertAlign w:val="superscript"/>
        </w:rPr>
        <w:t>-U</w:t>
      </w:r>
      <w:r w:rsidRPr="000448EE">
        <w:t xml:space="preserve">. This factor cannot be ignored because there is variation in mutation rates within the population (see "minor technical point" by Johnson and Barton </w:t>
      </w:r>
      <w:r w:rsidR="00616194" w:rsidRPr="000448EE">
        <w:fldChar w:fldCharType="begin" w:fldLock="1"/>
      </w:r>
      <w:r w:rsidR="00B83F66">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 "page" : "395-411", "title" : "The effect of deleterious alleles on adaptation in asexual populations.", "type" : "article-journal", "volume" : "162" }, "uris" : [ "http://www.mendeley.com/documents/?uuid=f3941c3a-3bc1-4b60-92ac-7986875fd4c6" ] } ], "mendeley" : { "previouslyFormattedCitation" : "[78]" }, "properties" : { "noteIndex" : 0 }, "schema" : "https://github.com/citation-style-language/schema/raw/master/csl-citation.json" }</w:instrText>
      </w:r>
      <w:r w:rsidR="00616194" w:rsidRPr="000448EE">
        <w:fldChar w:fldCharType="separate"/>
      </w:r>
      <w:r w:rsidR="00B83F66" w:rsidRPr="00B83F66">
        <w:rPr>
          <w:noProof/>
        </w:rPr>
        <w:t>[78]</w:t>
      </w:r>
      <w:r w:rsidR="00616194" w:rsidRPr="000448EE">
        <w:fldChar w:fldCharType="end"/>
      </w:r>
      <w:r w:rsidRPr="000448EE">
        <w:t>). At this stage, double mutants are still very rare, so we can use the population</w:t>
      </w:r>
      <w:r>
        <w:t xml:space="preserve"> mean fitness at the MSB. The </w:t>
      </w:r>
      <w:proofErr w:type="gramStart"/>
      <w:r>
        <w:t>population mean</w:t>
      </w:r>
      <w:proofErr w:type="gramEnd"/>
      <w:r>
        <w:t xml:space="preserve"> fitness can be approximated by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Pr="00D0129E">
        <w:rPr>
          <w:i/>
          <w:iCs/>
        </w:rPr>
        <w:t>supporting information</w:t>
      </w:r>
      <w:r>
        <w:t>). Therefore,</w:t>
      </w:r>
    </w:p>
    <w:p w:rsidR="00961941" w:rsidRDefault="00961941" w:rsidP="008D0078">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961941" w:rsidRDefault="00961941" w:rsidP="008D0078">
      <w:pPr>
        <w:spacing w:line="480" w:lineRule="auto"/>
      </w:pPr>
      <w:r>
        <w:t xml:space="preserve">Assuming </w:t>
      </w:r>
      <w:proofErr w:type="spellStart"/>
      <w:r w:rsidRPr="00544FA2">
        <w:rPr>
          <w:i/>
          <w:iCs/>
        </w:rPr>
        <w:t>sH</w:t>
      </w:r>
      <w:proofErr w:type="spellEnd"/>
      <w:r>
        <w:t xml:space="preserve"> </w:t>
      </w:r>
      <w:r w:rsidRPr="00544FA2">
        <w:t>is</w:t>
      </w:r>
      <w:bookmarkStart w:id="238" w:name="_Ref360534049"/>
      <w:r>
        <w:t xml:space="preserve"> small (</w:t>
      </w:r>
      <m:oMath>
        <m:r>
          <w:rPr>
            <w:rFonts w:ascii="Cambria Math" w:hAnsi="Cambria Math"/>
          </w:rPr>
          <m:t>sH≪1</m:t>
        </m:r>
      </m:oMath>
      <w:r>
        <w:rPr>
          <w:rFonts w:eastAsiaTheme="minorEastAsia"/>
        </w:rPr>
        <w:t>)</w:t>
      </w:r>
      <w:r>
        <w:t xml:space="preserve"> we can approximate this by</w:t>
      </w:r>
    </w:p>
    <w:p w:rsidR="00961941" w:rsidRDefault="00961941" w:rsidP="008D0078">
      <w:pPr>
        <w:spacing w:line="480" w:lineRule="auto"/>
        <w:jc w:val="center"/>
      </w:pPr>
      <m:oMath>
        <m:r>
          <w:rPr>
            <w:rFonts w:ascii="Cambria Math" w:hAnsi="Cambria Math"/>
          </w:rPr>
          <m:t>ρ≈2sH</m:t>
        </m:r>
      </m:oMath>
      <w:r>
        <w:t>.</w:t>
      </w:r>
    </w:p>
    <w:p w:rsidR="00961941" w:rsidRPr="00961941" w:rsidRDefault="00961941" w:rsidP="008D0078">
      <w:pPr>
        <w:pStyle w:val="Heading2"/>
        <w:numPr>
          <w:ilvl w:val="0"/>
          <w:numId w:val="0"/>
        </w:numPr>
        <w:spacing w:line="480" w:lineRule="auto"/>
        <w:ind w:left="357" w:hanging="357"/>
        <w:rPr>
          <w:vertAlign w:val="subscript"/>
        </w:rPr>
      </w:pPr>
      <w:bookmarkStart w:id="239" w:name="_Ref363980903"/>
      <w:r>
        <w:t xml:space="preserve">Appendix </w:t>
      </w:r>
      <w:bookmarkEnd w:id="238"/>
      <w:bookmarkEnd w:id="239"/>
      <w:r w:rsidR="00C46C20">
        <w:t>C</w:t>
      </w:r>
      <w:r>
        <w:t xml:space="preserve">: Fixation of a double mutant with </w:t>
      </w:r>
      <w:proofErr w:type="spellStart"/>
      <w:r>
        <w:t>SIM</w:t>
      </w:r>
      <w:r>
        <w:rPr>
          <w:vertAlign w:val="subscript"/>
        </w:rPr>
        <w:t>e</w:t>
      </w:r>
      <w:proofErr w:type="spellEnd"/>
    </w:p>
    <w:p w:rsidR="00961941" w:rsidRPr="00335E62" w:rsidRDefault="00961941">
      <w:pPr>
        <w:spacing w:line="480" w:lineRule="auto"/>
        <w:rPr>
          <w:lang w:bidi="hi-IN"/>
        </w:rPr>
      </w:pPr>
      <w:r>
        <w:rPr>
          <w:lang w:bidi="hi-IN"/>
        </w:rPr>
        <w:t xml:space="preserve">With </w:t>
      </w:r>
      <w:proofErr w:type="spellStart"/>
      <w:r>
        <w:rPr>
          <w:lang w:bidi="hi-IN"/>
        </w:rPr>
        <w:t>SIM</w:t>
      </w:r>
      <w:r>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Pr="00335E62">
        <w:rPr>
          <w:i/>
          <w:iCs/>
        </w:rPr>
        <w:t>τU</w:t>
      </w:r>
      <w:proofErr w:type="spellEnd"/>
      <w:r>
        <w:rPr>
          <w:i/>
          <w:iCs/>
        </w:rPr>
        <w:t xml:space="preserve"> </w:t>
      </w:r>
      <w:r>
        <w:t xml:space="preserve">while </w:t>
      </w:r>
      <w:r>
        <w:rPr>
          <w:lang w:bidi="hi-IN"/>
        </w:rPr>
        <w:t xml:space="preserve">that of </w:t>
      </w:r>
      <w:r>
        <w:rPr>
          <w:i/>
          <w:iCs/>
          <w:lang w:bidi="hi-IN"/>
        </w:rPr>
        <w:t>AB</w:t>
      </w:r>
      <w:r>
        <w:rPr>
          <w:lang w:bidi="hi-IN"/>
        </w:rPr>
        <w:t xml:space="preserve"> is only </w:t>
      </w:r>
      <w:r>
        <w:rPr>
          <w:i/>
          <w:iCs/>
          <w:lang w:bidi="hi-IN"/>
        </w:rPr>
        <w:t>U</w:t>
      </w:r>
      <w:r w:rsidRPr="00335E62">
        <w:rPr>
          <w:lang w:bidi="hi-IN"/>
        </w:rPr>
        <w:t>.</w:t>
      </w:r>
      <w:r>
        <w:rPr>
          <w:lang w:bidi="hi-IN"/>
        </w:rPr>
        <w:t xml:space="preserve"> We assume the population reached a MSB before the fixation of </w:t>
      </w:r>
      <w:r w:rsidRPr="00D0129E">
        <w:rPr>
          <w:i/>
          <w:iCs/>
          <w:lang w:bidi="hi-IN"/>
        </w:rPr>
        <w:t>AB</w:t>
      </w:r>
      <w:r>
        <w:rPr>
          <w:lang w:bidi="hi-IN"/>
        </w:rPr>
        <w:t xml:space="preserve"> because convergence to MSB </w:t>
      </w:r>
      <w:r w:rsidR="00616194">
        <w:rPr>
          <w:lang w:bidi="hi-IN"/>
        </w:rPr>
        <w:fldChar w:fldCharType="begin" w:fldLock="1"/>
      </w:r>
      <w:r w:rsidR="00B83F66">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"[46]" }, "properties" : { "noteIndex" : 0 }, "schema" : "https://github.com/citation-style-language/schema/raw/master/csl-citation.json" }</w:instrText>
      </w:r>
      <w:r w:rsidR="00616194">
        <w:rPr>
          <w:lang w:bidi="hi-IN"/>
        </w:rPr>
        <w:fldChar w:fldCharType="separate"/>
      </w:r>
      <w:r w:rsidR="00B83F66" w:rsidRPr="00B83F66">
        <w:rPr>
          <w:noProof/>
          <w:lang w:bidi="hi-IN"/>
        </w:rPr>
        <w:t>[46]</w:t>
      </w:r>
      <w:r w:rsidR="00616194">
        <w:rPr>
          <w:lang w:bidi="hi-IN"/>
        </w:rPr>
        <w:fldChar w:fldCharType="end"/>
      </w:r>
      <w:r>
        <w:rPr>
          <w:lang w:bidi="hi-IN"/>
        </w:rPr>
        <w:t xml:space="preserve"> is much faster than adaptation. Following the derivation in Appendix </w:t>
      </w:r>
      <w:del w:id="240" w:author="Yoav Ram" w:date="2014-07-13T15:38:00Z">
        <w:r w:rsidDel="006E3084">
          <w:rPr>
            <w:lang w:bidi="hi-IN"/>
          </w:rPr>
          <w:delText>2</w:delText>
        </w:r>
      </w:del>
      <w:ins w:id="241" w:author="Yoav Ram" w:date="2014-07-13T15:38:00Z">
        <w:r w:rsidR="006E3084">
          <w:rPr>
            <w:lang w:bidi="hi-IN"/>
          </w:rPr>
          <w:t>B</w:t>
        </w:r>
      </w:ins>
      <w:r>
        <w:rPr>
          <w:lang w:bidi="hi-IN"/>
        </w:rPr>
        <w:t xml:space="preserve">, the relative fitness of </w:t>
      </w:r>
      <w:proofErr w:type="spellStart"/>
      <w:r>
        <w:rPr>
          <w:lang w:bidi="hi-IN"/>
        </w:rPr>
        <w:t>SIM</w:t>
      </w:r>
      <w:r>
        <w:rPr>
          <w:vertAlign w:val="subscript"/>
          <w:lang w:bidi="hi-IN"/>
        </w:rPr>
        <w:t>e</w:t>
      </w:r>
      <w:proofErr w:type="spellEnd"/>
      <w:r>
        <w:rPr>
          <w:lang w:bidi="hi-IN"/>
        </w:rPr>
        <w:t xml:space="preserve"> is</w:t>
      </w:r>
    </w:p>
    <w:p w:rsidR="00961941" w:rsidRDefault="00DF5A14"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961941">
        <w:rPr>
          <w:rFonts w:eastAsiaTheme="minorEastAsia"/>
          <w:lang w:bidi="hi-IN"/>
        </w:rPr>
        <w:t>.</w:t>
      </w:r>
    </w:p>
    <w:p w:rsidR="00961941" w:rsidRPr="00DE1C4B" w:rsidRDefault="00961941" w:rsidP="008D0078">
      <w:pPr>
        <w:spacing w:line="480" w:lineRule="auto"/>
        <w:rPr>
          <w:rFonts w:eastAsiaTheme="minorEastAsia"/>
          <w:lang w:bidi="hi-IN"/>
        </w:rPr>
      </w:pPr>
      <w:r>
        <w:rPr>
          <w:rFonts w:eastAsiaTheme="minorEastAsia"/>
          <w:lang w:bidi="hi-IN"/>
        </w:rPr>
        <w:lastRenderedPageBreak/>
        <w:t>Plugging that in the fixation probability,</w:t>
      </w:r>
    </w:p>
    <w:p w:rsidR="00961941" w:rsidRDefault="00DF5A14"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961941">
        <w:rPr>
          <w:rFonts w:eastAsiaTheme="minorEastAsia"/>
          <w:lang w:bidi="hi-IN"/>
        </w:rPr>
        <w:t>.</w:t>
      </w:r>
    </w:p>
    <w:p w:rsidR="00961941" w:rsidRPr="00335E62" w:rsidRDefault="00961941" w:rsidP="008D0078">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 </w:t>
      </w:r>
      <w:proofErr w:type="gramStart"/>
      <w:r>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335E62" w:rsidRDefault="00DF5A14"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61941">
        <w:rPr>
          <w:rFonts w:eastAsiaTheme="minorEastAsia"/>
          <w:lang w:bidi="hi-IN"/>
        </w:rPr>
        <w:t>.</w:t>
      </w:r>
    </w:p>
    <w:p w:rsidR="00961941" w:rsidRDefault="00961941" w:rsidP="008D0078">
      <w:pPr>
        <w:spacing w:line="480" w:lineRule="auto"/>
        <w:rPr>
          <w:rFonts w:eastAsiaTheme="minorEastAsia"/>
          <w:lang w:bidi="hi-IN"/>
        </w:rPr>
      </w:pPr>
      <w:proofErr w:type="gramStart"/>
      <w:r>
        <w:rPr>
          <w:rFonts w:eastAsiaTheme="minorEastAsia"/>
          <w:lang w:bidi="hi-IN"/>
        </w:rPr>
        <w:t xml:space="preserve">Because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the right hand side is greater than 1. Therefore,</w:t>
      </w:r>
    </w:p>
    <w:p w:rsidR="00961941" w:rsidRDefault="00DF5A14"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961941">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is the same as with CM, the adaptation rate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can be written as</w:t>
      </w:r>
    </w:p>
    <w:p w:rsidR="00961941" w:rsidRDefault="00DF5A14"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961941">
        <w:rPr>
          <w:rFonts w:eastAsiaTheme="minorEastAsia"/>
          <w:lang w:bidi="hi-IN"/>
        </w:rPr>
        <w:t>.</w:t>
      </w:r>
    </w:p>
    <w:p w:rsidR="00347C94" w:rsidRDefault="002C7209" w:rsidP="008D0078">
      <w:pPr>
        <w:pStyle w:val="Heading1"/>
        <w:spacing w:line="480" w:lineRule="auto"/>
      </w:pPr>
      <w:r>
        <w:t>References</w:t>
      </w:r>
    </w:p>
    <w:p w:rsidR="00B83F66" w:rsidRPr="00B83F66" w:rsidRDefault="00616194">
      <w:pPr>
        <w:pStyle w:val="NormalWeb"/>
        <w:ind w:left="640" w:hanging="640"/>
        <w:divId w:val="1345018509"/>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B83F66" w:rsidRPr="00B83F66">
        <w:rPr>
          <w:rFonts w:ascii="Palatino Linotype" w:hAnsi="Palatino Linotype"/>
          <w:noProof/>
          <w:sz w:val="22"/>
        </w:rPr>
        <w:t>1.</w:t>
      </w:r>
      <w:r w:rsidR="00B83F66" w:rsidRPr="00B83F66">
        <w:rPr>
          <w:rFonts w:ascii="Palatino Linotype" w:hAnsi="Palatino Linotype"/>
          <w:noProof/>
          <w:sz w:val="22"/>
        </w:rPr>
        <w:tab/>
        <w:t xml:space="preserve">Sniegowski, P. D., Gerrish, P. J., Johnson, T. &amp; Shaver, A. 2000 The evolution of mutation rates: separating causes from consequences. </w:t>
      </w:r>
      <w:r w:rsidR="00B83F66" w:rsidRPr="00B83F66">
        <w:rPr>
          <w:rFonts w:ascii="Palatino Linotype" w:hAnsi="Palatino Linotype"/>
          <w:i/>
          <w:iCs/>
          <w:noProof/>
          <w:sz w:val="22"/>
        </w:rPr>
        <w:t>BioEssays</w:t>
      </w:r>
      <w:r w:rsidR="00B83F66" w:rsidRPr="00B83F66">
        <w:rPr>
          <w:rFonts w:ascii="Palatino Linotype" w:hAnsi="Palatino Linotype"/>
          <w:noProof/>
          <w:sz w:val="22"/>
        </w:rPr>
        <w:t xml:space="preserve"> </w:t>
      </w:r>
      <w:r w:rsidR="00B83F66" w:rsidRPr="00B83F66">
        <w:rPr>
          <w:rFonts w:ascii="Palatino Linotype" w:hAnsi="Palatino Linotype"/>
          <w:b/>
          <w:bCs/>
          <w:noProof/>
          <w:sz w:val="22"/>
        </w:rPr>
        <w:t>22</w:t>
      </w:r>
      <w:r w:rsidR="00B83F66" w:rsidRPr="00B83F66">
        <w:rPr>
          <w:rFonts w:ascii="Palatino Linotype" w:hAnsi="Palatino Linotype"/>
          <w:noProof/>
          <w:sz w:val="22"/>
        </w:rPr>
        <w:t>, 1057–66. (doi:10.1002/1521-1878(200012)22:12&lt;1057::AID-BIES3&gt;3.0.CO;2-W)</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2.</w:t>
      </w:r>
      <w:r w:rsidRPr="00B83F66">
        <w:rPr>
          <w:rFonts w:ascii="Palatino Linotype" w:hAnsi="Palatino Linotype"/>
          <w:noProof/>
          <w:sz w:val="22"/>
        </w:rPr>
        <w:tab/>
        <w:t xml:space="preserve">Denamur, E. &amp; Matic, I. 2006 Evolution of mutation rates in bacteria. </w:t>
      </w:r>
      <w:r w:rsidRPr="00B83F66">
        <w:rPr>
          <w:rFonts w:ascii="Palatino Linotype" w:hAnsi="Palatino Linotype"/>
          <w:i/>
          <w:iCs/>
          <w:noProof/>
          <w:sz w:val="22"/>
        </w:rPr>
        <w:t>Mol. Microbiol.</w:t>
      </w:r>
      <w:r w:rsidRPr="00B83F66">
        <w:rPr>
          <w:rFonts w:ascii="Palatino Linotype" w:hAnsi="Palatino Linotype"/>
          <w:noProof/>
          <w:sz w:val="22"/>
        </w:rPr>
        <w:t xml:space="preserve"> </w:t>
      </w:r>
      <w:r w:rsidRPr="00B83F66">
        <w:rPr>
          <w:rFonts w:ascii="Palatino Linotype" w:hAnsi="Palatino Linotype"/>
          <w:b/>
          <w:bCs/>
          <w:noProof/>
          <w:sz w:val="22"/>
        </w:rPr>
        <w:t>60</w:t>
      </w:r>
      <w:r w:rsidRPr="00B83F66">
        <w:rPr>
          <w:rFonts w:ascii="Palatino Linotype" w:hAnsi="Palatino Linotype"/>
          <w:noProof/>
          <w:sz w:val="22"/>
        </w:rPr>
        <w:t>, 820–7. (doi:10.1111/j.1365-2958.2006.05150.x)</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3.</w:t>
      </w:r>
      <w:r w:rsidRPr="00B83F66">
        <w:rPr>
          <w:rFonts w:ascii="Palatino Linotype" w:hAnsi="Palatino Linotype"/>
          <w:noProof/>
          <w:sz w:val="22"/>
        </w:rPr>
        <w:tab/>
        <w:t xml:space="preserve">De Visser, J. A. G. M. 2002 The fate of microbial mutators. </w:t>
      </w:r>
      <w:r w:rsidRPr="00B83F66">
        <w:rPr>
          <w:rFonts w:ascii="Palatino Linotype" w:hAnsi="Palatino Linotype"/>
          <w:i/>
          <w:iCs/>
          <w:noProof/>
          <w:sz w:val="22"/>
        </w:rPr>
        <w:t>Microbiology</w:t>
      </w:r>
      <w:r w:rsidRPr="00B83F66">
        <w:rPr>
          <w:rFonts w:ascii="Palatino Linotype" w:hAnsi="Palatino Linotype"/>
          <w:noProof/>
          <w:sz w:val="22"/>
        </w:rPr>
        <w:t xml:space="preserve"> </w:t>
      </w:r>
      <w:r w:rsidRPr="00B83F66">
        <w:rPr>
          <w:rFonts w:ascii="Palatino Linotype" w:hAnsi="Palatino Linotype"/>
          <w:b/>
          <w:bCs/>
          <w:noProof/>
          <w:sz w:val="22"/>
        </w:rPr>
        <w:t>148</w:t>
      </w:r>
      <w:r w:rsidRPr="00B83F66">
        <w:rPr>
          <w:rFonts w:ascii="Palatino Linotype" w:hAnsi="Palatino Linotype"/>
          <w:noProof/>
          <w:sz w:val="22"/>
        </w:rPr>
        <w:t xml:space="preserve">, 1247–52. </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4.</w:t>
      </w:r>
      <w:r w:rsidRPr="00B83F66">
        <w:rPr>
          <w:rFonts w:ascii="Palatino Linotype" w:hAnsi="Palatino Linotype"/>
          <w:noProof/>
          <w:sz w:val="22"/>
        </w:rPr>
        <w:tab/>
        <w:t xml:space="preserve">Funchain, P., Yeung, A., Stewart, J. L., Lin, R., Slupska, M. M. &amp; Miller, J. H. 2000 The consequences of growth of a mutator strain of </w:t>
      </w:r>
      <w:r w:rsidRPr="00B83F66">
        <w:rPr>
          <w:rFonts w:ascii="Palatino Linotype" w:hAnsi="Palatino Linotype"/>
          <w:i/>
          <w:iCs/>
          <w:noProof/>
          <w:sz w:val="22"/>
        </w:rPr>
        <w:t>Escherichia coli</w:t>
      </w:r>
      <w:r w:rsidRPr="00B83F66">
        <w:rPr>
          <w:rFonts w:ascii="Palatino Linotype" w:hAnsi="Palatino Linotype"/>
          <w:noProof/>
          <w:sz w:val="22"/>
        </w:rPr>
        <w:t xml:space="preserve"> as measured by loss of function among multiple gene targets and loss of fitness. </w:t>
      </w:r>
      <w:r w:rsidRPr="00B83F66">
        <w:rPr>
          <w:rFonts w:ascii="Palatino Linotype" w:hAnsi="Palatino Linotype"/>
          <w:i/>
          <w:iCs/>
          <w:noProof/>
          <w:sz w:val="22"/>
        </w:rPr>
        <w:t>Genetics</w:t>
      </w:r>
      <w:r w:rsidRPr="00B83F66">
        <w:rPr>
          <w:rFonts w:ascii="Palatino Linotype" w:hAnsi="Palatino Linotype"/>
          <w:noProof/>
          <w:sz w:val="22"/>
        </w:rPr>
        <w:t xml:space="preserve"> </w:t>
      </w:r>
      <w:r w:rsidRPr="00B83F66">
        <w:rPr>
          <w:rFonts w:ascii="Palatino Linotype" w:hAnsi="Palatino Linotype"/>
          <w:b/>
          <w:bCs/>
          <w:noProof/>
          <w:sz w:val="22"/>
        </w:rPr>
        <w:t>154</w:t>
      </w:r>
      <w:r w:rsidRPr="00B83F66">
        <w:rPr>
          <w:rFonts w:ascii="Palatino Linotype" w:hAnsi="Palatino Linotype"/>
          <w:noProof/>
          <w:sz w:val="22"/>
        </w:rPr>
        <w:t xml:space="preserve">, 959–70. </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5.</w:t>
      </w:r>
      <w:r w:rsidRPr="00B83F66">
        <w:rPr>
          <w:rFonts w:ascii="Palatino Linotype" w:hAnsi="Palatino Linotype"/>
          <w:noProof/>
          <w:sz w:val="22"/>
        </w:rPr>
        <w:tab/>
        <w:t xml:space="preserve">Montanari, S. et al. 2007 Biological cost of hypermutation in </w:t>
      </w:r>
      <w:r w:rsidRPr="00B83F66">
        <w:rPr>
          <w:rFonts w:ascii="Palatino Linotype" w:hAnsi="Palatino Linotype"/>
          <w:i/>
          <w:iCs/>
          <w:noProof/>
          <w:sz w:val="22"/>
        </w:rPr>
        <w:t>Pseudomonas aeruginosa</w:t>
      </w:r>
      <w:r w:rsidRPr="00B83F66">
        <w:rPr>
          <w:rFonts w:ascii="Palatino Linotype" w:hAnsi="Palatino Linotype"/>
          <w:noProof/>
          <w:sz w:val="22"/>
        </w:rPr>
        <w:t xml:space="preserve"> strains from patients with cystic fibrosis. </w:t>
      </w:r>
      <w:r w:rsidRPr="00B83F66">
        <w:rPr>
          <w:rFonts w:ascii="Palatino Linotype" w:hAnsi="Palatino Linotype"/>
          <w:i/>
          <w:iCs/>
          <w:noProof/>
          <w:sz w:val="22"/>
        </w:rPr>
        <w:t>Microbiology</w:t>
      </w:r>
      <w:r w:rsidRPr="00B83F66">
        <w:rPr>
          <w:rFonts w:ascii="Palatino Linotype" w:hAnsi="Palatino Linotype"/>
          <w:noProof/>
          <w:sz w:val="22"/>
        </w:rPr>
        <w:t xml:space="preserve"> </w:t>
      </w:r>
      <w:r w:rsidRPr="00B83F66">
        <w:rPr>
          <w:rFonts w:ascii="Palatino Linotype" w:hAnsi="Palatino Linotype"/>
          <w:b/>
          <w:bCs/>
          <w:noProof/>
          <w:sz w:val="22"/>
        </w:rPr>
        <w:t>153</w:t>
      </w:r>
      <w:r w:rsidRPr="00B83F66">
        <w:rPr>
          <w:rFonts w:ascii="Palatino Linotype" w:hAnsi="Palatino Linotype"/>
          <w:noProof/>
          <w:sz w:val="22"/>
        </w:rPr>
        <w:t>, 1445–54. (doi:10.1099/mic.0.2006/003400-0)</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lastRenderedPageBreak/>
        <w:t>6.</w:t>
      </w:r>
      <w:r w:rsidRPr="00B83F66">
        <w:rPr>
          <w:rFonts w:ascii="Palatino Linotype" w:hAnsi="Palatino Linotype"/>
          <w:noProof/>
          <w:sz w:val="22"/>
        </w:rPr>
        <w:tab/>
        <w:t xml:space="preserve">Kimura, M. 1967 On the evolutionary adjustment of spontaneous mutation rates. </w:t>
      </w:r>
      <w:r w:rsidRPr="00B83F66">
        <w:rPr>
          <w:rFonts w:ascii="Palatino Linotype" w:hAnsi="Palatino Linotype"/>
          <w:i/>
          <w:iCs/>
          <w:noProof/>
          <w:sz w:val="22"/>
        </w:rPr>
        <w:t>Genet. Res.</w:t>
      </w:r>
      <w:r w:rsidRPr="00B83F66">
        <w:rPr>
          <w:rFonts w:ascii="Palatino Linotype" w:hAnsi="Palatino Linotype"/>
          <w:noProof/>
          <w:sz w:val="22"/>
        </w:rPr>
        <w:t xml:space="preserve"> </w:t>
      </w:r>
      <w:r w:rsidRPr="00B83F66">
        <w:rPr>
          <w:rFonts w:ascii="Palatino Linotype" w:hAnsi="Palatino Linotype"/>
          <w:b/>
          <w:bCs/>
          <w:noProof/>
          <w:sz w:val="22"/>
        </w:rPr>
        <w:t>9</w:t>
      </w:r>
      <w:r w:rsidRPr="00B83F66">
        <w:rPr>
          <w:rFonts w:ascii="Palatino Linotype" w:hAnsi="Palatino Linotype"/>
          <w:noProof/>
          <w:sz w:val="22"/>
        </w:rPr>
        <w:t>, 23–34. (doi:10.1017/S0016672300010284)</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7.</w:t>
      </w:r>
      <w:r w:rsidRPr="00B83F66">
        <w:rPr>
          <w:rFonts w:ascii="Palatino Linotype" w:hAnsi="Palatino Linotype"/>
          <w:noProof/>
          <w:sz w:val="22"/>
        </w:rPr>
        <w:tab/>
        <w:t xml:space="preserve">Liberman, U. &amp; Feldman, M. W. 1986 Modifiers of mutation rate: a general reduction principle. </w:t>
      </w:r>
      <w:r w:rsidRPr="00B83F66">
        <w:rPr>
          <w:rFonts w:ascii="Palatino Linotype" w:hAnsi="Palatino Linotype"/>
          <w:i/>
          <w:iCs/>
          <w:noProof/>
          <w:sz w:val="22"/>
        </w:rPr>
        <w:t>Theor. Popul. Biol.</w:t>
      </w:r>
      <w:r w:rsidRPr="00B83F66">
        <w:rPr>
          <w:rFonts w:ascii="Palatino Linotype" w:hAnsi="Palatino Linotype"/>
          <w:noProof/>
          <w:sz w:val="22"/>
        </w:rPr>
        <w:t xml:space="preserve"> </w:t>
      </w:r>
      <w:r w:rsidRPr="00B83F66">
        <w:rPr>
          <w:rFonts w:ascii="Palatino Linotype" w:hAnsi="Palatino Linotype"/>
          <w:b/>
          <w:bCs/>
          <w:noProof/>
          <w:sz w:val="22"/>
        </w:rPr>
        <w:t>30</w:t>
      </w:r>
      <w:r w:rsidRPr="00B83F66">
        <w:rPr>
          <w:rFonts w:ascii="Palatino Linotype" w:hAnsi="Palatino Linotype"/>
          <w:noProof/>
          <w:sz w:val="22"/>
        </w:rPr>
        <w:t xml:space="preserve">, 125–42. </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8.</w:t>
      </w:r>
      <w:r w:rsidRPr="00B83F66">
        <w:rPr>
          <w:rFonts w:ascii="Palatino Linotype" w:hAnsi="Palatino Linotype"/>
          <w:noProof/>
          <w:sz w:val="22"/>
        </w:rPr>
        <w:tab/>
        <w:t xml:space="preserve">Giraud, A., Radman, M., Matic, I. &amp; Taddei, F. 2001 The rise and fall of mutator bacteria. </w:t>
      </w:r>
      <w:r w:rsidRPr="00B83F66">
        <w:rPr>
          <w:rFonts w:ascii="Palatino Linotype" w:hAnsi="Palatino Linotype"/>
          <w:i/>
          <w:iCs/>
          <w:noProof/>
          <w:sz w:val="22"/>
        </w:rPr>
        <w:t>Curr. Opin. Microbiol.</w:t>
      </w:r>
      <w:r w:rsidRPr="00B83F66">
        <w:rPr>
          <w:rFonts w:ascii="Palatino Linotype" w:hAnsi="Palatino Linotype"/>
          <w:noProof/>
          <w:sz w:val="22"/>
        </w:rPr>
        <w:t xml:space="preserve"> </w:t>
      </w:r>
      <w:r w:rsidRPr="00B83F66">
        <w:rPr>
          <w:rFonts w:ascii="Palatino Linotype" w:hAnsi="Palatino Linotype"/>
          <w:b/>
          <w:bCs/>
          <w:noProof/>
          <w:sz w:val="22"/>
        </w:rPr>
        <w:t>4</w:t>
      </w:r>
      <w:r w:rsidRPr="00B83F66">
        <w:rPr>
          <w:rFonts w:ascii="Palatino Linotype" w:hAnsi="Palatino Linotype"/>
          <w:noProof/>
          <w:sz w:val="22"/>
        </w:rPr>
        <w:t>, 582–585. (doi:10.1016/S1369-5274(00)00254-X)</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9.</w:t>
      </w:r>
      <w:r w:rsidRPr="00B83F66">
        <w:rPr>
          <w:rFonts w:ascii="Palatino Linotype" w:hAnsi="Palatino Linotype"/>
          <w:noProof/>
          <w:sz w:val="22"/>
        </w:rPr>
        <w:tab/>
        <w:t xml:space="preserve">Sniegowski, P. D., Gerrish, P. J. &amp; Lenski, R. E. 1997 Evolution of high mutation rates in experimental populations of E. coli. </w:t>
      </w:r>
      <w:r w:rsidRPr="00B83F66">
        <w:rPr>
          <w:rFonts w:ascii="Palatino Linotype" w:hAnsi="Palatino Linotype"/>
          <w:i/>
          <w:iCs/>
          <w:noProof/>
          <w:sz w:val="22"/>
        </w:rPr>
        <w:t>Nature</w:t>
      </w:r>
      <w:r w:rsidRPr="00B83F66">
        <w:rPr>
          <w:rFonts w:ascii="Palatino Linotype" w:hAnsi="Palatino Linotype"/>
          <w:noProof/>
          <w:sz w:val="22"/>
        </w:rPr>
        <w:t xml:space="preserve"> </w:t>
      </w:r>
      <w:r w:rsidRPr="00B83F66">
        <w:rPr>
          <w:rFonts w:ascii="Palatino Linotype" w:hAnsi="Palatino Linotype"/>
          <w:b/>
          <w:bCs/>
          <w:noProof/>
          <w:sz w:val="22"/>
        </w:rPr>
        <w:t>387</w:t>
      </w:r>
      <w:r w:rsidRPr="00B83F66">
        <w:rPr>
          <w:rFonts w:ascii="Palatino Linotype" w:hAnsi="Palatino Linotype"/>
          <w:noProof/>
          <w:sz w:val="22"/>
        </w:rPr>
        <w:t>, 703–5. (doi:10.1038/42701)</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10.</w:t>
      </w:r>
      <w:r w:rsidRPr="00B83F66">
        <w:rPr>
          <w:rFonts w:ascii="Palatino Linotype" w:hAnsi="Palatino Linotype"/>
          <w:noProof/>
          <w:sz w:val="22"/>
        </w:rPr>
        <w:tab/>
        <w:t xml:space="preserve">Wielgoss, S. et al. 2012 Mutation rate dynamics in a bacterial population reflect tension between adaptation and genetic load. </w:t>
      </w:r>
      <w:r w:rsidRPr="00B83F66">
        <w:rPr>
          <w:rFonts w:ascii="Palatino Linotype" w:hAnsi="Palatino Linotype"/>
          <w:i/>
          <w:iCs/>
          <w:noProof/>
          <w:sz w:val="22"/>
        </w:rPr>
        <w:t>Proc. Natl. Acad. Sci.</w:t>
      </w:r>
      <w:r w:rsidRPr="00B83F66">
        <w:rPr>
          <w:rFonts w:ascii="Palatino Linotype" w:hAnsi="Palatino Linotype"/>
          <w:noProof/>
          <w:sz w:val="22"/>
        </w:rPr>
        <w:t xml:space="preserve"> </w:t>
      </w:r>
      <w:r w:rsidRPr="00B83F66">
        <w:rPr>
          <w:rFonts w:ascii="Palatino Linotype" w:hAnsi="Palatino Linotype"/>
          <w:b/>
          <w:bCs/>
          <w:noProof/>
          <w:sz w:val="22"/>
        </w:rPr>
        <w:t>110</w:t>
      </w:r>
      <w:r w:rsidRPr="00B83F66">
        <w:rPr>
          <w:rFonts w:ascii="Palatino Linotype" w:hAnsi="Palatino Linotype"/>
          <w:noProof/>
          <w:sz w:val="22"/>
        </w:rPr>
        <w:t>, 222–227. (doi:10.1073/pnas.1219574110)</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11.</w:t>
      </w:r>
      <w:r w:rsidRPr="00B83F66">
        <w:rPr>
          <w:rFonts w:ascii="Palatino Linotype" w:hAnsi="Palatino Linotype"/>
          <w:noProof/>
          <w:sz w:val="22"/>
        </w:rPr>
        <w:tab/>
        <w:t xml:space="preserve">Taddei, F., Radman, M., Maynard Smith, J., Toupance, B., Gouyon, P.-H. &amp; Godelle, B. 1997 Role of mutator alleles in adaptive evolution. </w:t>
      </w:r>
      <w:r w:rsidRPr="00B83F66">
        <w:rPr>
          <w:rFonts w:ascii="Palatino Linotype" w:hAnsi="Palatino Linotype"/>
          <w:i/>
          <w:iCs/>
          <w:noProof/>
          <w:sz w:val="22"/>
        </w:rPr>
        <w:t>Nature</w:t>
      </w:r>
      <w:r w:rsidRPr="00B83F66">
        <w:rPr>
          <w:rFonts w:ascii="Palatino Linotype" w:hAnsi="Palatino Linotype"/>
          <w:noProof/>
          <w:sz w:val="22"/>
        </w:rPr>
        <w:t xml:space="preserve"> </w:t>
      </w:r>
      <w:r w:rsidRPr="00B83F66">
        <w:rPr>
          <w:rFonts w:ascii="Palatino Linotype" w:hAnsi="Palatino Linotype"/>
          <w:b/>
          <w:bCs/>
          <w:noProof/>
          <w:sz w:val="22"/>
        </w:rPr>
        <w:t>387</w:t>
      </w:r>
      <w:r w:rsidRPr="00B83F66">
        <w:rPr>
          <w:rFonts w:ascii="Palatino Linotype" w:hAnsi="Palatino Linotype"/>
          <w:noProof/>
          <w:sz w:val="22"/>
        </w:rPr>
        <w:t>, 700–2. (doi:10.1038/42696)</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12.</w:t>
      </w:r>
      <w:r w:rsidRPr="00B83F66">
        <w:rPr>
          <w:rFonts w:ascii="Palatino Linotype" w:hAnsi="Palatino Linotype"/>
          <w:noProof/>
          <w:sz w:val="22"/>
        </w:rPr>
        <w:tab/>
        <w:t xml:space="preserve">Kessler, D. &amp; Levine, H. 1998 Mutator Dynamics on a Smooth Evolutionary Landscape. </w:t>
      </w:r>
      <w:r w:rsidRPr="00B83F66">
        <w:rPr>
          <w:rFonts w:ascii="Palatino Linotype" w:hAnsi="Palatino Linotype"/>
          <w:i/>
          <w:iCs/>
          <w:noProof/>
          <w:sz w:val="22"/>
        </w:rPr>
        <w:t>Phys. Rev. Lett.</w:t>
      </w:r>
      <w:r w:rsidRPr="00B83F66">
        <w:rPr>
          <w:rFonts w:ascii="Palatino Linotype" w:hAnsi="Palatino Linotype"/>
          <w:noProof/>
          <w:sz w:val="22"/>
        </w:rPr>
        <w:t xml:space="preserve"> </w:t>
      </w:r>
      <w:r w:rsidRPr="00B83F66">
        <w:rPr>
          <w:rFonts w:ascii="Palatino Linotype" w:hAnsi="Palatino Linotype"/>
          <w:b/>
          <w:bCs/>
          <w:noProof/>
          <w:sz w:val="22"/>
        </w:rPr>
        <w:t>80</w:t>
      </w:r>
      <w:r w:rsidRPr="00B83F66">
        <w:rPr>
          <w:rFonts w:ascii="Palatino Linotype" w:hAnsi="Palatino Linotype"/>
          <w:noProof/>
          <w:sz w:val="22"/>
        </w:rPr>
        <w:t>, 2012–2015. (doi:10.1103/PhysRevLett.80.2012)</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13.</w:t>
      </w:r>
      <w:r w:rsidRPr="00B83F66">
        <w:rPr>
          <w:rFonts w:ascii="Palatino Linotype" w:hAnsi="Palatino Linotype"/>
          <w:noProof/>
          <w:sz w:val="22"/>
        </w:rPr>
        <w:tab/>
        <w:t xml:space="preserve">Tenaillon, O., Toupance, B., Le Nagard, H., Taddei, F. &amp; Godelle, B. 1999 Mutators, population size, adaptive landscape and the adaptation of asexual populations of bacteria. </w:t>
      </w:r>
      <w:r w:rsidRPr="00B83F66">
        <w:rPr>
          <w:rFonts w:ascii="Palatino Linotype" w:hAnsi="Palatino Linotype"/>
          <w:i/>
          <w:iCs/>
          <w:noProof/>
          <w:sz w:val="22"/>
        </w:rPr>
        <w:t>Genetics</w:t>
      </w:r>
      <w:r w:rsidRPr="00B83F66">
        <w:rPr>
          <w:rFonts w:ascii="Palatino Linotype" w:hAnsi="Palatino Linotype"/>
          <w:noProof/>
          <w:sz w:val="22"/>
        </w:rPr>
        <w:t xml:space="preserve"> </w:t>
      </w:r>
      <w:r w:rsidRPr="00B83F66">
        <w:rPr>
          <w:rFonts w:ascii="Palatino Linotype" w:hAnsi="Palatino Linotype"/>
          <w:b/>
          <w:bCs/>
          <w:noProof/>
          <w:sz w:val="22"/>
        </w:rPr>
        <w:t>152</w:t>
      </w:r>
      <w:r w:rsidRPr="00B83F66">
        <w:rPr>
          <w:rFonts w:ascii="Palatino Linotype" w:hAnsi="Palatino Linotype"/>
          <w:noProof/>
          <w:sz w:val="22"/>
        </w:rPr>
        <w:t xml:space="preserve">, 485–93. </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14.</w:t>
      </w:r>
      <w:r w:rsidRPr="00B83F66">
        <w:rPr>
          <w:rFonts w:ascii="Palatino Linotype" w:hAnsi="Palatino Linotype"/>
          <w:noProof/>
          <w:sz w:val="22"/>
        </w:rPr>
        <w:tab/>
        <w:t xml:space="preserve">Leigh, E. G. J. 1970 Natural Selection and Mutability. </w:t>
      </w:r>
      <w:r w:rsidRPr="00B83F66">
        <w:rPr>
          <w:rFonts w:ascii="Palatino Linotype" w:hAnsi="Palatino Linotype"/>
          <w:i/>
          <w:iCs/>
          <w:noProof/>
          <w:sz w:val="22"/>
        </w:rPr>
        <w:t>Am. Nat.</w:t>
      </w:r>
      <w:r w:rsidRPr="00B83F66">
        <w:rPr>
          <w:rFonts w:ascii="Palatino Linotype" w:hAnsi="Palatino Linotype"/>
          <w:noProof/>
          <w:sz w:val="22"/>
        </w:rPr>
        <w:t xml:space="preserve"> </w:t>
      </w:r>
      <w:r w:rsidRPr="00B83F66">
        <w:rPr>
          <w:rFonts w:ascii="Palatino Linotype" w:hAnsi="Palatino Linotype"/>
          <w:b/>
          <w:bCs/>
          <w:noProof/>
          <w:sz w:val="22"/>
        </w:rPr>
        <w:t>104</w:t>
      </w:r>
      <w:r w:rsidRPr="00B83F66">
        <w:rPr>
          <w:rFonts w:ascii="Palatino Linotype" w:hAnsi="Palatino Linotype"/>
          <w:noProof/>
          <w:sz w:val="22"/>
        </w:rPr>
        <w:t xml:space="preserve">, 301–305. </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15.</w:t>
      </w:r>
      <w:r w:rsidRPr="00B83F66">
        <w:rPr>
          <w:rFonts w:ascii="Palatino Linotype" w:hAnsi="Palatino Linotype"/>
          <w:noProof/>
          <w:sz w:val="22"/>
        </w:rPr>
        <w:tab/>
        <w:t xml:space="preserve">Galhardo, R. S., Hastings, P. J. &amp; Rosenberg, S. M. 2007 Mutation as a stress response and the regulation of evolvability. </w:t>
      </w:r>
      <w:r w:rsidRPr="00B83F66">
        <w:rPr>
          <w:rFonts w:ascii="Palatino Linotype" w:hAnsi="Palatino Linotype"/>
          <w:i/>
          <w:iCs/>
          <w:noProof/>
          <w:sz w:val="22"/>
        </w:rPr>
        <w:t>Crit. Rev. Biochem. Mol. Biol.</w:t>
      </w:r>
      <w:r w:rsidRPr="00B83F66">
        <w:rPr>
          <w:rFonts w:ascii="Palatino Linotype" w:hAnsi="Palatino Linotype"/>
          <w:noProof/>
          <w:sz w:val="22"/>
        </w:rPr>
        <w:t xml:space="preserve"> </w:t>
      </w:r>
      <w:r w:rsidRPr="00B83F66">
        <w:rPr>
          <w:rFonts w:ascii="Palatino Linotype" w:hAnsi="Palatino Linotype"/>
          <w:b/>
          <w:bCs/>
          <w:noProof/>
          <w:sz w:val="22"/>
        </w:rPr>
        <w:t>42</w:t>
      </w:r>
      <w:r w:rsidRPr="00B83F66">
        <w:rPr>
          <w:rFonts w:ascii="Palatino Linotype" w:hAnsi="Palatino Linotype"/>
          <w:noProof/>
          <w:sz w:val="22"/>
        </w:rPr>
        <w:t>, 399–435. (doi:10.1080/10409230701648502)</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16.</w:t>
      </w:r>
      <w:r w:rsidRPr="00B83F66">
        <w:rPr>
          <w:rFonts w:ascii="Palatino Linotype" w:hAnsi="Palatino Linotype"/>
          <w:noProof/>
          <w:sz w:val="22"/>
        </w:rPr>
        <w:tab/>
        <w:t xml:space="preserve">Foster, P. L. 2007 Stress-induced mutagenesis in bacteria. </w:t>
      </w:r>
      <w:r w:rsidRPr="00B83F66">
        <w:rPr>
          <w:rFonts w:ascii="Palatino Linotype" w:hAnsi="Palatino Linotype"/>
          <w:i/>
          <w:iCs/>
          <w:noProof/>
          <w:sz w:val="22"/>
        </w:rPr>
        <w:t>Crit. Rev. Biochem. Mol. Biol.</w:t>
      </w:r>
      <w:r w:rsidRPr="00B83F66">
        <w:rPr>
          <w:rFonts w:ascii="Palatino Linotype" w:hAnsi="Palatino Linotype"/>
          <w:noProof/>
          <w:sz w:val="22"/>
        </w:rPr>
        <w:t xml:space="preserve"> </w:t>
      </w:r>
      <w:r w:rsidRPr="00B83F66">
        <w:rPr>
          <w:rFonts w:ascii="Palatino Linotype" w:hAnsi="Palatino Linotype"/>
          <w:b/>
          <w:bCs/>
          <w:noProof/>
          <w:sz w:val="22"/>
        </w:rPr>
        <w:t>42</w:t>
      </w:r>
      <w:r w:rsidRPr="00B83F66">
        <w:rPr>
          <w:rFonts w:ascii="Palatino Linotype" w:hAnsi="Palatino Linotype"/>
          <w:noProof/>
          <w:sz w:val="22"/>
        </w:rPr>
        <w:t>, 373–97. (doi:10.1080/10409230701648494)</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17.</w:t>
      </w:r>
      <w:r w:rsidRPr="00B83F66">
        <w:rPr>
          <w:rFonts w:ascii="Palatino Linotype" w:hAnsi="Palatino Linotype"/>
          <w:noProof/>
          <w:sz w:val="22"/>
        </w:rPr>
        <w:tab/>
        <w:t xml:space="preserve">Rosenberg, S. M., Shee, C., Frisch, R. L. &amp; Hastings, P. J. 2012 Stress-induced mutation via DNA breaks in </w:t>
      </w:r>
      <w:r w:rsidRPr="00B83F66">
        <w:rPr>
          <w:rFonts w:ascii="Palatino Linotype" w:hAnsi="Palatino Linotype"/>
          <w:i/>
          <w:iCs/>
          <w:noProof/>
          <w:sz w:val="22"/>
        </w:rPr>
        <w:t>Escherichia coli</w:t>
      </w:r>
      <w:r w:rsidRPr="00B83F66">
        <w:rPr>
          <w:rFonts w:ascii="Palatino Linotype" w:hAnsi="Palatino Linotype"/>
          <w:noProof/>
          <w:sz w:val="22"/>
        </w:rPr>
        <w:t xml:space="preserve">: A molecular mechanism with implications for evolution and medicine. </w:t>
      </w:r>
      <w:r w:rsidRPr="00B83F66">
        <w:rPr>
          <w:rFonts w:ascii="Palatino Linotype" w:hAnsi="Palatino Linotype"/>
          <w:i/>
          <w:iCs/>
          <w:noProof/>
          <w:sz w:val="22"/>
        </w:rPr>
        <w:t>BioEssays</w:t>
      </w:r>
      <w:r w:rsidRPr="00B83F66">
        <w:rPr>
          <w:rFonts w:ascii="Palatino Linotype" w:hAnsi="Palatino Linotype"/>
          <w:noProof/>
          <w:sz w:val="22"/>
        </w:rPr>
        <w:t xml:space="preserve"> , 1–8. (doi:10.1002/bies.201200050)</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18.</w:t>
      </w:r>
      <w:r w:rsidRPr="00B83F66">
        <w:rPr>
          <w:rFonts w:ascii="Palatino Linotype" w:hAnsi="Palatino Linotype"/>
          <w:noProof/>
          <w:sz w:val="22"/>
        </w:rPr>
        <w:tab/>
        <w:t xml:space="preserve">Bjedov, I., Tenaillon, O., Gérard, B., Souza, V., Denamur, E., Radman, M., Taddei, F. &amp; Matic, I. 2003 Stress-induced mutagenesis in bacteria. </w:t>
      </w:r>
      <w:r w:rsidRPr="00B83F66">
        <w:rPr>
          <w:rFonts w:ascii="Palatino Linotype" w:hAnsi="Palatino Linotype"/>
          <w:i/>
          <w:iCs/>
          <w:noProof/>
          <w:sz w:val="22"/>
        </w:rPr>
        <w:t>Science (80-. ).</w:t>
      </w:r>
      <w:r w:rsidRPr="00B83F66">
        <w:rPr>
          <w:rFonts w:ascii="Palatino Linotype" w:hAnsi="Palatino Linotype"/>
          <w:noProof/>
          <w:sz w:val="22"/>
        </w:rPr>
        <w:t xml:space="preserve"> </w:t>
      </w:r>
      <w:r w:rsidRPr="00B83F66">
        <w:rPr>
          <w:rFonts w:ascii="Palatino Linotype" w:hAnsi="Palatino Linotype"/>
          <w:b/>
          <w:bCs/>
          <w:noProof/>
          <w:sz w:val="22"/>
        </w:rPr>
        <w:t>300</w:t>
      </w:r>
      <w:r w:rsidRPr="00B83F66">
        <w:rPr>
          <w:rFonts w:ascii="Palatino Linotype" w:hAnsi="Palatino Linotype"/>
          <w:noProof/>
          <w:sz w:val="22"/>
        </w:rPr>
        <w:t>, 1404–9. (doi:10.1126/science.1082240)</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lastRenderedPageBreak/>
        <w:t>19.</w:t>
      </w:r>
      <w:r w:rsidRPr="00B83F66">
        <w:rPr>
          <w:rFonts w:ascii="Palatino Linotype" w:hAnsi="Palatino Linotype"/>
          <w:noProof/>
          <w:sz w:val="22"/>
        </w:rPr>
        <w:tab/>
        <w:t xml:space="preserve">Katz, S. &amp; Hershberg, R. 2013 Elevated mutagenesis does not explain the increased frequency of antibiotic resistant mutants in starved aging colonies. </w:t>
      </w:r>
      <w:r w:rsidRPr="00B83F66">
        <w:rPr>
          <w:rFonts w:ascii="Palatino Linotype" w:hAnsi="Palatino Linotype"/>
          <w:i/>
          <w:iCs/>
          <w:noProof/>
          <w:sz w:val="22"/>
        </w:rPr>
        <w:t>PLoS Genet.</w:t>
      </w:r>
      <w:r w:rsidRPr="00B83F66">
        <w:rPr>
          <w:rFonts w:ascii="Palatino Linotype" w:hAnsi="Palatino Linotype"/>
          <w:noProof/>
          <w:sz w:val="22"/>
        </w:rPr>
        <w:t xml:space="preserve"> </w:t>
      </w:r>
      <w:r w:rsidRPr="00B83F66">
        <w:rPr>
          <w:rFonts w:ascii="Palatino Linotype" w:hAnsi="Palatino Linotype"/>
          <w:b/>
          <w:bCs/>
          <w:noProof/>
          <w:sz w:val="22"/>
        </w:rPr>
        <w:t>9</w:t>
      </w:r>
      <w:r w:rsidRPr="00B83F66">
        <w:rPr>
          <w:rFonts w:ascii="Palatino Linotype" w:hAnsi="Palatino Linotype"/>
          <w:noProof/>
          <w:sz w:val="22"/>
        </w:rPr>
        <w:t>, e1003968. (doi:10.1371/journal.pgen.1003968)</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20.</w:t>
      </w:r>
      <w:r w:rsidRPr="00B83F66">
        <w:rPr>
          <w:rFonts w:ascii="Palatino Linotype" w:hAnsi="Palatino Linotype"/>
          <w:noProof/>
          <w:sz w:val="22"/>
        </w:rPr>
        <w:tab/>
        <w:t xml:space="preserve">Kivisaar, M. 2010 Mechanisms of stationary-phase mutagenesis in bacteria: mutational processes in pseudomonads. </w:t>
      </w:r>
      <w:r w:rsidRPr="00B83F66">
        <w:rPr>
          <w:rFonts w:ascii="Palatino Linotype" w:hAnsi="Palatino Linotype"/>
          <w:i/>
          <w:iCs/>
          <w:noProof/>
          <w:sz w:val="22"/>
        </w:rPr>
        <w:t>FEMS Microbiol. Lett.</w:t>
      </w:r>
      <w:r w:rsidRPr="00B83F66">
        <w:rPr>
          <w:rFonts w:ascii="Palatino Linotype" w:hAnsi="Palatino Linotype"/>
          <w:noProof/>
          <w:sz w:val="22"/>
        </w:rPr>
        <w:t xml:space="preserve"> </w:t>
      </w:r>
      <w:r w:rsidRPr="00B83F66">
        <w:rPr>
          <w:rFonts w:ascii="Palatino Linotype" w:hAnsi="Palatino Linotype"/>
          <w:b/>
          <w:bCs/>
          <w:noProof/>
          <w:sz w:val="22"/>
        </w:rPr>
        <w:t>312</w:t>
      </w:r>
      <w:r w:rsidRPr="00B83F66">
        <w:rPr>
          <w:rFonts w:ascii="Palatino Linotype" w:hAnsi="Palatino Linotype"/>
          <w:noProof/>
          <w:sz w:val="22"/>
        </w:rPr>
        <w:t>, 1–14. (doi:10.1111/j.1574-6968.2010.02027.x)</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21.</w:t>
      </w:r>
      <w:r w:rsidRPr="00B83F66">
        <w:rPr>
          <w:rFonts w:ascii="Palatino Linotype" w:hAnsi="Palatino Linotype"/>
          <w:noProof/>
          <w:sz w:val="22"/>
        </w:rPr>
        <w:tab/>
        <w:t xml:space="preserve">Kang, J. M., Iovine, N. M. &amp; Blaser, M. J. 2006 A paradigm for direct stress-induced mutation in prokaryotes. </w:t>
      </w:r>
      <w:r w:rsidRPr="00B83F66">
        <w:rPr>
          <w:rFonts w:ascii="Palatino Linotype" w:hAnsi="Palatino Linotype"/>
          <w:i/>
          <w:iCs/>
          <w:noProof/>
          <w:sz w:val="22"/>
        </w:rPr>
        <w:t>FASEB J.</w:t>
      </w:r>
      <w:r w:rsidRPr="00B83F66">
        <w:rPr>
          <w:rFonts w:ascii="Palatino Linotype" w:hAnsi="Palatino Linotype"/>
          <w:noProof/>
          <w:sz w:val="22"/>
        </w:rPr>
        <w:t xml:space="preserve"> </w:t>
      </w:r>
      <w:r w:rsidRPr="00B83F66">
        <w:rPr>
          <w:rFonts w:ascii="Palatino Linotype" w:hAnsi="Palatino Linotype"/>
          <w:b/>
          <w:bCs/>
          <w:noProof/>
          <w:sz w:val="22"/>
        </w:rPr>
        <w:t>20</w:t>
      </w:r>
      <w:r w:rsidRPr="00B83F66">
        <w:rPr>
          <w:rFonts w:ascii="Palatino Linotype" w:hAnsi="Palatino Linotype"/>
          <w:noProof/>
          <w:sz w:val="22"/>
        </w:rPr>
        <w:t>, 2476–85. (doi:10.1096/fj.06-6209com)</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22.</w:t>
      </w:r>
      <w:r w:rsidRPr="00B83F66">
        <w:rPr>
          <w:rFonts w:ascii="Palatino Linotype" w:hAnsi="Palatino Linotype"/>
          <w:noProof/>
          <w:sz w:val="22"/>
        </w:rPr>
        <w:tab/>
        <w:t xml:space="preserve">Baharoglu, Z. &amp; Mazel, D. 2011 </w:t>
      </w:r>
      <w:r w:rsidRPr="00B83F66">
        <w:rPr>
          <w:rFonts w:ascii="Palatino Linotype" w:hAnsi="Palatino Linotype"/>
          <w:i/>
          <w:iCs/>
          <w:noProof/>
          <w:sz w:val="22"/>
        </w:rPr>
        <w:t>Vibrio cholerae</w:t>
      </w:r>
      <w:r w:rsidRPr="00B83F66">
        <w:rPr>
          <w:rFonts w:ascii="Palatino Linotype" w:hAnsi="Palatino Linotype"/>
          <w:noProof/>
          <w:sz w:val="22"/>
        </w:rPr>
        <w:t xml:space="preserve"> triggers SOS and mutagenesis in response to a wide range of antibiotics: a route towards multiresistance. </w:t>
      </w:r>
      <w:r w:rsidRPr="00B83F66">
        <w:rPr>
          <w:rFonts w:ascii="Palatino Linotype" w:hAnsi="Palatino Linotype"/>
          <w:i/>
          <w:iCs/>
          <w:noProof/>
          <w:sz w:val="22"/>
        </w:rPr>
        <w:t>Antimicrob. Agents Chemother.</w:t>
      </w:r>
      <w:r w:rsidRPr="00B83F66">
        <w:rPr>
          <w:rFonts w:ascii="Palatino Linotype" w:hAnsi="Palatino Linotype"/>
          <w:noProof/>
          <w:sz w:val="22"/>
        </w:rPr>
        <w:t xml:space="preserve"> </w:t>
      </w:r>
      <w:r w:rsidRPr="00B83F66">
        <w:rPr>
          <w:rFonts w:ascii="Palatino Linotype" w:hAnsi="Palatino Linotype"/>
          <w:b/>
          <w:bCs/>
          <w:noProof/>
          <w:sz w:val="22"/>
        </w:rPr>
        <w:t>55</w:t>
      </w:r>
      <w:r w:rsidRPr="00B83F66">
        <w:rPr>
          <w:rFonts w:ascii="Palatino Linotype" w:hAnsi="Palatino Linotype"/>
          <w:noProof/>
          <w:sz w:val="22"/>
        </w:rPr>
        <w:t>, 2438–41. (doi:10.1128/AAC.01549-10)</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23.</w:t>
      </w:r>
      <w:r w:rsidRPr="00B83F66">
        <w:rPr>
          <w:rFonts w:ascii="Palatino Linotype" w:hAnsi="Palatino Linotype"/>
          <w:noProof/>
          <w:sz w:val="22"/>
        </w:rPr>
        <w:tab/>
        <w:t xml:space="preserve">Henderson-Begg, S. K., Livermore, D. M. &amp; Hall, L. M. C. 2006 Effect of subinhibitory concentrations of antibiotics on mutation frequency in </w:t>
      </w:r>
      <w:r w:rsidRPr="00B83F66">
        <w:rPr>
          <w:rFonts w:ascii="Palatino Linotype" w:hAnsi="Palatino Linotype"/>
          <w:i/>
          <w:iCs/>
          <w:noProof/>
          <w:sz w:val="22"/>
        </w:rPr>
        <w:t>Streptococcus pneumoniae</w:t>
      </w:r>
      <w:r w:rsidRPr="00B83F66">
        <w:rPr>
          <w:rFonts w:ascii="Palatino Linotype" w:hAnsi="Palatino Linotype"/>
          <w:noProof/>
          <w:sz w:val="22"/>
        </w:rPr>
        <w:t xml:space="preserve">. </w:t>
      </w:r>
      <w:r w:rsidRPr="00B83F66">
        <w:rPr>
          <w:rFonts w:ascii="Palatino Linotype" w:hAnsi="Palatino Linotype"/>
          <w:i/>
          <w:iCs/>
          <w:noProof/>
          <w:sz w:val="22"/>
        </w:rPr>
        <w:t>J. Antimicrob. Chemother.</w:t>
      </w:r>
      <w:r w:rsidRPr="00B83F66">
        <w:rPr>
          <w:rFonts w:ascii="Palatino Linotype" w:hAnsi="Palatino Linotype"/>
          <w:noProof/>
          <w:sz w:val="22"/>
        </w:rPr>
        <w:t xml:space="preserve"> </w:t>
      </w:r>
      <w:r w:rsidRPr="00B83F66">
        <w:rPr>
          <w:rFonts w:ascii="Palatino Linotype" w:hAnsi="Palatino Linotype"/>
          <w:b/>
          <w:bCs/>
          <w:noProof/>
          <w:sz w:val="22"/>
        </w:rPr>
        <w:t>57</w:t>
      </w:r>
      <w:r w:rsidRPr="00B83F66">
        <w:rPr>
          <w:rFonts w:ascii="Palatino Linotype" w:hAnsi="Palatino Linotype"/>
          <w:noProof/>
          <w:sz w:val="22"/>
        </w:rPr>
        <w:t>, 849–54. (doi:10.1093/jac/dkl064)</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24.</w:t>
      </w:r>
      <w:r w:rsidRPr="00B83F66">
        <w:rPr>
          <w:rFonts w:ascii="Palatino Linotype" w:hAnsi="Palatino Linotype"/>
          <w:noProof/>
          <w:sz w:val="22"/>
        </w:rPr>
        <w:tab/>
        <w:t xml:space="preserve">Heidenreich, E. 2007 Adaptive mutation in </w:t>
      </w:r>
      <w:r w:rsidRPr="00B83F66">
        <w:rPr>
          <w:rFonts w:ascii="Palatino Linotype" w:hAnsi="Palatino Linotype"/>
          <w:i/>
          <w:iCs/>
          <w:noProof/>
          <w:sz w:val="22"/>
        </w:rPr>
        <w:t>Saccharomyces cerevisiae</w:t>
      </w:r>
      <w:r w:rsidRPr="00B83F66">
        <w:rPr>
          <w:rFonts w:ascii="Palatino Linotype" w:hAnsi="Palatino Linotype"/>
          <w:noProof/>
          <w:sz w:val="22"/>
        </w:rPr>
        <w:t xml:space="preserve">. </w:t>
      </w:r>
      <w:r w:rsidRPr="00B83F66">
        <w:rPr>
          <w:rFonts w:ascii="Palatino Linotype" w:hAnsi="Palatino Linotype"/>
          <w:i/>
          <w:iCs/>
          <w:noProof/>
          <w:sz w:val="22"/>
        </w:rPr>
        <w:t>Crit. Rev. Biochem. Mol. Biol.</w:t>
      </w:r>
      <w:r w:rsidRPr="00B83F66">
        <w:rPr>
          <w:rFonts w:ascii="Palatino Linotype" w:hAnsi="Palatino Linotype"/>
          <w:noProof/>
          <w:sz w:val="22"/>
        </w:rPr>
        <w:t xml:space="preserve"> </w:t>
      </w:r>
      <w:r w:rsidRPr="00B83F66">
        <w:rPr>
          <w:rFonts w:ascii="Palatino Linotype" w:hAnsi="Palatino Linotype"/>
          <w:b/>
          <w:bCs/>
          <w:noProof/>
          <w:sz w:val="22"/>
        </w:rPr>
        <w:t>42</w:t>
      </w:r>
      <w:r w:rsidRPr="00B83F66">
        <w:rPr>
          <w:rFonts w:ascii="Palatino Linotype" w:hAnsi="Palatino Linotype"/>
          <w:noProof/>
          <w:sz w:val="22"/>
        </w:rPr>
        <w:t>, 285–311. (doi:10.1080/10409230701507773)</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25.</w:t>
      </w:r>
      <w:r w:rsidRPr="00B83F66">
        <w:rPr>
          <w:rFonts w:ascii="Palatino Linotype" w:hAnsi="Palatino Linotype"/>
          <w:noProof/>
          <w:sz w:val="22"/>
        </w:rPr>
        <w:tab/>
        <w:t xml:space="preserve">Rodriguez, G. P., Romanova, N. V, Bao, G., Rouf, N. C., Kow, Y. W. &amp; Crouse, G. F. 2012 Mismatch repair-dependent mutagenesis in nondividing cells. </w:t>
      </w:r>
      <w:r w:rsidRPr="00B83F66">
        <w:rPr>
          <w:rFonts w:ascii="Palatino Linotype" w:hAnsi="Palatino Linotype"/>
          <w:i/>
          <w:iCs/>
          <w:noProof/>
          <w:sz w:val="22"/>
        </w:rPr>
        <w:t>Proc. Natl. Acad. Sci.</w:t>
      </w:r>
      <w:r w:rsidRPr="00B83F66">
        <w:rPr>
          <w:rFonts w:ascii="Palatino Linotype" w:hAnsi="Palatino Linotype"/>
          <w:noProof/>
          <w:sz w:val="22"/>
        </w:rPr>
        <w:t xml:space="preserve"> </w:t>
      </w:r>
      <w:r w:rsidRPr="00B83F66">
        <w:rPr>
          <w:rFonts w:ascii="Palatino Linotype" w:hAnsi="Palatino Linotype"/>
          <w:b/>
          <w:bCs/>
          <w:noProof/>
          <w:sz w:val="22"/>
        </w:rPr>
        <w:t>109</w:t>
      </w:r>
      <w:r w:rsidRPr="00B83F66">
        <w:rPr>
          <w:rFonts w:ascii="Palatino Linotype" w:hAnsi="Palatino Linotype"/>
          <w:noProof/>
          <w:sz w:val="22"/>
        </w:rPr>
        <w:t xml:space="preserve">, 6153–8. </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26.</w:t>
      </w:r>
      <w:r w:rsidRPr="00B83F66">
        <w:rPr>
          <w:rFonts w:ascii="Palatino Linotype" w:hAnsi="Palatino Linotype"/>
          <w:noProof/>
          <w:sz w:val="22"/>
        </w:rPr>
        <w:tab/>
        <w:t xml:space="preserve">Goho, S. &amp; Bell, G. 2000 Mild environmental stress elicits mutations affecting fitness in Chlamydomonas. </w:t>
      </w:r>
      <w:r w:rsidRPr="00B83F66">
        <w:rPr>
          <w:rFonts w:ascii="Palatino Linotype" w:hAnsi="Palatino Linotype"/>
          <w:i/>
          <w:iCs/>
          <w:noProof/>
          <w:sz w:val="22"/>
        </w:rPr>
        <w:t>Proc. R. Soc. B Biol. Sci.</w:t>
      </w:r>
      <w:r w:rsidRPr="00B83F66">
        <w:rPr>
          <w:rFonts w:ascii="Palatino Linotype" w:hAnsi="Palatino Linotype"/>
          <w:noProof/>
          <w:sz w:val="22"/>
        </w:rPr>
        <w:t xml:space="preserve"> </w:t>
      </w:r>
      <w:r w:rsidRPr="00B83F66">
        <w:rPr>
          <w:rFonts w:ascii="Palatino Linotype" w:hAnsi="Palatino Linotype"/>
          <w:b/>
          <w:bCs/>
          <w:noProof/>
          <w:sz w:val="22"/>
        </w:rPr>
        <w:t>267</w:t>
      </w:r>
      <w:r w:rsidRPr="00B83F66">
        <w:rPr>
          <w:rFonts w:ascii="Palatino Linotype" w:hAnsi="Palatino Linotype"/>
          <w:noProof/>
          <w:sz w:val="22"/>
        </w:rPr>
        <w:t>, 123–9. (doi:10.1098/rspb.2000.0976)</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27.</w:t>
      </w:r>
      <w:r w:rsidRPr="00B83F66">
        <w:rPr>
          <w:rFonts w:ascii="Palatino Linotype" w:hAnsi="Palatino Linotype"/>
          <w:noProof/>
          <w:sz w:val="22"/>
        </w:rPr>
        <w:tab/>
        <w:t xml:space="preserve">Matsuba, C., Ostrow, D. G., Salomon, M. P., Tolani, A. &amp; Baer, C. F. 2012 Temperature, stress and spontaneous mutation in </w:t>
      </w:r>
      <w:r w:rsidRPr="00B83F66">
        <w:rPr>
          <w:rFonts w:ascii="Palatino Linotype" w:hAnsi="Palatino Linotype"/>
          <w:i/>
          <w:iCs/>
          <w:noProof/>
          <w:sz w:val="22"/>
        </w:rPr>
        <w:t>Caenorhabditis briggsae</w:t>
      </w:r>
      <w:r w:rsidRPr="00B83F66">
        <w:rPr>
          <w:rFonts w:ascii="Palatino Linotype" w:hAnsi="Palatino Linotype"/>
          <w:noProof/>
          <w:sz w:val="22"/>
        </w:rPr>
        <w:t xml:space="preserve"> and </w:t>
      </w:r>
      <w:r w:rsidRPr="00B83F66">
        <w:rPr>
          <w:rFonts w:ascii="Palatino Linotype" w:hAnsi="Palatino Linotype"/>
          <w:i/>
          <w:iCs/>
          <w:noProof/>
          <w:sz w:val="22"/>
        </w:rPr>
        <w:t>Caenorhabditis elegans</w:t>
      </w:r>
      <w:r w:rsidRPr="00B83F66">
        <w:rPr>
          <w:rFonts w:ascii="Palatino Linotype" w:hAnsi="Palatino Linotype"/>
          <w:noProof/>
          <w:sz w:val="22"/>
        </w:rPr>
        <w:t xml:space="preserve">. </w:t>
      </w:r>
      <w:r w:rsidRPr="00B83F66">
        <w:rPr>
          <w:rFonts w:ascii="Palatino Linotype" w:hAnsi="Palatino Linotype"/>
          <w:i/>
          <w:iCs/>
          <w:noProof/>
          <w:sz w:val="22"/>
        </w:rPr>
        <w:t>Biol. Lett.</w:t>
      </w:r>
      <w:r w:rsidRPr="00B83F66">
        <w:rPr>
          <w:rFonts w:ascii="Palatino Linotype" w:hAnsi="Palatino Linotype"/>
          <w:noProof/>
          <w:sz w:val="22"/>
        </w:rPr>
        <w:t xml:space="preserve"> , 8–12. (doi:10.1098/rsbl.2012.0334)</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28.</w:t>
      </w:r>
      <w:r w:rsidRPr="00B83F66">
        <w:rPr>
          <w:rFonts w:ascii="Palatino Linotype" w:hAnsi="Palatino Linotype"/>
          <w:noProof/>
          <w:sz w:val="22"/>
        </w:rPr>
        <w:tab/>
        <w:t xml:space="preserve">Sharp, N. P. &amp; Agrawal, A. F. 2012 Evidence for elevated mutation rates in low-quality genotypes. </w:t>
      </w:r>
      <w:r w:rsidRPr="00B83F66">
        <w:rPr>
          <w:rFonts w:ascii="Palatino Linotype" w:hAnsi="Palatino Linotype"/>
          <w:i/>
          <w:iCs/>
          <w:noProof/>
          <w:sz w:val="22"/>
        </w:rPr>
        <w:t>Proc. Natl. Acad. Sci.</w:t>
      </w:r>
      <w:r w:rsidRPr="00B83F66">
        <w:rPr>
          <w:rFonts w:ascii="Palatino Linotype" w:hAnsi="Palatino Linotype"/>
          <w:noProof/>
          <w:sz w:val="22"/>
        </w:rPr>
        <w:t xml:space="preserve"> </w:t>
      </w:r>
      <w:r w:rsidRPr="00B83F66">
        <w:rPr>
          <w:rFonts w:ascii="Palatino Linotype" w:hAnsi="Palatino Linotype"/>
          <w:b/>
          <w:bCs/>
          <w:noProof/>
          <w:sz w:val="22"/>
        </w:rPr>
        <w:t>109</w:t>
      </w:r>
      <w:r w:rsidRPr="00B83F66">
        <w:rPr>
          <w:rFonts w:ascii="Palatino Linotype" w:hAnsi="Palatino Linotype"/>
          <w:noProof/>
          <w:sz w:val="22"/>
        </w:rPr>
        <w:t>, 6142–6. (doi:10.1073/pnas.1118918109)</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29.</w:t>
      </w:r>
      <w:r w:rsidRPr="00B83F66">
        <w:rPr>
          <w:rFonts w:ascii="Palatino Linotype" w:hAnsi="Palatino Linotype"/>
          <w:noProof/>
          <w:sz w:val="22"/>
        </w:rPr>
        <w:tab/>
        <w:t xml:space="preserve">Bristow, R. G. &amp; Hill, R. P. 2008 Hypoxia and metabolism: Hypoxia, DNA repair and genetic instability. </w:t>
      </w:r>
      <w:r w:rsidRPr="00B83F66">
        <w:rPr>
          <w:rFonts w:ascii="Palatino Linotype" w:hAnsi="Palatino Linotype"/>
          <w:i/>
          <w:iCs/>
          <w:noProof/>
          <w:sz w:val="22"/>
        </w:rPr>
        <w:t>Nat. Rev. Cancer</w:t>
      </w:r>
      <w:r w:rsidRPr="00B83F66">
        <w:rPr>
          <w:rFonts w:ascii="Palatino Linotype" w:hAnsi="Palatino Linotype"/>
          <w:noProof/>
          <w:sz w:val="22"/>
        </w:rPr>
        <w:t xml:space="preserve"> </w:t>
      </w:r>
      <w:r w:rsidRPr="00B83F66">
        <w:rPr>
          <w:rFonts w:ascii="Palatino Linotype" w:hAnsi="Palatino Linotype"/>
          <w:b/>
          <w:bCs/>
          <w:noProof/>
          <w:sz w:val="22"/>
        </w:rPr>
        <w:t>8</w:t>
      </w:r>
      <w:r w:rsidRPr="00B83F66">
        <w:rPr>
          <w:rFonts w:ascii="Palatino Linotype" w:hAnsi="Palatino Linotype"/>
          <w:noProof/>
          <w:sz w:val="22"/>
        </w:rPr>
        <w:t>, 180–92. (doi:10.1038/nrc2344)</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30.</w:t>
      </w:r>
      <w:r w:rsidRPr="00B83F66">
        <w:rPr>
          <w:rFonts w:ascii="Palatino Linotype" w:hAnsi="Palatino Linotype"/>
          <w:noProof/>
          <w:sz w:val="22"/>
        </w:rPr>
        <w:tab/>
        <w:t xml:space="preserve">Ponder, R. G., Fonville, N. C. &amp; Rosenberg, S. M. 2005 A switch from high-fidelity to error-prone DNA double-strand break repair underlies stress-induced mutation. </w:t>
      </w:r>
      <w:r w:rsidRPr="00B83F66">
        <w:rPr>
          <w:rFonts w:ascii="Palatino Linotype" w:hAnsi="Palatino Linotype"/>
          <w:i/>
          <w:iCs/>
          <w:noProof/>
          <w:sz w:val="22"/>
        </w:rPr>
        <w:t>Mol. Cell</w:t>
      </w:r>
      <w:r w:rsidRPr="00B83F66">
        <w:rPr>
          <w:rFonts w:ascii="Palatino Linotype" w:hAnsi="Palatino Linotype"/>
          <w:noProof/>
          <w:sz w:val="22"/>
        </w:rPr>
        <w:t xml:space="preserve"> </w:t>
      </w:r>
      <w:r w:rsidRPr="00B83F66">
        <w:rPr>
          <w:rFonts w:ascii="Palatino Linotype" w:hAnsi="Palatino Linotype"/>
          <w:b/>
          <w:bCs/>
          <w:noProof/>
          <w:sz w:val="22"/>
        </w:rPr>
        <w:t>19</w:t>
      </w:r>
      <w:r w:rsidRPr="00B83F66">
        <w:rPr>
          <w:rFonts w:ascii="Palatino Linotype" w:hAnsi="Palatino Linotype"/>
          <w:noProof/>
          <w:sz w:val="22"/>
        </w:rPr>
        <w:t>, 791–804. (doi:10.1016/j.molcel.2005.07.025)</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lastRenderedPageBreak/>
        <w:t>31.</w:t>
      </w:r>
      <w:r w:rsidRPr="00B83F66">
        <w:rPr>
          <w:rFonts w:ascii="Palatino Linotype" w:hAnsi="Palatino Linotype"/>
          <w:noProof/>
          <w:sz w:val="22"/>
        </w:rPr>
        <w:tab/>
        <w:t xml:space="preserve">Debora, B. N., Vidales, L. E., Ramírez, R., Ramírez, M., Robleto, E. A., Yasbin, R. E. &amp; Pedraza-Reyes, M. 2010 Mismatch Repair Modulation of MutY Activity Drives </w:t>
      </w:r>
      <w:r w:rsidRPr="00B83F66">
        <w:rPr>
          <w:rFonts w:ascii="Palatino Linotype" w:hAnsi="Palatino Linotype"/>
          <w:i/>
          <w:iCs/>
          <w:noProof/>
          <w:sz w:val="22"/>
        </w:rPr>
        <w:t>Bacillus subtilis</w:t>
      </w:r>
      <w:r w:rsidRPr="00B83F66">
        <w:rPr>
          <w:rFonts w:ascii="Palatino Linotype" w:hAnsi="Palatino Linotype"/>
          <w:noProof/>
          <w:sz w:val="22"/>
        </w:rPr>
        <w:t xml:space="preserve"> Stationary-Phase Mutagenesis. </w:t>
      </w:r>
      <w:r w:rsidRPr="00B83F66">
        <w:rPr>
          <w:rFonts w:ascii="Palatino Linotype" w:hAnsi="Palatino Linotype"/>
          <w:i/>
          <w:iCs/>
          <w:noProof/>
          <w:sz w:val="22"/>
        </w:rPr>
        <w:t>J. Bacteriol.</w:t>
      </w:r>
      <w:r w:rsidRPr="00B83F66">
        <w:rPr>
          <w:rFonts w:ascii="Palatino Linotype" w:hAnsi="Palatino Linotype"/>
          <w:noProof/>
          <w:sz w:val="22"/>
        </w:rPr>
        <w:t xml:space="preserve"> </w:t>
      </w:r>
      <w:r w:rsidRPr="00B83F66">
        <w:rPr>
          <w:rFonts w:ascii="Palatino Linotype" w:hAnsi="Palatino Linotype"/>
          <w:b/>
          <w:bCs/>
          <w:noProof/>
          <w:sz w:val="22"/>
        </w:rPr>
        <w:t>193</w:t>
      </w:r>
      <w:r w:rsidRPr="00B83F66">
        <w:rPr>
          <w:rFonts w:ascii="Palatino Linotype" w:hAnsi="Palatino Linotype"/>
          <w:noProof/>
          <w:sz w:val="22"/>
        </w:rPr>
        <w:t>, 236–45. (doi:10.1128/JB.00940-10)</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32.</w:t>
      </w:r>
      <w:r w:rsidRPr="00B83F66">
        <w:rPr>
          <w:rFonts w:ascii="Palatino Linotype" w:hAnsi="Palatino Linotype"/>
          <w:noProof/>
          <w:sz w:val="22"/>
        </w:rPr>
        <w:tab/>
        <w:t xml:space="preserve">Al Mamun, A. A. M. et al. 2012 Identity and function of a large gene network underlying mutagenic repair of DNA breaks. </w:t>
      </w:r>
      <w:r w:rsidRPr="00B83F66">
        <w:rPr>
          <w:rFonts w:ascii="Palatino Linotype" w:hAnsi="Palatino Linotype"/>
          <w:i/>
          <w:iCs/>
          <w:noProof/>
          <w:sz w:val="22"/>
        </w:rPr>
        <w:t>Science (80-. ).</w:t>
      </w:r>
      <w:r w:rsidRPr="00B83F66">
        <w:rPr>
          <w:rFonts w:ascii="Palatino Linotype" w:hAnsi="Palatino Linotype"/>
          <w:noProof/>
          <w:sz w:val="22"/>
        </w:rPr>
        <w:t xml:space="preserve"> </w:t>
      </w:r>
      <w:r w:rsidRPr="00B83F66">
        <w:rPr>
          <w:rFonts w:ascii="Palatino Linotype" w:hAnsi="Palatino Linotype"/>
          <w:b/>
          <w:bCs/>
          <w:noProof/>
          <w:sz w:val="22"/>
        </w:rPr>
        <w:t>338</w:t>
      </w:r>
      <w:r w:rsidRPr="00B83F66">
        <w:rPr>
          <w:rFonts w:ascii="Palatino Linotype" w:hAnsi="Palatino Linotype"/>
          <w:noProof/>
          <w:sz w:val="22"/>
        </w:rPr>
        <w:t>, 1344–8. (doi:10.1126/science.1226683)</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33.</w:t>
      </w:r>
      <w:r w:rsidRPr="00B83F66">
        <w:rPr>
          <w:rFonts w:ascii="Palatino Linotype" w:hAnsi="Palatino Linotype"/>
          <w:noProof/>
          <w:sz w:val="22"/>
        </w:rPr>
        <w:tab/>
        <w:t xml:space="preserve">Tenaillon, O., Denamur, E. &amp; Matic, I. 2004 Evolutionary significance of stress-induced mutagenesis in bacteria. </w:t>
      </w:r>
      <w:r w:rsidRPr="00B83F66">
        <w:rPr>
          <w:rFonts w:ascii="Palatino Linotype" w:hAnsi="Palatino Linotype"/>
          <w:i/>
          <w:iCs/>
          <w:noProof/>
          <w:sz w:val="22"/>
        </w:rPr>
        <w:t>Trends Microbiol.</w:t>
      </w:r>
      <w:r w:rsidRPr="00B83F66">
        <w:rPr>
          <w:rFonts w:ascii="Palatino Linotype" w:hAnsi="Palatino Linotype"/>
          <w:noProof/>
          <w:sz w:val="22"/>
        </w:rPr>
        <w:t xml:space="preserve"> </w:t>
      </w:r>
      <w:r w:rsidRPr="00B83F66">
        <w:rPr>
          <w:rFonts w:ascii="Palatino Linotype" w:hAnsi="Palatino Linotype"/>
          <w:b/>
          <w:bCs/>
          <w:noProof/>
          <w:sz w:val="22"/>
        </w:rPr>
        <w:t>12</w:t>
      </w:r>
      <w:r w:rsidRPr="00B83F66">
        <w:rPr>
          <w:rFonts w:ascii="Palatino Linotype" w:hAnsi="Palatino Linotype"/>
          <w:noProof/>
          <w:sz w:val="22"/>
        </w:rPr>
        <w:t>, 264–70. (doi:10.1016/j.tim.2004.04.002)</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34.</w:t>
      </w:r>
      <w:r w:rsidRPr="00B83F66">
        <w:rPr>
          <w:rFonts w:ascii="Palatino Linotype" w:hAnsi="Palatino Linotype"/>
          <w:noProof/>
          <w:sz w:val="22"/>
        </w:rPr>
        <w:tab/>
        <w:t xml:space="preserve">Cirz, R. T. &amp; Romesberg, F. E. 2007 Controlling mutation: intervening in evolution as a therapeutic strategy. </w:t>
      </w:r>
      <w:r w:rsidRPr="00B83F66">
        <w:rPr>
          <w:rFonts w:ascii="Palatino Linotype" w:hAnsi="Palatino Linotype"/>
          <w:i/>
          <w:iCs/>
          <w:noProof/>
          <w:sz w:val="22"/>
        </w:rPr>
        <w:t>Crit. Rev. Biochem. Mol. Biol.</w:t>
      </w:r>
      <w:r w:rsidRPr="00B83F66">
        <w:rPr>
          <w:rFonts w:ascii="Palatino Linotype" w:hAnsi="Palatino Linotype"/>
          <w:noProof/>
          <w:sz w:val="22"/>
        </w:rPr>
        <w:t xml:space="preserve"> </w:t>
      </w:r>
      <w:r w:rsidRPr="00B83F66">
        <w:rPr>
          <w:rFonts w:ascii="Palatino Linotype" w:hAnsi="Palatino Linotype"/>
          <w:b/>
          <w:bCs/>
          <w:noProof/>
          <w:sz w:val="22"/>
        </w:rPr>
        <w:t>42</w:t>
      </w:r>
      <w:r w:rsidRPr="00B83F66">
        <w:rPr>
          <w:rFonts w:ascii="Palatino Linotype" w:hAnsi="Palatino Linotype"/>
          <w:noProof/>
          <w:sz w:val="22"/>
        </w:rPr>
        <w:t>, 341–54. (doi:10.1080/10409230701597741)</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35.</w:t>
      </w:r>
      <w:r w:rsidRPr="00B83F66">
        <w:rPr>
          <w:rFonts w:ascii="Palatino Linotype" w:hAnsi="Palatino Linotype"/>
          <w:noProof/>
          <w:sz w:val="22"/>
        </w:rPr>
        <w:tab/>
        <w:t xml:space="preserve">Agrawal, A. F. 2002 Genetic loads under fitness-dependent mutation rates. </w:t>
      </w:r>
      <w:r w:rsidRPr="00B83F66">
        <w:rPr>
          <w:rFonts w:ascii="Palatino Linotype" w:hAnsi="Palatino Linotype"/>
          <w:i/>
          <w:iCs/>
          <w:noProof/>
          <w:sz w:val="22"/>
        </w:rPr>
        <w:t>J. Evol. Biol.</w:t>
      </w:r>
      <w:r w:rsidRPr="00B83F66">
        <w:rPr>
          <w:rFonts w:ascii="Palatino Linotype" w:hAnsi="Palatino Linotype"/>
          <w:noProof/>
          <w:sz w:val="22"/>
        </w:rPr>
        <w:t xml:space="preserve"> </w:t>
      </w:r>
      <w:r w:rsidRPr="00B83F66">
        <w:rPr>
          <w:rFonts w:ascii="Palatino Linotype" w:hAnsi="Palatino Linotype"/>
          <w:b/>
          <w:bCs/>
          <w:noProof/>
          <w:sz w:val="22"/>
        </w:rPr>
        <w:t>15</w:t>
      </w:r>
      <w:r w:rsidRPr="00B83F66">
        <w:rPr>
          <w:rFonts w:ascii="Palatino Linotype" w:hAnsi="Palatino Linotype"/>
          <w:noProof/>
          <w:sz w:val="22"/>
        </w:rPr>
        <w:t>, 1004–1010. (doi:10.1046/j.1420-9101.2002.00464.x)</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36.</w:t>
      </w:r>
      <w:r w:rsidRPr="00B83F66">
        <w:rPr>
          <w:rFonts w:ascii="Palatino Linotype" w:hAnsi="Palatino Linotype"/>
          <w:noProof/>
          <w:sz w:val="22"/>
        </w:rPr>
        <w:tab/>
        <w:t xml:space="preserve">Shaw, F. H. &amp; Baer, C. F. 2011 Fitness-dependent mutation rates in finite populations. </w:t>
      </w:r>
      <w:r w:rsidRPr="00B83F66">
        <w:rPr>
          <w:rFonts w:ascii="Palatino Linotype" w:hAnsi="Palatino Linotype"/>
          <w:i/>
          <w:iCs/>
          <w:noProof/>
          <w:sz w:val="22"/>
        </w:rPr>
        <w:t>J. Evol. Biol.</w:t>
      </w:r>
      <w:r w:rsidRPr="00B83F66">
        <w:rPr>
          <w:rFonts w:ascii="Palatino Linotype" w:hAnsi="Palatino Linotype"/>
          <w:noProof/>
          <w:sz w:val="22"/>
        </w:rPr>
        <w:t xml:space="preserve"> </w:t>
      </w:r>
      <w:r w:rsidRPr="00B83F66">
        <w:rPr>
          <w:rFonts w:ascii="Palatino Linotype" w:hAnsi="Palatino Linotype"/>
          <w:b/>
          <w:bCs/>
          <w:noProof/>
          <w:sz w:val="22"/>
        </w:rPr>
        <w:t>24</w:t>
      </w:r>
      <w:r w:rsidRPr="00B83F66">
        <w:rPr>
          <w:rFonts w:ascii="Palatino Linotype" w:hAnsi="Palatino Linotype"/>
          <w:noProof/>
          <w:sz w:val="22"/>
        </w:rPr>
        <w:t>, 1677–84. (doi:10.1111/j.1420-9101.2011.02320.x)</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37.</w:t>
      </w:r>
      <w:r w:rsidRPr="00B83F66">
        <w:rPr>
          <w:rFonts w:ascii="Palatino Linotype" w:hAnsi="Palatino Linotype"/>
          <w:noProof/>
          <w:sz w:val="22"/>
        </w:rPr>
        <w:tab/>
        <w:t xml:space="preserve">Ram, Y. &amp; Hadany, L. 2012 The evolution of stress-induced hypermutation in asexual populations. </w:t>
      </w:r>
      <w:r w:rsidRPr="00B83F66">
        <w:rPr>
          <w:rFonts w:ascii="Palatino Linotype" w:hAnsi="Palatino Linotype"/>
          <w:i/>
          <w:iCs/>
          <w:noProof/>
          <w:sz w:val="22"/>
        </w:rPr>
        <w:t>Evolution</w:t>
      </w:r>
      <w:r w:rsidRPr="00B83F66">
        <w:rPr>
          <w:rFonts w:ascii="Palatino Linotype" w:hAnsi="Palatino Linotype"/>
          <w:noProof/>
          <w:sz w:val="22"/>
        </w:rPr>
        <w:t xml:space="preserve"> </w:t>
      </w:r>
      <w:r w:rsidRPr="00B83F66">
        <w:rPr>
          <w:rFonts w:ascii="Palatino Linotype" w:hAnsi="Palatino Linotype"/>
          <w:b/>
          <w:bCs/>
          <w:noProof/>
          <w:sz w:val="22"/>
        </w:rPr>
        <w:t>66</w:t>
      </w:r>
      <w:r w:rsidRPr="00B83F66">
        <w:rPr>
          <w:rFonts w:ascii="Palatino Linotype" w:hAnsi="Palatino Linotype"/>
          <w:noProof/>
          <w:sz w:val="22"/>
        </w:rPr>
        <w:t>, 2315–28. (doi:10.1111/j.1558-5646.2012.01576.x)</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38.</w:t>
      </w:r>
      <w:r w:rsidRPr="00B83F66">
        <w:rPr>
          <w:rFonts w:ascii="Palatino Linotype" w:hAnsi="Palatino Linotype"/>
          <w:noProof/>
          <w:sz w:val="22"/>
        </w:rPr>
        <w:tab/>
        <w:t xml:space="preserve">Wright, S. 1931 Evolution in Mendelian Populations. </w:t>
      </w:r>
      <w:r w:rsidRPr="00B83F66">
        <w:rPr>
          <w:rFonts w:ascii="Palatino Linotype" w:hAnsi="Palatino Linotype"/>
          <w:i/>
          <w:iCs/>
          <w:noProof/>
          <w:sz w:val="22"/>
        </w:rPr>
        <w:t>Genetics</w:t>
      </w:r>
      <w:r w:rsidRPr="00B83F66">
        <w:rPr>
          <w:rFonts w:ascii="Palatino Linotype" w:hAnsi="Palatino Linotype"/>
          <w:noProof/>
          <w:sz w:val="22"/>
        </w:rPr>
        <w:t xml:space="preserve"> </w:t>
      </w:r>
      <w:r w:rsidRPr="00B83F66">
        <w:rPr>
          <w:rFonts w:ascii="Palatino Linotype" w:hAnsi="Palatino Linotype"/>
          <w:b/>
          <w:bCs/>
          <w:noProof/>
          <w:sz w:val="22"/>
        </w:rPr>
        <w:t>16</w:t>
      </w:r>
      <w:r w:rsidRPr="00B83F66">
        <w:rPr>
          <w:rFonts w:ascii="Palatino Linotype" w:hAnsi="Palatino Linotype"/>
          <w:noProof/>
          <w:sz w:val="22"/>
        </w:rPr>
        <w:t xml:space="preserve">, 97–159. </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39.</w:t>
      </w:r>
      <w:r w:rsidRPr="00B83F66">
        <w:rPr>
          <w:rFonts w:ascii="Palatino Linotype" w:hAnsi="Palatino Linotype"/>
          <w:noProof/>
          <w:sz w:val="22"/>
        </w:rPr>
        <w:tab/>
        <w:t xml:space="preserve">Wright, S. 1988 Surfaces of selective value revisited. </w:t>
      </w:r>
      <w:r w:rsidRPr="00B83F66">
        <w:rPr>
          <w:rFonts w:ascii="Palatino Linotype" w:hAnsi="Palatino Linotype"/>
          <w:i/>
          <w:iCs/>
          <w:noProof/>
          <w:sz w:val="22"/>
        </w:rPr>
        <w:t>Am. Nat.</w:t>
      </w:r>
      <w:r w:rsidRPr="00B83F66">
        <w:rPr>
          <w:rFonts w:ascii="Palatino Linotype" w:hAnsi="Palatino Linotype"/>
          <w:noProof/>
          <w:sz w:val="22"/>
        </w:rPr>
        <w:t xml:space="preserve"> </w:t>
      </w:r>
      <w:r w:rsidRPr="00B83F66">
        <w:rPr>
          <w:rFonts w:ascii="Palatino Linotype" w:hAnsi="Palatino Linotype"/>
          <w:b/>
          <w:bCs/>
          <w:noProof/>
          <w:sz w:val="22"/>
        </w:rPr>
        <w:t>131</w:t>
      </w:r>
      <w:r w:rsidRPr="00B83F66">
        <w:rPr>
          <w:rFonts w:ascii="Palatino Linotype" w:hAnsi="Palatino Linotype"/>
          <w:noProof/>
          <w:sz w:val="22"/>
        </w:rPr>
        <w:t>, 115–123. (doi:10.1086/284777)</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40.</w:t>
      </w:r>
      <w:r w:rsidRPr="00B83F66">
        <w:rPr>
          <w:rFonts w:ascii="Palatino Linotype" w:hAnsi="Palatino Linotype"/>
          <w:noProof/>
          <w:sz w:val="22"/>
        </w:rPr>
        <w:tab/>
        <w:t xml:space="preserve">Shee, C., Gibson, J. L., Darrow, M. C., Gonzalez, C. &amp; Rosenberg, S. M. 2011 Impact of a stress-inducible switch to mutagenic repair of DNA breaks on mutation in </w:t>
      </w:r>
      <w:r w:rsidRPr="00B83F66">
        <w:rPr>
          <w:rFonts w:ascii="Palatino Linotype" w:hAnsi="Palatino Linotype"/>
          <w:i/>
          <w:iCs/>
          <w:noProof/>
          <w:sz w:val="22"/>
        </w:rPr>
        <w:t>Escherichia coli</w:t>
      </w:r>
      <w:r w:rsidRPr="00B83F66">
        <w:rPr>
          <w:rFonts w:ascii="Palatino Linotype" w:hAnsi="Palatino Linotype"/>
          <w:noProof/>
          <w:sz w:val="22"/>
        </w:rPr>
        <w:t xml:space="preserve">. </w:t>
      </w:r>
      <w:r w:rsidRPr="00B83F66">
        <w:rPr>
          <w:rFonts w:ascii="Palatino Linotype" w:hAnsi="Palatino Linotype"/>
          <w:i/>
          <w:iCs/>
          <w:noProof/>
          <w:sz w:val="22"/>
        </w:rPr>
        <w:t>Proc. Natl. Acad. Sci.</w:t>
      </w:r>
      <w:r w:rsidRPr="00B83F66">
        <w:rPr>
          <w:rFonts w:ascii="Palatino Linotype" w:hAnsi="Palatino Linotype"/>
          <w:noProof/>
          <w:sz w:val="22"/>
        </w:rPr>
        <w:t xml:space="preserve"> </w:t>
      </w:r>
      <w:r w:rsidRPr="00B83F66">
        <w:rPr>
          <w:rFonts w:ascii="Palatino Linotype" w:hAnsi="Palatino Linotype"/>
          <w:b/>
          <w:bCs/>
          <w:noProof/>
          <w:sz w:val="22"/>
        </w:rPr>
        <w:t>108</w:t>
      </w:r>
      <w:r w:rsidRPr="00B83F66">
        <w:rPr>
          <w:rFonts w:ascii="Palatino Linotype" w:hAnsi="Palatino Linotype"/>
          <w:noProof/>
          <w:sz w:val="22"/>
        </w:rPr>
        <w:t>, 13659–13664. (doi:10.1073/pnas.1104681108)</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41.</w:t>
      </w:r>
      <w:r w:rsidRPr="00B83F66">
        <w:rPr>
          <w:rFonts w:ascii="Palatino Linotype" w:hAnsi="Palatino Linotype"/>
          <w:noProof/>
          <w:sz w:val="22"/>
        </w:rPr>
        <w:tab/>
        <w:t xml:space="preserve">Yeiser, B., Pepper, E. D., Goodman, M. F. &amp; Finkel, S. E. 2002 SOS-induced DNA polymerases enhance long-term survival and evolutionary fitness. </w:t>
      </w:r>
      <w:r w:rsidRPr="00B83F66">
        <w:rPr>
          <w:rFonts w:ascii="Palatino Linotype" w:hAnsi="Palatino Linotype"/>
          <w:i/>
          <w:iCs/>
          <w:noProof/>
          <w:sz w:val="22"/>
        </w:rPr>
        <w:t>Proc. Natl. Acad. Sci.</w:t>
      </w:r>
      <w:r w:rsidRPr="00B83F66">
        <w:rPr>
          <w:rFonts w:ascii="Palatino Linotype" w:hAnsi="Palatino Linotype"/>
          <w:noProof/>
          <w:sz w:val="22"/>
        </w:rPr>
        <w:t xml:space="preserve"> </w:t>
      </w:r>
      <w:r w:rsidRPr="00B83F66">
        <w:rPr>
          <w:rFonts w:ascii="Palatino Linotype" w:hAnsi="Palatino Linotype"/>
          <w:b/>
          <w:bCs/>
          <w:noProof/>
          <w:sz w:val="22"/>
        </w:rPr>
        <w:t>99</w:t>
      </w:r>
      <w:r w:rsidRPr="00B83F66">
        <w:rPr>
          <w:rFonts w:ascii="Palatino Linotype" w:hAnsi="Palatino Linotype"/>
          <w:noProof/>
          <w:sz w:val="22"/>
        </w:rPr>
        <w:t>, 8737–41. (doi:10.1073/pnas.092269199)</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42.</w:t>
      </w:r>
      <w:r w:rsidRPr="00B83F66">
        <w:rPr>
          <w:rFonts w:ascii="Palatino Linotype" w:hAnsi="Palatino Linotype"/>
          <w:noProof/>
          <w:sz w:val="22"/>
        </w:rPr>
        <w:tab/>
        <w:t xml:space="preserve">Cirz, R. T., Chin, J. K., Andes, D. R., de Crécy-Lagard, V., Craig, W. A. &amp; Romesberg, F. E. 2005 Inhibition of mutation and combating the evolution of antibiotic resistance. </w:t>
      </w:r>
      <w:r w:rsidRPr="00B83F66">
        <w:rPr>
          <w:rFonts w:ascii="Palatino Linotype" w:hAnsi="Palatino Linotype"/>
          <w:i/>
          <w:iCs/>
          <w:noProof/>
          <w:sz w:val="22"/>
        </w:rPr>
        <w:t>PLoS Biol.</w:t>
      </w:r>
      <w:r w:rsidRPr="00B83F66">
        <w:rPr>
          <w:rFonts w:ascii="Palatino Linotype" w:hAnsi="Palatino Linotype"/>
          <w:noProof/>
          <w:sz w:val="22"/>
        </w:rPr>
        <w:t xml:space="preserve"> </w:t>
      </w:r>
      <w:r w:rsidRPr="00B83F66">
        <w:rPr>
          <w:rFonts w:ascii="Palatino Linotype" w:hAnsi="Palatino Linotype"/>
          <w:b/>
          <w:bCs/>
          <w:noProof/>
          <w:sz w:val="22"/>
        </w:rPr>
        <w:t>3</w:t>
      </w:r>
      <w:r w:rsidRPr="00B83F66">
        <w:rPr>
          <w:rFonts w:ascii="Palatino Linotype" w:hAnsi="Palatino Linotype"/>
          <w:noProof/>
          <w:sz w:val="22"/>
        </w:rPr>
        <w:t>, e176. (doi:10.1371/journal.pbio.0030176)</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lastRenderedPageBreak/>
        <w:t>43.</w:t>
      </w:r>
      <w:r w:rsidRPr="00B83F66">
        <w:rPr>
          <w:rFonts w:ascii="Palatino Linotype" w:hAnsi="Palatino Linotype"/>
          <w:noProof/>
          <w:sz w:val="22"/>
        </w:rPr>
        <w:tab/>
        <w:t xml:space="preserve">Gutierrez, A. et al. 2013 β-Lactam antibiotics promote bacterial mutagenesis via an RpoS-mediated reduction in replication fidelity. </w:t>
      </w:r>
      <w:r w:rsidRPr="00B83F66">
        <w:rPr>
          <w:rFonts w:ascii="Palatino Linotype" w:hAnsi="Palatino Linotype"/>
          <w:i/>
          <w:iCs/>
          <w:noProof/>
          <w:sz w:val="22"/>
        </w:rPr>
        <w:t>Nat. Commun.</w:t>
      </w:r>
      <w:r w:rsidRPr="00B83F66">
        <w:rPr>
          <w:rFonts w:ascii="Palatino Linotype" w:hAnsi="Palatino Linotype"/>
          <w:noProof/>
          <w:sz w:val="22"/>
        </w:rPr>
        <w:t xml:space="preserve"> </w:t>
      </w:r>
      <w:r w:rsidRPr="00B83F66">
        <w:rPr>
          <w:rFonts w:ascii="Palatino Linotype" w:hAnsi="Palatino Linotype"/>
          <w:b/>
          <w:bCs/>
          <w:noProof/>
          <w:sz w:val="22"/>
        </w:rPr>
        <w:t>4</w:t>
      </w:r>
      <w:r w:rsidRPr="00B83F66">
        <w:rPr>
          <w:rFonts w:ascii="Palatino Linotype" w:hAnsi="Palatino Linotype"/>
          <w:noProof/>
          <w:sz w:val="22"/>
        </w:rPr>
        <w:t>, 1610. (doi:10.1038/ncomms2607)</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44.</w:t>
      </w:r>
      <w:r w:rsidRPr="00B83F66">
        <w:rPr>
          <w:rFonts w:ascii="Palatino Linotype" w:hAnsi="Palatino Linotype"/>
          <w:noProof/>
          <w:sz w:val="22"/>
        </w:rPr>
        <w:tab/>
        <w:t xml:space="preserve">Haigh, J. 1978 The accumulation of deleterious genes in a population - Muller’s Ratchet. </w:t>
      </w:r>
      <w:r w:rsidRPr="00B83F66">
        <w:rPr>
          <w:rFonts w:ascii="Palatino Linotype" w:hAnsi="Palatino Linotype"/>
          <w:i/>
          <w:iCs/>
          <w:noProof/>
          <w:sz w:val="22"/>
        </w:rPr>
        <w:t>Theor. Popul. Biol.</w:t>
      </w:r>
      <w:r w:rsidRPr="00B83F66">
        <w:rPr>
          <w:rFonts w:ascii="Palatino Linotype" w:hAnsi="Palatino Linotype"/>
          <w:noProof/>
          <w:sz w:val="22"/>
        </w:rPr>
        <w:t xml:space="preserve"> </w:t>
      </w:r>
      <w:r w:rsidRPr="00B83F66">
        <w:rPr>
          <w:rFonts w:ascii="Palatino Linotype" w:hAnsi="Palatino Linotype"/>
          <w:b/>
          <w:bCs/>
          <w:noProof/>
          <w:sz w:val="22"/>
        </w:rPr>
        <w:t>14</w:t>
      </w:r>
      <w:r w:rsidRPr="00B83F66">
        <w:rPr>
          <w:rFonts w:ascii="Palatino Linotype" w:hAnsi="Palatino Linotype"/>
          <w:noProof/>
          <w:sz w:val="22"/>
        </w:rPr>
        <w:t>, 251–267. (doi:10.1016/0040-5809(78)90027-8)</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45.</w:t>
      </w:r>
      <w:r w:rsidRPr="00B83F66">
        <w:rPr>
          <w:rFonts w:ascii="Palatino Linotype" w:hAnsi="Palatino Linotype"/>
          <w:noProof/>
          <w:sz w:val="22"/>
        </w:rPr>
        <w:tab/>
        <w:t xml:space="preserve">Gessler, D. D. G. 1995 The constraints of finite size in asexual populations and the rate of the ratchet. </w:t>
      </w:r>
      <w:r w:rsidRPr="00B83F66">
        <w:rPr>
          <w:rFonts w:ascii="Palatino Linotype" w:hAnsi="Palatino Linotype"/>
          <w:i/>
          <w:iCs/>
          <w:noProof/>
          <w:sz w:val="22"/>
        </w:rPr>
        <w:t>Genet. Res.</w:t>
      </w:r>
      <w:r w:rsidRPr="00B83F66">
        <w:rPr>
          <w:rFonts w:ascii="Palatino Linotype" w:hAnsi="Palatino Linotype"/>
          <w:noProof/>
          <w:sz w:val="22"/>
        </w:rPr>
        <w:t xml:space="preserve"> </w:t>
      </w:r>
      <w:r w:rsidRPr="00B83F66">
        <w:rPr>
          <w:rFonts w:ascii="Palatino Linotype" w:hAnsi="Palatino Linotype"/>
          <w:b/>
          <w:bCs/>
          <w:noProof/>
          <w:sz w:val="22"/>
        </w:rPr>
        <w:t>66</w:t>
      </w:r>
      <w:r w:rsidRPr="00B83F66">
        <w:rPr>
          <w:rFonts w:ascii="Palatino Linotype" w:hAnsi="Palatino Linotype"/>
          <w:noProof/>
          <w:sz w:val="22"/>
        </w:rPr>
        <w:t>, 241. (doi:10.1017/S0016672300034686)</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46.</w:t>
      </w:r>
      <w:r w:rsidRPr="00B83F66">
        <w:rPr>
          <w:rFonts w:ascii="Palatino Linotype" w:hAnsi="Palatino Linotype"/>
          <w:noProof/>
          <w:sz w:val="22"/>
        </w:rPr>
        <w:tab/>
        <w:t xml:space="preserve">Gordo, I. &amp; Dionisio, F. 2005 Nonequilibrium model for estimating parameters of deleterious mutations. </w:t>
      </w:r>
      <w:r w:rsidRPr="00B83F66">
        <w:rPr>
          <w:rFonts w:ascii="Palatino Linotype" w:hAnsi="Palatino Linotype"/>
          <w:i/>
          <w:iCs/>
          <w:noProof/>
          <w:sz w:val="22"/>
        </w:rPr>
        <w:t>Phys. Rev. E</w:t>
      </w:r>
      <w:r w:rsidRPr="00B83F66">
        <w:rPr>
          <w:rFonts w:ascii="Palatino Linotype" w:hAnsi="Palatino Linotype"/>
          <w:noProof/>
          <w:sz w:val="22"/>
        </w:rPr>
        <w:t xml:space="preserve"> </w:t>
      </w:r>
      <w:r w:rsidRPr="00B83F66">
        <w:rPr>
          <w:rFonts w:ascii="Palatino Linotype" w:hAnsi="Palatino Linotype"/>
          <w:b/>
          <w:bCs/>
          <w:noProof/>
          <w:sz w:val="22"/>
        </w:rPr>
        <w:t>71</w:t>
      </w:r>
      <w:r w:rsidRPr="00B83F66">
        <w:rPr>
          <w:rFonts w:ascii="Palatino Linotype" w:hAnsi="Palatino Linotype"/>
          <w:noProof/>
          <w:sz w:val="22"/>
        </w:rPr>
        <w:t>, 18–21. (doi:10.1103/PhysRevE.71.031907)</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47.</w:t>
      </w:r>
      <w:r w:rsidRPr="00B83F66">
        <w:rPr>
          <w:rFonts w:ascii="Palatino Linotype" w:hAnsi="Palatino Linotype"/>
          <w:noProof/>
          <w:sz w:val="22"/>
        </w:rPr>
        <w:tab/>
        <w:t xml:space="preserve">Eshel, I. 1981 On the survival probability of a slightly advantageous mutant gene with a general distribution of progeny size - a branching process model. </w:t>
      </w:r>
      <w:r w:rsidRPr="00B83F66">
        <w:rPr>
          <w:rFonts w:ascii="Palatino Linotype" w:hAnsi="Palatino Linotype"/>
          <w:i/>
          <w:iCs/>
          <w:noProof/>
          <w:sz w:val="22"/>
        </w:rPr>
        <w:t>J. Math. Biol.</w:t>
      </w:r>
      <w:r w:rsidRPr="00B83F66">
        <w:rPr>
          <w:rFonts w:ascii="Palatino Linotype" w:hAnsi="Palatino Linotype"/>
          <w:noProof/>
          <w:sz w:val="22"/>
        </w:rPr>
        <w:t xml:space="preserve"> </w:t>
      </w:r>
      <w:r w:rsidRPr="00B83F66">
        <w:rPr>
          <w:rFonts w:ascii="Palatino Linotype" w:hAnsi="Palatino Linotype"/>
          <w:b/>
          <w:bCs/>
          <w:noProof/>
          <w:sz w:val="22"/>
        </w:rPr>
        <w:t>12</w:t>
      </w:r>
      <w:r w:rsidRPr="00B83F66">
        <w:rPr>
          <w:rFonts w:ascii="Palatino Linotype" w:hAnsi="Palatino Linotype"/>
          <w:noProof/>
          <w:sz w:val="22"/>
        </w:rPr>
        <w:t>, 355–362. (doi:10.1007/BF00276922)</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48.</w:t>
      </w:r>
      <w:r w:rsidRPr="00B83F66">
        <w:rPr>
          <w:rFonts w:ascii="Palatino Linotype" w:hAnsi="Palatino Linotype"/>
          <w:noProof/>
          <w:sz w:val="22"/>
        </w:rPr>
        <w:tab/>
        <w:t xml:space="preserve">Fisher, R. A. 1930 </w:t>
      </w:r>
      <w:r w:rsidRPr="00B83F66">
        <w:rPr>
          <w:rFonts w:ascii="Palatino Linotype" w:hAnsi="Palatino Linotype"/>
          <w:i/>
          <w:iCs/>
          <w:noProof/>
          <w:sz w:val="22"/>
        </w:rPr>
        <w:t>The Genetical Theory of Natural Selection</w:t>
      </w:r>
      <w:r w:rsidRPr="00B83F66">
        <w:rPr>
          <w:rFonts w:ascii="Palatino Linotype" w:hAnsi="Palatino Linotype"/>
          <w:noProof/>
          <w:sz w:val="22"/>
        </w:rPr>
        <w:t>. Oxford: Clarendon Press.</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49.</w:t>
      </w:r>
      <w:r w:rsidRPr="00B83F66">
        <w:rPr>
          <w:rFonts w:ascii="Palatino Linotype" w:hAnsi="Palatino Linotype"/>
          <w:noProof/>
          <w:sz w:val="22"/>
        </w:rPr>
        <w:tab/>
        <w:t xml:space="preserve">Patwa, Z. &amp; Wahl, L. M. 2008 The fixation probability of beneficial mutations. </w:t>
      </w:r>
      <w:r w:rsidRPr="00B83F66">
        <w:rPr>
          <w:rFonts w:ascii="Palatino Linotype" w:hAnsi="Palatino Linotype"/>
          <w:i/>
          <w:iCs/>
          <w:noProof/>
          <w:sz w:val="22"/>
        </w:rPr>
        <w:t>J. R. Soc. Interface</w:t>
      </w:r>
      <w:r w:rsidRPr="00B83F66">
        <w:rPr>
          <w:rFonts w:ascii="Palatino Linotype" w:hAnsi="Palatino Linotype"/>
          <w:noProof/>
          <w:sz w:val="22"/>
        </w:rPr>
        <w:t xml:space="preserve"> </w:t>
      </w:r>
      <w:r w:rsidRPr="00B83F66">
        <w:rPr>
          <w:rFonts w:ascii="Palatino Linotype" w:hAnsi="Palatino Linotype"/>
          <w:b/>
          <w:bCs/>
          <w:noProof/>
          <w:sz w:val="22"/>
        </w:rPr>
        <w:t>5</w:t>
      </w:r>
      <w:r w:rsidRPr="00B83F66">
        <w:rPr>
          <w:rFonts w:ascii="Palatino Linotype" w:hAnsi="Palatino Linotype"/>
          <w:noProof/>
          <w:sz w:val="22"/>
        </w:rPr>
        <w:t>, 1279–89. (doi:10.1098/rsif.2008.0248)</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50.</w:t>
      </w:r>
      <w:r w:rsidRPr="00B83F66">
        <w:rPr>
          <w:rFonts w:ascii="Palatino Linotype" w:hAnsi="Palatino Linotype"/>
          <w:noProof/>
          <w:sz w:val="22"/>
        </w:rPr>
        <w:tab/>
        <w:t xml:space="preserve">Weinreich, D. M. &amp; Chao, L. 2005 Rapid evolutionary escape by large populations from local fitness peaks is likely in nature. </w:t>
      </w:r>
      <w:r w:rsidRPr="00B83F66">
        <w:rPr>
          <w:rFonts w:ascii="Palatino Linotype" w:hAnsi="Palatino Linotype"/>
          <w:i/>
          <w:iCs/>
          <w:noProof/>
          <w:sz w:val="22"/>
        </w:rPr>
        <w:t>Evolution</w:t>
      </w:r>
      <w:r w:rsidRPr="00B83F66">
        <w:rPr>
          <w:rFonts w:ascii="Palatino Linotype" w:hAnsi="Palatino Linotype"/>
          <w:noProof/>
          <w:sz w:val="22"/>
        </w:rPr>
        <w:t xml:space="preserve"> </w:t>
      </w:r>
      <w:r w:rsidRPr="00B83F66">
        <w:rPr>
          <w:rFonts w:ascii="Palatino Linotype" w:hAnsi="Palatino Linotype"/>
          <w:b/>
          <w:bCs/>
          <w:noProof/>
          <w:sz w:val="22"/>
        </w:rPr>
        <w:t>59</w:t>
      </w:r>
      <w:r w:rsidRPr="00B83F66">
        <w:rPr>
          <w:rFonts w:ascii="Palatino Linotype" w:hAnsi="Palatino Linotype"/>
          <w:noProof/>
          <w:sz w:val="22"/>
        </w:rPr>
        <w:t xml:space="preserve">, 1175–82. </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51.</w:t>
      </w:r>
      <w:r w:rsidRPr="00B83F66">
        <w:rPr>
          <w:rFonts w:ascii="Palatino Linotype" w:hAnsi="Palatino Linotype"/>
          <w:noProof/>
          <w:sz w:val="22"/>
        </w:rPr>
        <w:tab/>
        <w:t xml:space="preserve">Maynard Smith, J. &amp; Haigh, J. 1974 The hitch-hiking effect of a favourable gene. </w:t>
      </w:r>
      <w:r w:rsidRPr="00B83F66">
        <w:rPr>
          <w:rFonts w:ascii="Palatino Linotype" w:hAnsi="Palatino Linotype"/>
          <w:i/>
          <w:iCs/>
          <w:noProof/>
          <w:sz w:val="22"/>
        </w:rPr>
        <w:t>Genet. Res.</w:t>
      </w:r>
      <w:r w:rsidRPr="00B83F66">
        <w:rPr>
          <w:rFonts w:ascii="Palatino Linotype" w:hAnsi="Palatino Linotype"/>
          <w:noProof/>
          <w:sz w:val="22"/>
        </w:rPr>
        <w:t xml:space="preserve"> </w:t>
      </w:r>
      <w:r w:rsidRPr="00B83F66">
        <w:rPr>
          <w:rFonts w:ascii="Palatino Linotype" w:hAnsi="Palatino Linotype"/>
          <w:b/>
          <w:bCs/>
          <w:noProof/>
          <w:sz w:val="22"/>
        </w:rPr>
        <w:t>23</w:t>
      </w:r>
      <w:r w:rsidRPr="00B83F66">
        <w:rPr>
          <w:rFonts w:ascii="Palatino Linotype" w:hAnsi="Palatino Linotype"/>
          <w:noProof/>
          <w:sz w:val="22"/>
        </w:rPr>
        <w:t>, 23–35. (doi:10.1017/S0016672300014634)</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52.</w:t>
      </w:r>
      <w:r w:rsidRPr="00B83F66">
        <w:rPr>
          <w:rFonts w:ascii="Palatino Linotype" w:hAnsi="Palatino Linotype"/>
          <w:noProof/>
          <w:sz w:val="22"/>
        </w:rPr>
        <w:tab/>
        <w:t xml:space="preserve">Lynch, M., Bürger, R., Butcher, D. &amp; Gabriel, W. 1993 The mutational meltdown in asexual populations. </w:t>
      </w:r>
      <w:r w:rsidRPr="00B83F66">
        <w:rPr>
          <w:rFonts w:ascii="Palatino Linotype" w:hAnsi="Palatino Linotype"/>
          <w:i/>
          <w:iCs/>
          <w:noProof/>
          <w:sz w:val="22"/>
        </w:rPr>
        <w:t>J. Hered.</w:t>
      </w:r>
      <w:r w:rsidRPr="00B83F66">
        <w:rPr>
          <w:rFonts w:ascii="Palatino Linotype" w:hAnsi="Palatino Linotype"/>
          <w:noProof/>
          <w:sz w:val="22"/>
        </w:rPr>
        <w:t xml:space="preserve"> </w:t>
      </w:r>
      <w:r w:rsidRPr="00B83F66">
        <w:rPr>
          <w:rFonts w:ascii="Palatino Linotype" w:hAnsi="Palatino Linotype"/>
          <w:b/>
          <w:bCs/>
          <w:noProof/>
          <w:sz w:val="22"/>
        </w:rPr>
        <w:t>84</w:t>
      </w:r>
      <w:r w:rsidRPr="00B83F66">
        <w:rPr>
          <w:rFonts w:ascii="Palatino Linotype" w:hAnsi="Palatino Linotype"/>
          <w:noProof/>
          <w:sz w:val="22"/>
        </w:rPr>
        <w:t xml:space="preserve">, 339–44. </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53.</w:t>
      </w:r>
      <w:r w:rsidRPr="00B83F66">
        <w:rPr>
          <w:rFonts w:ascii="Palatino Linotype" w:hAnsi="Palatino Linotype"/>
          <w:noProof/>
          <w:sz w:val="22"/>
        </w:rPr>
        <w:tab/>
        <w:t xml:space="preserve">Obolski, U. &amp; Hadany, L. 2012 Implications of stress-induced genetic variation for minimizing multidrug resistance in bacteria. </w:t>
      </w:r>
      <w:r w:rsidRPr="00B83F66">
        <w:rPr>
          <w:rFonts w:ascii="Palatino Linotype" w:hAnsi="Palatino Linotype"/>
          <w:i/>
          <w:iCs/>
          <w:noProof/>
          <w:sz w:val="22"/>
        </w:rPr>
        <w:t>BMC Med.</w:t>
      </w:r>
      <w:r w:rsidRPr="00B83F66">
        <w:rPr>
          <w:rFonts w:ascii="Palatino Linotype" w:hAnsi="Palatino Linotype"/>
          <w:noProof/>
          <w:sz w:val="22"/>
        </w:rPr>
        <w:t xml:space="preserve"> </w:t>
      </w:r>
      <w:r w:rsidRPr="00B83F66">
        <w:rPr>
          <w:rFonts w:ascii="Palatino Linotype" w:hAnsi="Palatino Linotype"/>
          <w:b/>
          <w:bCs/>
          <w:noProof/>
          <w:sz w:val="22"/>
        </w:rPr>
        <w:t>10</w:t>
      </w:r>
      <w:r w:rsidRPr="00B83F66">
        <w:rPr>
          <w:rFonts w:ascii="Palatino Linotype" w:hAnsi="Palatino Linotype"/>
          <w:noProof/>
          <w:sz w:val="22"/>
        </w:rPr>
        <w:t>, 1–30. (doi:10.1186/1741-7015-10-89)</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54.</w:t>
      </w:r>
      <w:r w:rsidRPr="00B83F66">
        <w:rPr>
          <w:rFonts w:ascii="Palatino Linotype" w:hAnsi="Palatino Linotype"/>
          <w:noProof/>
          <w:sz w:val="22"/>
        </w:rPr>
        <w:tab/>
        <w:t xml:space="preserve">Shor, E., Fox, C. a. &amp; Broach, J. R. 2013 The yeast environmental stress response regulates mutagenesis induced by proteotoxic stress. </w:t>
      </w:r>
      <w:r w:rsidRPr="00B83F66">
        <w:rPr>
          <w:rFonts w:ascii="Palatino Linotype" w:hAnsi="Palatino Linotype"/>
          <w:i/>
          <w:iCs/>
          <w:noProof/>
          <w:sz w:val="22"/>
        </w:rPr>
        <w:t>PLoS Genet.</w:t>
      </w:r>
      <w:r w:rsidRPr="00B83F66">
        <w:rPr>
          <w:rFonts w:ascii="Palatino Linotype" w:hAnsi="Palatino Linotype"/>
          <w:noProof/>
          <w:sz w:val="22"/>
        </w:rPr>
        <w:t xml:space="preserve"> </w:t>
      </w:r>
      <w:r w:rsidRPr="00B83F66">
        <w:rPr>
          <w:rFonts w:ascii="Palatino Linotype" w:hAnsi="Palatino Linotype"/>
          <w:b/>
          <w:bCs/>
          <w:noProof/>
          <w:sz w:val="22"/>
        </w:rPr>
        <w:t>9</w:t>
      </w:r>
      <w:r w:rsidRPr="00B83F66">
        <w:rPr>
          <w:rFonts w:ascii="Palatino Linotype" w:hAnsi="Palatino Linotype"/>
          <w:noProof/>
          <w:sz w:val="22"/>
        </w:rPr>
        <w:t>, e1003680. (doi:10.1371/journal.pgen.1003680)</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55.</w:t>
      </w:r>
      <w:r w:rsidRPr="00B83F66">
        <w:rPr>
          <w:rFonts w:ascii="Palatino Linotype" w:hAnsi="Palatino Linotype"/>
          <w:noProof/>
          <w:sz w:val="22"/>
        </w:rPr>
        <w:tab/>
        <w:t xml:space="preserve">Karpinets, T., Greenwood, D., Pogribny, I. &amp; Samatova, N. 2006 Bacterial stationary-state mutagenesis and Mammalian tumorigenesis as stress-induced cellular adaptations and the role of epigenetics. </w:t>
      </w:r>
      <w:r w:rsidRPr="00B83F66">
        <w:rPr>
          <w:rFonts w:ascii="Palatino Linotype" w:hAnsi="Palatino Linotype"/>
          <w:i/>
          <w:iCs/>
          <w:noProof/>
          <w:sz w:val="22"/>
        </w:rPr>
        <w:t>Curr. Genomics</w:t>
      </w:r>
      <w:r w:rsidRPr="00B83F66">
        <w:rPr>
          <w:rFonts w:ascii="Palatino Linotype" w:hAnsi="Palatino Linotype"/>
          <w:noProof/>
          <w:sz w:val="22"/>
        </w:rPr>
        <w:t xml:space="preserve"> </w:t>
      </w:r>
      <w:r w:rsidRPr="00B83F66">
        <w:rPr>
          <w:rFonts w:ascii="Palatino Linotype" w:hAnsi="Palatino Linotype"/>
          <w:b/>
          <w:bCs/>
          <w:noProof/>
          <w:sz w:val="22"/>
        </w:rPr>
        <w:t>7</w:t>
      </w:r>
      <w:r w:rsidRPr="00B83F66">
        <w:rPr>
          <w:rFonts w:ascii="Palatino Linotype" w:hAnsi="Palatino Linotype"/>
          <w:noProof/>
          <w:sz w:val="22"/>
        </w:rPr>
        <w:t xml:space="preserve">, 481–96. </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lastRenderedPageBreak/>
        <w:t>56.</w:t>
      </w:r>
      <w:r w:rsidRPr="00B83F66">
        <w:rPr>
          <w:rFonts w:ascii="Palatino Linotype" w:hAnsi="Palatino Linotype"/>
          <w:noProof/>
          <w:sz w:val="22"/>
        </w:rPr>
        <w:tab/>
        <w:t xml:space="preserve">Torres-Barceló, C., Cabot, G., Oliver, A., Buckling, A. &amp; MacLean, R. C. 2013 A trade-off between oxidative stress resistance and DNA repair plays a role in the evolution of elevated mutation rates in bacteria. </w:t>
      </w:r>
      <w:r w:rsidRPr="00B83F66">
        <w:rPr>
          <w:rFonts w:ascii="Palatino Linotype" w:hAnsi="Palatino Linotype"/>
          <w:i/>
          <w:iCs/>
          <w:noProof/>
          <w:sz w:val="22"/>
        </w:rPr>
        <w:t>Proc. R. Soc. B Biol. Sci.</w:t>
      </w:r>
      <w:r w:rsidRPr="00B83F66">
        <w:rPr>
          <w:rFonts w:ascii="Palatino Linotype" w:hAnsi="Palatino Linotype"/>
          <w:noProof/>
          <w:sz w:val="22"/>
        </w:rPr>
        <w:t xml:space="preserve"> </w:t>
      </w:r>
      <w:r w:rsidRPr="00B83F66">
        <w:rPr>
          <w:rFonts w:ascii="Palatino Linotype" w:hAnsi="Palatino Linotype"/>
          <w:b/>
          <w:bCs/>
          <w:noProof/>
          <w:sz w:val="22"/>
        </w:rPr>
        <w:t>280</w:t>
      </w:r>
      <w:r w:rsidRPr="00B83F66">
        <w:rPr>
          <w:rFonts w:ascii="Palatino Linotype" w:hAnsi="Palatino Linotype"/>
          <w:noProof/>
          <w:sz w:val="22"/>
        </w:rPr>
        <w:t>, 20130007. (doi:10.1098/rspb.2013.0007)</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57.</w:t>
      </w:r>
      <w:r w:rsidRPr="00B83F66">
        <w:rPr>
          <w:rFonts w:ascii="Palatino Linotype" w:hAnsi="Palatino Linotype"/>
          <w:noProof/>
          <w:sz w:val="22"/>
        </w:rPr>
        <w:tab/>
        <w:t xml:space="preserve">Christiansen, F. B., Otto, S. P., Bergman, A. &amp; Feldman, M. W. 1998 Waiting with and without recombination: the time to production of a double mutant. </w:t>
      </w:r>
      <w:r w:rsidRPr="00B83F66">
        <w:rPr>
          <w:rFonts w:ascii="Palatino Linotype" w:hAnsi="Palatino Linotype"/>
          <w:i/>
          <w:iCs/>
          <w:noProof/>
          <w:sz w:val="22"/>
        </w:rPr>
        <w:t>Theor. Popul. Biol.</w:t>
      </w:r>
      <w:r w:rsidRPr="00B83F66">
        <w:rPr>
          <w:rFonts w:ascii="Palatino Linotype" w:hAnsi="Palatino Linotype"/>
          <w:noProof/>
          <w:sz w:val="22"/>
        </w:rPr>
        <w:t xml:space="preserve"> </w:t>
      </w:r>
      <w:r w:rsidRPr="00B83F66">
        <w:rPr>
          <w:rFonts w:ascii="Palatino Linotype" w:hAnsi="Palatino Linotype"/>
          <w:b/>
          <w:bCs/>
          <w:noProof/>
          <w:sz w:val="22"/>
        </w:rPr>
        <w:t>53</w:t>
      </w:r>
      <w:r w:rsidRPr="00B83F66">
        <w:rPr>
          <w:rFonts w:ascii="Palatino Linotype" w:hAnsi="Palatino Linotype"/>
          <w:noProof/>
          <w:sz w:val="22"/>
        </w:rPr>
        <w:t>, 199–215. (doi:10.1006/tpbi.1997.1358)</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58.</w:t>
      </w:r>
      <w:r w:rsidRPr="00B83F66">
        <w:rPr>
          <w:rFonts w:ascii="Palatino Linotype" w:hAnsi="Palatino Linotype"/>
          <w:noProof/>
          <w:sz w:val="22"/>
        </w:rPr>
        <w:tab/>
        <w:t xml:space="preserve">Dawson, K. J. 1998 Evolutionarily stable mutation rates. </w:t>
      </w:r>
      <w:r w:rsidRPr="00B83F66">
        <w:rPr>
          <w:rFonts w:ascii="Palatino Linotype" w:hAnsi="Palatino Linotype"/>
          <w:i/>
          <w:iCs/>
          <w:noProof/>
          <w:sz w:val="22"/>
        </w:rPr>
        <w:t>J. Theor. Biol.</w:t>
      </w:r>
      <w:r w:rsidRPr="00B83F66">
        <w:rPr>
          <w:rFonts w:ascii="Palatino Linotype" w:hAnsi="Palatino Linotype"/>
          <w:noProof/>
          <w:sz w:val="22"/>
        </w:rPr>
        <w:t xml:space="preserve"> </w:t>
      </w:r>
      <w:r w:rsidRPr="00B83F66">
        <w:rPr>
          <w:rFonts w:ascii="Palatino Linotype" w:hAnsi="Palatino Linotype"/>
          <w:b/>
          <w:bCs/>
          <w:noProof/>
          <w:sz w:val="22"/>
        </w:rPr>
        <w:t>194</w:t>
      </w:r>
      <w:r w:rsidRPr="00B83F66">
        <w:rPr>
          <w:rFonts w:ascii="Palatino Linotype" w:hAnsi="Palatino Linotype"/>
          <w:noProof/>
          <w:sz w:val="22"/>
        </w:rPr>
        <w:t>, 143–57. (doi:10.1006/jtbi.1998.0752)</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59.</w:t>
      </w:r>
      <w:r w:rsidRPr="00B83F66">
        <w:rPr>
          <w:rFonts w:ascii="Palatino Linotype" w:hAnsi="Palatino Linotype"/>
          <w:noProof/>
          <w:sz w:val="22"/>
        </w:rPr>
        <w:tab/>
        <w:t xml:space="preserve">Giraud, A., Matic, I., Tenaillon, O., Clara, A., Radman, M., Fons, M. &amp; Taddei, F. 2001 Costs and benefits of high mutation rates: adaptive evolution of bacteria in the mouse gut. </w:t>
      </w:r>
      <w:r w:rsidRPr="00B83F66">
        <w:rPr>
          <w:rFonts w:ascii="Palatino Linotype" w:hAnsi="Palatino Linotype"/>
          <w:i/>
          <w:iCs/>
          <w:noProof/>
          <w:sz w:val="22"/>
        </w:rPr>
        <w:t>Science (80-. ).</w:t>
      </w:r>
      <w:r w:rsidRPr="00B83F66">
        <w:rPr>
          <w:rFonts w:ascii="Palatino Linotype" w:hAnsi="Palatino Linotype"/>
          <w:noProof/>
          <w:sz w:val="22"/>
        </w:rPr>
        <w:t xml:space="preserve"> </w:t>
      </w:r>
      <w:r w:rsidRPr="00B83F66">
        <w:rPr>
          <w:rFonts w:ascii="Palatino Linotype" w:hAnsi="Palatino Linotype"/>
          <w:b/>
          <w:bCs/>
          <w:noProof/>
          <w:sz w:val="22"/>
        </w:rPr>
        <w:t>291</w:t>
      </w:r>
      <w:r w:rsidRPr="00B83F66">
        <w:rPr>
          <w:rFonts w:ascii="Palatino Linotype" w:hAnsi="Palatino Linotype"/>
          <w:noProof/>
          <w:sz w:val="22"/>
        </w:rPr>
        <w:t>, 2606–8. (doi:10.1126/science.1056421)</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60.</w:t>
      </w:r>
      <w:r w:rsidRPr="00B83F66">
        <w:rPr>
          <w:rFonts w:ascii="Palatino Linotype" w:hAnsi="Palatino Linotype"/>
          <w:noProof/>
          <w:sz w:val="22"/>
        </w:rPr>
        <w:tab/>
        <w:t xml:space="preserve">Loh, E., Salk, J. J. &amp; Loeb, L. A. 2010 Optimization of DNA polymerase mutation rates during bacterial evolution. </w:t>
      </w:r>
      <w:r w:rsidRPr="00B83F66">
        <w:rPr>
          <w:rFonts w:ascii="Palatino Linotype" w:hAnsi="Palatino Linotype"/>
          <w:i/>
          <w:iCs/>
          <w:noProof/>
          <w:sz w:val="22"/>
        </w:rPr>
        <w:t>Proc. Natl. Acad. Sci.</w:t>
      </w:r>
      <w:r w:rsidRPr="00B83F66">
        <w:rPr>
          <w:rFonts w:ascii="Palatino Linotype" w:hAnsi="Palatino Linotype"/>
          <w:noProof/>
          <w:sz w:val="22"/>
        </w:rPr>
        <w:t xml:space="preserve"> </w:t>
      </w:r>
      <w:r w:rsidRPr="00B83F66">
        <w:rPr>
          <w:rFonts w:ascii="Palatino Linotype" w:hAnsi="Palatino Linotype"/>
          <w:b/>
          <w:bCs/>
          <w:noProof/>
          <w:sz w:val="22"/>
        </w:rPr>
        <w:t>107</w:t>
      </w:r>
      <w:r w:rsidRPr="00B83F66">
        <w:rPr>
          <w:rFonts w:ascii="Palatino Linotype" w:hAnsi="Palatino Linotype"/>
          <w:noProof/>
          <w:sz w:val="22"/>
        </w:rPr>
        <w:t>, 1154–9. (doi:10.1073/pnas.0912451107)</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61.</w:t>
      </w:r>
      <w:r w:rsidRPr="00B83F66">
        <w:rPr>
          <w:rFonts w:ascii="Palatino Linotype" w:hAnsi="Palatino Linotype"/>
          <w:noProof/>
          <w:sz w:val="22"/>
        </w:rPr>
        <w:tab/>
        <w:t xml:space="preserve">Gentile, C. F., Yu, S.-C., Serrano, S. A., Gerrish, P. J. &amp; Sniegowski, P. D. 2011 Competition between high- and higher-mutating strains of </w:t>
      </w:r>
      <w:r w:rsidRPr="00B83F66">
        <w:rPr>
          <w:rFonts w:ascii="Palatino Linotype" w:hAnsi="Palatino Linotype"/>
          <w:i/>
          <w:iCs/>
          <w:noProof/>
          <w:sz w:val="22"/>
        </w:rPr>
        <w:t>Escherichia coli</w:t>
      </w:r>
      <w:r w:rsidRPr="00B83F66">
        <w:rPr>
          <w:rFonts w:ascii="Palatino Linotype" w:hAnsi="Palatino Linotype"/>
          <w:noProof/>
          <w:sz w:val="22"/>
        </w:rPr>
        <w:t xml:space="preserve">. </w:t>
      </w:r>
      <w:r w:rsidRPr="00B83F66">
        <w:rPr>
          <w:rFonts w:ascii="Palatino Linotype" w:hAnsi="Palatino Linotype"/>
          <w:i/>
          <w:iCs/>
          <w:noProof/>
          <w:sz w:val="22"/>
        </w:rPr>
        <w:t>Biol. Lett.</w:t>
      </w:r>
      <w:r w:rsidRPr="00B83F66">
        <w:rPr>
          <w:rFonts w:ascii="Palatino Linotype" w:hAnsi="Palatino Linotype"/>
          <w:noProof/>
          <w:sz w:val="22"/>
        </w:rPr>
        <w:t xml:space="preserve"> </w:t>
      </w:r>
      <w:r w:rsidRPr="00B83F66">
        <w:rPr>
          <w:rFonts w:ascii="Palatino Linotype" w:hAnsi="Palatino Linotype"/>
          <w:b/>
          <w:bCs/>
          <w:noProof/>
          <w:sz w:val="22"/>
        </w:rPr>
        <w:t>7</w:t>
      </w:r>
      <w:r w:rsidRPr="00B83F66">
        <w:rPr>
          <w:rFonts w:ascii="Palatino Linotype" w:hAnsi="Palatino Linotype"/>
          <w:noProof/>
          <w:sz w:val="22"/>
        </w:rPr>
        <w:t>, 422–4. (doi:10.1098/rsbl.2010.1036)</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62.</w:t>
      </w:r>
      <w:r w:rsidRPr="00B83F66">
        <w:rPr>
          <w:rFonts w:ascii="Palatino Linotype" w:hAnsi="Palatino Linotype"/>
          <w:noProof/>
          <w:sz w:val="22"/>
        </w:rPr>
        <w:tab/>
        <w:t xml:space="preserve">Tenaillon, O., Le Nagard, H., Godelle, B. &amp; Taddei, F. 2000 Mutators and sex in bacteria: conflict between adaptive strategies. </w:t>
      </w:r>
      <w:r w:rsidRPr="00B83F66">
        <w:rPr>
          <w:rFonts w:ascii="Palatino Linotype" w:hAnsi="Palatino Linotype"/>
          <w:i/>
          <w:iCs/>
          <w:noProof/>
          <w:sz w:val="22"/>
        </w:rPr>
        <w:t>Proc. Natl. Acad. Sci.</w:t>
      </w:r>
      <w:r w:rsidRPr="00B83F66">
        <w:rPr>
          <w:rFonts w:ascii="Palatino Linotype" w:hAnsi="Palatino Linotype"/>
          <w:noProof/>
          <w:sz w:val="22"/>
        </w:rPr>
        <w:t xml:space="preserve"> </w:t>
      </w:r>
      <w:r w:rsidRPr="00B83F66">
        <w:rPr>
          <w:rFonts w:ascii="Palatino Linotype" w:hAnsi="Palatino Linotype"/>
          <w:b/>
          <w:bCs/>
          <w:noProof/>
          <w:sz w:val="22"/>
        </w:rPr>
        <w:t>97</w:t>
      </w:r>
      <w:r w:rsidRPr="00B83F66">
        <w:rPr>
          <w:rFonts w:ascii="Palatino Linotype" w:hAnsi="Palatino Linotype"/>
          <w:noProof/>
          <w:sz w:val="22"/>
        </w:rPr>
        <w:t>, 10465–70. (doi:10.1073/pnas.180063397)</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63.</w:t>
      </w:r>
      <w:r w:rsidRPr="00B83F66">
        <w:rPr>
          <w:rFonts w:ascii="Palatino Linotype" w:hAnsi="Palatino Linotype"/>
          <w:noProof/>
          <w:sz w:val="22"/>
        </w:rPr>
        <w:tab/>
        <w:t xml:space="preserve">Crow, J. F., Engels, W. R. &amp; Denniston, C. 1990 Phase Three of Wright’s Shifting-Balance Theory. </w:t>
      </w:r>
      <w:r w:rsidRPr="00B83F66">
        <w:rPr>
          <w:rFonts w:ascii="Palatino Linotype" w:hAnsi="Palatino Linotype"/>
          <w:i/>
          <w:iCs/>
          <w:noProof/>
          <w:sz w:val="22"/>
        </w:rPr>
        <w:t>Evolution</w:t>
      </w:r>
      <w:r w:rsidRPr="00B83F66">
        <w:rPr>
          <w:rFonts w:ascii="Palatino Linotype" w:hAnsi="Palatino Linotype"/>
          <w:noProof/>
          <w:sz w:val="22"/>
        </w:rPr>
        <w:t xml:space="preserve"> </w:t>
      </w:r>
      <w:r w:rsidRPr="00B83F66">
        <w:rPr>
          <w:rFonts w:ascii="Palatino Linotype" w:hAnsi="Palatino Linotype"/>
          <w:b/>
          <w:bCs/>
          <w:noProof/>
          <w:sz w:val="22"/>
        </w:rPr>
        <w:t>44</w:t>
      </w:r>
      <w:r w:rsidRPr="00B83F66">
        <w:rPr>
          <w:rFonts w:ascii="Palatino Linotype" w:hAnsi="Palatino Linotype"/>
          <w:noProof/>
          <w:sz w:val="22"/>
        </w:rPr>
        <w:t>, 233. (doi:10.2307/2409403)</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64.</w:t>
      </w:r>
      <w:r w:rsidRPr="00B83F66">
        <w:rPr>
          <w:rFonts w:ascii="Palatino Linotype" w:hAnsi="Palatino Linotype"/>
          <w:noProof/>
          <w:sz w:val="22"/>
        </w:rPr>
        <w:tab/>
        <w:t xml:space="preserve">Wade, M. J. &amp; Goodnight, C. J. 1991 Wright’s shifting balance theory: an experimental study. </w:t>
      </w:r>
      <w:r w:rsidRPr="00B83F66">
        <w:rPr>
          <w:rFonts w:ascii="Palatino Linotype" w:hAnsi="Palatino Linotype"/>
          <w:i/>
          <w:iCs/>
          <w:noProof/>
          <w:sz w:val="22"/>
        </w:rPr>
        <w:t>Science (80-. ).</w:t>
      </w:r>
      <w:r w:rsidRPr="00B83F66">
        <w:rPr>
          <w:rFonts w:ascii="Palatino Linotype" w:hAnsi="Palatino Linotype"/>
          <w:noProof/>
          <w:sz w:val="22"/>
        </w:rPr>
        <w:t xml:space="preserve"> </w:t>
      </w:r>
      <w:r w:rsidRPr="00B83F66">
        <w:rPr>
          <w:rFonts w:ascii="Palatino Linotype" w:hAnsi="Palatino Linotype"/>
          <w:b/>
          <w:bCs/>
          <w:noProof/>
          <w:sz w:val="22"/>
        </w:rPr>
        <w:t>253</w:t>
      </w:r>
      <w:r w:rsidRPr="00B83F66">
        <w:rPr>
          <w:rFonts w:ascii="Palatino Linotype" w:hAnsi="Palatino Linotype"/>
          <w:noProof/>
          <w:sz w:val="22"/>
        </w:rPr>
        <w:t>, 1015–8. (doi:10.1126/science.1887214)</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65.</w:t>
      </w:r>
      <w:r w:rsidRPr="00B83F66">
        <w:rPr>
          <w:rFonts w:ascii="Palatino Linotype" w:hAnsi="Palatino Linotype"/>
          <w:noProof/>
          <w:sz w:val="22"/>
        </w:rPr>
        <w:tab/>
        <w:t xml:space="preserve">Peck, S. L., Ellner, S. P. &amp; Gould, F. 2000 Varying migration and deme size and the feasibility of the shifting balance. </w:t>
      </w:r>
      <w:r w:rsidRPr="00B83F66">
        <w:rPr>
          <w:rFonts w:ascii="Palatino Linotype" w:hAnsi="Palatino Linotype"/>
          <w:i/>
          <w:iCs/>
          <w:noProof/>
          <w:sz w:val="22"/>
        </w:rPr>
        <w:t>Evolution</w:t>
      </w:r>
      <w:r w:rsidRPr="00B83F66">
        <w:rPr>
          <w:rFonts w:ascii="Palatino Linotype" w:hAnsi="Palatino Linotype"/>
          <w:noProof/>
          <w:sz w:val="22"/>
        </w:rPr>
        <w:t xml:space="preserve"> </w:t>
      </w:r>
      <w:r w:rsidRPr="00B83F66">
        <w:rPr>
          <w:rFonts w:ascii="Palatino Linotype" w:hAnsi="Palatino Linotype"/>
          <w:b/>
          <w:bCs/>
          <w:noProof/>
          <w:sz w:val="22"/>
        </w:rPr>
        <w:t>54</w:t>
      </w:r>
      <w:r w:rsidRPr="00B83F66">
        <w:rPr>
          <w:rFonts w:ascii="Palatino Linotype" w:hAnsi="Palatino Linotype"/>
          <w:noProof/>
          <w:sz w:val="22"/>
        </w:rPr>
        <w:t>, 324–7. (doi:10.1111/j.0014-3820.2000.tb00035.x)</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66.</w:t>
      </w:r>
      <w:r w:rsidRPr="00B83F66">
        <w:rPr>
          <w:rFonts w:ascii="Palatino Linotype" w:hAnsi="Palatino Linotype"/>
          <w:noProof/>
          <w:sz w:val="22"/>
        </w:rPr>
        <w:tab/>
        <w:t xml:space="preserve">Moore, F. B.-G. &amp; Tonsor, S. J. 1994 A Simulation of Wright’s Shifting-Balance Process: Migration and the Three Phases. </w:t>
      </w:r>
      <w:r w:rsidRPr="00B83F66">
        <w:rPr>
          <w:rFonts w:ascii="Palatino Linotype" w:hAnsi="Palatino Linotype"/>
          <w:i/>
          <w:iCs/>
          <w:noProof/>
          <w:sz w:val="22"/>
        </w:rPr>
        <w:t>Evolution</w:t>
      </w:r>
      <w:r w:rsidRPr="00B83F66">
        <w:rPr>
          <w:rFonts w:ascii="Palatino Linotype" w:hAnsi="Palatino Linotype"/>
          <w:noProof/>
          <w:sz w:val="22"/>
        </w:rPr>
        <w:t xml:space="preserve"> </w:t>
      </w:r>
      <w:r w:rsidRPr="00B83F66">
        <w:rPr>
          <w:rFonts w:ascii="Palatino Linotype" w:hAnsi="Palatino Linotype"/>
          <w:b/>
          <w:bCs/>
          <w:noProof/>
          <w:sz w:val="22"/>
        </w:rPr>
        <w:t>48</w:t>
      </w:r>
      <w:r w:rsidRPr="00B83F66">
        <w:rPr>
          <w:rFonts w:ascii="Palatino Linotype" w:hAnsi="Palatino Linotype"/>
          <w:noProof/>
          <w:sz w:val="22"/>
        </w:rPr>
        <w:t>, 69. (doi:10.2307/2410004)</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67.</w:t>
      </w:r>
      <w:r w:rsidRPr="00B83F66">
        <w:rPr>
          <w:rFonts w:ascii="Palatino Linotype" w:hAnsi="Palatino Linotype"/>
          <w:noProof/>
          <w:sz w:val="22"/>
        </w:rPr>
        <w:tab/>
        <w:t xml:space="preserve">Gavrilets, S. 1996 On phase three of the shifting-balance theory. </w:t>
      </w:r>
      <w:r w:rsidRPr="00B83F66">
        <w:rPr>
          <w:rFonts w:ascii="Palatino Linotype" w:hAnsi="Palatino Linotype"/>
          <w:i/>
          <w:iCs/>
          <w:noProof/>
          <w:sz w:val="22"/>
        </w:rPr>
        <w:t>Evolution</w:t>
      </w:r>
      <w:r w:rsidRPr="00B83F66">
        <w:rPr>
          <w:rFonts w:ascii="Palatino Linotype" w:hAnsi="Palatino Linotype"/>
          <w:noProof/>
          <w:sz w:val="22"/>
        </w:rPr>
        <w:t xml:space="preserve"> </w:t>
      </w:r>
      <w:r w:rsidRPr="00B83F66">
        <w:rPr>
          <w:rFonts w:ascii="Palatino Linotype" w:hAnsi="Palatino Linotype"/>
          <w:b/>
          <w:bCs/>
          <w:noProof/>
          <w:sz w:val="22"/>
        </w:rPr>
        <w:t>50</w:t>
      </w:r>
      <w:r w:rsidRPr="00B83F66">
        <w:rPr>
          <w:rFonts w:ascii="Palatino Linotype" w:hAnsi="Palatino Linotype"/>
          <w:noProof/>
          <w:sz w:val="22"/>
        </w:rPr>
        <w:t>, 1034–1041. (doi:10.2307/2410644)</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lastRenderedPageBreak/>
        <w:t>68.</w:t>
      </w:r>
      <w:r w:rsidRPr="00B83F66">
        <w:rPr>
          <w:rFonts w:ascii="Palatino Linotype" w:hAnsi="Palatino Linotype"/>
          <w:noProof/>
          <w:sz w:val="22"/>
        </w:rPr>
        <w:tab/>
        <w:t xml:space="preserve">Coyne, J. A., Barton, N. H. &amp; Turelli, M. 2000 Is Wright’s shifting balance process important in evolution? </w:t>
      </w:r>
      <w:r w:rsidRPr="00B83F66">
        <w:rPr>
          <w:rFonts w:ascii="Palatino Linotype" w:hAnsi="Palatino Linotype"/>
          <w:i/>
          <w:iCs/>
          <w:noProof/>
          <w:sz w:val="22"/>
        </w:rPr>
        <w:t>Evolution</w:t>
      </w:r>
      <w:r w:rsidRPr="00B83F66">
        <w:rPr>
          <w:rFonts w:ascii="Palatino Linotype" w:hAnsi="Palatino Linotype"/>
          <w:noProof/>
          <w:sz w:val="22"/>
        </w:rPr>
        <w:t xml:space="preserve"> </w:t>
      </w:r>
      <w:r w:rsidRPr="00B83F66">
        <w:rPr>
          <w:rFonts w:ascii="Palatino Linotype" w:hAnsi="Palatino Linotype"/>
          <w:b/>
          <w:bCs/>
          <w:noProof/>
          <w:sz w:val="22"/>
        </w:rPr>
        <w:t>54</w:t>
      </w:r>
      <w:r w:rsidRPr="00B83F66">
        <w:rPr>
          <w:rFonts w:ascii="Palatino Linotype" w:hAnsi="Palatino Linotype"/>
          <w:noProof/>
          <w:sz w:val="22"/>
        </w:rPr>
        <w:t>, 306–317. (doi:10.1111/j.0014-3820.2000.tb00033.x)</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69.</w:t>
      </w:r>
      <w:r w:rsidRPr="00B83F66">
        <w:rPr>
          <w:rFonts w:ascii="Palatino Linotype" w:hAnsi="Palatino Linotype"/>
          <w:noProof/>
          <w:sz w:val="22"/>
        </w:rPr>
        <w:tab/>
        <w:t xml:space="preserve">Whitlock, M. C. &amp; Phillips, P. C. 2000 The exquisite corpse: a shifting view of the shifting balance. </w:t>
      </w:r>
      <w:r w:rsidRPr="00B83F66">
        <w:rPr>
          <w:rFonts w:ascii="Palatino Linotype" w:hAnsi="Palatino Linotype"/>
          <w:i/>
          <w:iCs/>
          <w:noProof/>
          <w:sz w:val="22"/>
        </w:rPr>
        <w:t>Trends Ecol. Evol.</w:t>
      </w:r>
      <w:r w:rsidRPr="00B83F66">
        <w:rPr>
          <w:rFonts w:ascii="Palatino Linotype" w:hAnsi="Palatino Linotype"/>
          <w:noProof/>
          <w:sz w:val="22"/>
        </w:rPr>
        <w:t xml:space="preserve"> </w:t>
      </w:r>
      <w:r w:rsidRPr="00B83F66">
        <w:rPr>
          <w:rFonts w:ascii="Palatino Linotype" w:hAnsi="Palatino Linotype"/>
          <w:b/>
          <w:bCs/>
          <w:noProof/>
          <w:sz w:val="22"/>
        </w:rPr>
        <w:t>15</w:t>
      </w:r>
      <w:r w:rsidRPr="00B83F66">
        <w:rPr>
          <w:rFonts w:ascii="Palatino Linotype" w:hAnsi="Palatino Linotype"/>
          <w:noProof/>
          <w:sz w:val="22"/>
        </w:rPr>
        <w:t>, 347–348. (doi:10.1016/S0169-5347(00)01930-3)</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70.</w:t>
      </w:r>
      <w:r w:rsidRPr="00B83F66">
        <w:rPr>
          <w:rFonts w:ascii="Palatino Linotype" w:hAnsi="Palatino Linotype"/>
          <w:noProof/>
          <w:sz w:val="22"/>
        </w:rPr>
        <w:tab/>
        <w:t xml:space="preserve">Whitlock, M. C. 1995 Variance-induced peak shifts. </w:t>
      </w:r>
      <w:r w:rsidRPr="00B83F66">
        <w:rPr>
          <w:rFonts w:ascii="Palatino Linotype" w:hAnsi="Palatino Linotype"/>
          <w:i/>
          <w:iCs/>
          <w:noProof/>
          <w:sz w:val="22"/>
        </w:rPr>
        <w:t>Evolution</w:t>
      </w:r>
      <w:r w:rsidRPr="00B83F66">
        <w:rPr>
          <w:rFonts w:ascii="Palatino Linotype" w:hAnsi="Palatino Linotype"/>
          <w:noProof/>
          <w:sz w:val="22"/>
        </w:rPr>
        <w:t xml:space="preserve"> </w:t>
      </w:r>
      <w:r w:rsidRPr="00B83F66">
        <w:rPr>
          <w:rFonts w:ascii="Palatino Linotype" w:hAnsi="Palatino Linotype"/>
          <w:b/>
          <w:bCs/>
          <w:noProof/>
          <w:sz w:val="22"/>
        </w:rPr>
        <w:t>49</w:t>
      </w:r>
      <w:r w:rsidRPr="00B83F66">
        <w:rPr>
          <w:rFonts w:ascii="Palatino Linotype" w:hAnsi="Palatino Linotype"/>
          <w:noProof/>
          <w:sz w:val="22"/>
        </w:rPr>
        <w:t>, 252. (doi:10.2307/2410335)</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71.</w:t>
      </w:r>
      <w:r w:rsidRPr="00B83F66">
        <w:rPr>
          <w:rFonts w:ascii="Palatino Linotype" w:hAnsi="Palatino Linotype"/>
          <w:noProof/>
          <w:sz w:val="22"/>
        </w:rPr>
        <w:tab/>
        <w:t xml:space="preserve">Whitlock, M. C. 1997 Founder effects and peak shifts without genetic drift: adaptive peak shifts occur easily when environments fluctuate slightly. </w:t>
      </w:r>
      <w:r w:rsidRPr="00B83F66">
        <w:rPr>
          <w:rFonts w:ascii="Palatino Linotype" w:hAnsi="Palatino Linotype"/>
          <w:i/>
          <w:iCs/>
          <w:noProof/>
          <w:sz w:val="22"/>
        </w:rPr>
        <w:t>Evolution</w:t>
      </w:r>
      <w:r w:rsidRPr="00B83F66">
        <w:rPr>
          <w:rFonts w:ascii="Palatino Linotype" w:hAnsi="Palatino Linotype"/>
          <w:noProof/>
          <w:sz w:val="22"/>
        </w:rPr>
        <w:t xml:space="preserve"> </w:t>
      </w:r>
      <w:r w:rsidRPr="00B83F66">
        <w:rPr>
          <w:rFonts w:ascii="Palatino Linotype" w:hAnsi="Palatino Linotype"/>
          <w:b/>
          <w:bCs/>
          <w:noProof/>
          <w:sz w:val="22"/>
        </w:rPr>
        <w:t>51</w:t>
      </w:r>
      <w:r w:rsidRPr="00B83F66">
        <w:rPr>
          <w:rFonts w:ascii="Palatino Linotype" w:hAnsi="Palatino Linotype"/>
          <w:noProof/>
          <w:sz w:val="22"/>
        </w:rPr>
        <w:t>, 1044. (doi:10.2307/2411033)</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72.</w:t>
      </w:r>
      <w:r w:rsidRPr="00B83F66">
        <w:rPr>
          <w:rFonts w:ascii="Palatino Linotype" w:hAnsi="Palatino Linotype"/>
          <w:noProof/>
          <w:sz w:val="22"/>
        </w:rPr>
        <w:tab/>
        <w:t xml:space="preserve">Hadany, L. 2003 Adaptive peak shifts in a heterogenous environment. </w:t>
      </w:r>
      <w:r w:rsidRPr="00B83F66">
        <w:rPr>
          <w:rFonts w:ascii="Palatino Linotype" w:hAnsi="Palatino Linotype"/>
          <w:i/>
          <w:iCs/>
          <w:noProof/>
          <w:sz w:val="22"/>
        </w:rPr>
        <w:t>Theor. Popul. Biol.</w:t>
      </w:r>
      <w:r w:rsidRPr="00B83F66">
        <w:rPr>
          <w:rFonts w:ascii="Palatino Linotype" w:hAnsi="Palatino Linotype"/>
          <w:noProof/>
          <w:sz w:val="22"/>
        </w:rPr>
        <w:t xml:space="preserve"> </w:t>
      </w:r>
      <w:r w:rsidRPr="00B83F66">
        <w:rPr>
          <w:rFonts w:ascii="Palatino Linotype" w:hAnsi="Palatino Linotype"/>
          <w:b/>
          <w:bCs/>
          <w:noProof/>
          <w:sz w:val="22"/>
        </w:rPr>
        <w:t>63</w:t>
      </w:r>
      <w:r w:rsidRPr="00B83F66">
        <w:rPr>
          <w:rFonts w:ascii="Palatino Linotype" w:hAnsi="Palatino Linotype"/>
          <w:noProof/>
          <w:sz w:val="22"/>
        </w:rPr>
        <w:t>, 41–51. (doi:10.1016/S0040-5809(02)00011-4)</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73.</w:t>
      </w:r>
      <w:r w:rsidRPr="00B83F66">
        <w:rPr>
          <w:rFonts w:ascii="Palatino Linotype" w:hAnsi="Palatino Linotype"/>
          <w:noProof/>
          <w:sz w:val="22"/>
        </w:rPr>
        <w:tab/>
        <w:t xml:space="preserve">Hadany, L. &amp; Beker, T. 2003 Fitness-associated recombination on rugged adaptive landscapes. </w:t>
      </w:r>
      <w:r w:rsidRPr="00B83F66">
        <w:rPr>
          <w:rFonts w:ascii="Palatino Linotype" w:hAnsi="Palatino Linotype"/>
          <w:i/>
          <w:iCs/>
          <w:noProof/>
          <w:sz w:val="22"/>
        </w:rPr>
        <w:t>J. Evol. Biol.</w:t>
      </w:r>
      <w:r w:rsidRPr="00B83F66">
        <w:rPr>
          <w:rFonts w:ascii="Palatino Linotype" w:hAnsi="Palatino Linotype"/>
          <w:noProof/>
          <w:sz w:val="22"/>
        </w:rPr>
        <w:t xml:space="preserve"> </w:t>
      </w:r>
      <w:r w:rsidRPr="00B83F66">
        <w:rPr>
          <w:rFonts w:ascii="Palatino Linotype" w:hAnsi="Palatino Linotype"/>
          <w:b/>
          <w:bCs/>
          <w:noProof/>
          <w:sz w:val="22"/>
        </w:rPr>
        <w:t>16</w:t>
      </w:r>
      <w:r w:rsidRPr="00B83F66">
        <w:rPr>
          <w:rFonts w:ascii="Palatino Linotype" w:hAnsi="Palatino Linotype"/>
          <w:noProof/>
          <w:sz w:val="22"/>
        </w:rPr>
        <w:t>, 862–870. (doi:10.1046/j.1420-9101.2003.00586.x)</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74.</w:t>
      </w:r>
      <w:r w:rsidRPr="00B83F66">
        <w:rPr>
          <w:rFonts w:ascii="Palatino Linotype" w:hAnsi="Palatino Linotype"/>
          <w:noProof/>
          <w:sz w:val="22"/>
        </w:rPr>
        <w:tab/>
        <w:t xml:space="preserve">Weissman, D. B., Desai, M. M., Fisher, D. S. &amp; Feldman, M. W. 2009 The rate at which asexual populations cross fitness valleys. </w:t>
      </w:r>
      <w:r w:rsidRPr="00B83F66">
        <w:rPr>
          <w:rFonts w:ascii="Palatino Linotype" w:hAnsi="Palatino Linotype"/>
          <w:i/>
          <w:iCs/>
          <w:noProof/>
          <w:sz w:val="22"/>
        </w:rPr>
        <w:t>Theor. Popul. Biol.</w:t>
      </w:r>
      <w:r w:rsidRPr="00B83F66">
        <w:rPr>
          <w:rFonts w:ascii="Palatino Linotype" w:hAnsi="Palatino Linotype"/>
          <w:noProof/>
          <w:sz w:val="22"/>
        </w:rPr>
        <w:t xml:space="preserve"> </w:t>
      </w:r>
      <w:r w:rsidRPr="00B83F66">
        <w:rPr>
          <w:rFonts w:ascii="Palatino Linotype" w:hAnsi="Palatino Linotype"/>
          <w:b/>
          <w:bCs/>
          <w:noProof/>
          <w:sz w:val="22"/>
        </w:rPr>
        <w:t>75</w:t>
      </w:r>
      <w:r w:rsidRPr="00B83F66">
        <w:rPr>
          <w:rFonts w:ascii="Palatino Linotype" w:hAnsi="Palatino Linotype"/>
          <w:noProof/>
          <w:sz w:val="22"/>
        </w:rPr>
        <w:t>, 286–300. (doi:10.1016/j.tpb.2009.02.006)</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75.</w:t>
      </w:r>
      <w:r w:rsidRPr="00B83F66">
        <w:rPr>
          <w:rFonts w:ascii="Palatino Linotype" w:hAnsi="Palatino Linotype"/>
          <w:noProof/>
          <w:sz w:val="22"/>
        </w:rPr>
        <w:tab/>
        <w:t xml:space="preserve">Weissman, D. B., Feldman, M. W. &amp; Fisher, D. S. 2010 The rate of fitness-valley crossing in sexual populations. </w:t>
      </w:r>
      <w:r w:rsidRPr="00B83F66">
        <w:rPr>
          <w:rFonts w:ascii="Palatino Linotype" w:hAnsi="Palatino Linotype"/>
          <w:i/>
          <w:iCs/>
          <w:noProof/>
          <w:sz w:val="22"/>
        </w:rPr>
        <w:t>Genetics</w:t>
      </w:r>
      <w:r w:rsidRPr="00B83F66">
        <w:rPr>
          <w:rFonts w:ascii="Palatino Linotype" w:hAnsi="Palatino Linotype"/>
          <w:noProof/>
          <w:sz w:val="22"/>
        </w:rPr>
        <w:t xml:space="preserve"> </w:t>
      </w:r>
      <w:r w:rsidRPr="00B83F66">
        <w:rPr>
          <w:rFonts w:ascii="Palatino Linotype" w:hAnsi="Palatino Linotype"/>
          <w:b/>
          <w:bCs/>
          <w:noProof/>
          <w:sz w:val="22"/>
        </w:rPr>
        <w:t>186</w:t>
      </w:r>
      <w:r w:rsidRPr="00B83F66">
        <w:rPr>
          <w:rFonts w:ascii="Palatino Linotype" w:hAnsi="Palatino Linotype"/>
          <w:noProof/>
          <w:sz w:val="22"/>
        </w:rPr>
        <w:t>, 1389–410. (doi:10.1534/genetics.110.123240)</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76.</w:t>
      </w:r>
      <w:r w:rsidRPr="00B83F66">
        <w:rPr>
          <w:rFonts w:ascii="Palatino Linotype" w:hAnsi="Palatino Linotype"/>
          <w:noProof/>
          <w:sz w:val="22"/>
        </w:rPr>
        <w:tab/>
        <w:t xml:space="preserve">Schrag, S. J., Perrot, V. &amp; Levin, B. R. 1997 Adaptation to the fitness costs of antibiotic resistance in </w:t>
      </w:r>
      <w:r w:rsidRPr="00B83F66">
        <w:rPr>
          <w:rFonts w:ascii="Palatino Linotype" w:hAnsi="Palatino Linotype"/>
          <w:i/>
          <w:iCs/>
          <w:noProof/>
          <w:sz w:val="22"/>
        </w:rPr>
        <w:t>Escherichia coli</w:t>
      </w:r>
      <w:r w:rsidRPr="00B83F66">
        <w:rPr>
          <w:rFonts w:ascii="Palatino Linotype" w:hAnsi="Palatino Linotype"/>
          <w:noProof/>
          <w:sz w:val="22"/>
        </w:rPr>
        <w:t xml:space="preserve">. </w:t>
      </w:r>
      <w:r w:rsidRPr="00B83F66">
        <w:rPr>
          <w:rFonts w:ascii="Palatino Linotype" w:hAnsi="Palatino Linotype"/>
          <w:i/>
          <w:iCs/>
          <w:noProof/>
          <w:sz w:val="22"/>
        </w:rPr>
        <w:t>Proc. R. Soc. B Biol. Sci.</w:t>
      </w:r>
      <w:r w:rsidRPr="00B83F66">
        <w:rPr>
          <w:rFonts w:ascii="Palatino Linotype" w:hAnsi="Palatino Linotype"/>
          <w:noProof/>
          <w:sz w:val="22"/>
        </w:rPr>
        <w:t xml:space="preserve"> </w:t>
      </w:r>
      <w:r w:rsidRPr="00B83F66">
        <w:rPr>
          <w:rFonts w:ascii="Palatino Linotype" w:hAnsi="Palatino Linotype"/>
          <w:b/>
          <w:bCs/>
          <w:noProof/>
          <w:sz w:val="22"/>
        </w:rPr>
        <w:t>264</w:t>
      </w:r>
      <w:r w:rsidRPr="00B83F66">
        <w:rPr>
          <w:rFonts w:ascii="Palatino Linotype" w:hAnsi="Palatino Linotype"/>
          <w:noProof/>
          <w:sz w:val="22"/>
        </w:rPr>
        <w:t>, 1287–91. (doi:10.1098/rspb.1997.0178)</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77.</w:t>
      </w:r>
      <w:r w:rsidRPr="00B83F66">
        <w:rPr>
          <w:rFonts w:ascii="Palatino Linotype" w:hAnsi="Palatino Linotype"/>
          <w:noProof/>
          <w:sz w:val="22"/>
        </w:rPr>
        <w:tab/>
        <w:t xml:space="preserve">Cairns, J., Overbaugh, J. &amp; Miller, S. 1988 The origin of mutants. </w:t>
      </w:r>
      <w:r w:rsidRPr="00B83F66">
        <w:rPr>
          <w:rFonts w:ascii="Palatino Linotype" w:hAnsi="Palatino Linotype"/>
          <w:i/>
          <w:iCs/>
          <w:noProof/>
          <w:sz w:val="22"/>
        </w:rPr>
        <w:t>Nature</w:t>
      </w:r>
      <w:r w:rsidRPr="00B83F66">
        <w:rPr>
          <w:rFonts w:ascii="Palatino Linotype" w:hAnsi="Palatino Linotype"/>
          <w:noProof/>
          <w:sz w:val="22"/>
        </w:rPr>
        <w:t xml:space="preserve"> </w:t>
      </w:r>
      <w:r w:rsidRPr="00B83F66">
        <w:rPr>
          <w:rFonts w:ascii="Palatino Linotype" w:hAnsi="Palatino Linotype"/>
          <w:b/>
          <w:bCs/>
          <w:noProof/>
          <w:sz w:val="22"/>
        </w:rPr>
        <w:t>335</w:t>
      </w:r>
      <w:r w:rsidRPr="00B83F66">
        <w:rPr>
          <w:rFonts w:ascii="Palatino Linotype" w:hAnsi="Palatino Linotype"/>
          <w:noProof/>
          <w:sz w:val="22"/>
        </w:rPr>
        <w:t>, 142–5. (doi:10.1038/335142a0)</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78.</w:t>
      </w:r>
      <w:r w:rsidRPr="00B83F66">
        <w:rPr>
          <w:rFonts w:ascii="Palatino Linotype" w:hAnsi="Palatino Linotype"/>
          <w:noProof/>
          <w:sz w:val="22"/>
        </w:rPr>
        <w:tab/>
        <w:t xml:space="preserve">Johnson, T. &amp; Barton, N. H. 2002 The effect of deleterious alleles on adaptation in asexual populations. </w:t>
      </w:r>
      <w:r w:rsidRPr="00B83F66">
        <w:rPr>
          <w:rFonts w:ascii="Palatino Linotype" w:hAnsi="Palatino Linotype"/>
          <w:i/>
          <w:iCs/>
          <w:noProof/>
          <w:sz w:val="22"/>
        </w:rPr>
        <w:t>Genetics</w:t>
      </w:r>
      <w:r w:rsidRPr="00B83F66">
        <w:rPr>
          <w:rFonts w:ascii="Palatino Linotype" w:hAnsi="Palatino Linotype"/>
          <w:noProof/>
          <w:sz w:val="22"/>
        </w:rPr>
        <w:t xml:space="preserve"> </w:t>
      </w:r>
      <w:r w:rsidRPr="00B83F66">
        <w:rPr>
          <w:rFonts w:ascii="Palatino Linotype" w:hAnsi="Palatino Linotype"/>
          <w:b/>
          <w:bCs/>
          <w:noProof/>
          <w:sz w:val="22"/>
        </w:rPr>
        <w:t>162</w:t>
      </w:r>
      <w:r w:rsidRPr="00B83F66">
        <w:rPr>
          <w:rFonts w:ascii="Palatino Linotype" w:hAnsi="Palatino Linotype"/>
          <w:noProof/>
          <w:sz w:val="22"/>
        </w:rPr>
        <w:t xml:space="preserve">, 395–411. </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79.</w:t>
      </w:r>
      <w:r w:rsidRPr="00B83F66">
        <w:rPr>
          <w:rFonts w:ascii="Palatino Linotype" w:hAnsi="Palatino Linotype"/>
          <w:noProof/>
          <w:sz w:val="22"/>
        </w:rPr>
        <w:tab/>
        <w:t xml:space="preserve">Kibota, T. T. &amp; Lynch, M. 1996 Estimate of the genomic mutation rate deleterious to overall fitness in </w:t>
      </w:r>
      <w:r w:rsidRPr="00B83F66">
        <w:rPr>
          <w:rFonts w:ascii="Palatino Linotype" w:hAnsi="Palatino Linotype"/>
          <w:i/>
          <w:iCs/>
          <w:noProof/>
          <w:sz w:val="22"/>
        </w:rPr>
        <w:t>E. coli</w:t>
      </w:r>
      <w:r w:rsidRPr="00B83F66">
        <w:rPr>
          <w:rFonts w:ascii="Palatino Linotype" w:hAnsi="Palatino Linotype"/>
          <w:noProof/>
          <w:sz w:val="22"/>
        </w:rPr>
        <w:t xml:space="preserve">. </w:t>
      </w:r>
      <w:r w:rsidRPr="00B83F66">
        <w:rPr>
          <w:rFonts w:ascii="Palatino Linotype" w:hAnsi="Palatino Linotype"/>
          <w:i/>
          <w:iCs/>
          <w:noProof/>
          <w:sz w:val="22"/>
        </w:rPr>
        <w:t>Nature</w:t>
      </w:r>
      <w:r w:rsidRPr="00B83F66">
        <w:rPr>
          <w:rFonts w:ascii="Palatino Linotype" w:hAnsi="Palatino Linotype"/>
          <w:noProof/>
          <w:sz w:val="22"/>
        </w:rPr>
        <w:t xml:space="preserve"> </w:t>
      </w:r>
      <w:r w:rsidRPr="00B83F66">
        <w:rPr>
          <w:rFonts w:ascii="Palatino Linotype" w:hAnsi="Palatino Linotype"/>
          <w:b/>
          <w:bCs/>
          <w:noProof/>
          <w:sz w:val="22"/>
        </w:rPr>
        <w:t>381</w:t>
      </w:r>
      <w:r w:rsidRPr="00B83F66">
        <w:rPr>
          <w:rFonts w:ascii="Palatino Linotype" w:hAnsi="Palatino Linotype"/>
          <w:noProof/>
          <w:sz w:val="22"/>
        </w:rPr>
        <w:t>, 694–6. (doi:10.1038/381694a0)</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80.</w:t>
      </w:r>
      <w:r w:rsidRPr="00B83F66">
        <w:rPr>
          <w:rFonts w:ascii="Palatino Linotype" w:hAnsi="Palatino Linotype"/>
          <w:noProof/>
          <w:sz w:val="22"/>
        </w:rPr>
        <w:tab/>
        <w:t xml:space="preserve">Gordo, I., Perfeito, L. &amp; Sousa, A. 2011 Fitness effects of mutations in bacteria. </w:t>
      </w:r>
      <w:r w:rsidRPr="00B83F66">
        <w:rPr>
          <w:rFonts w:ascii="Palatino Linotype" w:hAnsi="Palatino Linotype"/>
          <w:i/>
          <w:iCs/>
          <w:noProof/>
          <w:sz w:val="22"/>
        </w:rPr>
        <w:t>J. Mol. Microbiol. Biotechnol.</w:t>
      </w:r>
      <w:r w:rsidRPr="00B83F66">
        <w:rPr>
          <w:rFonts w:ascii="Palatino Linotype" w:hAnsi="Palatino Linotype"/>
          <w:noProof/>
          <w:sz w:val="22"/>
        </w:rPr>
        <w:t xml:space="preserve"> </w:t>
      </w:r>
      <w:r w:rsidRPr="00B83F66">
        <w:rPr>
          <w:rFonts w:ascii="Palatino Linotype" w:hAnsi="Palatino Linotype"/>
          <w:b/>
          <w:bCs/>
          <w:noProof/>
          <w:sz w:val="22"/>
        </w:rPr>
        <w:t>21</w:t>
      </w:r>
      <w:r w:rsidRPr="00B83F66">
        <w:rPr>
          <w:rFonts w:ascii="Palatino Linotype" w:hAnsi="Palatino Linotype"/>
          <w:noProof/>
          <w:sz w:val="22"/>
        </w:rPr>
        <w:t>, 20–35. (doi:10.1159/000332747)</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lastRenderedPageBreak/>
        <w:t>81.</w:t>
      </w:r>
      <w:r w:rsidRPr="00B83F66">
        <w:rPr>
          <w:rFonts w:ascii="Palatino Linotype" w:hAnsi="Palatino Linotype"/>
          <w:noProof/>
          <w:sz w:val="22"/>
        </w:rPr>
        <w:tab/>
        <w:t xml:space="preserve">Drake, J. W., Charlesworth, B., Charlesworth, D. &amp; Crow, J. F. 1998 Rates of spontaneous mutation. </w:t>
      </w:r>
      <w:r w:rsidRPr="00B83F66">
        <w:rPr>
          <w:rFonts w:ascii="Palatino Linotype" w:hAnsi="Palatino Linotype"/>
          <w:i/>
          <w:iCs/>
          <w:noProof/>
          <w:sz w:val="22"/>
        </w:rPr>
        <w:t>Genetics</w:t>
      </w:r>
      <w:r w:rsidRPr="00B83F66">
        <w:rPr>
          <w:rFonts w:ascii="Palatino Linotype" w:hAnsi="Palatino Linotype"/>
          <w:noProof/>
          <w:sz w:val="22"/>
        </w:rPr>
        <w:t xml:space="preserve"> </w:t>
      </w:r>
      <w:r w:rsidRPr="00B83F66">
        <w:rPr>
          <w:rFonts w:ascii="Palatino Linotype" w:hAnsi="Palatino Linotype"/>
          <w:b/>
          <w:bCs/>
          <w:noProof/>
          <w:sz w:val="22"/>
        </w:rPr>
        <w:t>148</w:t>
      </w:r>
      <w:r w:rsidRPr="00B83F66">
        <w:rPr>
          <w:rFonts w:ascii="Palatino Linotype" w:hAnsi="Palatino Linotype"/>
          <w:noProof/>
          <w:sz w:val="22"/>
        </w:rPr>
        <w:t xml:space="preserve">, 1667–86. </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82.</w:t>
      </w:r>
      <w:r w:rsidRPr="00B83F66">
        <w:rPr>
          <w:rFonts w:ascii="Palatino Linotype" w:hAnsi="Palatino Linotype"/>
          <w:noProof/>
          <w:sz w:val="22"/>
        </w:rPr>
        <w:tab/>
        <w:t xml:space="preserve">Wielgoss, S., Barrick, J. E., Tenaillon, O., Cruveiller, S., Chane-Woon-Ming, B., Médigue, C., Lenski, R. E. &amp; Schneider, D. 2011 Mutation rate inferred from synonymous substitutions in a long-term evolution experiment with </w:t>
      </w:r>
      <w:r w:rsidRPr="00B83F66">
        <w:rPr>
          <w:rFonts w:ascii="Palatino Linotype" w:hAnsi="Palatino Linotype"/>
          <w:i/>
          <w:iCs/>
          <w:noProof/>
          <w:sz w:val="22"/>
        </w:rPr>
        <w:t>Escherichia coli</w:t>
      </w:r>
      <w:r w:rsidRPr="00B83F66">
        <w:rPr>
          <w:rFonts w:ascii="Palatino Linotype" w:hAnsi="Palatino Linotype"/>
          <w:noProof/>
          <w:sz w:val="22"/>
        </w:rPr>
        <w:t xml:space="preserve">. </w:t>
      </w:r>
      <w:r w:rsidRPr="00B83F66">
        <w:rPr>
          <w:rFonts w:ascii="Palatino Linotype" w:hAnsi="Palatino Linotype"/>
          <w:i/>
          <w:iCs/>
          <w:noProof/>
          <w:sz w:val="22"/>
        </w:rPr>
        <w:t>G3</w:t>
      </w:r>
      <w:r w:rsidRPr="00B83F66">
        <w:rPr>
          <w:rFonts w:ascii="Palatino Linotype" w:hAnsi="Palatino Linotype"/>
          <w:noProof/>
          <w:sz w:val="22"/>
        </w:rPr>
        <w:t xml:space="preserve"> </w:t>
      </w:r>
      <w:r w:rsidRPr="00B83F66">
        <w:rPr>
          <w:rFonts w:ascii="Palatino Linotype" w:hAnsi="Palatino Linotype"/>
          <w:b/>
          <w:bCs/>
          <w:noProof/>
          <w:sz w:val="22"/>
        </w:rPr>
        <w:t>1</w:t>
      </w:r>
      <w:r w:rsidRPr="00B83F66">
        <w:rPr>
          <w:rFonts w:ascii="Palatino Linotype" w:hAnsi="Palatino Linotype"/>
          <w:noProof/>
          <w:sz w:val="22"/>
        </w:rPr>
        <w:t>, 183–186. (doi:10.1534/g3.111.000406)</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83.</w:t>
      </w:r>
      <w:r w:rsidRPr="00B83F66">
        <w:rPr>
          <w:rFonts w:ascii="Palatino Linotype" w:hAnsi="Palatino Linotype"/>
          <w:noProof/>
          <w:sz w:val="22"/>
        </w:rPr>
        <w:tab/>
        <w:t xml:space="preserve">Hall, L. M. C. &amp; Henderson-Begg, S. K. 2006 Hypermutable bacteria isolated from humans--a critical analysis. </w:t>
      </w:r>
      <w:r w:rsidRPr="00B83F66">
        <w:rPr>
          <w:rFonts w:ascii="Palatino Linotype" w:hAnsi="Palatino Linotype"/>
          <w:i/>
          <w:iCs/>
          <w:noProof/>
          <w:sz w:val="22"/>
        </w:rPr>
        <w:t>Microbiology</w:t>
      </w:r>
      <w:r w:rsidRPr="00B83F66">
        <w:rPr>
          <w:rFonts w:ascii="Palatino Linotype" w:hAnsi="Palatino Linotype"/>
          <w:noProof/>
          <w:sz w:val="22"/>
        </w:rPr>
        <w:t xml:space="preserve"> </w:t>
      </w:r>
      <w:r w:rsidRPr="00B83F66">
        <w:rPr>
          <w:rFonts w:ascii="Palatino Linotype" w:hAnsi="Palatino Linotype"/>
          <w:b/>
          <w:bCs/>
          <w:noProof/>
          <w:sz w:val="22"/>
        </w:rPr>
        <w:t>152</w:t>
      </w:r>
      <w:r w:rsidRPr="00B83F66">
        <w:rPr>
          <w:rFonts w:ascii="Palatino Linotype" w:hAnsi="Palatino Linotype"/>
          <w:noProof/>
          <w:sz w:val="22"/>
        </w:rPr>
        <w:t>, 2505–14. (doi:10.1099/mic.0.29079-0)</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84.</w:t>
      </w:r>
      <w:r w:rsidRPr="00B83F66">
        <w:rPr>
          <w:rFonts w:ascii="Palatino Linotype" w:hAnsi="Palatino Linotype"/>
          <w:noProof/>
          <w:sz w:val="22"/>
        </w:rPr>
        <w:tab/>
        <w:t xml:space="preserve">Pupo, G. M. &amp; Richardson, B. J. 1995 Biochemical genetics of a natural population of </w:t>
      </w:r>
      <w:r w:rsidRPr="00B83F66">
        <w:rPr>
          <w:rFonts w:ascii="Palatino Linotype" w:hAnsi="Palatino Linotype"/>
          <w:i/>
          <w:iCs/>
          <w:noProof/>
          <w:sz w:val="22"/>
        </w:rPr>
        <w:t>Escherichia coli</w:t>
      </w:r>
      <w:r w:rsidRPr="00B83F66">
        <w:rPr>
          <w:rFonts w:ascii="Palatino Linotype" w:hAnsi="Palatino Linotype"/>
          <w:noProof/>
          <w:sz w:val="22"/>
        </w:rPr>
        <w:t xml:space="preserve">: seasonal changes in alleles and haplotypes. </w:t>
      </w:r>
      <w:r w:rsidRPr="00B83F66">
        <w:rPr>
          <w:rFonts w:ascii="Palatino Linotype" w:hAnsi="Palatino Linotype"/>
          <w:i/>
          <w:iCs/>
          <w:noProof/>
          <w:sz w:val="22"/>
        </w:rPr>
        <w:t>Microbiology</w:t>
      </w:r>
      <w:r w:rsidRPr="00B83F66">
        <w:rPr>
          <w:rFonts w:ascii="Palatino Linotype" w:hAnsi="Palatino Linotype"/>
          <w:noProof/>
          <w:sz w:val="22"/>
        </w:rPr>
        <w:t xml:space="preserve"> </w:t>
      </w:r>
      <w:r w:rsidRPr="00B83F66">
        <w:rPr>
          <w:rFonts w:ascii="Palatino Linotype" w:hAnsi="Palatino Linotype"/>
          <w:b/>
          <w:bCs/>
          <w:noProof/>
          <w:sz w:val="22"/>
        </w:rPr>
        <w:t>141</w:t>
      </w:r>
      <w:r w:rsidRPr="00B83F66">
        <w:rPr>
          <w:rFonts w:ascii="Palatino Linotype" w:hAnsi="Palatino Linotype"/>
          <w:noProof/>
          <w:sz w:val="22"/>
        </w:rPr>
        <w:t>, 1037–44. (doi:10.1099/13500872-141-4-1037)</w:t>
      </w:r>
    </w:p>
    <w:p w:rsidR="00B83F66" w:rsidRPr="00B83F66" w:rsidRDefault="00B83F66">
      <w:pPr>
        <w:pStyle w:val="NormalWeb"/>
        <w:ind w:left="640" w:hanging="640"/>
        <w:divId w:val="1345018509"/>
        <w:rPr>
          <w:rFonts w:ascii="Palatino Linotype" w:hAnsi="Palatino Linotype"/>
          <w:noProof/>
          <w:sz w:val="22"/>
        </w:rPr>
      </w:pPr>
      <w:r w:rsidRPr="00B83F66">
        <w:rPr>
          <w:rFonts w:ascii="Palatino Linotype" w:hAnsi="Palatino Linotype"/>
          <w:noProof/>
          <w:sz w:val="22"/>
        </w:rPr>
        <w:t>85.</w:t>
      </w:r>
      <w:r w:rsidRPr="00B83F66">
        <w:rPr>
          <w:rFonts w:ascii="Palatino Linotype" w:hAnsi="Palatino Linotype"/>
          <w:noProof/>
          <w:sz w:val="22"/>
        </w:rPr>
        <w:tab/>
        <w:t xml:space="preserve">Berg, O. G. 1996 Selection intensity for codon bias and the effective population size of </w:t>
      </w:r>
      <w:r w:rsidRPr="00B83F66">
        <w:rPr>
          <w:rFonts w:ascii="Palatino Linotype" w:hAnsi="Palatino Linotype"/>
          <w:i/>
          <w:iCs/>
          <w:noProof/>
          <w:sz w:val="22"/>
        </w:rPr>
        <w:t>Escherichia coli</w:t>
      </w:r>
      <w:r w:rsidRPr="00B83F66">
        <w:rPr>
          <w:rFonts w:ascii="Palatino Linotype" w:hAnsi="Palatino Linotype"/>
          <w:noProof/>
          <w:sz w:val="22"/>
        </w:rPr>
        <w:t xml:space="preserve">. </w:t>
      </w:r>
      <w:r w:rsidRPr="00B83F66">
        <w:rPr>
          <w:rFonts w:ascii="Palatino Linotype" w:hAnsi="Palatino Linotype"/>
          <w:i/>
          <w:iCs/>
          <w:noProof/>
          <w:sz w:val="22"/>
        </w:rPr>
        <w:t>Genetics</w:t>
      </w:r>
      <w:r w:rsidRPr="00B83F66">
        <w:rPr>
          <w:rFonts w:ascii="Palatino Linotype" w:hAnsi="Palatino Linotype"/>
          <w:noProof/>
          <w:sz w:val="22"/>
        </w:rPr>
        <w:t xml:space="preserve"> </w:t>
      </w:r>
      <w:r w:rsidRPr="00B83F66">
        <w:rPr>
          <w:rFonts w:ascii="Palatino Linotype" w:hAnsi="Palatino Linotype"/>
          <w:b/>
          <w:bCs/>
          <w:noProof/>
          <w:sz w:val="22"/>
        </w:rPr>
        <w:t>142</w:t>
      </w:r>
      <w:r w:rsidRPr="00B83F66">
        <w:rPr>
          <w:rFonts w:ascii="Palatino Linotype" w:hAnsi="Palatino Linotype"/>
          <w:noProof/>
          <w:sz w:val="22"/>
        </w:rPr>
        <w:t xml:space="preserve">, 1379–82. </w:t>
      </w:r>
    </w:p>
    <w:p w:rsidR="008F2169" w:rsidRDefault="00616194" w:rsidP="00B83F66">
      <w:pPr>
        <w:pStyle w:val="NormalWeb"/>
        <w:ind w:left="640" w:hanging="640"/>
        <w:divId w:val="47847480"/>
        <w:rPr>
          <w:lang w:bidi="hi-IN"/>
        </w:rPr>
      </w:pPr>
      <w:r>
        <w:fldChar w:fldCharType="end"/>
      </w:r>
      <w:r w:rsidR="00961941">
        <w:rPr>
          <w:lang w:bidi="hi-IN"/>
        </w:rPr>
        <w:t xml:space="preserve"> </w:t>
      </w:r>
      <w:r w:rsidR="008F2169">
        <w:rPr>
          <w:lang w:bidi="hi-IN"/>
        </w:rPr>
        <w:br w:type="page"/>
      </w:r>
    </w:p>
    <w:p w:rsidR="00961941" w:rsidRDefault="00961941" w:rsidP="008D0078">
      <w:pPr>
        <w:pStyle w:val="Heading1"/>
        <w:spacing w:line="480" w:lineRule="auto"/>
      </w:pPr>
      <w:r>
        <w:lastRenderedPageBreak/>
        <w:t>Tables</w:t>
      </w:r>
    </w:p>
    <w:p w:rsidR="00961941" w:rsidRDefault="00961941" w:rsidP="008D0078">
      <w:pPr>
        <w:pStyle w:val="FigureLegend"/>
        <w:spacing w:line="480" w:lineRule="auto"/>
      </w:pPr>
      <w:bookmarkStart w:id="242" w:name="_Ref358791100"/>
      <w:r>
        <w:t xml:space="preserve">Table </w:t>
      </w:r>
      <w:r w:rsidR="00616194">
        <w:fldChar w:fldCharType="begin"/>
      </w:r>
      <w:r w:rsidRPr="00E1623D">
        <w:instrText xml:space="preserve"> SEQ Table \* ARABIC </w:instrText>
      </w:r>
      <w:r w:rsidR="00616194">
        <w:fldChar w:fldCharType="separate"/>
      </w:r>
      <w:r w:rsidR="00C47BD2">
        <w:rPr>
          <w:noProof/>
        </w:rPr>
        <w:t>1</w:t>
      </w:r>
      <w:r w:rsidR="00616194">
        <w:rPr>
          <w:noProof/>
        </w:rPr>
        <w:fldChar w:fldCharType="end"/>
      </w:r>
      <w:bookmarkEnd w:id="242"/>
      <w:r>
        <w:t xml:space="preserve"> </w:t>
      </w:r>
      <w:r>
        <w:rPr>
          <w:rFonts w:ascii="Arial" w:hAnsi="Arial" w:cs="Arial"/>
        </w:rPr>
        <w:t>–</w:t>
      </w:r>
      <w:r>
        <w:t xml:space="preserve"> </w:t>
      </w:r>
      <w:r w:rsidRPr="00524B4A">
        <w:t>Model parameter</w:t>
      </w:r>
      <w:r>
        <w:t xml:space="preserve">s and estimated values for </w:t>
      </w:r>
      <w:r>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961941" w:rsidTr="00800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Default="00961941" w:rsidP="008D0078">
            <w:pPr>
              <w:pStyle w:val="FigureLegend"/>
              <w:spacing w:line="480" w:lineRule="auto"/>
            </w:pPr>
            <w:r>
              <w:t>Symbol</w:t>
            </w:r>
          </w:p>
        </w:tc>
        <w:tc>
          <w:tcPr>
            <w:tcW w:w="2858"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s</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B83F66">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"http://www.mendeley.com/documents/?uuid=fc5ca0dc-1a8c-49b6-a3ab-c66286134900" ] } ], "mendeley" : { "previouslyFormattedCitation" : "[79,80]" }, "properties" : { "noteIndex" : 0 }, "schema" : "https://github.com/citation-style-language/schema/raw/master/csl-citation.json" }</w:instrText>
            </w:r>
            <w:r>
              <w:fldChar w:fldCharType="separate"/>
            </w:r>
            <w:r w:rsidR="00B83F66" w:rsidRPr="00B83F66">
              <w:rPr>
                <w:noProof/>
              </w:rPr>
              <w:t>[79,80]</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H</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961941"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B83F66">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"[80]" }, "properties" : { "noteIndex" : 0 }, "schema" : "https://github.com/citation-style-language/schema/raw/master/csl-citation.json" }</w:instrText>
            </w:r>
            <w:r>
              <w:fldChar w:fldCharType="separate"/>
            </w:r>
            <w:r w:rsidR="00B83F66" w:rsidRPr="00B83F66">
              <w:rPr>
                <w:noProof/>
              </w:rPr>
              <w:t>[80]</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U</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B83F66">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"[81,82]" }, "properties" : { "noteIndex" : 0 }, "schema" : "https://github.com/citation-style-language/schema/raw/master/csl-citation.json" }</w:instrText>
            </w:r>
            <w:r>
              <w:fldChar w:fldCharType="separate"/>
            </w:r>
            <w:r w:rsidR="00B83F66" w:rsidRPr="00B83F66">
              <w:rPr>
                <w:noProof/>
              </w:rPr>
              <w:t>[81,82]</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µ</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961941"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B83F66">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"[80]" }, "properties" : { "noteIndex" : 0 }, "schema" : "https://github.com/citation-style-language/schema/raw/master/csl-citation.json" }</w:instrText>
            </w:r>
            <w:r>
              <w:fldChar w:fldCharType="separate"/>
            </w:r>
            <w:r w:rsidR="00B83F66" w:rsidRPr="00B83F66">
              <w:rPr>
                <w:noProof/>
              </w:rPr>
              <w:t>[80]</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τ</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B83F66">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"[18,83]" }, "properties" : { "noteIndex" : 0 }, "schema" : "https://github.com/citation-style-language/schema/raw/master/csl-citation.json" }</w:instrText>
            </w:r>
            <w:r>
              <w:fldChar w:fldCharType="separate"/>
            </w:r>
            <w:r w:rsidR="00B83F66" w:rsidRPr="00B83F66">
              <w:rPr>
                <w:noProof/>
              </w:rPr>
              <w:t>[18,83]</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N</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961941" w:rsidRPr="000E4EA4"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961941" w:rsidRPr="00EA316D"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B83F66">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"[84,85]" }, "properties" : { "noteIndex" : 0 }, "schema" : "https://github.com/citation-style-language/schema/raw/master/csl-citation.json" }</w:instrText>
            </w:r>
            <w:r w:rsidRPr="00EA316D">
              <w:fldChar w:fldCharType="separate"/>
            </w:r>
            <w:r w:rsidR="00B83F66" w:rsidRPr="00B83F66">
              <w:rPr>
                <w:noProof/>
              </w:rPr>
              <w:t>[84,85]</w:t>
            </w:r>
            <w:r w:rsidRPr="00EA316D">
              <w:fldChar w:fldCharType="end"/>
            </w:r>
          </w:p>
        </w:tc>
      </w:tr>
    </w:tbl>
    <w:p w:rsidR="00961941" w:rsidRDefault="00961941" w:rsidP="008D0078">
      <w:pPr>
        <w:spacing w:line="480" w:lineRule="auto"/>
      </w:pPr>
      <w:r>
        <w:softHyphen/>
      </w:r>
      <w:r>
        <w:softHyphen/>
      </w:r>
      <w:r>
        <w:softHyphen/>
      </w:r>
    </w:p>
    <w:p w:rsidR="00961941" w:rsidRDefault="00961941" w:rsidP="008D0078">
      <w:pPr>
        <w:spacing w:line="480" w:lineRule="auto"/>
      </w:pPr>
    </w:p>
    <w:sectPr w:rsidR="00961941" w:rsidSect="008F3447">
      <w:headerReference w:type="default" r:id="rId18"/>
      <w:footerReference w:type="default" r:id="rId19"/>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55F8" w:rsidRDefault="005F55F8" w:rsidP="009A122D">
      <w:pPr>
        <w:spacing w:after="0" w:line="240" w:lineRule="auto"/>
      </w:pPr>
      <w:r>
        <w:separator/>
      </w:r>
    </w:p>
  </w:endnote>
  <w:endnote w:type="continuationSeparator" w:id="0">
    <w:p w:rsidR="005F55F8" w:rsidRDefault="005F55F8"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altName w:val="Cambria Math"/>
    <w:panose1 w:val="02040502050505030304"/>
    <w:charset w:val="00"/>
    <w:family w:val="roman"/>
    <w:pitch w:val="variable"/>
    <w:sig w:usb0="E0000287" w:usb1="40000013" w:usb2="00000000" w:usb3="00000000" w:csb0="0000019F" w:csb1="00000000"/>
    <w:embedRegular r:id="rId1" w:fontKey="{03B1231D-DB2F-471E-B3FD-1BD6AFA7B794}"/>
    <w:embedBold r:id="rId2" w:fontKey="{FAFF6D48-7180-4649-98C1-E3AF03CBD60E}"/>
    <w:embedItalic r:id="rId3" w:fontKey="{8578E64C-6693-4DD7-A549-35104E693516}"/>
    <w:embedBoldItalic r:id="rId4" w:fontKey="{A7B43F50-4237-4D8E-A7E6-B260895EEC6C}"/>
  </w:font>
  <w:font w:name="Tahoma">
    <w:panose1 w:val="020B0604030504040204"/>
    <w:charset w:val="00"/>
    <w:family w:val="swiss"/>
    <w:pitch w:val="variable"/>
    <w:sig w:usb0="E1002EFF" w:usb1="C000605B" w:usb2="00000029" w:usb3="00000000" w:csb0="000101FF" w:csb1="00000000"/>
    <w:embedRegular r:id="rId5" w:fontKey="{4C12E3D2-7561-42D4-8490-44AF3C260E2A}"/>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Italic r:id="rId6" w:fontKey="{067F4236-84A4-4A07-BCCB-C8FEC58CA68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DF5A14" w:rsidRDefault="00DF5A14">
        <w:pPr>
          <w:pStyle w:val="Footer"/>
          <w:jc w:val="center"/>
        </w:pPr>
        <w:r>
          <w:fldChar w:fldCharType="begin"/>
        </w:r>
        <w:r>
          <w:instrText xml:space="preserve"> PAGE   \* MERGEFORMAT </w:instrText>
        </w:r>
        <w:r>
          <w:fldChar w:fldCharType="separate"/>
        </w:r>
        <w:r w:rsidR="00D76816">
          <w:rPr>
            <w:noProof/>
          </w:rPr>
          <w:t>7</w:t>
        </w:r>
        <w:r>
          <w:rPr>
            <w:noProof/>
          </w:rPr>
          <w:fldChar w:fldCharType="end"/>
        </w:r>
      </w:p>
    </w:sdtContent>
  </w:sdt>
  <w:p w:rsidR="00DF5A14" w:rsidRDefault="00DF5A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55F8" w:rsidRDefault="005F55F8" w:rsidP="009A122D">
      <w:pPr>
        <w:spacing w:after="0" w:line="240" w:lineRule="auto"/>
      </w:pPr>
      <w:r>
        <w:separator/>
      </w:r>
    </w:p>
  </w:footnote>
  <w:footnote w:type="continuationSeparator" w:id="0">
    <w:p w:rsidR="005F55F8" w:rsidRDefault="005F55F8"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A14" w:rsidRDefault="00DF5A14" w:rsidP="0030349D">
    <w:pPr>
      <w:spacing w:line="480" w:lineRule="auto"/>
      <w:ind w:firstLine="284"/>
      <w:jc w:val="right"/>
      <w:rPr>
        <w:lang w:bidi="hi-IN"/>
      </w:rPr>
    </w:pPr>
    <w:r w:rsidRPr="004E278A">
      <w:rPr>
        <w:lang w:bidi="hi-IN"/>
      </w:rPr>
      <w:t>SIM</w:t>
    </w:r>
    <w:r>
      <w:rPr>
        <w:lang w:bidi="hi-IN"/>
      </w:rPr>
      <w:t xml:space="preserve"> and Complex Adaptation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0D4B1CD4"/>
    <w:multiLevelType w:val="hybridMultilevel"/>
    <w:tmpl w:val="6102DD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4">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5">
    <w:nsid w:val="6C7A48C7"/>
    <w:multiLevelType w:val="multilevel"/>
    <w:tmpl w:val="D68EC694"/>
    <w:numStyleLink w:val="Headings"/>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proofState w:spelling="clean" w:grammar="clean"/>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4B8"/>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4118"/>
    <w:rsid w:val="0003658B"/>
    <w:rsid w:val="00042973"/>
    <w:rsid w:val="00042B4C"/>
    <w:rsid w:val="00042C46"/>
    <w:rsid w:val="000448EE"/>
    <w:rsid w:val="00044F35"/>
    <w:rsid w:val="00045BF6"/>
    <w:rsid w:val="000526D6"/>
    <w:rsid w:val="000545AB"/>
    <w:rsid w:val="00054D21"/>
    <w:rsid w:val="000578DD"/>
    <w:rsid w:val="00060C25"/>
    <w:rsid w:val="00065402"/>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60A3"/>
    <w:rsid w:val="000E6AE6"/>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530A"/>
    <w:rsid w:val="00153987"/>
    <w:rsid w:val="001654D6"/>
    <w:rsid w:val="0017087D"/>
    <w:rsid w:val="00171376"/>
    <w:rsid w:val="00171518"/>
    <w:rsid w:val="001725A7"/>
    <w:rsid w:val="001732C8"/>
    <w:rsid w:val="00173C79"/>
    <w:rsid w:val="00175D8E"/>
    <w:rsid w:val="001776D4"/>
    <w:rsid w:val="00184C3E"/>
    <w:rsid w:val="00185C6A"/>
    <w:rsid w:val="001910E3"/>
    <w:rsid w:val="00191D82"/>
    <w:rsid w:val="001945D6"/>
    <w:rsid w:val="001968C9"/>
    <w:rsid w:val="00197574"/>
    <w:rsid w:val="001975FE"/>
    <w:rsid w:val="00197CF4"/>
    <w:rsid w:val="001A151A"/>
    <w:rsid w:val="001A2C51"/>
    <w:rsid w:val="001A6C18"/>
    <w:rsid w:val="001B0499"/>
    <w:rsid w:val="001B2273"/>
    <w:rsid w:val="001B3AC8"/>
    <w:rsid w:val="001B580C"/>
    <w:rsid w:val="001B74CA"/>
    <w:rsid w:val="001B7896"/>
    <w:rsid w:val="001C19FF"/>
    <w:rsid w:val="001C35D5"/>
    <w:rsid w:val="001C3DA4"/>
    <w:rsid w:val="001C455A"/>
    <w:rsid w:val="001C5D6C"/>
    <w:rsid w:val="001D4AFA"/>
    <w:rsid w:val="001E325E"/>
    <w:rsid w:val="001E56C5"/>
    <w:rsid w:val="001F1E74"/>
    <w:rsid w:val="001F51E7"/>
    <w:rsid w:val="001F5496"/>
    <w:rsid w:val="001F5920"/>
    <w:rsid w:val="001F6A20"/>
    <w:rsid w:val="00200EB9"/>
    <w:rsid w:val="0020106C"/>
    <w:rsid w:val="00201A26"/>
    <w:rsid w:val="00204DE5"/>
    <w:rsid w:val="00210929"/>
    <w:rsid w:val="00210B00"/>
    <w:rsid w:val="002135AE"/>
    <w:rsid w:val="0021470E"/>
    <w:rsid w:val="00216196"/>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86536"/>
    <w:rsid w:val="00290173"/>
    <w:rsid w:val="0029078B"/>
    <w:rsid w:val="00292861"/>
    <w:rsid w:val="00295B91"/>
    <w:rsid w:val="00295FB4"/>
    <w:rsid w:val="00297D9B"/>
    <w:rsid w:val="002A0B22"/>
    <w:rsid w:val="002A0DCC"/>
    <w:rsid w:val="002A275A"/>
    <w:rsid w:val="002B1207"/>
    <w:rsid w:val="002B1EC3"/>
    <w:rsid w:val="002B5E98"/>
    <w:rsid w:val="002C2997"/>
    <w:rsid w:val="002C468F"/>
    <w:rsid w:val="002C490D"/>
    <w:rsid w:val="002C54C0"/>
    <w:rsid w:val="002C7209"/>
    <w:rsid w:val="002D2649"/>
    <w:rsid w:val="002D29C8"/>
    <w:rsid w:val="002D3652"/>
    <w:rsid w:val="002D501F"/>
    <w:rsid w:val="002D7506"/>
    <w:rsid w:val="002D7AB0"/>
    <w:rsid w:val="002E0EBF"/>
    <w:rsid w:val="002E3785"/>
    <w:rsid w:val="002F4E2F"/>
    <w:rsid w:val="00302666"/>
    <w:rsid w:val="00302CF7"/>
    <w:rsid w:val="0030349D"/>
    <w:rsid w:val="00304F72"/>
    <w:rsid w:val="00305197"/>
    <w:rsid w:val="00305556"/>
    <w:rsid w:val="00312002"/>
    <w:rsid w:val="003131D8"/>
    <w:rsid w:val="0031333D"/>
    <w:rsid w:val="00313F54"/>
    <w:rsid w:val="00314176"/>
    <w:rsid w:val="00314988"/>
    <w:rsid w:val="00320207"/>
    <w:rsid w:val="00320610"/>
    <w:rsid w:val="00323C45"/>
    <w:rsid w:val="003247B3"/>
    <w:rsid w:val="00325953"/>
    <w:rsid w:val="00331321"/>
    <w:rsid w:val="00331E7E"/>
    <w:rsid w:val="00332C18"/>
    <w:rsid w:val="0033327A"/>
    <w:rsid w:val="00335216"/>
    <w:rsid w:val="00335E62"/>
    <w:rsid w:val="00343645"/>
    <w:rsid w:val="0034713C"/>
    <w:rsid w:val="00347C94"/>
    <w:rsid w:val="00354774"/>
    <w:rsid w:val="0035628B"/>
    <w:rsid w:val="0035669E"/>
    <w:rsid w:val="00360699"/>
    <w:rsid w:val="003657AC"/>
    <w:rsid w:val="00365A2D"/>
    <w:rsid w:val="00373875"/>
    <w:rsid w:val="00373E6D"/>
    <w:rsid w:val="003757EA"/>
    <w:rsid w:val="0037763B"/>
    <w:rsid w:val="00381C70"/>
    <w:rsid w:val="0038310A"/>
    <w:rsid w:val="00385091"/>
    <w:rsid w:val="0038509B"/>
    <w:rsid w:val="0038712A"/>
    <w:rsid w:val="003877F5"/>
    <w:rsid w:val="00390D59"/>
    <w:rsid w:val="00391853"/>
    <w:rsid w:val="00394532"/>
    <w:rsid w:val="00394551"/>
    <w:rsid w:val="00396506"/>
    <w:rsid w:val="00396D80"/>
    <w:rsid w:val="003A1D28"/>
    <w:rsid w:val="003A2920"/>
    <w:rsid w:val="003B23AC"/>
    <w:rsid w:val="003B3D00"/>
    <w:rsid w:val="003B4B81"/>
    <w:rsid w:val="003B6434"/>
    <w:rsid w:val="003B734A"/>
    <w:rsid w:val="003C4248"/>
    <w:rsid w:val="003C66D8"/>
    <w:rsid w:val="003D306F"/>
    <w:rsid w:val="003D42F5"/>
    <w:rsid w:val="003D4900"/>
    <w:rsid w:val="003D5DA7"/>
    <w:rsid w:val="003E0693"/>
    <w:rsid w:val="003E0BDF"/>
    <w:rsid w:val="003E21DC"/>
    <w:rsid w:val="003E2958"/>
    <w:rsid w:val="003E2C84"/>
    <w:rsid w:val="003E68BE"/>
    <w:rsid w:val="003F04B0"/>
    <w:rsid w:val="003F0E76"/>
    <w:rsid w:val="003F2D32"/>
    <w:rsid w:val="003F5091"/>
    <w:rsid w:val="003F73B1"/>
    <w:rsid w:val="003F784C"/>
    <w:rsid w:val="00401E4A"/>
    <w:rsid w:val="00405611"/>
    <w:rsid w:val="00412A85"/>
    <w:rsid w:val="00414AEF"/>
    <w:rsid w:val="00415710"/>
    <w:rsid w:val="004163AF"/>
    <w:rsid w:val="00416F7F"/>
    <w:rsid w:val="004178FE"/>
    <w:rsid w:val="004254C4"/>
    <w:rsid w:val="00434AEF"/>
    <w:rsid w:val="00435563"/>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5C8"/>
    <w:rsid w:val="00514DED"/>
    <w:rsid w:val="005202A0"/>
    <w:rsid w:val="0052063A"/>
    <w:rsid w:val="00524BD8"/>
    <w:rsid w:val="00527A49"/>
    <w:rsid w:val="005316EE"/>
    <w:rsid w:val="00531BD5"/>
    <w:rsid w:val="00531CC2"/>
    <w:rsid w:val="00531D87"/>
    <w:rsid w:val="005447DA"/>
    <w:rsid w:val="00544F00"/>
    <w:rsid w:val="00544FA2"/>
    <w:rsid w:val="005467DB"/>
    <w:rsid w:val="0054704C"/>
    <w:rsid w:val="005515F1"/>
    <w:rsid w:val="00551EC7"/>
    <w:rsid w:val="00552B96"/>
    <w:rsid w:val="00553E18"/>
    <w:rsid w:val="00556178"/>
    <w:rsid w:val="00560C54"/>
    <w:rsid w:val="00563FAB"/>
    <w:rsid w:val="00564668"/>
    <w:rsid w:val="005754EE"/>
    <w:rsid w:val="005757FF"/>
    <w:rsid w:val="00575BB5"/>
    <w:rsid w:val="00581307"/>
    <w:rsid w:val="005816EE"/>
    <w:rsid w:val="005821AF"/>
    <w:rsid w:val="005842D2"/>
    <w:rsid w:val="005853AD"/>
    <w:rsid w:val="00585914"/>
    <w:rsid w:val="00587E54"/>
    <w:rsid w:val="0059042F"/>
    <w:rsid w:val="00591266"/>
    <w:rsid w:val="005A2F68"/>
    <w:rsid w:val="005A3565"/>
    <w:rsid w:val="005B0AD6"/>
    <w:rsid w:val="005B12CD"/>
    <w:rsid w:val="005B2FE1"/>
    <w:rsid w:val="005B46B9"/>
    <w:rsid w:val="005B487B"/>
    <w:rsid w:val="005B77E2"/>
    <w:rsid w:val="005C7620"/>
    <w:rsid w:val="005D511F"/>
    <w:rsid w:val="005D7A01"/>
    <w:rsid w:val="005E0580"/>
    <w:rsid w:val="005E19DB"/>
    <w:rsid w:val="005E3A59"/>
    <w:rsid w:val="005E3B94"/>
    <w:rsid w:val="005E7700"/>
    <w:rsid w:val="005F1227"/>
    <w:rsid w:val="005F1290"/>
    <w:rsid w:val="005F1B6B"/>
    <w:rsid w:val="005F2C16"/>
    <w:rsid w:val="005F2E8A"/>
    <w:rsid w:val="005F55F8"/>
    <w:rsid w:val="005F620D"/>
    <w:rsid w:val="005F6245"/>
    <w:rsid w:val="005F6C08"/>
    <w:rsid w:val="00600689"/>
    <w:rsid w:val="00602869"/>
    <w:rsid w:val="00607B56"/>
    <w:rsid w:val="00611840"/>
    <w:rsid w:val="00616194"/>
    <w:rsid w:val="00622093"/>
    <w:rsid w:val="006231EF"/>
    <w:rsid w:val="0062328A"/>
    <w:rsid w:val="00625517"/>
    <w:rsid w:val="00630B3C"/>
    <w:rsid w:val="00630F02"/>
    <w:rsid w:val="00631789"/>
    <w:rsid w:val="00633ED1"/>
    <w:rsid w:val="00635E26"/>
    <w:rsid w:val="00643DA4"/>
    <w:rsid w:val="00643FEC"/>
    <w:rsid w:val="006456BB"/>
    <w:rsid w:val="00646CDC"/>
    <w:rsid w:val="00651080"/>
    <w:rsid w:val="00651511"/>
    <w:rsid w:val="00652ABC"/>
    <w:rsid w:val="00652D72"/>
    <w:rsid w:val="00654BAB"/>
    <w:rsid w:val="006620EE"/>
    <w:rsid w:val="00663378"/>
    <w:rsid w:val="00665310"/>
    <w:rsid w:val="0066767E"/>
    <w:rsid w:val="00667ECA"/>
    <w:rsid w:val="0067104F"/>
    <w:rsid w:val="00671C1A"/>
    <w:rsid w:val="006733DF"/>
    <w:rsid w:val="0067436B"/>
    <w:rsid w:val="00681DB1"/>
    <w:rsid w:val="00683120"/>
    <w:rsid w:val="00683B42"/>
    <w:rsid w:val="006911A5"/>
    <w:rsid w:val="00691461"/>
    <w:rsid w:val="00691767"/>
    <w:rsid w:val="006930EE"/>
    <w:rsid w:val="0069770A"/>
    <w:rsid w:val="006A14EB"/>
    <w:rsid w:val="006A278B"/>
    <w:rsid w:val="006A27C7"/>
    <w:rsid w:val="006A479B"/>
    <w:rsid w:val="006B0338"/>
    <w:rsid w:val="006B3A9D"/>
    <w:rsid w:val="006B774C"/>
    <w:rsid w:val="006B781F"/>
    <w:rsid w:val="006C02DB"/>
    <w:rsid w:val="006D14E9"/>
    <w:rsid w:val="006D1AF4"/>
    <w:rsid w:val="006D2C68"/>
    <w:rsid w:val="006D3024"/>
    <w:rsid w:val="006D3220"/>
    <w:rsid w:val="006D5802"/>
    <w:rsid w:val="006D6585"/>
    <w:rsid w:val="006E04FA"/>
    <w:rsid w:val="006E3084"/>
    <w:rsid w:val="006E7AB4"/>
    <w:rsid w:val="006F4747"/>
    <w:rsid w:val="006F7EFE"/>
    <w:rsid w:val="00701833"/>
    <w:rsid w:val="00703925"/>
    <w:rsid w:val="007058D2"/>
    <w:rsid w:val="00712689"/>
    <w:rsid w:val="007169AD"/>
    <w:rsid w:val="00720682"/>
    <w:rsid w:val="00721A13"/>
    <w:rsid w:val="00723F0C"/>
    <w:rsid w:val="00726BD4"/>
    <w:rsid w:val="00733307"/>
    <w:rsid w:val="00733446"/>
    <w:rsid w:val="00735806"/>
    <w:rsid w:val="0073776C"/>
    <w:rsid w:val="00740DB3"/>
    <w:rsid w:val="0074207B"/>
    <w:rsid w:val="00745590"/>
    <w:rsid w:val="00746E62"/>
    <w:rsid w:val="00753267"/>
    <w:rsid w:val="00754F1E"/>
    <w:rsid w:val="00760FC5"/>
    <w:rsid w:val="0076119B"/>
    <w:rsid w:val="00762F19"/>
    <w:rsid w:val="0077094B"/>
    <w:rsid w:val="00775F58"/>
    <w:rsid w:val="00785EDE"/>
    <w:rsid w:val="007879A9"/>
    <w:rsid w:val="00795243"/>
    <w:rsid w:val="007A2944"/>
    <w:rsid w:val="007A3960"/>
    <w:rsid w:val="007A7B53"/>
    <w:rsid w:val="007B25AD"/>
    <w:rsid w:val="007B5572"/>
    <w:rsid w:val="007B5E21"/>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0DD3"/>
    <w:rsid w:val="0080478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25E9D"/>
    <w:rsid w:val="00830F34"/>
    <w:rsid w:val="008350C0"/>
    <w:rsid w:val="00836CB4"/>
    <w:rsid w:val="00836DE3"/>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6"/>
    <w:rsid w:val="008A3174"/>
    <w:rsid w:val="008A35F3"/>
    <w:rsid w:val="008A5282"/>
    <w:rsid w:val="008A52D7"/>
    <w:rsid w:val="008A6B5D"/>
    <w:rsid w:val="008A73E2"/>
    <w:rsid w:val="008A7A0A"/>
    <w:rsid w:val="008B7326"/>
    <w:rsid w:val="008D0078"/>
    <w:rsid w:val="008D2D9C"/>
    <w:rsid w:val="008E3DFA"/>
    <w:rsid w:val="008E43B1"/>
    <w:rsid w:val="008E4FCE"/>
    <w:rsid w:val="008E7880"/>
    <w:rsid w:val="008F2169"/>
    <w:rsid w:val="008F3447"/>
    <w:rsid w:val="008F3D01"/>
    <w:rsid w:val="008F5983"/>
    <w:rsid w:val="00900394"/>
    <w:rsid w:val="009040D1"/>
    <w:rsid w:val="009073F8"/>
    <w:rsid w:val="00913E9F"/>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5800"/>
    <w:rsid w:val="00956C2E"/>
    <w:rsid w:val="009602F2"/>
    <w:rsid w:val="00960FAB"/>
    <w:rsid w:val="00961209"/>
    <w:rsid w:val="00961941"/>
    <w:rsid w:val="00961EB6"/>
    <w:rsid w:val="00963766"/>
    <w:rsid w:val="00965EA3"/>
    <w:rsid w:val="009731A0"/>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4DC2"/>
    <w:rsid w:val="009E654C"/>
    <w:rsid w:val="009F0ADC"/>
    <w:rsid w:val="009F5B3A"/>
    <w:rsid w:val="009F79A7"/>
    <w:rsid w:val="00A0028F"/>
    <w:rsid w:val="00A00B27"/>
    <w:rsid w:val="00A03104"/>
    <w:rsid w:val="00A03B16"/>
    <w:rsid w:val="00A14950"/>
    <w:rsid w:val="00A20010"/>
    <w:rsid w:val="00A20806"/>
    <w:rsid w:val="00A307DC"/>
    <w:rsid w:val="00A30A19"/>
    <w:rsid w:val="00A31D86"/>
    <w:rsid w:val="00A328A2"/>
    <w:rsid w:val="00A34949"/>
    <w:rsid w:val="00A35270"/>
    <w:rsid w:val="00A35FFF"/>
    <w:rsid w:val="00A40A47"/>
    <w:rsid w:val="00A44E2F"/>
    <w:rsid w:val="00A4786F"/>
    <w:rsid w:val="00A50635"/>
    <w:rsid w:val="00A533A9"/>
    <w:rsid w:val="00A575D7"/>
    <w:rsid w:val="00A579F7"/>
    <w:rsid w:val="00A67023"/>
    <w:rsid w:val="00A6797E"/>
    <w:rsid w:val="00A70358"/>
    <w:rsid w:val="00A709C3"/>
    <w:rsid w:val="00A70BE8"/>
    <w:rsid w:val="00A70BEF"/>
    <w:rsid w:val="00A7180F"/>
    <w:rsid w:val="00A725E6"/>
    <w:rsid w:val="00A74527"/>
    <w:rsid w:val="00A81E09"/>
    <w:rsid w:val="00A81E4B"/>
    <w:rsid w:val="00A853B5"/>
    <w:rsid w:val="00A871C9"/>
    <w:rsid w:val="00A90051"/>
    <w:rsid w:val="00A90D10"/>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C24"/>
    <w:rsid w:val="00AF5605"/>
    <w:rsid w:val="00AF57D2"/>
    <w:rsid w:val="00AF69B6"/>
    <w:rsid w:val="00B04C73"/>
    <w:rsid w:val="00B04D05"/>
    <w:rsid w:val="00B10A9D"/>
    <w:rsid w:val="00B10C13"/>
    <w:rsid w:val="00B1479E"/>
    <w:rsid w:val="00B1563A"/>
    <w:rsid w:val="00B165C4"/>
    <w:rsid w:val="00B17DB4"/>
    <w:rsid w:val="00B23B3C"/>
    <w:rsid w:val="00B2494E"/>
    <w:rsid w:val="00B25D55"/>
    <w:rsid w:val="00B2675D"/>
    <w:rsid w:val="00B32510"/>
    <w:rsid w:val="00B37F95"/>
    <w:rsid w:val="00B41C05"/>
    <w:rsid w:val="00B43DD1"/>
    <w:rsid w:val="00B472FC"/>
    <w:rsid w:val="00B51C0E"/>
    <w:rsid w:val="00B5286A"/>
    <w:rsid w:val="00B56C74"/>
    <w:rsid w:val="00B66998"/>
    <w:rsid w:val="00B67E56"/>
    <w:rsid w:val="00B72912"/>
    <w:rsid w:val="00B7610D"/>
    <w:rsid w:val="00B82D73"/>
    <w:rsid w:val="00B83F66"/>
    <w:rsid w:val="00B8554B"/>
    <w:rsid w:val="00B85CA4"/>
    <w:rsid w:val="00B86755"/>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46F2"/>
    <w:rsid w:val="00BD7A9A"/>
    <w:rsid w:val="00BE10FD"/>
    <w:rsid w:val="00BE1EF9"/>
    <w:rsid w:val="00BF06EE"/>
    <w:rsid w:val="00BF0B48"/>
    <w:rsid w:val="00BF1957"/>
    <w:rsid w:val="00BF2DDC"/>
    <w:rsid w:val="00BF336A"/>
    <w:rsid w:val="00BF4446"/>
    <w:rsid w:val="00BF554E"/>
    <w:rsid w:val="00C00770"/>
    <w:rsid w:val="00C023C7"/>
    <w:rsid w:val="00C03529"/>
    <w:rsid w:val="00C04756"/>
    <w:rsid w:val="00C11B88"/>
    <w:rsid w:val="00C157F4"/>
    <w:rsid w:val="00C2015F"/>
    <w:rsid w:val="00C221D6"/>
    <w:rsid w:val="00C22795"/>
    <w:rsid w:val="00C2360B"/>
    <w:rsid w:val="00C23983"/>
    <w:rsid w:val="00C24454"/>
    <w:rsid w:val="00C2582E"/>
    <w:rsid w:val="00C263A9"/>
    <w:rsid w:val="00C27F6B"/>
    <w:rsid w:val="00C31576"/>
    <w:rsid w:val="00C32D39"/>
    <w:rsid w:val="00C35E46"/>
    <w:rsid w:val="00C362E9"/>
    <w:rsid w:val="00C364E9"/>
    <w:rsid w:val="00C36DFD"/>
    <w:rsid w:val="00C37953"/>
    <w:rsid w:val="00C40822"/>
    <w:rsid w:val="00C40CB3"/>
    <w:rsid w:val="00C42628"/>
    <w:rsid w:val="00C43354"/>
    <w:rsid w:val="00C46C20"/>
    <w:rsid w:val="00C47221"/>
    <w:rsid w:val="00C47BD2"/>
    <w:rsid w:val="00C47F28"/>
    <w:rsid w:val="00C53C8F"/>
    <w:rsid w:val="00C555BC"/>
    <w:rsid w:val="00C56AB4"/>
    <w:rsid w:val="00C63224"/>
    <w:rsid w:val="00C64915"/>
    <w:rsid w:val="00C66217"/>
    <w:rsid w:val="00C76B2A"/>
    <w:rsid w:val="00C8411A"/>
    <w:rsid w:val="00C87978"/>
    <w:rsid w:val="00C87AF4"/>
    <w:rsid w:val="00C955BB"/>
    <w:rsid w:val="00C95FCF"/>
    <w:rsid w:val="00C96067"/>
    <w:rsid w:val="00C96FC9"/>
    <w:rsid w:val="00CA14DA"/>
    <w:rsid w:val="00CA1DD5"/>
    <w:rsid w:val="00CA3636"/>
    <w:rsid w:val="00CA58CA"/>
    <w:rsid w:val="00CA68FE"/>
    <w:rsid w:val="00CA7DA9"/>
    <w:rsid w:val="00CB0741"/>
    <w:rsid w:val="00CB2260"/>
    <w:rsid w:val="00CB2F61"/>
    <w:rsid w:val="00CB48E4"/>
    <w:rsid w:val="00CC0964"/>
    <w:rsid w:val="00CD0E65"/>
    <w:rsid w:val="00CD0FB7"/>
    <w:rsid w:val="00CD202B"/>
    <w:rsid w:val="00CD3F78"/>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157D4"/>
    <w:rsid w:val="00D20FB0"/>
    <w:rsid w:val="00D23B17"/>
    <w:rsid w:val="00D2584A"/>
    <w:rsid w:val="00D26998"/>
    <w:rsid w:val="00D26AEF"/>
    <w:rsid w:val="00D3015D"/>
    <w:rsid w:val="00D3522A"/>
    <w:rsid w:val="00D35D48"/>
    <w:rsid w:val="00D37700"/>
    <w:rsid w:val="00D40F2C"/>
    <w:rsid w:val="00D4102F"/>
    <w:rsid w:val="00D45CB2"/>
    <w:rsid w:val="00D5184D"/>
    <w:rsid w:val="00D56A32"/>
    <w:rsid w:val="00D6325C"/>
    <w:rsid w:val="00D6393B"/>
    <w:rsid w:val="00D66493"/>
    <w:rsid w:val="00D72D8D"/>
    <w:rsid w:val="00D74797"/>
    <w:rsid w:val="00D747B0"/>
    <w:rsid w:val="00D76319"/>
    <w:rsid w:val="00D76816"/>
    <w:rsid w:val="00D82F82"/>
    <w:rsid w:val="00D84632"/>
    <w:rsid w:val="00D95127"/>
    <w:rsid w:val="00D96086"/>
    <w:rsid w:val="00DA34B7"/>
    <w:rsid w:val="00DA55AA"/>
    <w:rsid w:val="00DA5E7F"/>
    <w:rsid w:val="00DA7722"/>
    <w:rsid w:val="00DB45BB"/>
    <w:rsid w:val="00DB52C0"/>
    <w:rsid w:val="00DB6D14"/>
    <w:rsid w:val="00DB6D2A"/>
    <w:rsid w:val="00DB72B7"/>
    <w:rsid w:val="00DB77BD"/>
    <w:rsid w:val="00DB7BB5"/>
    <w:rsid w:val="00DB7DD7"/>
    <w:rsid w:val="00DC143E"/>
    <w:rsid w:val="00DC713E"/>
    <w:rsid w:val="00DC7CDC"/>
    <w:rsid w:val="00DD0EC1"/>
    <w:rsid w:val="00DD62C4"/>
    <w:rsid w:val="00DD7292"/>
    <w:rsid w:val="00DD7A57"/>
    <w:rsid w:val="00DD7F71"/>
    <w:rsid w:val="00DE1C4B"/>
    <w:rsid w:val="00DE1F0E"/>
    <w:rsid w:val="00DE20E5"/>
    <w:rsid w:val="00DE40C4"/>
    <w:rsid w:val="00DE6521"/>
    <w:rsid w:val="00DF1FED"/>
    <w:rsid w:val="00DF4FC8"/>
    <w:rsid w:val="00DF5A14"/>
    <w:rsid w:val="00DF6C0E"/>
    <w:rsid w:val="00DF73E5"/>
    <w:rsid w:val="00E0054D"/>
    <w:rsid w:val="00E01613"/>
    <w:rsid w:val="00E01860"/>
    <w:rsid w:val="00E06BFF"/>
    <w:rsid w:val="00E1330F"/>
    <w:rsid w:val="00E1623D"/>
    <w:rsid w:val="00E16366"/>
    <w:rsid w:val="00E1760D"/>
    <w:rsid w:val="00E223EE"/>
    <w:rsid w:val="00E26B85"/>
    <w:rsid w:val="00E2745E"/>
    <w:rsid w:val="00E33B3B"/>
    <w:rsid w:val="00E41960"/>
    <w:rsid w:val="00E41B1B"/>
    <w:rsid w:val="00E4228C"/>
    <w:rsid w:val="00E4303E"/>
    <w:rsid w:val="00E466DE"/>
    <w:rsid w:val="00E47165"/>
    <w:rsid w:val="00E4716C"/>
    <w:rsid w:val="00E5128F"/>
    <w:rsid w:val="00E52511"/>
    <w:rsid w:val="00E554BD"/>
    <w:rsid w:val="00E627A2"/>
    <w:rsid w:val="00E628F4"/>
    <w:rsid w:val="00E7243B"/>
    <w:rsid w:val="00E74930"/>
    <w:rsid w:val="00E75CE3"/>
    <w:rsid w:val="00E82A6E"/>
    <w:rsid w:val="00E83791"/>
    <w:rsid w:val="00E83AB1"/>
    <w:rsid w:val="00E849D7"/>
    <w:rsid w:val="00E8583D"/>
    <w:rsid w:val="00E85DE7"/>
    <w:rsid w:val="00E862AF"/>
    <w:rsid w:val="00E87A5D"/>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452"/>
    <w:rsid w:val="00EE6EA2"/>
    <w:rsid w:val="00EE776B"/>
    <w:rsid w:val="00EE7A17"/>
    <w:rsid w:val="00EF00B7"/>
    <w:rsid w:val="00EF0B86"/>
    <w:rsid w:val="00EF3BEC"/>
    <w:rsid w:val="00EF44A6"/>
    <w:rsid w:val="00EF634C"/>
    <w:rsid w:val="00EF797F"/>
    <w:rsid w:val="00F0097B"/>
    <w:rsid w:val="00F00D32"/>
    <w:rsid w:val="00F01A4F"/>
    <w:rsid w:val="00F0272A"/>
    <w:rsid w:val="00F03785"/>
    <w:rsid w:val="00F052BD"/>
    <w:rsid w:val="00F07DD7"/>
    <w:rsid w:val="00F100B3"/>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6B8B"/>
    <w:rsid w:val="00F804BA"/>
    <w:rsid w:val="00F8069F"/>
    <w:rsid w:val="00F832E9"/>
    <w:rsid w:val="00F83F2E"/>
    <w:rsid w:val="00F84E5B"/>
    <w:rsid w:val="00F85CE0"/>
    <w:rsid w:val="00F8704C"/>
    <w:rsid w:val="00F8789F"/>
    <w:rsid w:val="00F87F2E"/>
    <w:rsid w:val="00F907A8"/>
    <w:rsid w:val="00F912C7"/>
    <w:rsid w:val="00F91E4B"/>
    <w:rsid w:val="00F9201C"/>
    <w:rsid w:val="00FA4D99"/>
    <w:rsid w:val="00FA5079"/>
    <w:rsid w:val="00FA72C5"/>
    <w:rsid w:val="00FB0058"/>
    <w:rsid w:val="00FB1726"/>
    <w:rsid w:val="00FB228D"/>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255"/>
    <w:rsid w:val="00FF2F6D"/>
    <w:rsid w:val="00FF4F00"/>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sChild>
                                                                                                                                                                                                                                                                                                                                                                                                                                                                                                                                                                                                                                                            <w:div w:id="189416348">
                                                                                                                                                                                                                                                                                                                                                                                                                                                                                                                                                                                                                                                              <w:marLeft w:val="0"/>
                                                                                                                                                                                                                                                                                                                                                                                                                                                                                                                                                                                                                                                              <w:marRight w:val="0"/>
                                                                                                                                                                                                                                                                                                                                                                                                                                                                                                                                                                                                                                                              <w:marTop w:val="0"/>
                                                                                                                                                                                                                                                                                                                                                                                                                                                                                                                                                                                                                                                              <w:marBottom w:val="0"/>
                                                                                                                                                                                                                                                                                                                                                                                                                                                                                                                                                                                                                                                              <w:divBdr>
                                                                                                                                                                                                                                                                                                                                                                                                                                                                                                                                                                                                                                                                <w:top w:val="none" w:sz="0" w:space="0" w:color="auto"/>
                                                                                                                                                                                                                                                                                                                                                                                                                                                                                                                                                                                                                                                                <w:left w:val="none" w:sz="0" w:space="0" w:color="auto"/>
                                                                                                                                                                                                                                                                                                                                                                                                                                                                                                                                                                                                                                                                <w:bottom w:val="none" w:sz="0" w:space="0" w:color="auto"/>
                                                                                                                                                                                                                                                                                                                                                                                                                                                                                                                                                                                                                                                                <w:right w:val="none" w:sz="0" w:space="0" w:color="auto"/>
                                                                                                                                                                                                                                                                                                                                                                                                                                                                                                                                                                                                                                                              </w:divBdr>
                                                                                                                                                                                                                                                                                                                                                                                                                                                                                                                                                                                                                                                              <w:divsChild>
                                                                                                                                                                                                                                                                                                                                                                                                                                                                                                                                                                                                                                                                <w:div w:id="671030136">
                                                                                                                                                                                                                                                                                                                                                                                                                                                                                                                                                                                                                                                                  <w:marLeft w:val="0"/>
                                                                                                                                                                                                                                                                                                                                                                                                                                                                                                                                                                                                                                                                  <w:marRight w:val="0"/>
                                                                                                                                                                                                                                                                                                                                                                                                                                                                                                                                                                                                                                                                  <w:marTop w:val="0"/>
                                                                                                                                                                                                                                                                                                                                                                                                                                                                                                                                                                                                                                                                  <w:marBottom w:val="0"/>
                                                                                                                                                                                                                                                                                                                                                                                                                                                                                                                                                                                                                                                                  <w:divBdr>
                                                                                                                                                                                                                                                                                                                                                                                                                                                                                                                                                                                                                                                                    <w:top w:val="none" w:sz="0" w:space="0" w:color="auto"/>
                                                                                                                                                                                                                                                                                                                                                                                                                                                                                                                                                                                                                                                                    <w:left w:val="none" w:sz="0" w:space="0" w:color="auto"/>
                                                                                                                                                                                                                                                                                                                                                                                                                                                                                                                                                                                                                                                                    <w:bottom w:val="none" w:sz="0" w:space="0" w:color="auto"/>
                                                                                                                                                                                                                                                                                                                                                                                                                                                                                                                                                                                                                                                                    <w:right w:val="none" w:sz="0" w:space="0" w:color="auto"/>
                                                                                                                                                                                                                                                                                                                                                                                                                                                                                                                                                                                                                                                                  </w:divBdr>
                                                                                                                                                                                                                                                                                                                                                                                                                                                                                                                                                                                                                                                                  <w:divsChild>
                                                                                                                                                                                                                                                                                                                                                                                                                                                                                                                                                                                                                                                                    <w:div w:id="999582883">
                                                                                                                                                                                                                                                                                                                                                                                                                                                                                                                                                                                                                                                                      <w:marLeft w:val="0"/>
                                                                                                                                                                                                                                                                                                                                                                                                                                                                                                                                                                                                                                                                      <w:marRight w:val="0"/>
                                                                                                                                                                                                                                                                                                                                                                                                                                                                                                                                                                                                                                                                      <w:marTop w:val="0"/>
                                                                                                                                                                                                                                                                                                                                                                                                                                                                                                                                                                                                                                                                      <w:marBottom w:val="0"/>
                                                                                                                                                                                                                                                                                                                                                                                                                                                                                                                                                                                                                                                                      <w:divBdr>
                                                                                                                                                                                                                                                                                                                                                                                                                                                                                                                                                                                                                                                                        <w:top w:val="none" w:sz="0" w:space="0" w:color="auto"/>
                                                                                                                                                                                                                                                                                                                                                                                                                                                                                                                                                                                                                                                                        <w:left w:val="none" w:sz="0" w:space="0" w:color="auto"/>
                                                                                                                                                                                                                                                                                                                                                                                                                                                                                                                                                                                                                                                                        <w:bottom w:val="none" w:sz="0" w:space="0" w:color="auto"/>
                                                                                                                                                                                                                                                                                                                                                                                                                                                                                                                                                                                                                                                                        <w:right w:val="none" w:sz="0" w:space="0" w:color="auto"/>
                                                                                                                                                                                                                                                                                                                                                                                                                                                                                                                                                                                                                                                                      </w:divBdr>
                                                                                                                                                                                                                                                                                                                                                                                                                                                                                                                                                                                                                                                                      <w:divsChild>
                                                                                                                                                                                                                                                                                                                                                                                                                                                                                                                                                                                                                                                                        <w:div w:id="1974555668">
                                                                                                                                                                                                                                                                                                                                                                                                                                                                                                                                                                                                                                                                          <w:marLeft w:val="0"/>
                                                                                                                                                                                                                                                                                                                                                                                                                                                                                                                                                                                                                                                                          <w:marRight w:val="0"/>
                                                                                                                                                                                                                                                                                                                                                                                                                                                                                                                                                                                                                                                                          <w:marTop w:val="0"/>
                                                                                                                                                                                                                                                                                                                                                                                                                                                                                                                                                                                                                                                                          <w:marBottom w:val="0"/>
                                                                                                                                                                                                                                                                                                                                                                                                                                                                                                                                                                                                                                                                          <w:divBdr>
                                                                                                                                                                                                                                                                                                                                                                                                                                                                                                                                                                                                                                                                            <w:top w:val="none" w:sz="0" w:space="0" w:color="auto"/>
                                                                                                                                                                                                                                                                                                                                                                                                                                                                                                                                                                                                                                                                            <w:left w:val="none" w:sz="0" w:space="0" w:color="auto"/>
                                                                                                                                                                                                                                                                                                                                                                                                                                                                                                                                                                                                                                                                            <w:bottom w:val="none" w:sz="0" w:space="0" w:color="auto"/>
                                                                                                                                                                                                                                                                                                                                                                                                                                                                                                                                                                                                                                                                            <w:right w:val="none" w:sz="0" w:space="0" w:color="auto"/>
                                                                                                                                                                                                                                                                                                                                                                                                                                                                                                                                                                                                                                                                          </w:divBdr>
                                                                                                                                                                                                                                                                                                                                                                                                                                                                                                                                                                                                                                                                          <w:divsChild>
                                                                                                                                                                                                                                                                                                                                                                                                                                                                                                                                                                                                                                                                            <w:div w:id="801775374">
                                                                                                                                                                                                                                                                                                                                                                                                                                                                                                                                                                                                                                                                              <w:marLeft w:val="0"/>
                                                                                                                                                                                                                                                                                                                                                                                                                                                                                                                                                                                                                                                                              <w:marRight w:val="0"/>
                                                                                                                                                                                                                                                                                                                                                                                                                                                                                                                                                                                                                                                                              <w:marTop w:val="0"/>
                                                                                                                                                                                                                                                                                                                                                                                                                                                                                                                                                                                                                                                                              <w:marBottom w:val="0"/>
                                                                                                                                                                                                                                                                                                                                                                                                                                                                                                                                                                                                                                                                              <w:divBdr>
                                                                                                                                                                                                                                                                                                                                                                                                                                                                                                                                                                                                                                                                                <w:top w:val="none" w:sz="0" w:space="0" w:color="auto"/>
                                                                                                                                                                                                                                                                                                                                                                                                                                                                                                                                                                                                                                                                                <w:left w:val="none" w:sz="0" w:space="0" w:color="auto"/>
                                                                                                                                                                                                                                                                                                                                                                                                                                                                                                                                                                                                                                                                                <w:bottom w:val="none" w:sz="0" w:space="0" w:color="auto"/>
                                                                                                                                                                                                                                                                                                                                                                                                                                                                                                                                                                                                                                                                                <w:right w:val="none" w:sz="0" w:space="0" w:color="auto"/>
                                                                                                                                                                                                                                                                                                                                                                                                                                                                                                                                                                                                                                                                              </w:divBdr>
                                                                                                                                                                                                                                                                                                                                                                                                                                                                                                                                                                                                                                                                              <w:divsChild>
                                                                                                                                                                                                                                                                                                                                                                                                                                                                                                                                                                                                                                                                                <w:div w:id="2139058814">
                                                                                                                                                                                                                                                                                                                                                                                                                                                                                                                                                                                                                                                                                  <w:marLeft w:val="0"/>
                                                                                                                                                                                                                                                                                                                                                                                                                                                                                                                                                                                                                                                                                  <w:marRight w:val="0"/>
                                                                                                                                                                                                                                                                                                                                                                                                                                                                                                                                                                                                                                                                                  <w:marTop w:val="0"/>
                                                                                                                                                                                                                                                                                                                                                                                                                                                                                                                                                                                                                                                                                  <w:marBottom w:val="0"/>
                                                                                                                                                                                                                                                                                                                                                                                                                                                                                                                                                                                                                                                                                  <w:divBdr>
                                                                                                                                                                                                                                                                                                                                                                                                                                                                                                                                                                                                                                                                                    <w:top w:val="none" w:sz="0" w:space="0" w:color="auto"/>
                                                                                                                                                                                                                                                                                                                                                                                                                                                                                                                                                                                                                                                                                    <w:left w:val="none" w:sz="0" w:space="0" w:color="auto"/>
                                                                                                                                                                                                                                                                                                                                                                                                                                                                                                                                                                                                                                                                                    <w:bottom w:val="none" w:sz="0" w:space="0" w:color="auto"/>
                                                                                                                                                                                                                                                                                                                                                                                                                                                                                                                                                                                                                                                                                    <w:right w:val="none" w:sz="0" w:space="0" w:color="auto"/>
                                                                                                                                                                                                                                                                                                                                                                                                                                                                                                                                                                                                                                                                                  </w:divBdr>
                                                                                                                                                                                                                                                                                                                                                                                                                                                                                                                                                                                                                                                                                  <w:divsChild>
                                                                                                                                                                                                                                                                                                                                                                                                                                                                                                                                                                                                                                                                                    <w:div w:id="1919435673">
                                                                                                                                                                                                                                                                                                                                                                                                                                                                                                                                                                                                                                                                                      <w:marLeft w:val="0"/>
                                                                                                                                                                                                                                                                                                                                                                                                                                                                                                                                                                                                                                                                                      <w:marRight w:val="0"/>
                                                                                                                                                                                                                                                                                                                                                                                                                                                                                                                                                                                                                                                                                      <w:marTop w:val="0"/>
                                                                                                                                                                                                                                                                                                                                                                                                                                                                                                                                                                                                                                                                                      <w:marBottom w:val="0"/>
                                                                                                                                                                                                                                                                                                                                                                                                                                                                                                                                                                                                                                                                                      <w:divBdr>
                                                                                                                                                                                                                                                                                                                                                                                                                                                                                                                                                                                                                                                                                        <w:top w:val="none" w:sz="0" w:space="0" w:color="auto"/>
                                                                                                                                                                                                                                                                                                                                                                                                                                                                                                                                                                                                                                                                                        <w:left w:val="none" w:sz="0" w:space="0" w:color="auto"/>
                                                                                                                                                                                                                                                                                                                                                                                                                                                                                                                                                                                                                                                                                        <w:bottom w:val="none" w:sz="0" w:space="0" w:color="auto"/>
                                                                                                                                                                                                                                                                                                                                                                                                                                                                                                                                                                                                                                                                                        <w:right w:val="none" w:sz="0" w:space="0" w:color="auto"/>
                                                                                                                                                                                                                                                                                                                                                                                                                                                                                                                                                                                                                                                                                      </w:divBdr>
                                                                                                                                                                                                                                                                                                                                                                                                                                                                                                                                                                                                                                                                                      <w:divsChild>
                                                                                                                                                                                                                                                                                                                                                                                                                                                                                                                                                                                                                                                                                        <w:div w:id="1946693719">
                                                                                                                                                                                                                                                                                                                                                                                                                                                                                                                                                                                                                                                                                          <w:marLeft w:val="0"/>
                                                                                                                                                                                                                                                                                                                                                                                                                                                                                                                                                                                                                                                                                          <w:marRight w:val="0"/>
                                                                                                                                                                                                                                                                                                                                                                                                                                                                                                                                                                                                                                                                                          <w:marTop w:val="0"/>
                                                                                                                                                                                                                                                                                                                                                                                                                                                                                                                                                                                                                                                                                          <w:marBottom w:val="0"/>
                                                                                                                                                                                                                                                                                                                                                                                                                                                                                                                                                                                                                                                                                          <w:divBdr>
                                                                                                                                                                                                                                                                                                                                                                                                                                                                                                                                                                                                                                                                                            <w:top w:val="none" w:sz="0" w:space="0" w:color="auto"/>
                                                                                                                                                                                                                                                                                                                                                                                                                                                                                                                                                                                                                                                                                            <w:left w:val="none" w:sz="0" w:space="0" w:color="auto"/>
                                                                                                                                                                                                                                                                                                                                                                                                                                                                                                                                                                                                                                                                                            <w:bottom w:val="none" w:sz="0" w:space="0" w:color="auto"/>
                                                                                                                                                                                                                                                                                                                                                                                                                                                                                                                                                                                                                                                                                            <w:right w:val="none" w:sz="0" w:space="0" w:color="auto"/>
                                                                                                                                                                                                                                                                                                                                                                                                                                                                                                                                                                                                                                                                                          </w:divBdr>
                                                                                                                                                                                                                                                                                                                                                                                                                                                                                                                                                                                                                                                                                          <w:divsChild>
                                                                                                                                                                                                                                                                                                                                                                                                                                                                                                                                                                                                                                                                                            <w:div w:id="1935019256">
                                                                                                                                                                                                                                                                                                                                                                                                                                                                                                                                                                                                                                                                                              <w:marLeft w:val="0"/>
                                                                                                                                                                                                                                                                                                                                                                                                                                                                                                                                                                                                                                                                                              <w:marRight w:val="0"/>
                                                                                                                                                                                                                                                                                                                                                                                                                                                                                                                                                                                                                                                                                              <w:marTop w:val="0"/>
                                                                                                                                                                                                                                                                                                                                                                                                                                                                                                                                                                                                                                                                                              <w:marBottom w:val="0"/>
                                                                                                                                                                                                                                                                                                                                                                                                                                                                                                                                                                                                                                                                                              <w:divBdr>
                                                                                                                                                                                                                                                                                                                                                                                                                                                                                                                                                                                                                                                                                                <w:top w:val="none" w:sz="0" w:space="0" w:color="auto"/>
                                                                                                                                                                                                                                                                                                                                                                                                                                                                                                                                                                                                                                                                                                <w:left w:val="none" w:sz="0" w:space="0" w:color="auto"/>
                                                                                                                                                                                                                                                                                                                                                                                                                                                                                                                                                                                                                                                                                                <w:bottom w:val="none" w:sz="0" w:space="0" w:color="auto"/>
                                                                                                                                                                                                                                                                                                                                                                                                                                                                                                                                                                                                                                                                                                <w:right w:val="none" w:sz="0" w:space="0" w:color="auto"/>
                                                                                                                                                                                                                                                                                                                                                                                                                                                                                                                                                                                                                                                                                              </w:divBdr>
                                                                                                                                                                                                                                                                                                                                                                                                                                                                                                                                                                                                                                                                                              <w:divsChild>
                                                                                                                                                                                                                                                                                                                                                                                                                                                                                                                                                                                                                                                                                                <w:div w:id="820930680">
                                                                                                                                                                                                                                                                                                                                                                                                                                                                                                                                                                                                                                                                                                  <w:marLeft w:val="0"/>
                                                                                                                                                                                                                                                                                                                                                                                                                                                                                                                                                                                                                                                                                                  <w:marRight w:val="0"/>
                                                                                                                                                                                                                                                                                                                                                                                                                                                                                                                                                                                                                                                                                                  <w:marTop w:val="0"/>
                                                                                                                                                                                                                                                                                                                                                                                                                                                                                                                                                                                                                                                                                                  <w:marBottom w:val="0"/>
                                                                                                                                                                                                                                                                                                                                                                                                                                                                                                                                                                                                                                                                                                  <w:divBdr>
                                                                                                                                                                                                                                                                                                                                                                                                                                                                                                                                                                                                                                                                                                    <w:top w:val="none" w:sz="0" w:space="0" w:color="auto"/>
                                                                                                                                                                                                                                                                                                                                                                                                                                                                                                                                                                                                                                                                                                    <w:left w:val="none" w:sz="0" w:space="0" w:color="auto"/>
                                                                                                                                                                                                                                                                                                                                                                                                                                                                                                                                                                                                                                                                                                    <w:bottom w:val="none" w:sz="0" w:space="0" w:color="auto"/>
                                                                                                                                                                                                                                                                                                                                                                                                                                                                                                                                                                                                                                                                                                    <w:right w:val="none" w:sz="0" w:space="0" w:color="auto"/>
                                                                                                                                                                                                                                                                                                                                                                                                                                                                                                                                                                                                                                                                                                  </w:divBdr>
                                                                                                                                                                                                                                                                                                                                                                                                                                                                                                                                                                                                                                                                                                  <w:divsChild>
                                                                                                                                                                                                                                                                                                                                                                                                                                                                                                                                                                                                                                                                                                    <w:div w:id="1029335810">
                                                                                                                                                                                                                                                                                                                                                                                                                                                                                                                                                                                                                                                                                                      <w:marLeft w:val="0"/>
                                                                                                                                                                                                                                                                                                                                                                                                                                                                                                                                                                                                                                                                                                      <w:marRight w:val="0"/>
                                                                                                                                                                                                                                                                                                                                                                                                                                                                                                                                                                                                                                                                                                      <w:marTop w:val="0"/>
                                                                                                                                                                                                                                                                                                                                                                                                                                                                                                                                                                                                                                                                                                      <w:marBottom w:val="0"/>
                                                                                                                                                                                                                                                                                                                                                                                                                                                                                                                                                                                                                                                                                                      <w:divBdr>
                                                                                                                                                                                                                                                                                                                                                                                                                                                                                                                                                                                                                                                                                                        <w:top w:val="none" w:sz="0" w:space="0" w:color="auto"/>
                                                                                                                                                                                                                                                                                                                                                                                                                                                                                                                                                                                                                                                                                                        <w:left w:val="none" w:sz="0" w:space="0" w:color="auto"/>
                                                                                                                                                                                                                                                                                                                                                                                                                                                                                                                                                                                                                                                                                                        <w:bottom w:val="none" w:sz="0" w:space="0" w:color="auto"/>
                                                                                                                                                                                                                                                                                                                                                                                                                                                                                                                                                                                                                                                                                                        <w:right w:val="none" w:sz="0" w:space="0" w:color="auto"/>
                                                                                                                                                                                                                                                                                                                                                                                                                                                                                                                                                                                                                                                                                                      </w:divBdr>
                                                                                                                                                                                                                                                                                                                                                                                                                                                                                                                                                                                                                                                                                                      <w:divsChild>
                                                                                                                                                                                                                                                                                                                                                                                                                                                                                                                                                                                                                                                                                                        <w:div w:id="1043098254">
                                                                                                                                                                                                                                                                                                                                                                                                                                                                                                                                                                                                                                                                                                          <w:marLeft w:val="0"/>
                                                                                                                                                                                                                                                                                                                                                                                                                                                                                                                                                                                                                                                                                                          <w:marRight w:val="0"/>
                                                                                                                                                                                                                                                                                                                                                                                                                                                                                                                                                                                                                                                                                                          <w:marTop w:val="0"/>
                                                                                                                                                                                                                                                                                                                                                                                                                                                                                                                                                                                                                                                                                                          <w:marBottom w:val="0"/>
                                                                                                                                                                                                                                                                                                                                                                                                                                                                                                                                                                                                                                                                                                          <w:divBdr>
                                                                                                                                                                                                                                                                                                                                                                                                                                                                                                                                                                                                                                                                                                            <w:top w:val="none" w:sz="0" w:space="0" w:color="auto"/>
                                                                                                                                                                                                                                                                                                                                                                                                                                                                                                                                                                                                                                                                                                            <w:left w:val="none" w:sz="0" w:space="0" w:color="auto"/>
                                                                                                                                                                                                                                                                                                                                                                                                                                                                                                                                                                                                                                                                                                            <w:bottom w:val="none" w:sz="0" w:space="0" w:color="auto"/>
                                                                                                                                                                                                                                                                                                                                                                                                                                                                                                                                                                                                                                                                                                            <w:right w:val="none" w:sz="0" w:space="0" w:color="auto"/>
                                                                                                                                                                                                                                                                                                                                                                                                                                                                                                                                                                                                                                                                                                          </w:divBdr>
                                                                                                                                                                                                                                                                                                                                                                                                                                                                                                                                                                                                                                                                                                          <w:divsChild>
                                                                                                                                                                                                                                                                                                                                                                                                                                                                                                                                                                                                                                                                                                            <w:div w:id="1160459851">
                                                                                                                                                                                                                                                                                                                                                                                                                                                                                                                                                                                                                                                                                                              <w:marLeft w:val="0"/>
                                                                                                                                                                                                                                                                                                                                                                                                                                                                                                                                                                                                                                                                                                              <w:marRight w:val="0"/>
                                                                                                                                                                                                                                                                                                                                                                                                                                                                                                                                                                                                                                                                                                              <w:marTop w:val="0"/>
                                                                                                                                                                                                                                                                                                                                                                                                                                                                                                                                                                                                                                                                                                              <w:marBottom w:val="0"/>
                                                                                                                                                                                                                                                                                                                                                                                                                                                                                                                                                                                                                                                                                                              <w:divBdr>
                                                                                                                                                                                                                                                                                                                                                                                                                                                                                                                                                                                                                                                                                                                <w:top w:val="none" w:sz="0" w:space="0" w:color="auto"/>
                                                                                                                                                                                                                                                                                                                                                                                                                                                                                                                                                                                                                                                                                                                <w:left w:val="none" w:sz="0" w:space="0" w:color="auto"/>
                                                                                                                                                                                                                                                                                                                                                                                                                                                                                                                                                                                                                                                                                                                <w:bottom w:val="none" w:sz="0" w:space="0" w:color="auto"/>
                                                                                                                                                                                                                                                                                                                                                                                                                                                                                                                                                                                                                                                                                                                <w:right w:val="none" w:sz="0" w:space="0" w:color="auto"/>
                                                                                                                                                                                                                                                                                                                                                                                                                                                                                                                                                                                                                                                                                                              </w:divBdr>
                                                                                                                                                                                                                                                                                                                                                                                                                                                                                                                                                                                                                                                                                                              <w:divsChild>
                                                                                                                                                                                                                                                                                                                                                                                                                                                                                                                                                                                                                                                                                                                <w:div w:id="944460311">
                                                                                                                                                                                                                                                                                                                                                                                                                                                                                                                                                                                                                                                                                                                  <w:marLeft w:val="0"/>
                                                                                                                                                                                                                                                                                                                                                                                                                                                                                                                                                                                                                                                                                                                  <w:marRight w:val="0"/>
                                                                                                                                                                                                                                                                                                                                                                                                                                                                                                                                                                                                                                                                                                                  <w:marTop w:val="0"/>
                                                                                                                                                                                                                                                                                                                                                                                                                                                                                                                                                                                                                                                                                                                  <w:marBottom w:val="0"/>
                                                                                                                                                                                                                                                                                                                                                                                                                                                                                                                                                                                                                                                                                                                  <w:divBdr>
                                                                                                                                                                                                                                                                                                                                                                                                                                                                                                                                                                                                                                                                                                                    <w:top w:val="none" w:sz="0" w:space="0" w:color="auto"/>
                                                                                                                                                                                                                                                                                                                                                                                                                                                                                                                                                                                                                                                                                                                    <w:left w:val="none" w:sz="0" w:space="0" w:color="auto"/>
                                                                                                                                                                                                                                                                                                                                                                                                                                                                                                                                                                                                                                                                                                                    <w:bottom w:val="none" w:sz="0" w:space="0" w:color="auto"/>
                                                                                                                                                                                                                                                                                                                                                                                                                                                                                                                                                                                                                                                                                                                    <w:right w:val="none" w:sz="0" w:space="0" w:color="auto"/>
                                                                                                                                                                                                                                                                                                                                                                                                                                                                                                                                                                                                                                                                                                                  </w:divBdr>
                                                                                                                                                                                                                                                                                                                                                                                                                                                                                                                                                                                                                                                                                                                  <w:divsChild>
                                                                                                                                                                                                                                                                                                                                                                                                                                                                                                                                                                                                                                                                                                                    <w:div w:id="1491479309">
                                                                                                                                                                                                                                                                                                                                                                                                                                                                                                                                                                                                                                                                                                                      <w:marLeft w:val="0"/>
                                                                                                                                                                                                                                                                                                                                                                                                                                                                                                                                                                                                                                                                                                                      <w:marRight w:val="0"/>
                                                                                                                                                                                                                                                                                                                                                                                                                                                                                                                                                                                                                                                                                                                      <w:marTop w:val="0"/>
                                                                                                                                                                                                                                                                                                                                                                                                                                                                                                                                                                                                                                                                                                                      <w:marBottom w:val="0"/>
                                                                                                                                                                                                                                                                                                                                                                                                                                                                                                                                                                                                                                                                                                                      <w:divBdr>
                                                                                                                                                                                                                                                                                                                                                                                                                                                                                                                                                                                                                                                                                                                        <w:top w:val="none" w:sz="0" w:space="0" w:color="auto"/>
                                                                                                                                                                                                                                                                                                                                                                                                                                                                                                                                                                                                                                                                                                                        <w:left w:val="none" w:sz="0" w:space="0" w:color="auto"/>
                                                                                                                                                                                                                                                                                                                                                                                                                                                                                                                                                                                                                                                                                                                        <w:bottom w:val="none" w:sz="0" w:space="0" w:color="auto"/>
                                                                                                                                                                                                                                                                                                                                                                                                                                                                                                                                                                                                                                                                                                                        <w:right w:val="none" w:sz="0" w:space="0" w:color="auto"/>
                                                                                                                                                                                                                                                                                                                                                                                                                                                                                                                                                                                                                                                                                                                      </w:divBdr>
                                                                                                                                                                                                                                                                                                                                                                                                                                                                                                                                                                                                                                                                                                                      <w:divsChild>
                                                                                                                                                                                                                                                                                                                                                                                                                                                                                                                                                                                                                                                                                                                        <w:div w:id="669795040">
                                                                                                                                                                                                                                                                                                                                                                                                                                                                                                                                                                                                                                                                                                                          <w:marLeft w:val="0"/>
                                                                                                                                                                                                                                                                                                                                                                                                                                                                                                                                                                                                                                                                                                                          <w:marRight w:val="0"/>
                                                                                                                                                                                                                                                                                                                                                                                                                                                                                                                                                                                                                                                                                                                          <w:marTop w:val="0"/>
                                                                                                                                                                                                                                                                                                                                                                                                                                                                                                                                                                                                                                                                                                                          <w:marBottom w:val="0"/>
                                                                                                                                                                                                                                                                                                                                                                                                                                                                                                                                                                                                                                                                                                                          <w:divBdr>
                                                                                                                                                                                                                                                                                                                                                                                                                                                                                                                                                                                                                                                                                                                            <w:top w:val="none" w:sz="0" w:space="0" w:color="auto"/>
                                                                                                                                                                                                                                                                                                                                                                                                                                                                                                                                                                                                                                                                                                                            <w:left w:val="none" w:sz="0" w:space="0" w:color="auto"/>
                                                                                                                                                                                                                                                                                                                                                                                                                                                                                                                                                                                                                                                                                                                            <w:bottom w:val="none" w:sz="0" w:space="0" w:color="auto"/>
                                                                                                                                                                                                                                                                                                                                                                                                                                                                                                                                                                                                                                                                                                                            <w:right w:val="none" w:sz="0" w:space="0" w:color="auto"/>
                                                                                                                                                                                                                                                                                                                                                                                                                                                                                                                                                                                                                                                                                                                          </w:divBdr>
                                                                                                                                                                                                                                                                                                                                                                                                                                                                                                                                                                                                                                                                                                                          <w:divsChild>
                                                                                                                                                                                                                                                                                                                                                                                                                                                                                                                                                                                                                                                                                                                            <w:div w:id="355158609">
                                                                                                                                                                                                                                                                                                                                                                                                                                                                                                                                                                                                                                                                                                                              <w:marLeft w:val="0"/>
                                                                                                                                                                                                                                                                                                                                                                                                                                                                                                                                                                                                                                                                                                                              <w:marRight w:val="0"/>
                                                                                                                                                                                                                                                                                                                                                                                                                                                                                                                                                                                                                                                                                                                              <w:marTop w:val="0"/>
                                                                                                                                                                                                                                                                                                                                                                                                                                                                                                                                                                                                                                                                                                                              <w:marBottom w:val="0"/>
                                                                                                                                                                                                                                                                                                                                                                                                                                                                                                                                                                                                                                                                                                                              <w:divBdr>
                                                                                                                                                                                                                                                                                                                                                                                                                                                                                                                                                                                                                                                                                                                                <w:top w:val="none" w:sz="0" w:space="0" w:color="auto"/>
                                                                                                                                                                                                                                                                                                                                                                                                                                                                                                                                                                                                                                                                                                                                <w:left w:val="none" w:sz="0" w:space="0" w:color="auto"/>
                                                                                                                                                                                                                                                                                                                                                                                                                                                                                                                                                                                                                                                                                                                                <w:bottom w:val="none" w:sz="0" w:space="0" w:color="auto"/>
                                                                                                                                                                                                                                                                                                                                                                                                                                                                                                                                                                                                                                                                                                                                <w:right w:val="none" w:sz="0" w:space="0" w:color="auto"/>
                                                                                                                                                                                                                                                                                                                                                                                                                                                                                                                                                                                                                                                                                                                              </w:divBdr>
                                                                                                                                                                                                                                                                                                                                                                                                                                                                                                                                                                                                                                                                                                                              <w:divsChild>
                                                                                                                                                                                                                                                                                                                                                                                                                                                                                                                                                                                                                                                                                                                                <w:div w:id="655108655">
                                                                                                                                                                                                                                                                                                                                                                                                                                                                                                                                                                                                                                                                                                                                  <w:marLeft w:val="0"/>
                                                                                                                                                                                                                                                                                                                                                                                                                                                                                                                                                                                                                                                                                                                                  <w:marRight w:val="0"/>
                                                                                                                                                                                                                                                                                                                                                                                                                                                                                                                                                                                                                                                                                                                                  <w:marTop w:val="0"/>
                                                                                                                                                                                                                                                                                                                                                                                                                                                                                                                                                                                                                                                                                                                                  <w:marBottom w:val="0"/>
                                                                                                                                                                                                                                                                                                                                                                                                                                                                                                                                                                                                                                                                                                                                  <w:divBdr>
                                                                                                                                                                                                                                                                                                                                                                                                                                                                                                                                                                                                                                                                                                                                    <w:top w:val="none" w:sz="0" w:space="0" w:color="auto"/>
                                                                                                                                                                                                                                                                                                                                                                                                                                                                                                                                                                                                                                                                                                                                    <w:left w:val="none" w:sz="0" w:space="0" w:color="auto"/>
                                                                                                                                                                                                                                                                                                                                                                                                                                                                                                                                                                                                                                                                                                                                    <w:bottom w:val="none" w:sz="0" w:space="0" w:color="auto"/>
                                                                                                                                                                                                                                                                                                                                                                                                                                                                                                                                                                                                                                                                                                                                    <w:right w:val="none" w:sz="0" w:space="0" w:color="auto"/>
                                                                                                                                                                                                                                                                                                                                                                                                                                                                                                                                                                                                                                                                                                                                  </w:divBdr>
                                                                                                                                                                                                                                                                                                                                                                                                                                                                                                                                                                                                                                                                                                                                  <w:divsChild>
                                                                                                                                                                                                                                                                                                                                                                                                                                                                                                                                                                                                                                                                                                                                    <w:div w:id="717632127">
                                                                                                                                                                                                                                                                                                                                                                                                                                                                                                                                                                                                                                                                                                                                      <w:marLeft w:val="0"/>
                                                                                                                                                                                                                                                                                                                                                                                                                                                                                                                                                                                                                                                                                                                                      <w:marRight w:val="0"/>
                                                                                                                                                                                                                                                                                                                                                                                                                                                                                                                                                                                                                                                                                                                                      <w:marTop w:val="0"/>
                                                                                                                                                                                                                                                                                                                                                                                                                                                                                                                                                                                                                                                                                                                                      <w:marBottom w:val="0"/>
                                                                                                                                                                                                                                                                                                                                                                                                                                                                                                                                                                                                                                                                                                                                      <w:divBdr>
                                                                                                                                                                                                                                                                                                                                                                                                                                                                                                                                                                                                                                                                                                                                        <w:top w:val="none" w:sz="0" w:space="0" w:color="auto"/>
                                                                                                                                                                                                                                                                                                                                                                                                                                                                                                                                                                                                                                                                                                                                        <w:left w:val="none" w:sz="0" w:space="0" w:color="auto"/>
                                                                                                                                                                                                                                                                                                                                                                                                                                                                                                                                                                                                                                                                                                                                        <w:bottom w:val="none" w:sz="0" w:space="0" w:color="auto"/>
                                                                                                                                                                                                                                                                                                                                                                                                                                                                                                                                                                                                                                                                                                                                        <w:right w:val="none" w:sz="0" w:space="0" w:color="auto"/>
                                                                                                                                                                                                                                                                                                                                                                                                                                                                                                                                                                                                                                                                                                                                      </w:divBdr>
                                                                                                                                                                                                                                                                                                                                                                                                                                                                                                                                                                                                                                                                                                                                      <w:divsChild>
                                                                                                                                                                                                                                                                                                                                                                                                                                                                                                                                                                                                                                                                                                                                        <w:div w:id="1756901568">
                                                                                                                                                                                                                                                                                                                                                                                                                                                                                                                                                                                                                                                                                                                                          <w:marLeft w:val="0"/>
                                                                                                                                                                                                                                                                                                                                                                                                                                                                                                                                                                                                                                                                                                                                          <w:marRight w:val="0"/>
                                                                                                                                                                                                                                                                                                                                                                                                                                                                                                                                                                                                                                                                                                                                          <w:marTop w:val="0"/>
                                                                                                                                                                                                                                                                                                                                                                                                                                                                                                                                                                                                                                                                                                                                          <w:marBottom w:val="0"/>
                                                                                                                                                                                                                                                                                                                                                                                                                                                                                                                                                                                                                                                                                                                                          <w:divBdr>
                                                                                                                                                                                                                                                                                                                                                                                                                                                                                                                                                                                                                                                                                                                                            <w:top w:val="none" w:sz="0" w:space="0" w:color="auto"/>
                                                                                                                                                                                                                                                                                                                                                                                                                                                                                                                                                                                                                                                                                                                                            <w:left w:val="none" w:sz="0" w:space="0" w:color="auto"/>
                                                                                                                                                                                                                                                                                                                                                                                                                                                                                                                                                                                                                                                                                                                                            <w:bottom w:val="none" w:sz="0" w:space="0" w:color="auto"/>
                                                                                                                                                                                                                                                                                                                                                                                                                                                                                                                                                                                                                                                                                                                                            <w:right w:val="none" w:sz="0" w:space="0" w:color="auto"/>
                                                                                                                                                                                                                                                                                                                                                                                                                                                                                                                                                                                                                                                                                                                                          </w:divBdr>
                                                                                                                                                                                                                                                                                                                                                                                                                                                                                                                                                                                                                                                                                                                                          <w:divsChild>
                                                                                                                                                                                                                                                                                                                                                                                                                                                                                                                                                                                                                                                                                                                                            <w:div w:id="915701284">
                                                                                                                                                                                                                                                                                                                                                                                                                                                                                                                                                                                                                                                                                                                                              <w:marLeft w:val="0"/>
                                                                                                                                                                                                                                                                                                                                                                                                                                                                                                                                                                                                                                                                                                                                              <w:marRight w:val="0"/>
                                                                                                                                                                                                                                                                                                                                                                                                                                                                                                                                                                                                                                                                                                                                              <w:marTop w:val="0"/>
                                                                                                                                                                                                                                                                                                                                                                                                                                                                                                                                                                                                                                                                                                                                              <w:marBottom w:val="0"/>
                                                                                                                                                                                                                                                                                                                                                                                                                                                                                                                                                                                                                                                                                                                                              <w:divBdr>
                                                                                                                                                                                                                                                                                                                                                                                                                                                                                                                                                                                                                                                                                                                                                <w:top w:val="none" w:sz="0" w:space="0" w:color="auto"/>
                                                                                                                                                                                                                                                                                                                                                                                                                                                                                                                                                                                                                                                                                                                                                <w:left w:val="none" w:sz="0" w:space="0" w:color="auto"/>
                                                                                                                                                                                                                                                                                                                                                                                                                                                                                                                                                                                                                                                                                                                                                <w:bottom w:val="none" w:sz="0" w:space="0" w:color="auto"/>
                                                                                                                                                                                                                                                                                                                                                                                                                                                                                                                                                                                                                                                                                                                                                <w:right w:val="none" w:sz="0" w:space="0" w:color="auto"/>
                                                                                                                                                                                                                                                                                                                                                                                                                                                                                                                                                                                                                                                                                                                                              </w:divBdr>
                                                                                                                                                                                                                                                                                                                                                                                                                                                                                                                                                                                                                                                                                                                                              <w:divsChild>
                                                                                                                                                                                                                                                                                                                                                                                                                                                                                                                                                                                                                                                                                                                                                <w:div w:id="1268856126">
                                                                                                                                                                                                                                                                                                                                                                                                                                                                                                                                                                                                                                                                                                                                                  <w:marLeft w:val="0"/>
                                                                                                                                                                                                                                                                                                                                                                                                                                                                                                                                                                                                                                                                                                                                                  <w:marRight w:val="0"/>
                                                                                                                                                                                                                                                                                                                                                                                                                                                                                                                                                                                                                                                                                                                                                  <w:marTop w:val="0"/>
                                                                                                                                                                                                                                                                                                                                                                                                                                                                                                                                                                                                                                                                                                                                                  <w:marBottom w:val="0"/>
                                                                                                                                                                                                                                                                                                                                                                                                                                                                                                                                                                                                                                                                                                                                                  <w:divBdr>
                                                                                                                                                                                                                                                                                                                                                                                                                                                                                                                                                                                                                                                                                                                                                    <w:top w:val="none" w:sz="0" w:space="0" w:color="auto"/>
                                                                                                                                                                                                                                                                                                                                                                                                                                                                                                                                                                                                                                                                                                                                                    <w:left w:val="none" w:sz="0" w:space="0" w:color="auto"/>
                                                                                                                                                                                                                                                                                                                                                                                                                                                                                                                                                                                                                                                                                                                                                    <w:bottom w:val="none" w:sz="0" w:space="0" w:color="auto"/>
                                                                                                                                                                                                                                                                                                                                                                                                                                                                                                                                                                                                                                                                                                                                                    <w:right w:val="none" w:sz="0" w:space="0" w:color="auto"/>
                                                                                                                                                                                                                                                                                                                                                                                                                                                                                                                                                                                                                                                                                                                                                  </w:divBdr>
                                                                                                                                                                                                                                                                                                                                                                                                                                                                                                                                                                                                                                                                                                                                                  <w:divsChild>
                                                                                                                                                                                                                                                                                                                                                                                                                                                                                                                                                                                                                                                                                                                                                    <w:div w:id="1845703815">
                                                                                                                                                                                                                                                                                                                                                                                                                                                                                                                                                                                                                                                                                                                                                      <w:marLeft w:val="0"/>
                                                                                                                                                                                                                                                                                                                                                                                                                                                                                                                                                                                                                                                                                                                                                      <w:marRight w:val="0"/>
                                                                                                                                                                                                                                                                                                                                                                                                                                                                                                                                                                                                                                                                                                                                                      <w:marTop w:val="0"/>
                                                                                                                                                                                                                                                                                                                                                                                                                                                                                                                                                                                                                                                                                                                                                      <w:marBottom w:val="0"/>
                                                                                                                                                                                                                                                                                                                                                                                                                                                                                                                                                                                                                                                                                                                                                      <w:divBdr>
                                                                                                                                                                                                                                                                                                                                                                                                                                                                                                                                                                                                                                                                                                                                                        <w:top w:val="none" w:sz="0" w:space="0" w:color="auto"/>
                                                                                                                                                                                                                                                                                                                                                                                                                                                                                                                                                                                                                                                                                                                                                        <w:left w:val="none" w:sz="0" w:space="0" w:color="auto"/>
                                                                                                                                                                                                                                                                                                                                                                                                                                                                                                                                                                                                                                                                                                                                                        <w:bottom w:val="none" w:sz="0" w:space="0" w:color="auto"/>
                                                                                                                                                                                                                                                                                                                                                                                                                                                                                                                                                                                                                                                                                                                                                        <w:right w:val="none" w:sz="0" w:space="0" w:color="auto"/>
                                                                                                                                                                                                                                                                                                                                                                                                                                                                                                                                                                                                                                                                                                                                                      </w:divBdr>
                                                                                                                                                                                                                                                                                                                                                                                                                                                                                                                                                                                                                                                                                                                                                      <w:divsChild>
                                                                                                                                                                                                                                                                                                                                                                                                                                                                                                                                                                                                                                                                                                                                                        <w:div w:id="2079354168">
                                                                                                                                                                                                                                                                                                                                                                                                                                                                                                                                                                                                                                                                                                                                                          <w:marLeft w:val="0"/>
                                                                                                                                                                                                                                                                                                                                                                                                                                                                                                                                                                                                                                                                                                                                                          <w:marRight w:val="0"/>
                                                                                                                                                                                                                                                                                                                                                                                                                                                                                                                                                                                                                                                                                                                                                          <w:marTop w:val="0"/>
                                                                                                                                                                                                                                                                                                                                                                                                                                                                                                                                                                                                                                                                                                                                                          <w:marBottom w:val="0"/>
                                                                                                                                                                                                                                                                                                                                                                                                                                                                                                                                                                                                                                                                                                                                                          <w:divBdr>
                                                                                                                                                                                                                                                                                                                                                                                                                                                                                                                                                                                                                                                                                                                                                            <w:top w:val="none" w:sz="0" w:space="0" w:color="auto"/>
                                                                                                                                                                                                                                                                                                                                                                                                                                                                                                                                                                                                                                                                                                                                                            <w:left w:val="none" w:sz="0" w:space="0" w:color="auto"/>
                                                                                                                                                                                                                                                                                                                                                                                                                                                                                                                                                                                                                                                                                                                                                            <w:bottom w:val="none" w:sz="0" w:space="0" w:color="auto"/>
                                                                                                                                                                                                                                                                                                                                                                                                                                                                                                                                                                                                                                                                                                                                                            <w:right w:val="none" w:sz="0" w:space="0" w:color="auto"/>
                                                                                                                                                                                                                                                                                                                                                                                                                                                                                                                                                                                                                                                                                                                                                          </w:divBdr>
                                                                                                                                                                                                                                                                                                                                                                                                                                                                                                                                                                                                                                                                                                                                                          <w:divsChild>
                                                                                                                                                                                                                                                                                                                                                                                                                                                                                                                                                                                                                                                                                                                                                            <w:div w:id="24716916">
                                                                                                                                                                                                                                                                                                                                                                                                                                                                                                                                                                                                                                                                                                                                                              <w:marLeft w:val="0"/>
                                                                                                                                                                                                                                                                                                                                                                                                                                                                                                                                                                                                                                                                                                                                                              <w:marRight w:val="0"/>
                                                                                                                                                                                                                                                                                                                                                                                                                                                                                                                                                                                                                                                                                                                                                              <w:marTop w:val="0"/>
                                                                                                                                                                                                                                                                                                                                                                                                                                                                                                                                                                                                                                                                                                                                                              <w:marBottom w:val="0"/>
                                                                                                                                                                                                                                                                                                                                                                                                                                                                                                                                                                                                                                                                                                                                                              <w:divBdr>
                                                                                                                                                                                                                                                                                                                                                                                                                                                                                                                                                                                                                                                                                                                                                                <w:top w:val="none" w:sz="0" w:space="0" w:color="auto"/>
                                                                                                                                                                                                                                                                                                                                                                                                                                                                                                                                                                                                                                                                                                                                                                <w:left w:val="none" w:sz="0" w:space="0" w:color="auto"/>
                                                                                                                                                                                                                                                                                                                                                                                                                                                                                                                                                                                                                                                                                                                                                                <w:bottom w:val="none" w:sz="0" w:space="0" w:color="auto"/>
                                                                                                                                                                                                                                                                                                                                                                                                                                                                                                                                                                                                                                                                                                                                                                <w:right w:val="none" w:sz="0" w:space="0" w:color="auto"/>
                                                                                                                                                                                                                                                                                                                                                                                                                                                                                                                                                                                                                                                                                                                                                              </w:divBdr>
                                                                                                                                                                                                                                                                                                                                                                                                                                                                                                                                                                                                                                                                                                                                                              <w:divsChild>
                                                                                                                                                                                                                                                                                                                                                                                                                                                                                                                                                                                                                                                                                                                                                                <w:div w:id="1321159693">
                                                                                                                                                                                                                                                                                                                                                                                                                                                                                                                                                                                                                                                                                                                                                                  <w:marLeft w:val="0"/>
                                                                                                                                                                                                                                                                                                                                                                                                                                                                                                                                                                                                                                                                                                                                                                  <w:marRight w:val="0"/>
                                                                                                                                                                                                                                                                                                                                                                                                                                                                                                                                                                                                                                                                                                                                                                  <w:marTop w:val="0"/>
                                                                                                                                                                                                                                                                                                                                                                                                                                                                                                                                                                                                                                                                                                                                                                  <w:marBottom w:val="0"/>
                                                                                                                                                                                                                                                                                                                                                                                                                                                                                                                                                                                                                                                                                                                                                                  <w:divBdr>
                                                                                                                                                                                                                                                                                                                                                                                                                                                                                                                                                                                                                                                                                                                                                                    <w:top w:val="none" w:sz="0" w:space="0" w:color="auto"/>
                                                                                                                                                                                                                                                                                                                                                                                                                                                                                                                                                                                                                                                                                                                                                                    <w:left w:val="none" w:sz="0" w:space="0" w:color="auto"/>
                                                                                                                                                                                                                                                                                                                                                                                                                                                                                                                                                                                                                                                                                                                                                                    <w:bottom w:val="none" w:sz="0" w:space="0" w:color="auto"/>
                                                                                                                                                                                                                                                                                                                                                                                                                                                                                                                                                                                                                                                                                                                                                                    <w:right w:val="none" w:sz="0" w:space="0" w:color="auto"/>
                                                                                                                                                                                                                                                                                                                                                                                                                                                                                                                                                                                                                                                                                                                                                                  </w:divBdr>
                                                                                                                                                                                                                                                                                                                                                                                                                                                                                                                                                                                                                                                                                                                                                                  <w:divsChild>
                                                                                                                                                                                                                                                                                                                                                                                                                                                                                                                                                                                                                                                                                                                                                                    <w:div w:id="1787190160">
                                                                                                                                                                                                                                                                                                                                                                                                                                                                                                                                                                                                                                                                                                                                                                      <w:marLeft w:val="0"/>
                                                                                                                                                                                                                                                                                                                                                                                                                                                                                                                                                                                                                                                                                                                                                                      <w:marRight w:val="0"/>
                                                                                                                                                                                                                                                                                                                                                                                                                                                                                                                                                                                                                                                                                                                                                                      <w:marTop w:val="0"/>
                                                                                                                                                                                                                                                                                                                                                                                                                                                                                                                                                                                                                                                                                                                                                                      <w:marBottom w:val="0"/>
                                                                                                                                                                                                                                                                                                                                                                                                                                                                                                                                                                                                                                                                                                                                                                      <w:divBdr>
                                                                                                                                                                                                                                                                                                                                                                                                                                                                                                                                                                                                                                                                                                                                                                        <w:top w:val="none" w:sz="0" w:space="0" w:color="auto"/>
                                                                                                                                                                                                                                                                                                                                                                                                                                                                                                                                                                                                                                                                                                                                                                        <w:left w:val="none" w:sz="0" w:space="0" w:color="auto"/>
                                                                                                                                                                                                                                                                                                                                                                                                                                                                                                                                                                                                                                                                                                                                                                        <w:bottom w:val="none" w:sz="0" w:space="0" w:color="auto"/>
                                                                                                                                                                                                                                                                                                                                                                                                                                                                                                                                                                                                                                                                                                                                                                        <w:right w:val="none" w:sz="0" w:space="0" w:color="auto"/>
                                                                                                                                                                                                                                                                                                                                                                                                                                                                                                                                                                                                                                                                                                                                                                      </w:divBdr>
                                                                                                                                                                                                                                                                                                                                                                                                                                                                                                                                                                                                                                                                                                                                                                      <w:divsChild>
                                                                                                                                                                                                                                                                                                                                                                                                                                                                                                                                                                                                                                                                                                                                                                        <w:div w:id="1344284851">
                                                                                                                                                                                                                                                                                                                                                                                                                                                                                                                                                                                                                                                                                                                                                                          <w:marLeft w:val="0"/>
                                                                                                                                                                                                                                                                                                                                                                                                                                                                                                                                                                                                                                                                                                                                                                          <w:marRight w:val="0"/>
                                                                                                                                                                                                                                                                                                                                                                                                                                                                                                                                                                                                                                                                                                                                                                          <w:marTop w:val="0"/>
                                                                                                                                                                                                                                                                                                                                                                                                                                                                                                                                                                                                                                                                                                                                                                          <w:marBottom w:val="0"/>
                                                                                                                                                                                                                                                                                                                                                                                                                                                                                                                                                                                                                                                                                                                                                                          <w:divBdr>
                                                                                                                                                                                                                                                                                                                                                                                                                                                                                                                                                                                                                                                                                                                                                                            <w:top w:val="none" w:sz="0" w:space="0" w:color="auto"/>
                                                                                                                                                                                                                                                                                                                                                                                                                                                                                                                                                                                                                                                                                                                                                                            <w:left w:val="none" w:sz="0" w:space="0" w:color="auto"/>
                                                                                                                                                                                                                                                                                                                                                                                                                                                                                                                                                                                                                                                                                                                                                                            <w:bottom w:val="none" w:sz="0" w:space="0" w:color="auto"/>
                                                                                                                                                                                                                                                                                                                                                                                                                                                                                                                                                                                                                                                                                                                                                                            <w:right w:val="none" w:sz="0" w:space="0" w:color="auto"/>
                                                                                                                                                                                                                                                                                                                                                                                                                                                                                                                                                                                                                                                                                                                                                                          </w:divBdr>
                                                                                                                                                                                                                                                                                                                                                                                                                                                                                                                                                                                                                                                                                                                                                                          <w:divsChild>
                                                                                                                                                                                                                                                                                                                                                                                                                                                                                                                                                                                                                                                                                                                                                                            <w:div w:id="1112936658">
                                                                                                                                                                                                                                                                                                                                                                                                                                                                                                                                                                                                                                                                                                                                                                              <w:marLeft w:val="0"/>
                                                                                                                                                                                                                                                                                                                                                                                                                                                                                                                                                                                                                                                                                                                                                                              <w:marRight w:val="0"/>
                                                                                                                                                                                                                                                                                                                                                                                                                                                                                                                                                                                                                                                                                                                                                                              <w:marTop w:val="0"/>
                                                                                                                                                                                                                                                                                                                                                                                                                                                                                                                                                                                                                                                                                                                                                                              <w:marBottom w:val="0"/>
                                                                                                                                                                                                                                                                                                                                                                                                                                                                                                                                                                                                                                                                                                                                                                              <w:divBdr>
                                                                                                                                                                                                                                                                                                                                                                                                                                                                                                                                                                                                                                                                                                                                                                                <w:top w:val="none" w:sz="0" w:space="0" w:color="auto"/>
                                                                                                                                                                                                                                                                                                                                                                                                                                                                                                                                                                                                                                                                                                                                                                                <w:left w:val="none" w:sz="0" w:space="0" w:color="auto"/>
                                                                                                                                                                                                                                                                                                                                                                                                                                                                                                                                                                                                                                                                                                                                                                                <w:bottom w:val="none" w:sz="0" w:space="0" w:color="auto"/>
                                                                                                                                                                                                                                                                                                                                                                                                                                                                                                                                                                                                                                                                                                                                                                                <w:right w:val="none" w:sz="0" w:space="0" w:color="auto"/>
                                                                                                                                                                                                                                                                                                                                                                                                                                                                                                                                                                                                                                                                                                                                                                              </w:divBdr>
                                                                                                                                                                                                                                                                                                                                                                                                                                                                                                                                                                                                                                                                                                                                                                              <w:divsChild>
                                                                                                                                                                                                                                                                                                                                                                                                                                                                                                                                                                                                                                                                                                                                                                                <w:div w:id="866721145">
                                                                                                                                                                                                                                                                                                                                                                                                                                                                                                                                                                                                                                                                                                                                                                                  <w:marLeft w:val="0"/>
                                                                                                                                                                                                                                                                                                                                                                                                                                                                                                                                                                                                                                                                                                                                                                                  <w:marRight w:val="0"/>
                                                                                                                                                                                                                                                                                                                                                                                                                                                                                                                                                                                                                                                                                                                                                                                  <w:marTop w:val="0"/>
                                                                                                                                                                                                                                                                                                                                                                                                                                                                                                                                                                                                                                                                                                                                                                                  <w:marBottom w:val="0"/>
                                                                                                                                                                                                                                                                                                                                                                                                                                                                                                                                                                                                                                                                                                                                                                                  <w:divBdr>
                                                                                                                                                                                                                                                                                                                                                                                                                                                                                                                                                                                                                                                                                                                                                                                    <w:top w:val="none" w:sz="0" w:space="0" w:color="auto"/>
                                                                                                                                                                                                                                                                                                                                                                                                                                                                                                                                                                                                                                                                                                                                                                                    <w:left w:val="none" w:sz="0" w:space="0" w:color="auto"/>
                                                                                                                                                                                                                                                                                                                                                                                                                                                                                                                                                                                                                                                                                                                                                                                    <w:bottom w:val="none" w:sz="0" w:space="0" w:color="auto"/>
                                                                                                                                                                                                                                                                                                                                                                                                                                                                                                                                                                                                                                                                                                                                                                                    <w:right w:val="none" w:sz="0" w:space="0" w:color="auto"/>
                                                                                                                                                                                                                                                                                                                                                                                                                                                                                                                                                                                                                                                                                                                                                                                  </w:divBdr>
                                                                                                                                                                                                                                                                                                                                                                                                                                                                                                                                                                                                                                                                                                                                                                                  <w:divsChild>
                                                                                                                                                                                                                                                                                                                                                                                                                                                                                                                                                                                                                                                                                                                                                                                    <w:div w:id="2130935028">
                                                                                                                                                                                                                                                                                                                                                                                                                                                                                                                                                                                                                                                                                                                                                                                      <w:marLeft w:val="0"/>
                                                                                                                                                                                                                                                                                                                                                                                                                                                                                                                                                                                                                                                                                                                                                                                      <w:marRight w:val="0"/>
                                                                                                                                                                                                                                                                                                                                                                                                                                                                                                                                                                                                                                                                                                                                                                                      <w:marTop w:val="0"/>
                                                                                                                                                                                                                                                                                                                                                                                                                                                                                                                                                                                                                                                                                                                                                                                      <w:marBottom w:val="0"/>
                                                                                                                                                                                                                                                                                                                                                                                                                                                                                                                                                                                                                                                                                                                                                                                      <w:divBdr>
                                                                                                                                                                                                                                                                                                                                                                                                                                                                                                                                                                                                                                                                                                                                                                                        <w:top w:val="none" w:sz="0" w:space="0" w:color="auto"/>
                                                                                                                                                                                                                                                                                                                                                                                                                                                                                                                                                                                                                                                                                                                                                                                        <w:left w:val="none" w:sz="0" w:space="0" w:color="auto"/>
                                                                                                                                                                                                                                                                                                                                                                                                                                                                                                                                                                                                                                                                                                                                                                                        <w:bottom w:val="none" w:sz="0" w:space="0" w:color="auto"/>
                                                                                                                                                                                                                                                                                                                                                                                                                                                                                                                                                                                                                                                                                                                                                                                        <w:right w:val="none" w:sz="0" w:space="0" w:color="auto"/>
                                                                                                                                                                                                                                                                                                                                                                                                                                                                                                                                                                                                                                                                                                                                                                                      </w:divBdr>
                                                                                                                                                                                                                                                                                                                                                                                                                                                                                                                                                                                                                                                                                                                                                                                      <w:divsChild>
                                                                                                                                                                                                                                                                                                                                                                                                                                                                                                                                                                                                                                                                                                                                                                                        <w:div w:id="2061903282">
                                                                                                                                                                                                                                                                                                                                                                                                                                                                                                                                                                                                                                                                                                                                                                                          <w:marLeft w:val="0"/>
                                                                                                                                                                                                                                                                                                                                                                                                                                                                                                                                                                                                                                                                                                                                                                                          <w:marRight w:val="0"/>
                                                                                                                                                                                                                                                                                                                                                                                                                                                                                                                                                                                                                                                                                                                                                                                          <w:marTop w:val="0"/>
                                                                                                                                                                                                                                                                                                                                                                                                                                                                                                                                                                                                                                                                                                                                                                                          <w:marBottom w:val="0"/>
                                                                                                                                                                                                                                                                                                                                                                                                                                                                                                                                                                                                                                                                                                                                                                                          <w:divBdr>
                                                                                                                                                                                                                                                                                                                                                                                                                                                                                                                                                                                                                                                                                                                                                                                            <w:top w:val="none" w:sz="0" w:space="0" w:color="auto"/>
                                                                                                                                                                                                                                                                                                                                                                                                                                                                                                                                                                                                                                                                                                                                                                                            <w:left w:val="none" w:sz="0" w:space="0" w:color="auto"/>
                                                                                                                                                                                                                                                                                                                                                                                                                                                                                                                                                                                                                                                                                                                                                                                            <w:bottom w:val="none" w:sz="0" w:space="0" w:color="auto"/>
                                                                                                                                                                                                                                                                                                                                                                                                                                                                                                                                                                                                                                                                                                                                                                                            <w:right w:val="none" w:sz="0" w:space="0" w:color="auto"/>
                                                                                                                                                                                                                                                                                                                                                                                                                                                                                                                                                                                                                                                                                                                                                                                          </w:divBdr>
                                                                                                                                                                                                                                                                                                                                                                                                                                                                                                                                                                                                                                                                                                                                                                                          <w:divsChild>
                                                                                                                                                                                                                                                                                                                                                                                                                                                                                                                                                                                                                                                                                                                                                                                            <w:div w:id="92365012">
                                                                                                                                                                                                                                                                                                                                                                                                                                                                                                                                                                                                                                                                                                                                                                                              <w:marLeft w:val="0"/>
                                                                                                                                                                                                                                                                                                                                                                                                                                                                                                                                                                                                                                                                                                                                                                                              <w:marRight w:val="0"/>
                                                                                                                                                                                                                                                                                                                                                                                                                                                                                                                                                                                                                                                                                                                                                                                              <w:marTop w:val="0"/>
                                                                                                                                                                                                                                                                                                                                                                                                                                                                                                                                                                                                                                                                                                                                                                                              <w:marBottom w:val="0"/>
                                                                                                                                                                                                                                                                                                                                                                                                                                                                                                                                                                                                                                                                                                                                                                                              <w:divBdr>
                                                                                                                                                                                                                                                                                                                                                                                                                                                                                                                                                                                                                                                                                                                                                                                                <w:top w:val="none" w:sz="0" w:space="0" w:color="auto"/>
                                                                                                                                                                                                                                                                                                                                                                                                                                                                                                                                                                                                                                                                                                                                                                                                <w:left w:val="none" w:sz="0" w:space="0" w:color="auto"/>
                                                                                                                                                                                                                                                                                                                                                                                                                                                                                                                                                                                                                                                                                                                                                                                                <w:bottom w:val="none" w:sz="0" w:space="0" w:color="auto"/>
                                                                                                                                                                                                                                                                                                                                                                                                                                                                                                                                                                                                                                                                                                                                                                                                <w:right w:val="none" w:sz="0" w:space="0" w:color="auto"/>
                                                                                                                                                                                                                                                                                                                                                                                                                                                                                                                                                                                                                                                                                                                                                                                              </w:divBdr>
                                                                                                                                                                                                                                                                                                                                                                                                                                                                                                                                                                                                                                                                                                                                                                                              <w:divsChild>
                                                                                                                                                                                                                                                                                                                                                                                                                                                                                                                                                                                                                                                                                                                                                                                                <w:div w:id="47847480">
                                                                                                                                                                                                                                                                                                                                                                                                                                                                                                                                                                                                                                                                                                                                                                                                  <w:marLeft w:val="0"/>
                                                                                                                                                                                                                                                                                                                                                                                                                                                                                                                                                                                                                                                                                                                                                                                                  <w:marRight w:val="0"/>
                                                                                                                                                                                                                                                                                                                                                                                                                                                                                                                                                                                                                                                                                                                                                                                                  <w:marTop w:val="0"/>
                                                                                                                                                                                                                                                                                                                                                                                                                                                                                                                                                                                                                                                                                                                                                                                                  <w:marBottom w:val="0"/>
                                                                                                                                                                                                                                                                                                                                                                                                                                                                                                                                                                                                                                                                                                                                                                                                  <w:divBdr>
                                                                                                                                                                                                                                                                                                                                                                                                                                                                                                                                                                                                                                                                                                                                                                                                    <w:top w:val="none" w:sz="0" w:space="0" w:color="auto"/>
                                                                                                                                                                                                                                                                                                                                                                                                                                                                                                                                                                                                                                                                                                                                                                                                    <w:left w:val="none" w:sz="0" w:space="0" w:color="auto"/>
                                                                                                                                                                                                                                                                                                                                                                                                                                                                                                                                                                                                                                                                                                                                                                                                    <w:bottom w:val="none" w:sz="0" w:space="0" w:color="auto"/>
                                                                                                                                                                                                                                                                                                                                                                                                                                                                                                                                                                                                                                                                                                                                                                                                    <w:right w:val="none" w:sz="0" w:space="0" w:color="auto"/>
                                                                                                                                                                                                                                                                                                                                                                                                                                                                                                                                                                                                                                                                                                                                                                                                  </w:divBdr>
                                                                                                                                                                                                                                                                                                                                                                                                                                                                                                                                                                                                                                                                                                                                                                                                  <w:divsChild>
                                                                                                                                                                                                                                                                                                                                                                                                                                                                                                                                                                                                                                                                                                                                                                                                    <w:div w:id="134501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mailto:lilach.hadany@gmail.com"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8B804E-E91E-4688-803C-45DD8307D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37</Pages>
  <Words>52124</Words>
  <Characters>260622</Characters>
  <Application>Microsoft Office Word</Application>
  <DocSecurity>0</DocSecurity>
  <Lines>2171</Lines>
  <Paragraphs>624</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312122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29</cp:revision>
  <cp:lastPrinted>2014-04-06T12:49:00Z</cp:lastPrinted>
  <dcterms:created xsi:type="dcterms:W3CDTF">2014-04-28T13:42:00Z</dcterms:created>
  <dcterms:modified xsi:type="dcterms:W3CDTF">2014-07-14T09:28:00Z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http://www.zotero.org/styles/proceedings-of-the-royal-society-b</vt:lpwstr>
  </property>
  <property fmtid="{D5CDD505-2E9C-101B-9397-08002B2CF9AE}" pid="20" name="Mendeley Recent Style Name 7_1">
    <vt:lpwstr>Proceedings of the Royal Society B</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