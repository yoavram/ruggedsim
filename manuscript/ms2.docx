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8D0078">
      <w:pPr>
        <w:spacing w:line="480" w:lineRule="auto"/>
        <w:rPr>
          <w:lang w:bidi="hi-IN"/>
        </w:rPr>
      </w:pPr>
      <w:r>
        <w:rPr>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9E138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9E1389">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9E1389">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9E1389">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9E1389">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9E138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9E138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9E138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9E138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9E138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9E138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616194" w:rsidRPr="00FB3C6B">
        <w:fldChar w:fldCharType="separate"/>
      </w:r>
      <w:r w:rsidR="00A328A2" w:rsidRPr="00A328A2">
        <w:rPr>
          <w:noProof/>
        </w:rPr>
        <w:t>[18,</w:t>
      </w:r>
      <w:ins w:id="0" w:author="Yoav Ram" w:date="2014-07-14T17:44:00Z">
        <w:r w:rsidR="009E1389">
          <w:rPr>
            <w:noProof/>
          </w:rPr>
          <w:t xml:space="preserve"> but see </w:t>
        </w:r>
      </w:ins>
      <w:r w:rsidR="00A328A2" w:rsidRPr="00A328A2">
        <w:rPr>
          <w:noProof/>
        </w:rPr>
        <w:t>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9E138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9E138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9E1389">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9E138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9E138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9E138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9E138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9E138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9E138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9E138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9E138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9E138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9E138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9E138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9E138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9E138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9E1389">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1" w:name="_Ref361735010"/>
      <w:r>
        <w:rPr>
          <w:lang w:bidi="hi-IN"/>
        </w:rPr>
        <w:t>Model</w:t>
      </w:r>
      <w:bookmarkEnd w:id="1"/>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BD46F2" w:rsidP="008D0078">
      <w:pPr>
        <w:pStyle w:val="FigureLegend"/>
        <w:spacing w:line="480" w:lineRule="auto"/>
        <w:rPr>
          <w:b/>
          <w:bCs/>
          <w:sz w:val="20"/>
          <w:szCs w:val="20"/>
        </w:rPr>
      </w:pPr>
      <w:bookmarkStart w:id="2" w:name="_Ref354316371"/>
      <w:del w:id="3" w:author="Yoav Ram" w:date="2014-07-13T14:28:00Z">
        <w:r w:rsidDel="002D7AB0">
          <w:rPr>
            <w:b/>
            <w:bCs/>
            <w:noProof/>
            <w:sz w:val="20"/>
            <w:szCs w:val="20"/>
            <w:rPrChange w:id="4" w:author="Unknown">
              <w:rPr>
                <w:noProof/>
              </w:rPr>
            </w:rPrChange>
          </w:rPr>
          <w:lastRenderedPageBreak/>
          <w:drawing>
            <wp:inline distT="0" distB="0" distL="0" distR="0" wp14:anchorId="5CBA8A08" wp14:editId="7B4E3928">
              <wp:extent cx="5266690" cy="2179955"/>
              <wp:effectExtent l="0" t="0" r="0" b="0"/>
              <wp:docPr id="1" name="Picture 1"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del>
      <w:ins w:id="5" w:author="Yoav Ram" w:date="2014-07-13T14:28:00Z">
        <w:r w:rsidR="002D7AB0">
          <w:rPr>
            <w:b/>
            <w:bCs/>
            <w:noProof/>
            <w:sz w:val="20"/>
            <w:szCs w:val="20"/>
            <w:rPrChange w:id="6" w:author="Unknown">
              <w:rPr>
                <w:noProof/>
              </w:rPr>
            </w:rPrChange>
          </w:rPr>
          <w:drawing>
            <wp:inline distT="0" distB="0" distL="0" distR="0" wp14:anchorId="02F3B516" wp14:editId="5A76C2B7">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ins>
    </w:p>
    <w:p w:rsidR="00CD3F78" w:rsidRDefault="00CD3F78" w:rsidP="005E3B94">
      <w:pPr>
        <w:pStyle w:val="FigureLegend"/>
        <w:spacing w:line="480" w:lineRule="auto"/>
        <w:jc w:val="left"/>
        <w:rPr>
          <w:sz w:val="20"/>
          <w:szCs w:val="20"/>
        </w:rPr>
      </w:pPr>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1</w:t>
      </w:r>
      <w:r w:rsidR="00616194" w:rsidRPr="00733307">
        <w:rPr>
          <w:b/>
          <w:bCs/>
          <w:sz w:val="20"/>
          <w:szCs w:val="20"/>
        </w:rPr>
        <w:fldChar w:fldCharType="end"/>
      </w:r>
      <w:bookmarkEnd w:id="2"/>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ins w:id="7" w:author="Yoav Ram" w:date="2014-07-13T14:21:00Z">
        <w:r w:rsidR="002D7AB0">
          <w:rPr>
            <w:sz w:val="20"/>
            <w:szCs w:val="20"/>
          </w:rPr>
          <w:t xml:space="preserve"> (genotypes are </w:t>
        </w:r>
      </w:ins>
      <w:ins w:id="8" w:author="Yoav Ram" w:date="2014-07-13T14:20:00Z">
        <w:r w:rsidR="002D7AB0">
          <w:rPr>
            <w:sz w:val="20"/>
            <w:szCs w:val="20"/>
          </w:rPr>
          <w:t>jittered t</w:t>
        </w:r>
      </w:ins>
      <w:ins w:id="9" w:author="Yoav Ram" w:date="2014-07-13T14:21:00Z">
        <w:r w:rsidR="002D7AB0">
          <w:rPr>
            <w:sz w:val="20"/>
            <w:szCs w:val="20"/>
          </w:rPr>
          <w:t>o increase separation)</w:t>
        </w:r>
      </w:ins>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21619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200EB9" w:rsidRDefault="005316EE" w:rsidP="00D76816">
      <w:pPr>
        <w:spacing w:line="480" w:lineRule="auto"/>
        <w:rPr>
          <w:ins w:id="10" w:author="Yoav Ram" w:date="2014-07-14T12:03:00Z"/>
          <w:lang w:bidi="hi-IN"/>
        </w:rPr>
        <w:pPrChange w:id="11" w:author="Yoav Ram" w:date="2014-07-14T12:28:00Z">
          <w:pPr>
            <w:spacing w:line="480" w:lineRule="auto"/>
          </w:pPr>
        </w:pPrChange>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del w:id="12" w:author="Yoav Ram" w:date="2014-07-14T12:02:00Z">
        <w:r w:rsidRPr="00020A87" w:rsidDel="00200EB9">
          <w:delText>)</w:delText>
        </w:r>
        <w:r w:rsidRPr="00BA2B02" w:rsidDel="00200EB9">
          <w:rPr>
            <w:lang w:bidi="hi-IN"/>
          </w:rPr>
          <w:delText xml:space="preserve">. </w:delText>
        </w:r>
      </w:del>
      <w:ins w:id="13" w:author="Yoav Ram" w:date="2014-07-14T12:02:00Z">
        <w:r w:rsidR="00200EB9" w:rsidRPr="00020A87">
          <w:t>)</w:t>
        </w:r>
        <w:r w:rsidR="00200EB9">
          <w:rPr>
            <w:lang w:bidi="hi-IN"/>
          </w:rPr>
          <w:t xml:space="preserve">; </w:t>
        </w:r>
        <w:r w:rsidR="00200EB9" w:rsidRPr="00286536">
          <w:rPr>
            <w:highlight w:val="yellow"/>
            <w:lang w:bidi="hi-IN"/>
            <w:rPrChange w:id="14" w:author="Yoav Ram" w:date="2014-07-14T12:12:00Z">
              <w:rPr>
                <w:lang w:bidi="hi-IN"/>
              </w:rPr>
            </w:rPrChange>
          </w:rPr>
          <w:t>t</w:t>
        </w:r>
      </w:ins>
      <w:ins w:id="15" w:author="Yoav Ram" w:date="2014-07-14T11:59:00Z">
        <w:r w:rsidR="00200EB9" w:rsidRPr="00286536">
          <w:rPr>
            <w:highlight w:val="yellow"/>
            <w:lang w:bidi="hi-IN"/>
            <w:rPrChange w:id="16" w:author="Yoav Ram" w:date="2014-07-14T12:12:00Z">
              <w:rPr>
                <w:lang w:bidi="hi-IN"/>
              </w:rPr>
            </w:rPrChange>
          </w:rPr>
          <w:t>h</w:t>
        </w:r>
      </w:ins>
      <w:ins w:id="17" w:author="Yoav Ram" w:date="2014-07-14T12:00:00Z">
        <w:r w:rsidR="00200EB9" w:rsidRPr="00286536">
          <w:rPr>
            <w:highlight w:val="yellow"/>
            <w:lang w:bidi="hi-IN"/>
            <w:rPrChange w:id="18" w:author="Yoav Ram" w:date="2014-07-14T12:12:00Z">
              <w:rPr>
                <w:lang w:bidi="hi-IN"/>
              </w:rPr>
            </w:rPrChange>
          </w:rPr>
          <w:t xml:space="preserve">ere is </w:t>
        </w:r>
      </w:ins>
      <w:ins w:id="19" w:author="Yoav Ram" w:date="2014-07-14T12:02:00Z">
        <w:r w:rsidR="00200EB9" w:rsidRPr="00286536">
          <w:rPr>
            <w:highlight w:val="yellow"/>
            <w:lang w:bidi="hi-IN"/>
            <w:rPrChange w:id="20" w:author="Yoav Ram" w:date="2014-07-14T12:12:00Z">
              <w:rPr>
                <w:lang w:bidi="hi-IN"/>
              </w:rPr>
            </w:rPrChange>
          </w:rPr>
          <w:t xml:space="preserve">indeed </w:t>
        </w:r>
      </w:ins>
      <w:ins w:id="21" w:author="Yoav Ram" w:date="2014-07-14T12:00:00Z">
        <w:r w:rsidR="00200EB9" w:rsidRPr="00286536">
          <w:rPr>
            <w:highlight w:val="yellow"/>
            <w:lang w:bidi="hi-IN"/>
            <w:rPrChange w:id="22" w:author="Yoav Ram" w:date="2014-07-14T12:12:00Z">
              <w:rPr>
                <w:lang w:bidi="hi-IN"/>
              </w:rPr>
            </w:rPrChange>
          </w:rPr>
          <w:t xml:space="preserve">evidence that </w:t>
        </w:r>
      </w:ins>
      <w:ins w:id="23" w:author="Yoav Ram" w:date="2014-07-14T12:27:00Z">
        <w:r w:rsidR="00D76816">
          <w:rPr>
            <w:highlight w:val="yellow"/>
            <w:lang w:bidi="hi-IN"/>
          </w:rPr>
          <w:t xml:space="preserve">in bacteria, </w:t>
        </w:r>
      </w:ins>
      <w:ins w:id="24" w:author="Yoav Ram" w:date="2014-07-14T12:00:00Z">
        <w:r w:rsidR="00200EB9" w:rsidRPr="00286536">
          <w:rPr>
            <w:highlight w:val="yellow"/>
            <w:lang w:bidi="hi-IN"/>
            <w:rPrChange w:id="25" w:author="Yoav Ram" w:date="2014-07-14T12:12:00Z">
              <w:rPr>
                <w:lang w:bidi="hi-IN"/>
              </w:rPr>
            </w:rPrChange>
          </w:rPr>
          <w:t xml:space="preserve">starvation </w:t>
        </w:r>
      </w:ins>
      <w:ins w:id="26" w:author="Yoav Ram" w:date="2014-07-14T12:01:00Z">
        <w:r w:rsidR="00200EB9" w:rsidRPr="00286536">
          <w:rPr>
            <w:highlight w:val="yellow"/>
            <w:lang w:bidi="hi-IN"/>
            <w:rPrChange w:id="27" w:author="Yoav Ram" w:date="2014-07-14T12:12:00Z">
              <w:rPr>
                <w:lang w:bidi="hi-IN"/>
              </w:rPr>
            </w:rPrChange>
          </w:rPr>
          <w:fldChar w:fldCharType="begin" w:fldLock="1"/>
        </w:r>
      </w:ins>
      <w:r w:rsidR="009E1389">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"ITEM-2",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"[16,40]" }, "properties" : { "noteIndex" : 0 }, "schema" : "https://github.com/citation-style-language/schema/raw/master/csl-citation.json" }</w:instrText>
      </w:r>
      <w:r w:rsidR="00200EB9" w:rsidRPr="00286536">
        <w:rPr>
          <w:highlight w:val="yellow"/>
          <w:lang w:bidi="hi-IN"/>
          <w:rPrChange w:id="28" w:author="Yoav Ram" w:date="2014-07-14T12:12:00Z">
            <w:rPr>
              <w:lang w:bidi="hi-IN"/>
            </w:rPr>
          </w:rPrChange>
        </w:rPr>
        <w:fldChar w:fldCharType="separate"/>
      </w:r>
      <w:r w:rsidR="00200EB9" w:rsidRPr="00286536">
        <w:rPr>
          <w:noProof/>
          <w:highlight w:val="yellow"/>
          <w:lang w:bidi="hi-IN"/>
          <w:rPrChange w:id="29" w:author="Yoav Ram" w:date="2014-07-14T12:12:00Z">
            <w:rPr>
              <w:noProof/>
              <w:lang w:bidi="hi-IN"/>
            </w:rPr>
          </w:rPrChange>
        </w:rPr>
        <w:t>[16,40]</w:t>
      </w:r>
      <w:ins w:id="30" w:author="Yoav Ram" w:date="2014-07-14T12:01:00Z">
        <w:r w:rsidR="00200EB9" w:rsidRPr="00286536">
          <w:rPr>
            <w:highlight w:val="yellow"/>
            <w:lang w:bidi="hi-IN"/>
            <w:rPrChange w:id="31" w:author="Yoav Ram" w:date="2014-07-14T12:12:00Z">
              <w:rPr>
                <w:lang w:bidi="hi-IN"/>
              </w:rPr>
            </w:rPrChange>
          </w:rPr>
          <w:fldChar w:fldCharType="end"/>
        </w:r>
      </w:ins>
      <w:ins w:id="32" w:author="Yoav Ram" w:date="2014-07-14T12:10:00Z">
        <w:r w:rsidR="00B83F66" w:rsidRPr="00286536">
          <w:rPr>
            <w:highlight w:val="yellow"/>
            <w:lang w:bidi="hi-IN"/>
            <w:rPrChange w:id="33" w:author="Yoav Ram" w:date="2014-07-14T12:12:00Z">
              <w:rPr>
                <w:lang w:bidi="hi-IN"/>
              </w:rPr>
            </w:rPrChange>
          </w:rPr>
          <w:t xml:space="preserve">, </w:t>
        </w:r>
      </w:ins>
      <w:ins w:id="34" w:author="Yoav Ram" w:date="2014-07-14T12:12:00Z">
        <w:r w:rsidR="00B83F66" w:rsidRPr="00286536">
          <w:rPr>
            <w:highlight w:val="yellow"/>
            <w:lang w:bidi="hi-IN"/>
            <w:rPrChange w:id="35" w:author="Yoav Ram" w:date="2014-07-14T12:12:00Z">
              <w:rPr>
                <w:lang w:bidi="hi-IN"/>
              </w:rPr>
            </w:rPrChange>
          </w:rPr>
          <w:t xml:space="preserve">growth in </w:t>
        </w:r>
      </w:ins>
      <w:ins w:id="36" w:author="Yoav Ram" w:date="2014-07-14T12:10:00Z">
        <w:r w:rsidR="00B83F66" w:rsidRPr="00286536">
          <w:rPr>
            <w:highlight w:val="yellow"/>
            <w:lang w:bidi="hi-IN"/>
            <w:rPrChange w:id="37" w:author="Yoav Ram" w:date="2014-07-14T12:12:00Z">
              <w:rPr>
                <w:lang w:bidi="hi-IN"/>
              </w:rPr>
            </w:rPrChange>
          </w:rPr>
          <w:t xml:space="preserve">stationary-phase </w:t>
        </w:r>
        <w:r w:rsidR="00B83F66" w:rsidRPr="00286536">
          <w:rPr>
            <w:highlight w:val="yellow"/>
            <w:lang w:bidi="hi-IN"/>
            <w:rPrChange w:id="38" w:author="Yoav Ram" w:date="2014-07-14T12:12:00Z">
              <w:rPr>
                <w:lang w:bidi="hi-IN"/>
              </w:rPr>
            </w:rPrChange>
          </w:rPr>
          <w:fldChar w:fldCharType="begin" w:fldLock="1"/>
        </w:r>
      </w:ins>
      <w:r w:rsidR="009E1389">
        <w:rPr>
          <w:highlight w:val="yellow"/>
          <w:lang w:bidi="hi-IN"/>
        </w:rPr>
        <w:instrText>ADDIN CSL_CITATION { "citationItems" : [ { "id" : "ITEM-1", "itemData" : { "DOI" : "10.1073/pnas.092269199", "ISSN" : "0027-8424", "PMID" : "12060704", "abstract" : "Escherichia coli encodes three SOS-induced DNA polymerases: pol II, pol IV, and pol V. We show here that each of these polymerases confers a competitive fitness advantage during the stationary phase of the bacterial life cycle, in the absence of external DNA-damaging agents known to induce the SOS response. When grown individually, wild-type and SOS pol mutants exhibit indistinguishable temporal growth and death patterns. In contrast, when grown in competition with wild-type E. coli, mutants lacking one or more SOS polymerase suffer a severe reduction in fitness. These mutants also fail to express the \"growth advantage in stationary phase\" phenotype as do wild-type strains, instead expressing two additional new types of \"growth advantage in stationary phase\" phenotype. These polymerases contribute to survival by providing essential functions to ensure replication of the chromosome and by generating genetic diversity.", "author" : [ { "dropping-particle" : "", "family" : "Yeiser", "given" : "Bethany", "non-dropping-particle" : "", "parse-names" : false, "suffix" : "" }, { "dropping-particle" : "", "family" : "Pepper", "given" : "Evan D", "non-dropping-particle" : "", "parse-names" : false, "suffix" : "" }, { "dropping-particle" : "", "family" : "Goodman", "given" : "Myron F", "non-dropping-particle" : "", "parse-names" : false, "suffix" : "" }, { "dropping-particle" : "", "family" : "Finkel", "given" : "Steven E", "non-dropping-particle" : "", "parse-names" : false, "suffix" : "" } ], "container-title" : "Proceedings of the National Academy of Sciences", "id" : "ITEM-1", "issue" : "13", "issued" : { "date-parts" : [ [ "2002", "6" ] ] }, "page" : "8737-41", "title" : "SOS-induced DNA polymerases enhance long-term survival and evolutionary fitness.", "type" : "article-journal", "volume" : "99" }, "uris" : [ "http://www.mendeley.com/documents/?uuid=2183a617-4c58-4709-a59a-6a93577218bf" ] } ], "mendeley" : { "previouslyFormattedCitation" : "[41]" }, "properties" : { "noteIndex" : 0 }, "schema" : "https://github.com/citation-style-language/schema/raw/master/csl-citation.json" }</w:instrText>
      </w:r>
      <w:r w:rsidR="00B83F66" w:rsidRPr="00286536">
        <w:rPr>
          <w:highlight w:val="yellow"/>
          <w:lang w:bidi="hi-IN"/>
          <w:rPrChange w:id="39" w:author="Yoav Ram" w:date="2014-07-14T12:12:00Z">
            <w:rPr>
              <w:lang w:bidi="hi-IN"/>
            </w:rPr>
          </w:rPrChange>
        </w:rPr>
        <w:fldChar w:fldCharType="separate"/>
      </w:r>
      <w:r w:rsidR="00B83F66" w:rsidRPr="00286536">
        <w:rPr>
          <w:noProof/>
          <w:highlight w:val="yellow"/>
          <w:lang w:bidi="hi-IN"/>
          <w:rPrChange w:id="40" w:author="Yoav Ram" w:date="2014-07-14T12:12:00Z">
            <w:rPr>
              <w:noProof/>
              <w:lang w:bidi="hi-IN"/>
            </w:rPr>
          </w:rPrChange>
        </w:rPr>
        <w:t>[41]</w:t>
      </w:r>
      <w:ins w:id="41" w:author="Yoav Ram" w:date="2014-07-14T12:10:00Z">
        <w:r w:rsidR="00B83F66" w:rsidRPr="00286536">
          <w:rPr>
            <w:highlight w:val="yellow"/>
            <w:lang w:bidi="hi-IN"/>
            <w:rPrChange w:id="42" w:author="Yoav Ram" w:date="2014-07-14T12:12:00Z">
              <w:rPr>
                <w:lang w:bidi="hi-IN"/>
              </w:rPr>
            </w:rPrChange>
          </w:rPr>
          <w:fldChar w:fldCharType="end"/>
        </w:r>
        <w:r w:rsidR="00B83F66" w:rsidRPr="00286536">
          <w:rPr>
            <w:highlight w:val="yellow"/>
            <w:lang w:bidi="hi-IN"/>
            <w:rPrChange w:id="43" w:author="Yoav Ram" w:date="2014-07-14T12:12:00Z">
              <w:rPr>
                <w:lang w:bidi="hi-IN"/>
              </w:rPr>
            </w:rPrChange>
          </w:rPr>
          <w:t>,</w:t>
        </w:r>
      </w:ins>
      <w:ins w:id="44" w:author="Yoav Ram" w:date="2014-07-14T12:01:00Z">
        <w:r w:rsidR="00200EB9" w:rsidRPr="00286536">
          <w:rPr>
            <w:highlight w:val="yellow"/>
            <w:lang w:bidi="hi-IN"/>
            <w:rPrChange w:id="45" w:author="Yoav Ram" w:date="2014-07-14T12:12:00Z">
              <w:rPr>
                <w:lang w:bidi="hi-IN"/>
              </w:rPr>
            </w:rPrChange>
          </w:rPr>
          <w:t xml:space="preserve"> and </w:t>
        </w:r>
      </w:ins>
      <w:ins w:id="46" w:author="Yoav Ram" w:date="2014-07-14T12:27:00Z">
        <w:r w:rsidR="00D76816">
          <w:rPr>
            <w:highlight w:val="yellow"/>
            <w:lang w:bidi="hi-IN"/>
          </w:rPr>
          <w:t xml:space="preserve">several </w:t>
        </w:r>
      </w:ins>
      <w:ins w:id="47" w:author="Yoav Ram" w:date="2014-07-14T12:01:00Z">
        <w:r w:rsidR="00200EB9" w:rsidRPr="00286536">
          <w:rPr>
            <w:highlight w:val="yellow"/>
            <w:lang w:bidi="hi-IN"/>
            <w:rPrChange w:id="48" w:author="Yoav Ram" w:date="2014-07-14T12:12:00Z">
              <w:rPr>
                <w:lang w:bidi="hi-IN"/>
              </w:rPr>
            </w:rPrChange>
          </w:rPr>
          <w:t xml:space="preserve">antibiotics </w:t>
        </w:r>
      </w:ins>
      <w:ins w:id="49" w:author="Yoav Ram" w:date="2014-07-14T12:02:00Z">
        <w:r w:rsidR="00200EB9" w:rsidRPr="00286536">
          <w:rPr>
            <w:highlight w:val="yellow"/>
            <w:lang w:bidi="hi-IN"/>
            <w:rPrChange w:id="50" w:author="Yoav Ram" w:date="2014-07-14T12:12:00Z">
              <w:rPr>
                <w:lang w:bidi="hi-IN"/>
              </w:rPr>
            </w:rPrChange>
          </w:rPr>
          <w:fldChar w:fldCharType="begin" w:fldLock="1"/>
        </w:r>
      </w:ins>
      <w:r w:rsidR="009E1389">
        <w:rPr>
          <w:highlight w:val="yellow"/>
          <w:lang w:bidi="hi-IN"/>
        </w:rPr>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"ITEM-2",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"[42,43]" }, "properties" : { "noteIndex" : 0 }, "schema" : "https://github.com/citation-style-language/schema/raw/master/csl-citation.json" }</w:instrText>
      </w:r>
      <w:r w:rsidR="00200EB9" w:rsidRPr="00286536">
        <w:rPr>
          <w:highlight w:val="yellow"/>
          <w:lang w:bidi="hi-IN"/>
          <w:rPrChange w:id="51" w:author="Yoav Ram" w:date="2014-07-14T12:12:00Z">
            <w:rPr>
              <w:lang w:bidi="hi-IN"/>
            </w:rPr>
          </w:rPrChange>
        </w:rPr>
        <w:fldChar w:fldCharType="separate"/>
      </w:r>
      <w:r w:rsidR="00B83F66" w:rsidRPr="00286536">
        <w:rPr>
          <w:noProof/>
          <w:highlight w:val="yellow"/>
          <w:lang w:bidi="hi-IN"/>
          <w:rPrChange w:id="52" w:author="Yoav Ram" w:date="2014-07-14T12:12:00Z">
            <w:rPr>
              <w:noProof/>
              <w:lang w:bidi="hi-IN"/>
            </w:rPr>
          </w:rPrChange>
        </w:rPr>
        <w:t>[42,43]</w:t>
      </w:r>
      <w:ins w:id="53" w:author="Yoav Ram" w:date="2014-07-14T12:02:00Z">
        <w:r w:rsidR="00200EB9" w:rsidRPr="00286536">
          <w:rPr>
            <w:highlight w:val="yellow"/>
            <w:lang w:bidi="hi-IN"/>
            <w:rPrChange w:id="54" w:author="Yoav Ram" w:date="2014-07-14T12:12:00Z">
              <w:rPr>
                <w:lang w:bidi="hi-IN"/>
              </w:rPr>
            </w:rPrChange>
          </w:rPr>
          <w:fldChar w:fldCharType="end"/>
        </w:r>
        <w:r w:rsidR="00200EB9" w:rsidRPr="00286536">
          <w:rPr>
            <w:highlight w:val="yellow"/>
            <w:lang w:bidi="hi-IN"/>
            <w:rPrChange w:id="55" w:author="Yoav Ram" w:date="2014-07-14T12:12:00Z">
              <w:rPr>
                <w:lang w:bidi="hi-IN"/>
              </w:rPr>
            </w:rPrChange>
          </w:rPr>
          <w:t xml:space="preserve"> </w:t>
        </w:r>
      </w:ins>
      <w:ins w:id="56" w:author="Yoav Ram" w:date="2014-07-14T12:24:00Z">
        <w:r w:rsidR="001945D6">
          <w:rPr>
            <w:highlight w:val="yellow"/>
            <w:lang w:bidi="hi-IN"/>
          </w:rPr>
          <w:t xml:space="preserve">reduce fitness, </w:t>
        </w:r>
      </w:ins>
      <w:ins w:id="57" w:author="Yoav Ram" w:date="2014-07-14T12:26:00Z">
        <w:r w:rsidR="00D76816" w:rsidRPr="00D76816">
          <w:rPr>
            <w:highlight w:val="yellow"/>
            <w:lang w:bidi="hi-IN"/>
            <w:rPrChange w:id="58" w:author="Yoav Ram" w:date="2014-07-14T12:27:00Z">
              <w:rPr>
                <w:highlight w:val="yellow"/>
                <w:lang w:bidi="hi-IN"/>
              </w:rPr>
            </w:rPrChange>
          </w:rPr>
          <w:t>induce mutagenesis via regulated stress</w:t>
        </w:r>
      </w:ins>
      <w:ins w:id="59" w:author="Yoav Ram" w:date="2014-07-14T12:00:00Z">
        <w:r w:rsidR="00200EB9" w:rsidRPr="00D76816">
          <w:rPr>
            <w:highlight w:val="yellow"/>
            <w:lang w:bidi="hi-IN"/>
            <w:rPrChange w:id="60" w:author="Yoav Ram" w:date="2014-07-14T12:27:00Z">
              <w:rPr>
                <w:lang w:bidi="hi-IN"/>
              </w:rPr>
            </w:rPrChange>
          </w:rPr>
          <w:t xml:space="preserve"> </w:t>
        </w:r>
      </w:ins>
      <w:ins w:id="61" w:author="Yoav Ram" w:date="2014-07-14T12:26:00Z">
        <w:r w:rsidR="00D76816" w:rsidRPr="00D76816">
          <w:rPr>
            <w:highlight w:val="yellow"/>
            <w:lang w:bidi="hi-IN"/>
            <w:rPrChange w:id="62" w:author="Yoav Ram" w:date="2014-07-14T12:27:00Z">
              <w:rPr>
                <w:lang w:bidi="hi-IN"/>
              </w:rPr>
            </w:rPrChange>
          </w:rPr>
          <w:t>responses</w:t>
        </w:r>
      </w:ins>
      <w:ins w:id="63" w:author="Yoav Ram" w:date="2014-07-14T12:28:00Z">
        <w:r w:rsidR="00D76816">
          <w:rPr>
            <w:highlight w:val="yellow"/>
            <w:lang w:bidi="hi-IN"/>
          </w:rPr>
          <w:t>, and are mitigated by</w:t>
        </w:r>
        <w:r w:rsidR="00D76816" w:rsidRPr="00920753">
          <w:rPr>
            <w:highlight w:val="yellow"/>
            <w:lang w:bidi="hi-IN"/>
          </w:rPr>
          <w:t xml:space="preserve"> beneficial mutations</w:t>
        </w:r>
      </w:ins>
      <w:ins w:id="64" w:author="Yoav Ram" w:date="2014-07-14T12:26:00Z">
        <w:r w:rsidR="00D76816" w:rsidRPr="00D76816">
          <w:rPr>
            <w:highlight w:val="yellow"/>
            <w:lang w:bidi="hi-IN"/>
            <w:rPrChange w:id="65" w:author="Yoav Ram" w:date="2014-07-14T12:27:00Z">
              <w:rPr>
                <w:lang w:bidi="hi-IN"/>
              </w:rPr>
            </w:rPrChange>
          </w:rPr>
          <w:t>.</w:t>
        </w:r>
      </w:ins>
    </w:p>
    <w:p w:rsidR="005316EE" w:rsidRPr="00BA2B02" w:rsidRDefault="0035669E" w:rsidP="00200EB9">
      <w:pPr>
        <w:spacing w:line="480" w:lineRule="auto"/>
        <w:rPr>
          <w:lang w:bidi="hi-IN"/>
        </w:rPr>
        <w:pPrChange w:id="66" w:author="Yoav Ram" w:date="2014-07-14T12:03:00Z">
          <w:pPr>
            <w:spacing w:line="480" w:lineRule="auto"/>
          </w:pPr>
        </w:pPrChange>
      </w:pPr>
      <w:r>
        <w:rPr>
          <w:lang w:bidi="hi-IN"/>
        </w:rPr>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67" w:name="_Ref374443384"/>
            <w:bookmarkStart w:id="68" w:name="_Ref374460264"/>
            <w:r w:rsidRPr="00BA2B02">
              <w:t>(</w:t>
            </w:r>
            <w:r w:rsidR="00616194">
              <w:fldChar w:fldCharType="begin"/>
            </w:r>
            <w:r w:rsidR="00DA55AA">
              <w:instrText xml:space="preserve"> SEQ Equation </w:instrText>
            </w:r>
            <w:r w:rsidR="00616194">
              <w:fldChar w:fldCharType="separate"/>
            </w:r>
            <w:r w:rsidR="00C47BD2">
              <w:rPr>
                <w:noProof/>
              </w:rPr>
              <w:t>1</w:t>
            </w:r>
            <w:r w:rsidR="00616194">
              <w:rPr>
                <w:noProof/>
              </w:rPr>
              <w:fldChar w:fldCharType="end"/>
            </w:r>
            <w:bookmarkEnd w:id="67"/>
            <w:r w:rsidRPr="00BA2B02">
              <w:t>)</w:t>
            </w:r>
            <w:bookmarkEnd w:id="68"/>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ins w:id="69" w:author="Yoav Ram" w:date="2014-07-14T11:04:00Z">
        <w:r w:rsidR="006E7AB4">
          <w:rPr>
            <w:lang w:bidi="hi-IN"/>
          </w:rPr>
          <w:t xml:space="preserve"> </w:t>
        </w:r>
        <w:r w:rsidR="006E7AB4" w:rsidRPr="001B7896">
          <w:rPr>
            <w:highlight w:val="yellow"/>
            <w:lang w:bidi="hi-IN"/>
            <w:rPrChange w:id="70" w:author="Yoav Ram" w:date="2014-07-14T11:41:00Z">
              <w:rPr>
                <w:lang w:bidi="hi-IN"/>
              </w:rPr>
            </w:rPrChange>
          </w:rPr>
          <w:t>Th</w:t>
        </w:r>
      </w:ins>
      <w:ins w:id="71" w:author="Yoav Ram" w:date="2014-07-14T11:31:00Z">
        <w:r w:rsidR="002A0B22" w:rsidRPr="001B7896">
          <w:rPr>
            <w:highlight w:val="yellow"/>
            <w:lang w:bidi="hi-IN"/>
            <w:rPrChange w:id="72" w:author="Yoav Ram" w:date="2014-07-14T11:41:00Z">
              <w:rPr>
                <w:lang w:bidi="hi-IN"/>
              </w:rPr>
            </w:rPrChange>
          </w:rPr>
          <w:t>e</w:t>
        </w:r>
      </w:ins>
      <w:ins w:id="73" w:author="Yoav Ram" w:date="2014-07-14T11:04:00Z">
        <w:r w:rsidR="006E7AB4" w:rsidRPr="001B7896">
          <w:rPr>
            <w:highlight w:val="yellow"/>
            <w:lang w:bidi="hi-IN"/>
            <w:rPrChange w:id="74" w:author="Yoav Ram" w:date="2014-07-14T11:41:00Z">
              <w:rPr>
                <w:lang w:bidi="hi-IN"/>
              </w:rPr>
            </w:rPrChange>
          </w:rPr>
          <w:t xml:space="preserve"> threshold relationship</w:t>
        </w:r>
      </w:ins>
      <w:ins w:id="75" w:author="Yoav Ram" w:date="2014-07-14T11:31:00Z">
        <w:r w:rsidR="002A0B22" w:rsidRPr="001B7896">
          <w:rPr>
            <w:highlight w:val="yellow"/>
            <w:lang w:bidi="hi-IN"/>
            <w:rPrChange w:id="76" w:author="Yoav Ram" w:date="2014-07-14T11:41:00Z">
              <w:rPr>
                <w:lang w:bidi="hi-IN"/>
              </w:rPr>
            </w:rPrChange>
          </w:rPr>
          <w:t xml:space="preserve"> </w:t>
        </w:r>
      </w:ins>
      <w:ins w:id="77" w:author="Yoav Ram" w:date="2014-07-14T11:04:00Z">
        <w:r w:rsidR="006E7AB4" w:rsidRPr="001B7896">
          <w:rPr>
            <w:highlight w:val="yellow"/>
            <w:lang w:bidi="hi-IN"/>
            <w:rPrChange w:id="78" w:author="Yoav Ram" w:date="2014-07-14T11:41:00Z">
              <w:rPr>
                <w:lang w:bidi="hi-IN"/>
              </w:rPr>
            </w:rPrChange>
          </w:rPr>
          <w:t xml:space="preserve">between fitness and the mutation rate </w:t>
        </w:r>
      </w:ins>
      <w:ins w:id="79" w:author="Yoav Ram" w:date="2014-07-14T11:31:00Z">
        <w:r w:rsidR="002A0B22" w:rsidRPr="001B7896">
          <w:rPr>
            <w:highlight w:val="yellow"/>
            <w:lang w:bidi="hi-IN"/>
            <w:rPrChange w:id="80" w:author="Yoav Ram" w:date="2014-07-14T11:41:00Z">
              <w:rPr>
                <w:lang w:bidi="hi-IN"/>
              </w:rPr>
            </w:rPrChange>
          </w:rPr>
          <w:t xml:space="preserve">eq. </w:t>
        </w:r>
        <w:r w:rsidR="002A0B22" w:rsidRPr="001B7896">
          <w:rPr>
            <w:highlight w:val="yellow"/>
            <w:lang w:bidi="hi-IN"/>
            <w:rPrChange w:id="81" w:author="Yoav Ram" w:date="2014-07-14T11:41:00Z">
              <w:rPr>
                <w:lang w:bidi="hi-IN"/>
              </w:rPr>
            </w:rPrChange>
          </w:rPr>
          <w:fldChar w:fldCharType="begin"/>
        </w:r>
        <w:r w:rsidR="002A0B22" w:rsidRPr="001B7896">
          <w:rPr>
            <w:highlight w:val="yellow"/>
            <w:lang w:bidi="hi-IN"/>
            <w:rPrChange w:id="82" w:author="Yoav Ram" w:date="2014-07-14T11:41:00Z">
              <w:rPr>
                <w:lang w:bidi="hi-IN"/>
              </w:rPr>
            </w:rPrChange>
          </w:rPr>
          <w:instrText xml:space="preserve"> REF _Ref374443384 \h </w:instrText>
        </w:r>
        <w:r w:rsidR="002A0B22" w:rsidRPr="001B7896">
          <w:rPr>
            <w:highlight w:val="yellow"/>
            <w:lang w:bidi="hi-IN"/>
            <w:rPrChange w:id="83" w:author="Yoav Ram" w:date="2014-07-14T11:41:00Z">
              <w:rPr>
                <w:lang w:bidi="hi-IN"/>
              </w:rPr>
            </w:rPrChange>
          </w:rPr>
        </w:r>
      </w:ins>
      <w:r w:rsidR="001B7896">
        <w:rPr>
          <w:highlight w:val="yellow"/>
          <w:lang w:bidi="hi-IN"/>
        </w:rPr>
        <w:instrText xml:space="preserve"> \* MERGEFORMAT </w:instrText>
      </w:r>
      <w:ins w:id="84" w:author="Yoav Ram" w:date="2014-07-14T11:31:00Z">
        <w:r w:rsidR="002A0B22" w:rsidRPr="001B7896">
          <w:rPr>
            <w:highlight w:val="yellow"/>
            <w:lang w:bidi="hi-IN"/>
            <w:rPrChange w:id="85" w:author="Yoav Ram" w:date="2014-07-14T11:41:00Z">
              <w:rPr>
                <w:lang w:bidi="hi-IN"/>
              </w:rPr>
            </w:rPrChange>
          </w:rPr>
          <w:fldChar w:fldCharType="separate"/>
        </w:r>
        <w:r w:rsidR="002A0B22" w:rsidRPr="001B7896">
          <w:rPr>
            <w:noProof/>
            <w:highlight w:val="yellow"/>
            <w:rPrChange w:id="86" w:author="Yoav Ram" w:date="2014-07-14T11:41:00Z">
              <w:rPr>
                <w:noProof/>
              </w:rPr>
            </w:rPrChange>
          </w:rPr>
          <w:t>1</w:t>
        </w:r>
        <w:r w:rsidR="002A0B22" w:rsidRPr="001B7896">
          <w:rPr>
            <w:highlight w:val="yellow"/>
            <w:lang w:bidi="hi-IN"/>
            <w:rPrChange w:id="87" w:author="Yoav Ram" w:date="2014-07-14T11:41:00Z">
              <w:rPr>
                <w:lang w:bidi="hi-IN"/>
              </w:rPr>
            </w:rPrChange>
          </w:rPr>
          <w:fldChar w:fldCharType="end"/>
        </w:r>
      </w:ins>
      <w:ins w:id="88" w:author="Yoav Ram" w:date="2014-07-14T11:32:00Z">
        <w:r w:rsidR="002A0B22" w:rsidRPr="001B7896">
          <w:rPr>
            <w:highlight w:val="yellow"/>
            <w:lang w:bidi="hi-IN"/>
            <w:rPrChange w:id="89" w:author="Yoav Ram" w:date="2014-07-14T11:41:00Z">
              <w:rPr>
                <w:lang w:bidi="hi-IN"/>
              </w:rPr>
            </w:rPrChange>
          </w:rPr>
          <w:t xml:space="preserve"> </w:t>
        </w:r>
      </w:ins>
      <w:ins w:id="90" w:author="Yoav Ram" w:date="2014-07-14T11:04:00Z">
        <w:r w:rsidR="006E7AB4" w:rsidRPr="001B7896">
          <w:rPr>
            <w:highlight w:val="yellow"/>
            <w:lang w:bidi="hi-IN"/>
            <w:rPrChange w:id="91" w:author="Yoav Ram" w:date="2014-07-14T11:41:00Z">
              <w:rPr>
                <w:lang w:bidi="hi-IN"/>
              </w:rPr>
            </w:rPrChange>
          </w:rPr>
          <w:t>is relaxed in Appendix E in which we explore</w:t>
        </w:r>
      </w:ins>
      <w:ins w:id="92" w:author="Yoav Ram" w:date="2014-07-14T11:32:00Z">
        <w:r w:rsidR="002A0B22" w:rsidRPr="001B7896">
          <w:rPr>
            <w:highlight w:val="yellow"/>
            <w:lang w:bidi="hi-IN"/>
            <w:rPrChange w:id="93" w:author="Yoav Ram" w:date="2014-07-14T11:41:00Z">
              <w:rPr>
                <w:lang w:bidi="hi-IN"/>
              </w:rPr>
            </w:rPrChange>
          </w:rPr>
          <w:t xml:space="preserve"> continuous relationships between fitness and the mutation rate.</w:t>
        </w:r>
        <w:r w:rsidR="002A0B22">
          <w:rPr>
            <w:lang w:bidi="hi-IN"/>
          </w:rPr>
          <w:t xml:space="preserve"> </w:t>
        </w:r>
      </w:ins>
    </w:p>
    <w:p w:rsidR="005316EE" w:rsidRDefault="005316EE" w:rsidP="008D0078">
      <w:pPr>
        <w:spacing w:line="480" w:lineRule="auto"/>
      </w:pPr>
      <w:r>
        <w:lastRenderedPageBreak/>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616194">
        <w:fldChar w:fldCharType="begin" w:fldLock="1"/>
      </w:r>
      <w:r w:rsidR="009E138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"[44]"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9E1389">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"[45]" }, "properties" : { "noteIndex" : 0 }, "schema" : "https://github.com/citation-style-language/schema/raw/master/csl-citation.json" }</w:instrText>
      </w:r>
      <w:r w:rsidR="00616194">
        <w:fldChar w:fldCharType="separate"/>
      </w:r>
      <w:r w:rsidR="00B83F66" w:rsidRPr="00B83F66">
        <w:rPr>
          <w:noProof/>
        </w:rPr>
        <w:t>[45]</w:t>
      </w:r>
      <w:r w:rsidR="00616194">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w:t>
      </w:r>
      <w:r w:rsidRPr="00020A87">
        <w:lastRenderedPageBreak/>
        <w:t xml:space="preserve">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9E138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sidRPr="00020A87">
        <w:fldChar w:fldCharType="separate"/>
      </w:r>
      <w:r w:rsidR="00B83F66" w:rsidRPr="00B83F66">
        <w:rPr>
          <w:noProof/>
        </w:rPr>
        <w:t>[46]</w:t>
      </w:r>
      <w:r w:rsidR="00616194"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w:t>
      </w:r>
      <w:r>
        <w:lastRenderedPageBreak/>
        <w:t>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94" w:name="_Ref378231031"/>
            <w:bookmarkStart w:id="95" w:name="_Ref354134924"/>
            <w:r w:rsidRPr="00BA2B02">
              <w:t>(</w:t>
            </w:r>
            <w:r w:rsidR="00616194">
              <w:fldChar w:fldCharType="begin"/>
            </w:r>
            <w:r w:rsidR="00DA55AA">
              <w:instrText xml:space="preserve"> SEQ Equation </w:instrText>
            </w:r>
            <w:r w:rsidR="00616194">
              <w:fldChar w:fldCharType="separate"/>
            </w:r>
            <w:r w:rsidR="00C47BD2">
              <w:rPr>
                <w:noProof/>
              </w:rPr>
              <w:t>2</w:t>
            </w:r>
            <w:r w:rsidR="00616194">
              <w:rPr>
                <w:noProof/>
              </w:rPr>
              <w:fldChar w:fldCharType="end"/>
            </w:r>
            <w:bookmarkEnd w:id="94"/>
            <w:r w:rsidRPr="00BA2B02">
              <w:t>)</w:t>
            </w:r>
            <w:bookmarkEnd w:id="9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96" w:name="_Ref354134926"/>
            <w:r>
              <w:t>(</w:t>
            </w:r>
            <w:r w:rsidR="00616194">
              <w:fldChar w:fldCharType="begin"/>
            </w:r>
            <w:r w:rsidRPr="00EC7EBC">
              <w:instrText xml:space="preserve"> SEQ Equation </w:instrText>
            </w:r>
            <w:r w:rsidR="00616194">
              <w:fldChar w:fldCharType="separate"/>
            </w:r>
            <w:r w:rsidR="00C47BD2">
              <w:rPr>
                <w:noProof/>
              </w:rPr>
              <w:t>3</w:t>
            </w:r>
            <w:r w:rsidR="00616194">
              <w:rPr>
                <w:noProof/>
              </w:rPr>
              <w:fldChar w:fldCharType="end"/>
            </w:r>
            <w:r>
              <w:t>)</w:t>
            </w:r>
            <w:bookmarkEnd w:id="9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97" w:name="_Ref354319797"/>
      <w:r>
        <w:t xml:space="preserve">Fixation probability </w:t>
      </w:r>
      <w:bookmarkEnd w:id="9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9E138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"[47]" }, "properties" : { "noteIndex" : 0 }, "schema" : "https://github.com/citation-style-language/schema/raw/master/csl-citation.json" }</w:instrText>
      </w:r>
      <w:r w:rsidR="00616194">
        <w:fldChar w:fldCharType="separate"/>
      </w:r>
      <w:r w:rsidR="00B83F66" w:rsidRPr="00B83F66">
        <w:rPr>
          <w:noProof/>
        </w:rPr>
        <w:t>[47]</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8" w:name="_Ref378231034"/>
            <w:r>
              <w:t>(</w:t>
            </w:r>
            <w:r w:rsidR="00616194">
              <w:fldChar w:fldCharType="begin"/>
            </w:r>
            <w:r w:rsidRPr="00EC7EBC">
              <w:instrText xml:space="preserve"> SEQ Equation </w:instrText>
            </w:r>
            <w:r w:rsidR="00616194">
              <w:fldChar w:fldCharType="separate"/>
            </w:r>
            <w:r w:rsidR="00C47BD2">
              <w:rPr>
                <w:noProof/>
              </w:rPr>
              <w:t>4</w:t>
            </w:r>
            <w:r w:rsidR="00616194">
              <w:rPr>
                <w:noProof/>
              </w:rPr>
              <w:fldChar w:fldCharType="end"/>
            </w:r>
            <w:bookmarkEnd w:id="98"/>
            <w:r>
              <w:t>)</w:t>
            </w:r>
          </w:p>
        </w:tc>
      </w:tr>
    </w:tbl>
    <w:p w:rsidR="005316EE" w:rsidRDefault="005316EE" w:rsidP="008D0078">
      <w:pPr>
        <w:spacing w:line="480" w:lineRule="auto"/>
        <w:rPr>
          <w:lang w:bidi="hi-IN"/>
        </w:rPr>
      </w:pPr>
      <w:bookmarkStart w:id="99"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9E138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"[48,49]" }, "properties" : { "noteIndex" : 0 }, "schema" : "https://github.com/citation-style-language/schema/raw/master/csl-citation.json" }</w:instrText>
      </w:r>
      <w:r w:rsidR="00616194">
        <w:rPr>
          <w:lang w:bidi="hi-IN"/>
        </w:rPr>
        <w:fldChar w:fldCharType="separate"/>
      </w:r>
      <w:r w:rsidR="00B83F66" w:rsidRPr="00B83F66">
        <w:rPr>
          <w:noProof/>
          <w:lang w:bidi="hi-IN"/>
        </w:rPr>
        <w:t>[48,49]</w:t>
      </w:r>
      <w:r w:rsidR="00616194">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99"/>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0" w:name="_Ref378231036"/>
            <w:r>
              <w:t>(</w:t>
            </w:r>
            <w:r w:rsidR="00616194">
              <w:fldChar w:fldCharType="begin"/>
            </w:r>
            <w:r w:rsidRPr="00EC7EBC">
              <w:instrText xml:space="preserve"> SEQ Equation </w:instrText>
            </w:r>
            <w:r w:rsidR="00616194">
              <w:fldChar w:fldCharType="separate"/>
            </w:r>
            <w:r w:rsidR="00C47BD2">
              <w:rPr>
                <w:noProof/>
              </w:rPr>
              <w:t>5</w:t>
            </w:r>
            <w:r w:rsidR="00616194">
              <w:rPr>
                <w:noProof/>
              </w:rPr>
              <w:fldChar w:fldCharType="end"/>
            </w:r>
            <w:bookmarkEnd w:id="100"/>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616194">
              <w:fldChar w:fldCharType="begin"/>
            </w:r>
            <w:r w:rsidRPr="00C23983">
              <w:instrText xml:space="preserve"> SEQ Equation </w:instrText>
            </w:r>
            <w:r w:rsidR="00616194">
              <w:fldChar w:fldCharType="separate"/>
            </w:r>
            <w:r w:rsidR="00C47BD2">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616194">
              <w:fldChar w:fldCharType="begin"/>
            </w:r>
            <w:r w:rsidR="00DA55AA">
              <w:instrText xml:space="preserve"> SEQ Equation </w:instrText>
            </w:r>
            <w:r w:rsidR="00616194">
              <w:fldChar w:fldCharType="separate"/>
            </w:r>
            <w:r w:rsidR="00C47BD2">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F5A14"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01" w:name="_Ref393100711"/>
            <w:r>
              <w:t>(</w:t>
            </w:r>
            <w:r w:rsidR="00616194">
              <w:fldChar w:fldCharType="begin"/>
            </w:r>
            <w:r w:rsidRPr="00C23983">
              <w:instrText xml:space="preserve"> SEQ Equation </w:instrText>
            </w:r>
            <w:r w:rsidR="00616194">
              <w:fldChar w:fldCharType="separate"/>
            </w:r>
            <w:r w:rsidR="00C47BD2">
              <w:rPr>
                <w:noProof/>
              </w:rPr>
              <w:t>8</w:t>
            </w:r>
            <w:r w:rsidR="00616194">
              <w:rPr>
                <w:noProof/>
              </w:rPr>
              <w:fldChar w:fldCharType="end"/>
            </w:r>
            <w:bookmarkEnd w:id="101"/>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9E138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"[50]" }, "properties" : { "noteIndex" : 0 }, "schema" : "https://github.com/citation-style-language/schema/raw/master/csl-citation.json" }</w:instrText>
      </w:r>
      <w:r w:rsidR="00616194">
        <w:rPr>
          <w:lang w:bidi="hi-IN"/>
        </w:rPr>
        <w:fldChar w:fldCharType="separate"/>
      </w:r>
      <w:r w:rsidR="00B83F66" w:rsidRPr="00B83F66">
        <w:rPr>
          <w:noProof/>
          <w:lang w:bidi="hi-IN"/>
        </w:rPr>
        <w:t>[50]</w:t>
      </w:r>
      <w:r w:rsidR="00616194">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2A0B22" w:rsidRDefault="00DD0EC1" w:rsidP="00DF5A14">
      <w:pPr>
        <w:spacing w:line="480" w:lineRule="auto"/>
        <w:rPr>
          <w:ins w:id="102" w:author="Yoav Ram" w:date="2014-07-14T11:37:00Z"/>
          <w:lang w:bidi="hi-IN"/>
        </w:rPr>
        <w:pPrChange w:id="103" w:author="Yoav Ram" w:date="2014-07-14T11:39:00Z">
          <w:pPr>
            <w:spacing w:after="200" w:line="276" w:lineRule="auto"/>
          </w:pPr>
        </w:pPrChange>
      </w:pPr>
      <w:r>
        <w:rPr>
          <w:rFonts w:eastAsiaTheme="minorEastAsia"/>
          <w:lang w:bidi="hi-IN"/>
        </w:rPr>
        <w:t>Figure 2</w:t>
      </w:r>
      <w:ins w:id="104" w:author="Yoav Ram" w:date="2014-07-14T11:33:00Z">
        <w:r w:rsidR="002A0B22">
          <w:rPr>
            <w:rFonts w:eastAsiaTheme="minorEastAsia"/>
            <w:lang w:bidi="hi-IN"/>
          </w:rPr>
          <w:t>A</w:t>
        </w:r>
      </w:ins>
      <w:r w:rsidR="005316EE">
        <w:rPr>
          <w:rFonts w:eastAsiaTheme="minorEastAsia"/>
          <w:lang w:bidi="hi-IN"/>
        </w:rPr>
        <w:t xml:space="preserve"> compares the analytic approximations with simulation</w:t>
      </w:r>
      <w:del w:id="105" w:author="Yoav Ram" w:date="2014-07-13T14:18:00Z">
        <w:r w:rsidR="005316EE" w:rsidDel="002D7AB0">
          <w:rPr>
            <w:rFonts w:eastAsiaTheme="minorEastAsia"/>
            <w:lang w:bidi="hi-IN"/>
          </w:rPr>
          <w:delText>s</w:delText>
        </w:r>
      </w:del>
      <w:r w:rsidR="005316EE">
        <w:rPr>
          <w:rFonts w:eastAsiaTheme="minorEastAsia"/>
          <w:lang w:bidi="hi-IN"/>
        </w:rPr>
        <w:t xml:space="preserve">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C47BD2">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9E1389">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"[51]" }, "properties" : { "noteIndex" : 0 }, "schema" : "https://github.com/citation-style-language/schema/raw/master/csl-citation.json" }</w:instrText>
      </w:r>
      <w:r w:rsidR="00616194">
        <w:fldChar w:fldCharType="separate"/>
      </w:r>
      <w:r w:rsidR="00B83F66" w:rsidRPr="00B83F66">
        <w:rPr>
          <w:noProof/>
        </w:rPr>
        <w:t>[51]</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ins w:id="106" w:author="Yoav Ram" w:date="2014-07-14T11:37:00Z">
        <w:r w:rsidR="002A0B22">
          <w:rPr>
            <w:lang w:bidi="hi-IN"/>
          </w:rPr>
          <w:br w:type="page"/>
        </w:r>
      </w:ins>
    </w:p>
    <w:p w:rsidR="002A0B22" w:rsidRDefault="002A0B22" w:rsidP="002A0B22">
      <w:pPr>
        <w:pStyle w:val="FigureLegend"/>
        <w:spacing w:line="480" w:lineRule="auto"/>
        <w:rPr>
          <w:ins w:id="107" w:author="Yoav Ram" w:date="2014-07-14T11:37:00Z"/>
          <w:b/>
          <w:bCs/>
          <w:sz w:val="20"/>
          <w:szCs w:val="20"/>
        </w:rPr>
      </w:pPr>
      <w:ins w:id="108" w:author="Yoav Ram" w:date="2014-07-14T11:37:00Z">
        <w:r>
          <w:rPr>
            <w:b/>
            <w:bCs/>
            <w:noProof/>
            <w:sz w:val="20"/>
            <w:szCs w:val="20"/>
          </w:rPr>
          <w:lastRenderedPageBreak/>
          <w:drawing>
            <wp:inline distT="0" distB="0" distL="0" distR="0" wp14:anchorId="1918C964" wp14:editId="66F2C2D0">
              <wp:extent cx="276786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7869" cy="3600000"/>
                      </a:xfrm>
                      <a:prstGeom prst="rect">
                        <a:avLst/>
                      </a:prstGeom>
                      <a:noFill/>
                      <a:ln>
                        <a:noFill/>
                      </a:ln>
                    </pic:spPr>
                  </pic:pic>
                </a:graphicData>
              </a:graphic>
            </wp:inline>
          </w:drawing>
        </w:r>
      </w:ins>
    </w:p>
    <w:p w:rsidR="002A0B22" w:rsidRPr="00733307" w:rsidRDefault="002A0B22" w:rsidP="002A0B22">
      <w:pPr>
        <w:pStyle w:val="FigureLegend"/>
        <w:spacing w:line="480" w:lineRule="auto"/>
        <w:jc w:val="left"/>
        <w:rPr>
          <w:ins w:id="109" w:author="Yoav Ram" w:date="2014-07-14T11:37:00Z"/>
          <w:sz w:val="20"/>
          <w:szCs w:val="20"/>
        </w:rPr>
      </w:pPr>
      <w:ins w:id="110" w:author="Yoav Ram" w:date="2014-07-14T11:37:00Z">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Pr="00733307">
          <w:rPr>
            <w:b/>
            <w:bCs/>
            <w:noProof/>
            <w:sz w:val="20"/>
            <w:szCs w:val="20"/>
          </w:rPr>
          <w:t>2</w:t>
        </w:r>
        <w:r w:rsidRPr="00733307">
          <w:rPr>
            <w:b/>
            <w:bCs/>
            <w:sz w:val="20"/>
            <w:szCs w:val="20"/>
          </w:rPr>
          <w:fldChar w:fldCharType="end"/>
        </w:r>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sidRPr="00733307">
          <w:rPr>
            <w:b/>
            <w:bCs/>
            <w:sz w:val="20"/>
            <w:szCs w:val="20"/>
          </w:rPr>
          <w:t>(A)</w:t>
        </w:r>
        <w:r w:rsidRPr="00733307">
          <w:rPr>
            <w:sz w:val="20"/>
            <w:szCs w:val="20"/>
          </w:rPr>
          <w:t xml:space="preserv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xml:space="preserve">. Lines are analytic approximations; markers are the means of stochastic simulation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Pr="00DF5A14">
          <w:rPr>
            <w:b/>
            <w:bCs/>
            <w:sz w:val="20"/>
            <w:szCs w:val="20"/>
            <w:highlight w:val="yellow"/>
            <w:rPrChange w:id="111" w:author="Yoav Ram" w:date="2014-07-14T11:40:00Z">
              <w:rPr>
                <w:b/>
                <w:bCs/>
                <w:sz w:val="20"/>
                <w:szCs w:val="20"/>
              </w:rPr>
            </w:rPrChange>
          </w:rPr>
          <w:t>(B)</w:t>
        </w:r>
        <w:r w:rsidRPr="00DF5A14">
          <w:rPr>
            <w:sz w:val="20"/>
            <w:szCs w:val="20"/>
            <w:highlight w:val="yellow"/>
            <w:rPrChange w:id="112" w:author="Yoav Ram" w:date="2014-07-14T11:40:00Z">
              <w:rPr>
                <w:sz w:val="20"/>
                <w:szCs w:val="20"/>
              </w:rPr>
            </w:rPrChange>
          </w:rPr>
          <w:t xml:space="preserve"> Markers are the results of adaptation with SIM with different continuous relationships between fitness and mutation rate, defined by a curvature parameter </w:t>
        </w:r>
        <w:r w:rsidRPr="00DF5A14">
          <w:rPr>
            <w:i/>
            <w:iCs/>
            <w:sz w:val="20"/>
            <w:szCs w:val="20"/>
            <w:highlight w:val="yellow"/>
            <w:rPrChange w:id="113" w:author="Yoav Ram" w:date="2014-07-14T11:40:00Z">
              <w:rPr>
                <w:i/>
                <w:iCs/>
                <w:sz w:val="20"/>
                <w:szCs w:val="20"/>
              </w:rPr>
            </w:rPrChange>
          </w:rPr>
          <w:t>k</w:t>
        </w:r>
        <w:r w:rsidRPr="00DF5A14">
          <w:rPr>
            <w:sz w:val="20"/>
            <w:szCs w:val="20"/>
            <w:highlight w:val="yellow"/>
            <w:rPrChange w:id="114" w:author="Yoav Ram" w:date="2014-07-14T11:40:00Z">
              <w:rPr>
                <w:sz w:val="20"/>
                <w:szCs w:val="20"/>
              </w:rPr>
            </w:rPrChange>
          </w:rPr>
          <w:t xml:space="preserve"> and mutation rate fold increase </w:t>
        </w:r>
        <w:r w:rsidRPr="00DF5A14">
          <w:rPr>
            <w:rFonts w:ascii="Times New Roman" w:hAnsi="Times New Roman" w:cs="Times New Roman"/>
            <w:i/>
            <w:iCs/>
            <w:sz w:val="20"/>
            <w:szCs w:val="20"/>
            <w:highlight w:val="yellow"/>
            <w:rPrChange w:id="115" w:author="Yoav Ram" w:date="2014-07-14T11:40:00Z">
              <w:rPr>
                <w:rFonts w:ascii="Times New Roman" w:hAnsi="Times New Roman" w:cs="Times New Roman"/>
                <w:i/>
                <w:iCs/>
                <w:sz w:val="20"/>
                <w:szCs w:val="20"/>
              </w:rPr>
            </w:rPrChange>
          </w:rPr>
          <w:t>τ</w:t>
        </w:r>
        <w:r w:rsidRPr="00DF5A14">
          <w:rPr>
            <w:sz w:val="20"/>
            <w:szCs w:val="20"/>
            <w:highlight w:val="yellow"/>
            <w:rPrChange w:id="116" w:author="Yoav Ram" w:date="2014-07-14T11:40:00Z">
              <w:rPr>
                <w:sz w:val="20"/>
                <w:szCs w:val="20"/>
              </w:rPr>
            </w:rPrChange>
          </w:rPr>
          <w:t>=10 (see Online Appendix E and Figure E1)</w:t>
        </w:r>
        <w:r w:rsidRPr="00DF5A14">
          <w:rPr>
            <w:b/>
            <w:bCs/>
            <w:sz w:val="20"/>
            <w:szCs w:val="20"/>
            <w:highlight w:val="yellow"/>
            <w:rPrChange w:id="117" w:author="Yoav Ram" w:date="2014-07-14T11:40:00Z">
              <w:rPr>
                <w:b/>
                <w:bCs/>
                <w:sz w:val="20"/>
                <w:szCs w:val="20"/>
              </w:rPr>
            </w:rPrChange>
          </w:rPr>
          <w:t xml:space="preserve">. </w:t>
        </w:r>
        <w:r w:rsidRPr="00DF5A14">
          <w:rPr>
            <w:sz w:val="20"/>
            <w:szCs w:val="20"/>
            <w:highlight w:val="yellow"/>
            <w:rPrChange w:id="118" w:author="Yoav Ram" w:date="2014-07-14T11:40:00Z">
              <w:rPr>
                <w:sz w:val="20"/>
                <w:szCs w:val="20"/>
              </w:rPr>
            </w:rPrChange>
          </w:rPr>
          <w:t xml:space="preserve">Each dashed line is an analytic approximation of the continuous SIM next to it, using a SIM strategy with a threshold relationship and with </w:t>
        </w:r>
        <w:r w:rsidRPr="00DF5A14">
          <w:rPr>
            <w:rFonts w:cs="Times New Roman"/>
            <w:i/>
            <w:iCs/>
            <w:sz w:val="20"/>
            <w:szCs w:val="20"/>
            <w:highlight w:val="yellow"/>
            <w:rPrChange w:id="119" w:author="Yoav Ram" w:date="2014-07-14T11:40:00Z">
              <w:rPr>
                <w:rFonts w:cs="Times New Roman"/>
                <w:i/>
                <w:iCs/>
                <w:sz w:val="20"/>
                <w:szCs w:val="20"/>
              </w:rPr>
            </w:rPrChange>
          </w:rPr>
          <w:t>τ</w:t>
        </w:r>
        <w:r w:rsidRPr="00DF5A14">
          <w:rPr>
            <w:sz w:val="20"/>
            <w:szCs w:val="20"/>
            <w:highlight w:val="yellow"/>
            <w:rPrChange w:id="120" w:author="Yoav Ram" w:date="2014-07-14T11:40:00Z">
              <w:rPr>
                <w:sz w:val="20"/>
                <w:szCs w:val="20"/>
              </w:rPr>
            </w:rPrChange>
          </w:rPr>
          <w:t>=</w:t>
        </w:r>
        <w:r w:rsidRPr="00DF5A14">
          <w:rPr>
            <w:sz w:val="20"/>
            <w:szCs w:val="20"/>
            <w:highlight w:val="yellow"/>
            <w:lang w:bidi="hi-IN"/>
            <w:rPrChange w:id="121" w:author="Yoav Ram" w:date="2014-07-14T11:40:00Z">
              <w:rPr>
                <w:sz w:val="20"/>
                <w:szCs w:val="20"/>
                <w:lang w:bidi="hi-IN"/>
              </w:rPr>
            </w:rPrChange>
          </w:rPr>
          <w:t>4.61, 1.45, and 1.05, top to bottom.</w:t>
        </w:r>
        <w:r w:rsidRPr="00DF5A14">
          <w:rPr>
            <w:sz w:val="20"/>
            <w:szCs w:val="20"/>
            <w:highlight w:val="yellow"/>
            <w:rPrChange w:id="122" w:author="Yoav Ram" w:date="2014-07-14T11:40:00Z">
              <w:rPr>
                <w:sz w:val="20"/>
                <w:szCs w:val="20"/>
              </w:rPr>
            </w:rPrChange>
          </w:rPr>
          <w:t xml:space="preserve"> </w:t>
        </w:r>
        <w:proofErr w:type="gramStart"/>
        <w:r w:rsidRPr="00DF5A14">
          <w:rPr>
            <w:sz w:val="20"/>
            <w:szCs w:val="20"/>
            <w:highlight w:val="yellow"/>
            <w:rPrChange w:id="123" w:author="Yoav Ram" w:date="2014-07-14T11:40:00Z">
              <w:rPr>
                <w:sz w:val="20"/>
                <w:szCs w:val="20"/>
              </w:rPr>
            </w:rPrChange>
          </w:rPr>
          <w:t>Online version in</w:t>
        </w:r>
        <w:r w:rsidRPr="00DF5A14">
          <w:rPr>
            <w:sz w:val="20"/>
            <w:szCs w:val="20"/>
            <w:highlight w:val="yellow"/>
            <w:lang w:val="en-GB"/>
            <w:rPrChange w:id="124" w:author="Yoav Ram" w:date="2014-07-14T11:40:00Z">
              <w:rPr>
                <w:sz w:val="20"/>
                <w:szCs w:val="20"/>
                <w:lang w:val="en-GB"/>
              </w:rPr>
            </w:rPrChange>
          </w:rPr>
          <w:t xml:space="preserve"> colour</w:t>
        </w:r>
        <w:r w:rsidRPr="00DF5A14">
          <w:rPr>
            <w:sz w:val="20"/>
            <w:szCs w:val="20"/>
            <w:highlight w:val="yellow"/>
            <w:rPrChange w:id="125" w:author="Yoav Ram" w:date="2014-07-14T11:40:00Z">
              <w:rPr>
                <w:sz w:val="20"/>
                <w:szCs w:val="20"/>
              </w:rPr>
            </w:rPrChange>
          </w:rPr>
          <w:t>.</w:t>
        </w:r>
        <w:proofErr w:type="gramEnd"/>
      </w:ins>
    </w:p>
    <w:p w:rsidR="00CD3F78" w:rsidDel="002A0B22" w:rsidRDefault="00CD3F78" w:rsidP="002D7AB0">
      <w:pPr>
        <w:spacing w:line="480" w:lineRule="auto"/>
        <w:rPr>
          <w:del w:id="126" w:author="Yoav Ram" w:date="2014-07-14T11:37:00Z"/>
          <w:lang w:bidi="hi-IN"/>
        </w:rPr>
      </w:pPr>
    </w:p>
    <w:p w:rsidR="002A0B22" w:rsidRPr="00457ACF" w:rsidRDefault="002A0B22" w:rsidP="00DF5A14">
      <w:pPr>
        <w:spacing w:line="480" w:lineRule="auto"/>
        <w:rPr>
          <w:ins w:id="127" w:author="Yoav Ram" w:date="2014-07-14T11:35:00Z"/>
          <w:rFonts w:ascii="Palatino Linotype" w:hAnsi="Palatino Linotype"/>
          <w:lang w:bidi="hi-IN"/>
        </w:rPr>
      </w:pPr>
      <w:ins w:id="128" w:author="Yoav Ram" w:date="2014-07-14T11:33:00Z">
        <w:r w:rsidRPr="00DF5A14">
          <w:rPr>
            <w:highlight w:val="yellow"/>
            <w:lang w:bidi="hi-IN"/>
            <w:rPrChange w:id="129" w:author="Yoav Ram" w:date="2014-07-14T11:40:00Z">
              <w:rPr>
                <w:lang w:bidi="hi-IN"/>
              </w:rPr>
            </w:rPrChange>
          </w:rPr>
          <w:t>The adaptation rate of SIM with continuous relationship</w:t>
        </w:r>
      </w:ins>
      <w:ins w:id="130" w:author="Yoav Ram" w:date="2014-07-14T11:37:00Z">
        <w:r w:rsidRPr="00DF5A14">
          <w:rPr>
            <w:highlight w:val="yellow"/>
            <w:lang w:bidi="hi-IN"/>
            <w:rPrChange w:id="131" w:author="Yoav Ram" w:date="2014-07-14T11:40:00Z">
              <w:rPr>
                <w:lang w:bidi="hi-IN"/>
              </w:rPr>
            </w:rPrChange>
          </w:rPr>
          <w:t>s</w:t>
        </w:r>
      </w:ins>
      <w:ins w:id="132" w:author="Yoav Ram" w:date="2014-07-14T11:33:00Z">
        <w:r w:rsidRPr="00DF5A14">
          <w:rPr>
            <w:highlight w:val="yellow"/>
            <w:lang w:bidi="hi-IN"/>
            <w:rPrChange w:id="133" w:author="Yoav Ram" w:date="2014-07-14T11:40:00Z">
              <w:rPr>
                <w:lang w:bidi="hi-IN"/>
              </w:rPr>
            </w:rPrChange>
          </w:rPr>
          <w:t xml:space="preserve"> between fitness and mutation rate (Online Appendix E) </w:t>
        </w:r>
      </w:ins>
      <w:ins w:id="134" w:author="Yoav Ram" w:date="2014-07-14T11:37:00Z">
        <w:r w:rsidRPr="00DF5A14">
          <w:rPr>
            <w:highlight w:val="yellow"/>
            <w:lang w:bidi="hi-IN"/>
            <w:rPrChange w:id="135" w:author="Yoav Ram" w:date="2014-07-14T11:40:00Z">
              <w:rPr>
                <w:lang w:bidi="hi-IN"/>
              </w:rPr>
            </w:rPrChange>
          </w:rPr>
          <w:t xml:space="preserve">is </w:t>
        </w:r>
      </w:ins>
      <w:ins w:id="136" w:author="Yoav Ram" w:date="2014-07-14T11:38:00Z">
        <w:r w:rsidRPr="00DF5A14">
          <w:rPr>
            <w:highlight w:val="yellow"/>
            <w:lang w:bidi="hi-IN"/>
            <w:rPrChange w:id="137" w:author="Yoav Ram" w:date="2014-07-14T11:40:00Z">
              <w:rPr>
                <w:lang w:bidi="hi-IN"/>
              </w:rPr>
            </w:rPrChange>
          </w:rPr>
          <w:t xml:space="preserve">similar to that of </w:t>
        </w:r>
      </w:ins>
      <w:ins w:id="138" w:author="Yoav Ram" w:date="2014-07-14T11:34:00Z">
        <w:r w:rsidRPr="00DF5A14">
          <w:rPr>
            <w:highlight w:val="yellow"/>
            <w:lang w:bidi="hi-IN"/>
            <w:rPrChange w:id="139" w:author="Yoav Ram" w:date="2014-07-14T11:40:00Z">
              <w:rPr>
                <w:lang w:bidi="hi-IN"/>
              </w:rPr>
            </w:rPrChange>
          </w:rPr>
          <w:t>SIM with threshold relationship</w:t>
        </w:r>
      </w:ins>
      <w:ins w:id="140" w:author="Yoav Ram" w:date="2014-07-14T11:38:00Z">
        <w:r w:rsidRPr="00DF5A14">
          <w:rPr>
            <w:highlight w:val="yellow"/>
            <w:lang w:bidi="hi-IN"/>
            <w:rPrChange w:id="141" w:author="Yoav Ram" w:date="2014-07-14T11:40:00Z">
              <w:rPr>
                <w:lang w:bidi="hi-IN"/>
              </w:rPr>
            </w:rPrChange>
          </w:rPr>
          <w:t>s</w:t>
        </w:r>
      </w:ins>
      <w:ins w:id="142" w:author="Yoav Ram" w:date="2014-07-14T11:34:00Z">
        <w:r w:rsidRPr="00DF5A14">
          <w:rPr>
            <w:highlight w:val="yellow"/>
            <w:lang w:bidi="hi-IN"/>
            <w:rPrChange w:id="143" w:author="Yoav Ram" w:date="2014-07-14T11:40:00Z">
              <w:rPr>
                <w:lang w:bidi="hi-IN"/>
              </w:rPr>
            </w:rPrChange>
          </w:rPr>
          <w:t xml:space="preserve"> (Figure 2B). </w:t>
        </w:r>
      </w:ins>
      <w:ins w:id="144" w:author="Yoav Ram" w:date="2014-07-14T11:36:00Z">
        <w:r w:rsidRPr="00DF5A14">
          <w:rPr>
            <w:rFonts w:ascii="Palatino Linotype" w:hAnsi="Palatino Linotype"/>
            <w:highlight w:val="yellow"/>
            <w:lang w:bidi="hi-IN"/>
            <w:rPrChange w:id="145" w:author="Yoav Ram" w:date="2014-07-14T11:40:00Z">
              <w:rPr>
                <w:rFonts w:ascii="Palatino Linotype" w:hAnsi="Palatino Linotype"/>
                <w:lang w:bidi="hi-IN"/>
              </w:rPr>
            </w:rPrChange>
          </w:rPr>
          <w:t xml:space="preserve">This </w:t>
        </w:r>
      </w:ins>
      <w:ins w:id="146" w:author="Yoav Ram" w:date="2014-07-14T11:39:00Z">
        <w:r w:rsidRPr="00DF5A14">
          <w:rPr>
            <w:rFonts w:ascii="Palatino Linotype" w:hAnsi="Palatino Linotype"/>
            <w:highlight w:val="yellow"/>
            <w:lang w:bidi="hi-IN"/>
            <w:rPrChange w:id="147" w:author="Yoav Ram" w:date="2014-07-14T11:40:00Z">
              <w:rPr>
                <w:rFonts w:ascii="Palatino Linotype" w:hAnsi="Palatino Linotype"/>
                <w:lang w:bidi="hi-IN"/>
              </w:rPr>
            </w:rPrChange>
          </w:rPr>
          <w:t xml:space="preserve">is because </w:t>
        </w:r>
      </w:ins>
      <w:ins w:id="148" w:author="Yoav Ram" w:date="2014-07-14T11:35:00Z">
        <w:r w:rsidRPr="00DF5A14">
          <w:rPr>
            <w:rFonts w:ascii="Palatino Linotype" w:hAnsi="Palatino Linotype"/>
            <w:highlight w:val="yellow"/>
            <w:lang w:bidi="hi-IN"/>
            <w:rPrChange w:id="149" w:author="Yoav Ram" w:date="2014-07-14T11:40:00Z">
              <w:rPr>
                <w:rFonts w:ascii="Palatino Linotype" w:hAnsi="Palatino Linotype"/>
                <w:lang w:bidi="hi-IN"/>
              </w:rPr>
            </w:rPrChange>
          </w:rPr>
          <w:t>the main factor determining the adaptation rate is the mutation rate increase of the wildtype and the single mutants (</w:t>
        </w:r>
        <w:r w:rsidRPr="00DF5A14">
          <w:rPr>
            <w:rFonts w:ascii="Palatino Linotype" w:hAnsi="Palatino Linotype"/>
            <w:i/>
            <w:iCs/>
            <w:highlight w:val="yellow"/>
            <w:lang w:bidi="hi-IN"/>
            <w:rPrChange w:id="150"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51" w:author="Yoav Ram" w:date="2014-07-14T11:40:00Z">
              <w:rPr>
                <w:rFonts w:ascii="Palatino Linotype" w:hAnsi="Palatino Linotype"/>
                <w:lang w:bidi="hi-IN"/>
              </w:rPr>
            </w:rPrChange>
          </w:rPr>
          <w:t xml:space="preserve">, </w:t>
        </w:r>
        <w:proofErr w:type="spellStart"/>
        <w:r w:rsidRPr="00DF5A14">
          <w:rPr>
            <w:rFonts w:ascii="Palatino Linotype" w:hAnsi="Palatino Linotype"/>
            <w:i/>
            <w:iCs/>
            <w:highlight w:val="yellow"/>
            <w:lang w:bidi="hi-IN"/>
            <w:rPrChange w:id="152" w:author="Yoav Ram" w:date="2014-07-14T11:40:00Z">
              <w:rPr>
                <w:rFonts w:ascii="Palatino Linotype" w:hAnsi="Palatino Linotype"/>
                <w:i/>
                <w:iCs/>
                <w:lang w:bidi="hi-IN"/>
              </w:rPr>
            </w:rPrChange>
          </w:rPr>
          <w:t>aB</w:t>
        </w:r>
        <w:proofErr w:type="spellEnd"/>
        <w:r w:rsidRPr="00DF5A14">
          <w:rPr>
            <w:rFonts w:ascii="Palatino Linotype" w:hAnsi="Palatino Linotype"/>
            <w:highlight w:val="yellow"/>
            <w:lang w:bidi="hi-IN"/>
            <w:rPrChange w:id="153" w:author="Yoav Ram" w:date="2014-07-14T11:40:00Z">
              <w:rPr>
                <w:rFonts w:ascii="Palatino Linotype" w:hAnsi="Palatino Linotype"/>
                <w:lang w:bidi="hi-IN"/>
              </w:rPr>
            </w:rPrChange>
          </w:rPr>
          <w:t xml:space="preserve">, and </w:t>
        </w:r>
        <w:r w:rsidRPr="00DF5A14">
          <w:rPr>
            <w:rFonts w:ascii="Palatino Linotype" w:hAnsi="Palatino Linotype"/>
            <w:i/>
            <w:iCs/>
            <w:highlight w:val="yellow"/>
            <w:lang w:bidi="hi-IN"/>
            <w:rPrChange w:id="154" w:author="Yoav Ram" w:date="2014-07-14T11:40:00Z">
              <w:rPr>
                <w:rFonts w:ascii="Palatino Linotype" w:hAnsi="Palatino Linotype"/>
                <w:i/>
                <w:iCs/>
                <w:lang w:bidi="hi-IN"/>
              </w:rPr>
            </w:rPrChange>
          </w:rPr>
          <w:t>Ab</w:t>
        </w:r>
        <w:r w:rsidRPr="00DF5A14">
          <w:rPr>
            <w:rFonts w:ascii="Palatino Linotype" w:hAnsi="Palatino Linotype"/>
            <w:highlight w:val="yellow"/>
            <w:lang w:bidi="hi-IN"/>
            <w:rPrChange w:id="155" w:author="Yoav Ram" w:date="2014-07-14T11:40:00Z">
              <w:rPr>
                <w:rFonts w:ascii="Palatino Linotype" w:hAnsi="Palatino Linotype"/>
                <w:lang w:bidi="hi-IN"/>
              </w:rPr>
            </w:rPrChange>
          </w:rPr>
          <w:t>)</w:t>
        </w:r>
      </w:ins>
      <w:ins w:id="156" w:author="Yoav Ram" w:date="2014-07-14T11:36:00Z">
        <w:r w:rsidRPr="00DF5A14">
          <w:rPr>
            <w:rFonts w:ascii="Palatino Linotype" w:hAnsi="Palatino Linotype"/>
            <w:highlight w:val="yellow"/>
            <w:lang w:bidi="hi-IN"/>
            <w:rPrChange w:id="157" w:author="Yoav Ram" w:date="2014-07-14T11:40:00Z">
              <w:rPr>
                <w:rFonts w:ascii="Palatino Linotype" w:hAnsi="Palatino Linotype"/>
                <w:lang w:bidi="hi-IN"/>
              </w:rPr>
            </w:rPrChange>
          </w:rPr>
          <w:t xml:space="preserve">, </w:t>
        </w:r>
      </w:ins>
      <w:ins w:id="158" w:author="Yoav Ram" w:date="2014-07-14T11:35:00Z">
        <w:r w:rsidRPr="00DF5A14">
          <w:rPr>
            <w:rFonts w:ascii="Palatino Linotype" w:hAnsi="Palatino Linotype"/>
            <w:highlight w:val="yellow"/>
            <w:lang w:bidi="hi-IN"/>
            <w:rPrChange w:id="159" w:author="Yoav Ram" w:date="2014-07-14T11:40:00Z">
              <w:rPr>
                <w:rFonts w:ascii="Palatino Linotype" w:hAnsi="Palatino Linotype"/>
                <w:lang w:bidi="hi-IN"/>
              </w:rPr>
            </w:rPrChange>
          </w:rPr>
          <w:t>because individuals with more than a single mutation do not have a significant contribution to adaptation.</w:t>
        </w:r>
      </w:ins>
    </w:p>
    <w:p w:rsidR="00DF5A14" w:rsidRDefault="00DF5A14" w:rsidP="00DF5A14">
      <w:pPr>
        <w:spacing w:after="200" w:line="480" w:lineRule="auto"/>
        <w:rPr>
          <w:rFonts w:eastAsiaTheme="minorEastAsia"/>
          <w:lang w:bidi="hi-IN"/>
        </w:rPr>
      </w:pPr>
      <w:moveToRangeStart w:id="160" w:author="Yoav Ram" w:date="2014-07-14T11:40:00Z" w:name="move393101332"/>
      <w:moveTo w:id="161" w:author="Yoav Ram" w:date="2014-07-14T11:40:00Z">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moveTo>
    </w:p>
    <w:p w:rsidR="00DF5A14" w:rsidRDefault="00DF5A14" w:rsidP="00DF5A14">
      <w:pPr>
        <w:spacing w:line="480" w:lineRule="auto"/>
      </w:pPr>
      <w:moveTo w:id="162" w:author="Yoav Ram" w:date="2014-07-14T11:40:00Z">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moveTo>
    </w:p>
    <w:moveToRangeEnd w:id="160"/>
    <w:p w:rsidR="00CD3F78" w:rsidDel="002A0B22" w:rsidRDefault="00CD3F78" w:rsidP="00DF5A14">
      <w:pPr>
        <w:spacing w:after="200" w:line="480" w:lineRule="auto"/>
        <w:rPr>
          <w:del w:id="163" w:author="Yoav Ram" w:date="2014-07-14T11:37:00Z"/>
          <w:lang w:bidi="hi-IN"/>
        </w:rPr>
      </w:pPr>
      <w:del w:id="164" w:author="Yoav Ram" w:date="2014-07-14T11:37:00Z">
        <w:r w:rsidDel="002A0B22">
          <w:rPr>
            <w:lang w:bidi="hi-IN"/>
          </w:rPr>
          <w:br w:type="page"/>
        </w:r>
      </w:del>
    </w:p>
    <w:p w:rsidR="00CD3F78" w:rsidDel="002A0B22" w:rsidRDefault="00CD3F78" w:rsidP="00DF5A14">
      <w:pPr>
        <w:pStyle w:val="FigureLegend"/>
        <w:spacing w:line="480" w:lineRule="auto"/>
        <w:rPr>
          <w:del w:id="165" w:author="Yoav Ram" w:date="2014-07-14T11:36:00Z"/>
          <w:b/>
          <w:bCs/>
          <w:sz w:val="20"/>
          <w:szCs w:val="20"/>
        </w:rPr>
      </w:pPr>
      <w:del w:id="166" w:author="Yoav Ram" w:date="2014-07-14T11:20:00Z">
        <w:r w:rsidDel="006E7AB4">
          <w:rPr>
            <w:b/>
            <w:bCs/>
            <w:noProof/>
            <w:sz w:val="20"/>
            <w:szCs w:val="20"/>
          </w:rPr>
          <w:drawing>
            <wp:inline distT="0" distB="0" distL="0" distR="0" wp14:anchorId="0A289C54" wp14:editId="5301F22B">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del>
    </w:p>
    <w:p w:rsidR="00CD3F78" w:rsidDel="00D157D4" w:rsidRDefault="00CD3F78" w:rsidP="00DF5A14">
      <w:pPr>
        <w:pStyle w:val="FigureLegend"/>
        <w:spacing w:line="480" w:lineRule="auto"/>
        <w:jc w:val="left"/>
        <w:rPr>
          <w:del w:id="167" w:author="Yoav Ram" w:date="2014-07-14T11:28:00Z"/>
          <w:sz w:val="20"/>
          <w:szCs w:val="20"/>
        </w:rPr>
      </w:pPr>
      <w:bookmarkStart w:id="168" w:name="_Ref383682047"/>
      <w:del w:id="169" w:author="Yoav Ram" w:date="2014-07-14T11:28:00Z">
        <w:r w:rsidRPr="00733307" w:rsidDel="00D157D4">
          <w:rPr>
            <w:b/>
            <w:bCs/>
            <w:sz w:val="20"/>
            <w:szCs w:val="20"/>
          </w:rPr>
          <w:delText xml:space="preserve">Figure </w:delText>
        </w:r>
        <w:r w:rsidR="00616194" w:rsidRPr="00733307" w:rsidDel="00D157D4">
          <w:rPr>
            <w:b/>
            <w:bCs/>
            <w:sz w:val="20"/>
            <w:szCs w:val="20"/>
          </w:rPr>
          <w:fldChar w:fldCharType="begin"/>
        </w:r>
        <w:r w:rsidRPr="00D157D4" w:rsidDel="00D157D4">
          <w:rPr>
            <w:b/>
            <w:bCs/>
            <w:sz w:val="20"/>
            <w:szCs w:val="20"/>
            <w:rPrChange w:id="170" w:author="Yoav Ram" w:date="2014-07-14T11:28:00Z">
              <w:rPr>
                <w:b/>
                <w:bCs/>
                <w:sz w:val="20"/>
                <w:szCs w:val="20"/>
              </w:rPr>
            </w:rPrChange>
          </w:rPr>
          <w:delInstrText xml:space="preserve"> SEQ Figure \* ARABIC </w:delInstrText>
        </w:r>
        <w:r w:rsidR="00616194" w:rsidRPr="00733307" w:rsidDel="00D157D4">
          <w:rPr>
            <w:b/>
            <w:bCs/>
            <w:sz w:val="20"/>
            <w:szCs w:val="20"/>
          </w:rPr>
          <w:fldChar w:fldCharType="separate"/>
        </w:r>
        <w:r w:rsidR="00C47BD2" w:rsidRPr="00DF5A14" w:rsidDel="00D157D4">
          <w:rPr>
            <w:b/>
            <w:bCs/>
            <w:noProof/>
            <w:sz w:val="20"/>
            <w:szCs w:val="20"/>
          </w:rPr>
          <w:delText>2</w:delText>
        </w:r>
        <w:r w:rsidR="00616194" w:rsidRPr="00733307" w:rsidDel="00D157D4">
          <w:rPr>
            <w:b/>
            <w:bCs/>
            <w:sz w:val="20"/>
            <w:szCs w:val="20"/>
          </w:rPr>
          <w:fldChar w:fldCharType="end"/>
        </w:r>
        <w:bookmarkEnd w:id="168"/>
        <w:r w:rsidRPr="00733307" w:rsidDel="00D157D4">
          <w:rPr>
            <w:b/>
            <w:bCs/>
            <w:sz w:val="20"/>
            <w:szCs w:val="20"/>
          </w:rPr>
          <w:delText xml:space="preserve"> – Complex adaptation with different mutational strategies.</w:delText>
        </w:r>
        <w:r w:rsidRPr="00733307" w:rsidDel="00D157D4">
          <w:rPr>
            <w:sz w:val="20"/>
            <w:szCs w:val="20"/>
          </w:rPr>
          <w:delText xml:space="preserve"> The figure shows the adaptation rate </w:delText>
        </w:r>
        <w:r w:rsidRPr="00733307" w:rsidDel="00D157D4">
          <w:rPr>
            <w:i/>
            <w:iCs/>
            <w:sz w:val="20"/>
            <w:szCs w:val="20"/>
          </w:rPr>
          <w:delText>ν</w:delText>
        </w:r>
        <w:r w:rsidRPr="00733307" w:rsidDel="00D157D4">
          <w:rPr>
            <w:sz w:val="20"/>
            <w:szCs w:val="20"/>
          </w:rPr>
          <w:delText xml:space="preserve"> as a function of the mutation rate increase </w:delText>
        </w:r>
        <w:r w:rsidRPr="00733307" w:rsidDel="00D157D4">
          <w:rPr>
            <w:i/>
            <w:iCs/>
            <w:sz w:val="20"/>
            <w:szCs w:val="20"/>
          </w:rPr>
          <w:delText>τ</w:delText>
        </w:r>
        <w:r w:rsidRPr="00733307" w:rsidDel="00D157D4">
          <w:rPr>
            <w:sz w:val="20"/>
            <w:szCs w:val="20"/>
          </w:rPr>
          <w:delText xml:space="preserve"> (both in log scale). </w:delText>
        </w:r>
        <w:r w:rsidDel="00D157D4">
          <w:rPr>
            <w:sz w:val="20"/>
            <w:szCs w:val="20"/>
          </w:rPr>
          <w:delText>A b</w:delText>
        </w:r>
        <w:r w:rsidRPr="00733307" w:rsidDel="00D157D4">
          <w:rPr>
            <w:sz w:val="20"/>
            <w:szCs w:val="20"/>
          </w:rPr>
          <w:delText>lack</w:delText>
        </w:r>
        <w:r w:rsidDel="00D157D4">
          <w:rPr>
            <w:sz w:val="20"/>
            <w:szCs w:val="20"/>
          </w:rPr>
          <w:delText xml:space="preserve"> </w:delText>
        </w:r>
        <w:r w:rsidRPr="00733307" w:rsidDel="00D157D4">
          <w:rPr>
            <w:sz w:val="20"/>
            <w:szCs w:val="20"/>
          </w:rPr>
          <w:delText>circle</w:delText>
        </w:r>
        <w:r w:rsidDel="00D157D4">
          <w:rPr>
            <w:sz w:val="20"/>
            <w:szCs w:val="20"/>
          </w:rPr>
          <w:delText xml:space="preserve"> is normal mutagenesis (</w:delText>
        </w:r>
        <w:r w:rsidRPr="00733307" w:rsidDel="00D157D4">
          <w:rPr>
            <w:sz w:val="20"/>
            <w:szCs w:val="20"/>
          </w:rPr>
          <w:delText>NM</w:delText>
        </w:r>
        <w:r w:rsidDel="00D157D4">
          <w:rPr>
            <w:i/>
            <w:iCs/>
            <w:sz w:val="20"/>
            <w:szCs w:val="20"/>
          </w:rPr>
          <w:delText xml:space="preserve">; </w:delText>
        </w:r>
        <w:r w:rsidRPr="00733307" w:rsidDel="00D157D4">
          <w:rPr>
            <w:i/>
            <w:iCs/>
            <w:sz w:val="20"/>
            <w:szCs w:val="20"/>
          </w:rPr>
          <w:delText>τ</w:delText>
        </w:r>
        <w:r w:rsidRPr="00733307" w:rsidDel="00D157D4">
          <w:rPr>
            <w:sz w:val="20"/>
            <w:szCs w:val="20"/>
          </w:rPr>
          <w:delText>=1</w:delText>
        </w:r>
        <w:r w:rsidDel="00D157D4">
          <w:rPr>
            <w:sz w:val="20"/>
            <w:szCs w:val="20"/>
          </w:rPr>
          <w:delText>)</w:delText>
        </w:r>
        <w:r w:rsidRPr="00733307" w:rsidDel="00D157D4">
          <w:rPr>
            <w:sz w:val="20"/>
            <w:szCs w:val="20"/>
          </w:rPr>
          <w:delText xml:space="preserve">; solid </w:delText>
        </w:r>
        <w:r w:rsidDel="00D157D4">
          <w:rPr>
            <w:sz w:val="20"/>
            <w:szCs w:val="20"/>
          </w:rPr>
          <w:delText xml:space="preserve">line with </w:delText>
        </w:r>
        <w:r w:rsidRPr="00733307" w:rsidDel="00D157D4">
          <w:rPr>
            <w:sz w:val="20"/>
            <w:szCs w:val="20"/>
          </w:rPr>
          <w:delText>circles</w:delText>
        </w:r>
        <w:r w:rsidDel="00D157D4">
          <w:rPr>
            <w:sz w:val="20"/>
            <w:szCs w:val="20"/>
          </w:rPr>
          <w:delText xml:space="preserve"> is constitutive mutagenesis (</w:delText>
        </w:r>
        <w:r w:rsidRPr="00733307" w:rsidDel="00D157D4">
          <w:rPr>
            <w:sz w:val="20"/>
            <w:szCs w:val="20"/>
          </w:rPr>
          <w:delText>CM</w:delText>
        </w:r>
        <w:r w:rsidDel="00D157D4">
          <w:rPr>
            <w:sz w:val="20"/>
            <w:szCs w:val="20"/>
          </w:rPr>
          <w:delText>)</w:delText>
        </w:r>
        <w:r w:rsidRPr="00733307" w:rsidDel="00D157D4">
          <w:rPr>
            <w:sz w:val="20"/>
            <w:szCs w:val="20"/>
          </w:rPr>
          <w:delText xml:space="preserve">; solid </w:delText>
        </w:r>
        <w:r w:rsidDel="00D157D4">
          <w:rPr>
            <w:sz w:val="20"/>
            <w:szCs w:val="20"/>
          </w:rPr>
          <w:delText>line</w:delText>
        </w:r>
        <w:r w:rsidRPr="00733307" w:rsidDel="00D157D4">
          <w:rPr>
            <w:sz w:val="20"/>
            <w:szCs w:val="20"/>
          </w:rPr>
          <w:delText xml:space="preserve"> </w:delText>
        </w:r>
        <w:r w:rsidDel="00D157D4">
          <w:rPr>
            <w:sz w:val="20"/>
            <w:szCs w:val="20"/>
          </w:rPr>
          <w:delText xml:space="preserve">with </w:delText>
        </w:r>
        <w:r w:rsidRPr="00733307" w:rsidDel="00D157D4">
          <w:rPr>
            <w:sz w:val="20"/>
            <w:szCs w:val="20"/>
          </w:rPr>
          <w:delText>squares</w:delText>
        </w:r>
        <w:r w:rsidDel="00D157D4">
          <w:rPr>
            <w:sz w:val="20"/>
            <w:szCs w:val="20"/>
          </w:rPr>
          <w:delText xml:space="preserve"> is stress-induced mutagenesis (</w:delText>
        </w:r>
        <w:r w:rsidRPr="00733307" w:rsidDel="00D157D4">
          <w:rPr>
            <w:sz w:val="20"/>
            <w:szCs w:val="20"/>
          </w:rPr>
          <w:delText>SIM</w:delText>
        </w:r>
        <w:r w:rsidDel="00D157D4">
          <w:rPr>
            <w:sz w:val="20"/>
            <w:szCs w:val="20"/>
          </w:rPr>
          <w:delText>)</w:delText>
        </w:r>
        <w:r w:rsidRPr="00733307" w:rsidDel="00D157D4">
          <w:rPr>
            <w:sz w:val="20"/>
            <w:szCs w:val="20"/>
          </w:rPr>
          <w:delText xml:space="preserve">; dashed lines </w:delText>
        </w:r>
        <w:r w:rsidDel="00D157D4">
          <w:rPr>
            <w:sz w:val="20"/>
            <w:szCs w:val="20"/>
          </w:rPr>
          <w:delText>with triangles</w:delText>
        </w:r>
        <w:r w:rsidRPr="00733307" w:rsidDel="00D157D4">
          <w:rPr>
            <w:sz w:val="20"/>
            <w:szCs w:val="20"/>
          </w:rPr>
          <w:delText xml:space="preserve"> </w:delText>
        </w:r>
        <w:r w:rsidDel="00D157D4">
          <w:rPr>
            <w:sz w:val="20"/>
            <w:szCs w:val="20"/>
          </w:rPr>
          <w:delText xml:space="preserve">is </w:delText>
        </w:r>
        <w:r w:rsidRPr="00733307" w:rsidDel="00D157D4">
          <w:rPr>
            <w:sz w:val="20"/>
            <w:szCs w:val="20"/>
          </w:rPr>
          <w:delText xml:space="preserve">stress-induced mutagenesis with environmental stress </w:delText>
        </w:r>
        <w:r w:rsidDel="00D157D4">
          <w:rPr>
            <w:sz w:val="20"/>
            <w:szCs w:val="20"/>
          </w:rPr>
          <w:delText xml:space="preserve">(SIMe; </w:delText>
        </w:r>
        <w:r w:rsidRPr="00733307" w:rsidDel="00D157D4">
          <w:rPr>
            <w:sz w:val="20"/>
            <w:szCs w:val="20"/>
          </w:rPr>
          <w:delText>see section</w:delText>
        </w:r>
        <w:r w:rsidDel="00D157D4">
          <w:rPr>
            <w:sz w:val="20"/>
            <w:szCs w:val="20"/>
          </w:rPr>
          <w:delText xml:space="preserve"> 3.5)</w:delText>
        </w:r>
        <w:r w:rsidRPr="00733307" w:rsidDel="00D157D4">
          <w:rPr>
            <w:sz w:val="20"/>
            <w:szCs w:val="20"/>
          </w:rPr>
          <w:delText>. Lines are analytic approximations</w:delText>
        </w:r>
        <w:r w:rsidDel="00D157D4">
          <w:rPr>
            <w:sz w:val="20"/>
            <w:szCs w:val="20"/>
          </w:rPr>
          <w:delText>. M</w:delText>
        </w:r>
        <w:r w:rsidRPr="00733307" w:rsidDel="00D157D4">
          <w:rPr>
            <w:sz w:val="20"/>
            <w:szCs w:val="20"/>
          </w:rPr>
          <w:delText>arkers are the means of stochastic simulation results</w:delText>
        </w:r>
        <w:r w:rsidDel="00D157D4">
          <w:rPr>
            <w:sz w:val="20"/>
            <w:szCs w:val="20"/>
          </w:rPr>
          <w:delText>. E</w:delText>
        </w:r>
        <w:r w:rsidRPr="00733307" w:rsidDel="00D157D4">
          <w:rPr>
            <w:sz w:val="20"/>
            <w:szCs w:val="20"/>
          </w:rPr>
          <w:delText xml:space="preserve">rror bars represent 95% confidence interval of the mean (at least 1,000 </w:delText>
        </w:r>
        <w:r w:rsidDel="00D157D4">
          <w:rPr>
            <w:sz w:val="20"/>
            <w:szCs w:val="20"/>
          </w:rPr>
          <w:delText>simulations</w:delText>
        </w:r>
        <w:r w:rsidRPr="00733307" w:rsidDel="00D157D4">
          <w:rPr>
            <w:sz w:val="20"/>
            <w:szCs w:val="20"/>
          </w:rPr>
          <w:delText xml:space="preserve"> per point; computed with bootstrap with 1,000 samples per point). Parameters (see </w:delText>
        </w:r>
        <w:r w:rsidR="00631789" w:rsidDel="00D157D4">
          <w:fldChar w:fldCharType="begin"/>
        </w:r>
        <w:r w:rsidR="00631789" w:rsidDel="00D157D4">
          <w:delInstrText xml:space="preserve"> REF _Ref358791100 \h  \* MERGEFORMAT </w:delInstrText>
        </w:r>
        <w:r w:rsidR="00631789" w:rsidDel="00D157D4">
          <w:fldChar w:fldCharType="separate"/>
        </w:r>
        <w:r w:rsidR="00C47BD2" w:rsidRPr="00C47BD2" w:rsidDel="00D157D4">
          <w:rPr>
            <w:sz w:val="20"/>
            <w:szCs w:val="20"/>
          </w:rPr>
          <w:delText>Table 1</w:delText>
        </w:r>
        <w:r w:rsidR="00631789" w:rsidDel="00D157D4">
          <w:fldChar w:fldCharType="end"/>
        </w:r>
        <w:r w:rsidRPr="00733307" w:rsidDel="00D157D4">
          <w:rPr>
            <w:sz w:val="20"/>
            <w:szCs w:val="20"/>
          </w:rPr>
          <w:delText xml:space="preserve">): </w:delText>
        </w:r>
        <w:r w:rsidRPr="00733307" w:rsidDel="00D157D4">
          <w:rPr>
            <w:i/>
            <w:iCs/>
            <w:sz w:val="20"/>
            <w:szCs w:val="20"/>
          </w:rPr>
          <w:delText>U</w:delText>
        </w:r>
        <w:r w:rsidRPr="00733307" w:rsidDel="00D157D4">
          <w:rPr>
            <w:sz w:val="20"/>
            <w:szCs w:val="20"/>
          </w:rPr>
          <w:delText xml:space="preserve">=0.0004, </w:delText>
        </w:r>
        <w:r w:rsidRPr="00733307" w:rsidDel="00D157D4">
          <w:rPr>
            <w:i/>
            <w:iCs/>
            <w:sz w:val="20"/>
            <w:szCs w:val="20"/>
          </w:rPr>
          <w:delText>s</w:delText>
        </w:r>
        <w:r w:rsidRPr="00733307" w:rsidDel="00D157D4">
          <w:rPr>
            <w:sz w:val="20"/>
            <w:szCs w:val="20"/>
          </w:rPr>
          <w:delText xml:space="preserve">=0.05, </w:delText>
        </w:r>
        <w:r w:rsidRPr="00733307" w:rsidDel="00D157D4">
          <w:rPr>
            <w:rFonts w:ascii="Times New Roman" w:hAnsi="Times New Roman" w:cs="Times New Roman"/>
            <w:i/>
            <w:iCs/>
            <w:sz w:val="20"/>
            <w:szCs w:val="20"/>
          </w:rPr>
          <w:delText>β</w:delText>
        </w:r>
        <w:r w:rsidRPr="00733307" w:rsidDel="00D157D4">
          <w:rPr>
            <w:sz w:val="20"/>
            <w:szCs w:val="20"/>
          </w:rPr>
          <w:delText xml:space="preserve">=0.0002, </w:delText>
        </w:r>
        <w:r w:rsidRPr="00733307" w:rsidDel="00D157D4">
          <w:rPr>
            <w:i/>
            <w:iCs/>
            <w:sz w:val="20"/>
            <w:szCs w:val="20"/>
          </w:rPr>
          <w:delText>H</w:delText>
        </w:r>
        <w:r w:rsidRPr="00733307" w:rsidDel="00D157D4">
          <w:rPr>
            <w:sz w:val="20"/>
            <w:szCs w:val="20"/>
          </w:rPr>
          <w:delText xml:space="preserve">=2, </w:delText>
        </w:r>
        <w:r w:rsidRPr="00733307" w:rsidDel="00D157D4">
          <w:rPr>
            <w:i/>
            <w:iCs/>
            <w:sz w:val="20"/>
            <w:szCs w:val="20"/>
          </w:rPr>
          <w:delText>N</w:delText>
        </w:r>
        <w:r w:rsidRPr="00733307" w:rsidDel="00D157D4">
          <w:rPr>
            <w:sz w:val="20"/>
            <w:szCs w:val="20"/>
          </w:rPr>
          <w:delText>=</w:delText>
        </w:r>
      </w:del>
      <w:del w:id="171" w:author="Yoav Ram" w:date="2014-07-14T11:21:00Z">
        <w:r w:rsidRPr="00733307" w:rsidDel="006E7AB4">
          <w:rPr>
            <w:sz w:val="20"/>
            <w:szCs w:val="20"/>
          </w:rPr>
          <w:delText>10</w:delText>
        </w:r>
        <w:r w:rsidRPr="00733307" w:rsidDel="006E7AB4">
          <w:rPr>
            <w:sz w:val="20"/>
            <w:szCs w:val="20"/>
            <w:vertAlign w:val="superscript"/>
          </w:rPr>
          <w:delText>6</w:delText>
        </w:r>
        <w:r w:rsidR="00825E9D" w:rsidDel="006E7AB4">
          <w:rPr>
            <w:sz w:val="20"/>
            <w:szCs w:val="20"/>
          </w:rPr>
          <w:delText xml:space="preserve"> </w:delText>
        </w:r>
        <w:r w:rsidR="00825E9D" w:rsidRPr="00825E9D" w:rsidDel="006E7AB4">
          <w:rPr>
            <w:sz w:val="20"/>
            <w:szCs w:val="20"/>
          </w:rPr>
          <w:delText>(O</w:delText>
        </w:r>
      </w:del>
      <w:del w:id="172" w:author="Yoav Ram" w:date="2014-07-14T11:28:00Z">
        <w:r w:rsidR="00825E9D" w:rsidRPr="00825E9D" w:rsidDel="00D157D4">
          <w:rPr>
            <w:sz w:val="20"/>
            <w:szCs w:val="20"/>
          </w:rPr>
          <w:delText>nline version in</w:delText>
        </w:r>
        <w:r w:rsidR="00825E9D" w:rsidRPr="006E7AB4" w:rsidDel="00D157D4">
          <w:rPr>
            <w:sz w:val="20"/>
            <w:szCs w:val="20"/>
            <w:lang w:val="en-GB"/>
            <w:rPrChange w:id="173" w:author="Yoav Ram" w:date="2014-07-14T11:21:00Z">
              <w:rPr>
                <w:sz w:val="20"/>
                <w:szCs w:val="20"/>
              </w:rPr>
            </w:rPrChange>
          </w:rPr>
          <w:delText xml:space="preserve"> colour</w:delText>
        </w:r>
      </w:del>
      <w:del w:id="174" w:author="Yoav Ram" w:date="2014-07-14T11:21:00Z">
        <w:r w:rsidR="00825E9D" w:rsidRPr="00825E9D" w:rsidDel="006E7AB4">
          <w:rPr>
            <w:sz w:val="20"/>
            <w:szCs w:val="20"/>
          </w:rPr>
          <w:delText>.)</w:delText>
        </w:r>
      </w:del>
    </w:p>
    <w:p w:rsidR="00CD3F78" w:rsidDel="002A0B22" w:rsidRDefault="00CD3F78" w:rsidP="008D0078">
      <w:pPr>
        <w:spacing w:after="200" w:line="480" w:lineRule="auto"/>
        <w:rPr>
          <w:del w:id="175" w:author="Yoav Ram" w:date="2014-07-14T11:36:00Z"/>
          <w:sz w:val="20"/>
          <w:szCs w:val="20"/>
        </w:rPr>
      </w:pPr>
      <w:del w:id="176" w:author="Yoav Ram" w:date="2014-07-14T11:36:00Z">
        <w:r w:rsidDel="002A0B22">
          <w:rPr>
            <w:sz w:val="20"/>
            <w:szCs w:val="20"/>
          </w:rPr>
          <w:br w:type="page"/>
        </w:r>
      </w:del>
    </w:p>
    <w:p w:rsidR="005316EE" w:rsidDel="00DF5A14" w:rsidRDefault="005316EE" w:rsidP="002A0B22">
      <w:pPr>
        <w:spacing w:after="200" w:line="480" w:lineRule="auto"/>
        <w:rPr>
          <w:rFonts w:eastAsiaTheme="minorEastAsia"/>
          <w:lang w:bidi="hi-IN"/>
        </w:rPr>
        <w:pPrChange w:id="177" w:author="Yoav Ram" w:date="2014-07-14T11:36:00Z">
          <w:pPr>
            <w:spacing w:line="480" w:lineRule="auto"/>
          </w:pPr>
        </w:pPrChange>
      </w:pPr>
      <w:moveFromRangeStart w:id="178" w:author="Yoav Ram" w:date="2014-07-14T11:40:00Z" w:name="move393101332"/>
      <w:moveFrom w:id="179" w:author="Yoav Ram" w:date="2014-07-14T11:40:00Z">
        <w:r w:rsidRPr="00E74930" w:rsidDel="00DF5A14">
          <w:rPr>
            <w:lang w:bidi="hi-IN"/>
          </w:rPr>
          <w:t xml:space="preserve">What happens when mutation is </w:t>
        </w:r>
        <w:r w:rsidR="00DD7A57" w:rsidDel="00DF5A14">
          <w:rPr>
            <w:lang w:bidi="hi-IN"/>
          </w:rPr>
          <w:t>as strong as</w:t>
        </w:r>
        <w:r w:rsidRPr="00E74930" w:rsidDel="00DF5A14">
          <w:rPr>
            <w:lang w:bidi="hi-IN"/>
          </w:rPr>
          <w:t xml:space="preserve"> selection? </w:t>
        </w:r>
        <w:r w:rsidR="00396506" w:rsidDel="00DF5A14">
          <w:t>Figure 3</w:t>
        </w:r>
        <w:r w:rsidRPr="00E74930" w:rsidDel="00DF5A14">
          <w:rPr>
            <w:lang w:bidi="hi-IN"/>
          </w:rPr>
          <w:t>A shows results for</w:t>
        </w:r>
        <w:r w:rsidR="00E74930" w:rsidRPr="00E74930" w:rsidDel="00DF5A14">
          <w:rPr>
            <w:lang w:bidi="hi-IN"/>
          </w:rPr>
          <w:t xml:space="preserve"> </w:t>
        </w:r>
        <w:r w:rsidR="00E74930" w:rsidRPr="00E74930" w:rsidDel="00DF5A14">
          <w:rPr>
            <w:i/>
            <w:iCs/>
            <w:lang w:bidi="hi-IN"/>
          </w:rPr>
          <w:t>s</w:t>
        </w:r>
        <w:r w:rsidR="00E74930" w:rsidRPr="00E74930" w:rsidDel="00DF5A14">
          <w:rPr>
            <w:lang w:bidi="hi-IN"/>
          </w:rPr>
          <w:t>=10</w:t>
        </w:r>
        <w:r w:rsidR="00E74930" w:rsidRPr="00E74930" w:rsidDel="00DF5A14">
          <w:rPr>
            <w:i/>
            <w:iCs/>
            <w:lang w:bidi="hi-IN"/>
          </w:rPr>
          <w:t>U</w:t>
        </w:r>
        <w:r w:rsidRPr="00E74930" w:rsidDel="00DF5A14">
          <w:rPr>
            <w:rFonts w:eastAsiaTheme="minorEastAsia"/>
            <w:lang w:bidi="hi-IN"/>
          </w:rPr>
          <w:t xml:space="preserve">. </w:t>
        </w:r>
        <w:r w:rsidR="00DD7A57" w:rsidDel="00DF5A14">
          <w:rPr>
            <w:rFonts w:eastAsiaTheme="minorEastAsia"/>
            <w:lang w:bidi="hi-IN"/>
          </w:rPr>
          <w:t>When</w:t>
        </w:r>
        <w:r w:rsidRPr="00E74930" w:rsidDel="00DF5A14">
          <w:rPr>
            <w:rFonts w:eastAsiaTheme="minorEastAsia"/>
            <w:lang w:bidi="hi-IN"/>
          </w:rPr>
          <w:t xml:space="preserve"> the average number of deleterious alleles per individual </w:t>
        </w:r>
        <w:r w:rsidR="00E74930" w:rsidRPr="00E74930" w:rsidDel="00DF5A14">
          <w:rPr>
            <w:rFonts w:eastAsiaTheme="minorEastAsia" w:cs="Times New Roman"/>
            <w:i/>
            <w:iCs/>
            <w:lang w:bidi="hi-IN"/>
          </w:rPr>
          <w:t>τ</w:t>
        </w:r>
        <w:r w:rsidR="00E74930" w:rsidRPr="00E74930" w:rsidDel="00DF5A14">
          <w:rPr>
            <w:rFonts w:eastAsiaTheme="minorEastAsia"/>
            <w:i/>
            <w:iCs/>
            <w:lang w:bidi="hi-IN"/>
          </w:rPr>
          <w:t>U/s</w:t>
        </w:r>
        <w:r w:rsidR="00E74930" w:rsidRPr="00E74930" w:rsidDel="00DF5A14">
          <w:rPr>
            <w:rFonts w:eastAsiaTheme="minorEastAsia"/>
            <w:lang w:bidi="hi-IN"/>
          </w:rPr>
          <w:t xml:space="preserve"> </w:t>
        </w:r>
        <w:r w:rsidR="00DD7A57" w:rsidDel="00DF5A14">
          <w:rPr>
            <w:rFonts w:eastAsiaTheme="minorEastAsia"/>
            <w:lang w:bidi="hi-IN"/>
          </w:rPr>
          <w:t>is over one</w:t>
        </w:r>
        <w:r w:rsidRPr="00E74930" w:rsidDel="00DF5A14">
          <w:rPr>
            <w:rFonts w:eastAsiaTheme="minorEastAsia"/>
            <w:lang w:bidi="hi-IN"/>
          </w:rPr>
          <w:t xml:space="preserve">, adaptation </w:t>
        </w:r>
        <w:r w:rsidR="00DD7A57" w:rsidDel="00DF5A14">
          <w:rPr>
            <w:rFonts w:eastAsiaTheme="minorEastAsia"/>
            <w:lang w:bidi="hi-IN"/>
          </w:rPr>
          <w:t xml:space="preserve">with CM </w:t>
        </w:r>
        <w:r w:rsidRPr="00E74930" w:rsidDel="00DF5A14">
          <w:rPr>
            <w:rFonts w:eastAsiaTheme="minorEastAsia"/>
            <w:lang w:bidi="hi-IN"/>
          </w:rPr>
          <w:t xml:space="preserve">is likely to occur on a deleterious background. </w:t>
        </w:r>
        <w:r w:rsidR="00BA3BDB" w:rsidDel="00DF5A14">
          <w:rPr>
            <w:rFonts w:eastAsiaTheme="minorEastAsia"/>
            <w:lang w:bidi="hi-IN"/>
          </w:rPr>
          <w:t>Because our approximation neglects adaptation on deleterious backgrounds</w:t>
        </w:r>
        <w:r w:rsidR="00DD7A57" w:rsidDel="00DF5A14">
          <w:rPr>
            <w:rFonts w:eastAsiaTheme="minorEastAsia"/>
            <w:lang w:bidi="hi-IN"/>
          </w:rPr>
          <w:t xml:space="preserve">, </w:t>
        </w:r>
        <w:r w:rsidR="00BA3BDB" w:rsidDel="00DF5A14">
          <w:rPr>
            <w:rFonts w:eastAsiaTheme="minorEastAsia"/>
            <w:lang w:bidi="hi-IN"/>
          </w:rPr>
          <w:t xml:space="preserve">it </w:t>
        </w:r>
        <w:r w:rsidR="00DD7A57" w:rsidDel="00DF5A14">
          <w:rPr>
            <w:rFonts w:eastAsiaTheme="minorEastAsia"/>
            <w:lang w:bidi="hi-IN"/>
          </w:rPr>
          <w:t>underestimates the adaptation rate</w:t>
        </w:r>
        <w:r w:rsidR="00BA3BDB" w:rsidDel="00DF5A14">
          <w:rPr>
            <w:rFonts w:eastAsiaTheme="minorEastAsia"/>
            <w:lang w:bidi="hi-IN"/>
          </w:rPr>
          <w:t xml:space="preserve"> </w:t>
        </w:r>
        <w:r w:rsidR="00BA3BDB" w:rsidDel="00DF5A14">
          <w:t>(</w:t>
        </w:r>
        <w:r w:rsidR="00396506" w:rsidDel="00DF5A14">
          <w:t>Figure 3</w:t>
        </w:r>
        <w:r w:rsidR="00BA3BDB" w:rsidDel="00DF5A14">
          <w:rPr>
            <w:lang w:bidi="hi-IN"/>
          </w:rPr>
          <w:t>A)</w:t>
        </w:r>
        <w:r w:rsidR="00DD7A57" w:rsidDel="00DF5A14">
          <w:rPr>
            <w:rFonts w:eastAsiaTheme="minorEastAsia"/>
            <w:lang w:bidi="hi-IN"/>
          </w:rPr>
          <w:t>.</w:t>
        </w:r>
        <w:r w:rsidDel="00DF5A14">
          <w:rPr>
            <w:rFonts w:eastAsiaTheme="minorEastAsia"/>
            <w:lang w:bidi="hi-IN"/>
          </w:rPr>
          <w:t xml:space="preserve"> Note that although the adaptation rate continues to increase with</w:t>
        </w:r>
        <w:r w:rsidRPr="009A3DF4" w:rsidDel="00DF5A14">
          <w:rPr>
            <w:rFonts w:ascii="Times New Roman" w:eastAsiaTheme="minorEastAsia" w:hAnsi="Times New Roman" w:cs="Times New Roman"/>
            <w:lang w:bidi="hi-IN"/>
          </w:rPr>
          <w:t xml:space="preserve"> </w:t>
        </w:r>
        <w:r w:rsidRPr="00E74930" w:rsidDel="00DF5A14">
          <w:rPr>
            <w:rFonts w:eastAsiaTheme="minorEastAsia" w:cs="Times New Roman"/>
            <w:i/>
            <w:iCs/>
            <w:lang w:bidi="hi-IN"/>
          </w:rPr>
          <w:t>τ</w:t>
        </w:r>
        <w:r w:rsidDel="00DF5A14">
          <w:rPr>
            <w:rFonts w:eastAsiaTheme="minorEastAsia"/>
            <w:lang w:bidi="hi-IN"/>
          </w:rPr>
          <w:t>, the population carries more deleterious alleles after adaptation, resulting in a lower population mean fitness (</w:t>
        </w:r>
        <w:r w:rsidR="00396506" w:rsidDel="00DF5A14">
          <w:t>Figure 3</w:t>
        </w:r>
        <w:r w:rsidDel="00DF5A14">
          <w:rPr>
            <w:rFonts w:eastAsiaTheme="minorEastAsia"/>
            <w:lang w:bidi="hi-IN"/>
          </w:rPr>
          <w:t>B)</w:t>
        </w:r>
        <w:r w:rsidR="00BF0B48" w:rsidDel="00DF5A14">
          <w:rPr>
            <w:rFonts w:eastAsiaTheme="minorEastAsia"/>
            <w:lang w:bidi="hi-IN"/>
          </w:rPr>
          <w:t xml:space="preserve"> and eventually a lower fixation probability and </w:t>
        </w:r>
        <w:r w:rsidR="00396506" w:rsidDel="00DF5A14">
          <w:rPr>
            <w:rFonts w:eastAsiaTheme="minorEastAsia"/>
            <w:lang w:bidi="hi-IN"/>
          </w:rPr>
          <w:t>adaptation</w:t>
        </w:r>
        <w:r w:rsidR="00BF0B48" w:rsidDel="00DF5A14">
          <w:rPr>
            <w:rFonts w:eastAsiaTheme="minorEastAsia"/>
            <w:lang w:bidi="hi-IN"/>
          </w:rPr>
          <w:t xml:space="preserve"> rate (</w:t>
        </w:r>
        <w:r w:rsidR="00396506" w:rsidDel="00DF5A14">
          <w:t>Figure 3</w:t>
        </w:r>
        <w:r w:rsidR="00BF0B48" w:rsidDel="00DF5A14">
          <w:rPr>
            <w:rFonts w:eastAsiaTheme="minorEastAsia"/>
            <w:lang w:bidi="hi-IN"/>
          </w:rPr>
          <w:t xml:space="preserve">A) </w:t>
        </w:r>
        <w:r w:rsidDel="00DF5A14">
          <w:rPr>
            <w:rFonts w:eastAsiaTheme="minorEastAsia"/>
            <w:lang w:bidi="hi-IN"/>
          </w:rPr>
          <w:t xml:space="preserve">. </w:t>
        </w:r>
      </w:moveFrom>
    </w:p>
    <w:p w:rsidR="0080478F" w:rsidDel="00DF5A14" w:rsidRDefault="005316EE" w:rsidP="008D0078">
      <w:pPr>
        <w:spacing w:line="480" w:lineRule="auto"/>
      </w:pPr>
      <w:moveFrom w:id="180" w:author="Yoav Ram" w:date="2014-07-14T11:40:00Z">
        <w:r w:rsidDel="00DF5A14">
          <w:rPr>
            <w:rFonts w:eastAsiaTheme="minorEastAsia"/>
            <w:lang w:bidi="hi-IN"/>
          </w:rPr>
          <w:t xml:space="preserve">With SIM, the </w:t>
        </w:r>
        <w:r w:rsidDel="00DF5A14">
          <w:rPr>
            <w:lang w:bidi="hi-IN"/>
          </w:rPr>
          <w:t xml:space="preserve">average number of deleterious alleles per individual </w:t>
        </w:r>
        <w:r w:rsidR="00BE1EF9" w:rsidRPr="00BE1EF9" w:rsidDel="00DF5A14">
          <w:rPr>
            <w:i/>
            <w:iCs/>
            <w:lang w:bidi="hi-IN"/>
          </w:rPr>
          <w:t>U/s</w:t>
        </w:r>
        <w:r w:rsidR="00BE1EF9" w:rsidDel="00DF5A14">
          <w:rPr>
            <w:lang w:bidi="hi-IN"/>
          </w:rPr>
          <w:t xml:space="preserve"> </w:t>
        </w:r>
        <w:r w:rsidDel="00DF5A14">
          <w:rPr>
            <w:lang w:bidi="hi-IN"/>
          </w:rPr>
          <w:t xml:space="preserve">does not </w:t>
        </w:r>
        <w:r w:rsidRPr="00BE1EF9" w:rsidDel="00DF5A14">
          <w:rPr>
            <w:lang w:bidi="hi-IN"/>
          </w:rPr>
          <w:t xml:space="preserve">increase with </w:t>
        </w:r>
        <w:r w:rsidRPr="00BE1EF9" w:rsidDel="00DF5A14">
          <w:rPr>
            <w:rFonts w:cs="Times New Roman"/>
            <w:i/>
            <w:iCs/>
            <w:lang w:bidi="hi-IN"/>
          </w:rPr>
          <w:t>τ</w:t>
        </w:r>
        <w:r w:rsidRPr="00BE1EF9" w:rsidDel="00DF5A14">
          <w:rPr>
            <w:lang w:bidi="hi-IN"/>
          </w:rPr>
          <w:t>, bec</w:t>
        </w:r>
        <w:r w:rsidDel="00DF5A14">
          <w:rPr>
            <w:lang w:bidi="hi-IN"/>
          </w:rPr>
          <w:t>ause mutation-free individuals (</w:t>
        </w:r>
        <w:r w:rsidDel="00DF5A14">
          <w:rPr>
            <w:i/>
            <w:iCs/>
            <w:lang w:bidi="hi-IN"/>
          </w:rPr>
          <w:t>ab/0</w:t>
        </w:r>
        <w:r w:rsidDel="00DF5A14">
          <w:rPr>
            <w:lang w:bidi="hi-IN"/>
          </w:rPr>
          <w:t xml:space="preserve">) do not hypermutate. </w:t>
        </w:r>
        <w:r w:rsidDel="00DF5A14">
          <w:t xml:space="preserve">As in the case of weak mutation, when </w:t>
        </w:r>
        <w:r w:rsidR="00BE1EF9" w:rsidRPr="00BE1EF9" w:rsidDel="00DF5A14">
          <w:rPr>
            <w:rFonts w:cs="Times New Roman"/>
            <w:i/>
            <w:iCs/>
            <w:lang w:bidi="hi-IN"/>
          </w:rPr>
          <w:t>τ</w:t>
        </w:r>
        <w:r w:rsidDel="00DF5A14">
          <w:rPr>
            <w:rFonts w:eastAsiaTheme="minorEastAsia"/>
            <w:lang w:bidi="hi-IN"/>
          </w:rPr>
          <w:t>&gt;10</w:t>
        </w:r>
        <w:r w:rsidDel="00DF5A14">
          <w:t xml:space="preserve"> the double mutant can app</w:t>
        </w:r>
        <w:r w:rsidR="00BE1EF9" w:rsidDel="00DF5A14">
          <w:t>ear on a deleterious background, resulting in hitch-hiking and</w:t>
        </w:r>
        <w:r w:rsidDel="00DF5A14">
          <w:t xml:space="preserve"> </w:t>
        </w:r>
        <w:r w:rsidR="00BE1EF9" w:rsidDel="00DF5A14">
          <w:t xml:space="preserve">a </w:t>
        </w:r>
        <w:r w:rsidDel="00DF5A14">
          <w:t>lower fixation probability,</w:t>
        </w:r>
        <w:r w:rsidR="00BE1EF9" w:rsidDel="00DF5A14">
          <w:t xml:space="preserve"> and</w:t>
        </w:r>
        <w:r w:rsidDel="00DF5A14">
          <w:t xml:space="preserve"> causing our approximation to overestimate the adaptation rate (</w:t>
        </w:r>
        <w:r w:rsidR="00396506" w:rsidDel="00DF5A14">
          <w:t>Figure 3</w:t>
        </w:r>
        <w:r w:rsidR="00D45CB2" w:rsidDel="00DF5A14">
          <w:rPr>
            <w:lang w:bidi="hi-IN"/>
          </w:rPr>
          <w:t>A</w:t>
        </w:r>
        <w:r w:rsidDel="00DF5A14">
          <w:rPr>
            <w:lang w:bidi="hi-IN"/>
          </w:rPr>
          <w:t>).</w:t>
        </w:r>
      </w:moveFrom>
    </w:p>
    <w:moveFromRangeEnd w:id="178"/>
    <w:p w:rsidR="0080478F" w:rsidRDefault="0080478F" w:rsidP="008D0078">
      <w:pPr>
        <w:spacing w:after="200" w:line="480" w:lineRule="auto"/>
      </w:pPr>
      <w:r>
        <w:br w:type="page"/>
      </w:r>
    </w:p>
    <w:p w:rsidR="0080478F" w:rsidRDefault="00643DA4" w:rsidP="008D0078">
      <w:pPr>
        <w:keepNext/>
        <w:spacing w:line="480" w:lineRule="auto"/>
        <w:jc w:val="center"/>
      </w:pPr>
      <w:del w:id="181" w:author="Yoav Ram" w:date="2014-07-13T15:36:00Z">
        <w:r w:rsidDel="006E3084">
          <w:rPr>
            <w:b/>
            <w:bCs/>
            <w:noProof/>
            <w:sz w:val="20"/>
            <w:szCs w:val="20"/>
            <w:rPrChange w:id="182" w:author="Unknown">
              <w:rPr>
                <w:noProof/>
              </w:rPr>
            </w:rPrChange>
          </w:rPr>
          <w:lastRenderedPageBreak/>
          <w:drawing>
            <wp:inline distT="0" distB="0" distL="0" distR="0" wp14:anchorId="0CB4498B" wp14:editId="7B761EE0">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del>
      <w:ins w:id="183" w:author="Yoav Ram" w:date="2014-07-13T15:36:00Z">
        <w:r w:rsidR="006E3084">
          <w:rPr>
            <w:noProof/>
          </w:rPr>
          <w:drawing>
            <wp:inline distT="0" distB="0" distL="0" distR="0" wp14:anchorId="7D8B7F37" wp14:editId="6B9C6D52">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ins>
    </w:p>
    <w:p w:rsidR="0080478F" w:rsidRPr="00886250" w:rsidRDefault="0080478F" w:rsidP="00DF5A14">
      <w:pPr>
        <w:spacing w:line="480" w:lineRule="auto"/>
        <w:rPr>
          <w:noProof/>
          <w:sz w:val="20"/>
          <w:szCs w:val="20"/>
        </w:rPr>
        <w:pPrChange w:id="184" w:author="Yoav Ram" w:date="2014-07-14T11:40:00Z">
          <w:pPr>
            <w:spacing w:line="480" w:lineRule="auto"/>
          </w:pPr>
        </w:pPrChange>
      </w:pPr>
      <w:bookmarkStart w:id="185" w:name="_Ref383675982"/>
      <w:r w:rsidRPr="00BA3BDB">
        <w:rPr>
          <w:b/>
          <w:bCs/>
          <w:sz w:val="20"/>
          <w:szCs w:val="20"/>
        </w:rPr>
        <w:t xml:space="preserve">Figure </w:t>
      </w:r>
      <w:r w:rsidR="00616194" w:rsidRPr="00BA3BDB">
        <w:rPr>
          <w:b/>
          <w:bCs/>
          <w:sz w:val="20"/>
          <w:szCs w:val="20"/>
        </w:rPr>
        <w:fldChar w:fldCharType="begin"/>
      </w:r>
      <w:r w:rsidRPr="00BA3BDB">
        <w:rPr>
          <w:b/>
          <w:bCs/>
          <w:sz w:val="20"/>
          <w:szCs w:val="20"/>
        </w:rPr>
        <w:instrText xml:space="preserve"> SEQ Figure \* ARABIC </w:instrText>
      </w:r>
      <w:r w:rsidR="00616194" w:rsidRPr="00BA3BDB">
        <w:rPr>
          <w:b/>
          <w:bCs/>
          <w:sz w:val="20"/>
          <w:szCs w:val="20"/>
        </w:rPr>
        <w:fldChar w:fldCharType="separate"/>
      </w:r>
      <w:r w:rsidR="00C47BD2">
        <w:rPr>
          <w:b/>
          <w:bCs/>
          <w:noProof/>
          <w:sz w:val="20"/>
          <w:szCs w:val="20"/>
        </w:rPr>
        <w:t>3</w:t>
      </w:r>
      <w:r w:rsidR="00616194" w:rsidRPr="00BA3BDB">
        <w:rPr>
          <w:b/>
          <w:bCs/>
          <w:sz w:val="20"/>
          <w:szCs w:val="20"/>
        </w:rPr>
        <w:fldChar w:fldCharType="end"/>
      </w:r>
      <w:bookmarkEnd w:id="185"/>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ins w:id="186" w:author="Yoav Ram" w:date="2014-07-14T11:40:00Z">
        <w:r w:rsidR="00DF5A14">
          <w:rPr>
            <w:sz w:val="20"/>
            <w:szCs w:val="20"/>
          </w:rPr>
          <w:t>.</w:t>
        </w:r>
      </w:ins>
      <w:del w:id="187" w:author="Yoav Ram" w:date="2014-07-14T11:40:00Z">
        <w:r w:rsidR="00825E9D" w:rsidDel="00DF5A14">
          <w:rPr>
            <w:sz w:val="20"/>
            <w:szCs w:val="20"/>
          </w:rPr>
          <w:delText xml:space="preserve"> </w:delText>
        </w:r>
        <w:r w:rsidR="00825E9D" w:rsidRPr="00825E9D" w:rsidDel="00DF5A14">
          <w:rPr>
            <w:sz w:val="20"/>
            <w:szCs w:val="20"/>
          </w:rPr>
          <w:delText>(</w:delText>
        </w:r>
      </w:del>
      <w:ins w:id="188" w:author="Yoav Ram" w:date="2014-07-14T11:40:00Z">
        <w:r w:rsidR="00DF5A14">
          <w:rPr>
            <w:sz w:val="20"/>
            <w:szCs w:val="20"/>
          </w:rPr>
          <w:t xml:space="preserve"> </w:t>
        </w:r>
      </w:ins>
      <w:proofErr w:type="gramStart"/>
      <w:r w:rsidR="00825E9D" w:rsidRPr="00825E9D">
        <w:rPr>
          <w:sz w:val="20"/>
          <w:szCs w:val="20"/>
        </w:rPr>
        <w:t>Online version in</w:t>
      </w:r>
      <w:r w:rsidR="00825E9D" w:rsidRPr="00DF5A14">
        <w:rPr>
          <w:sz w:val="20"/>
          <w:szCs w:val="20"/>
          <w:lang w:val="en-GB"/>
          <w:rPrChange w:id="189" w:author="Yoav Ram" w:date="2014-07-14T11:40:00Z">
            <w:rPr>
              <w:sz w:val="20"/>
              <w:szCs w:val="20"/>
            </w:rPr>
          </w:rPrChange>
        </w:rPr>
        <w:t xml:space="preserve"> colour</w:t>
      </w:r>
      <w:del w:id="190" w:author="Yoav Ram" w:date="2014-07-14T11:40:00Z">
        <w:r w:rsidR="00825E9D" w:rsidRPr="00825E9D" w:rsidDel="00DF5A14">
          <w:rPr>
            <w:sz w:val="20"/>
            <w:szCs w:val="20"/>
          </w:rPr>
          <w:delText>.)</w:delText>
        </w:r>
      </w:del>
      <w:r w:rsidRPr="00886250">
        <w:rPr>
          <w:sz w:val="20"/>
          <w:szCs w:val="20"/>
        </w:rPr>
        <w:t>.</w:t>
      </w:r>
      <w:proofErr w:type="gramEnd"/>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9E138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9E1389">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"[52]" }, "properties" : { "noteIndex" : 0 }, "schema" : "https://github.com/citation-style-language/schema/raw/master/csl-citation.json" }</w:instrText>
      </w:r>
      <w:r w:rsidR="00616194">
        <w:rPr>
          <w:lang w:bidi="hi-IN"/>
        </w:rPr>
        <w:fldChar w:fldCharType="separate"/>
      </w:r>
      <w:r w:rsidR="00B83F66" w:rsidRPr="00B83F66">
        <w:rPr>
          <w:noProof/>
          <w:lang w:bidi="hi-IN"/>
        </w:rPr>
        <w:t>[52]</w:t>
      </w:r>
      <w:r w:rsidR="00616194">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9E138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6B1AC4DE" wp14:editId="7CFF7001">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91" w:name="_Ref360184105"/>
      <w:r w:rsidRPr="00733307">
        <w:rPr>
          <w:b/>
          <w:bCs/>
          <w:sz w:val="20"/>
          <w:szCs w:val="20"/>
        </w:rPr>
        <w:t xml:space="preserve">Figure </w:t>
      </w:r>
      <w:r w:rsidR="00616194" w:rsidRPr="00733307">
        <w:rPr>
          <w:b/>
          <w:bCs/>
          <w:sz w:val="20"/>
          <w:szCs w:val="20"/>
        </w:rPr>
        <w:fldChar w:fldCharType="begin"/>
      </w:r>
      <w:r w:rsidRPr="00733307">
        <w:rPr>
          <w:b/>
          <w:bCs/>
          <w:sz w:val="20"/>
          <w:szCs w:val="20"/>
        </w:rPr>
        <w:instrText xml:space="preserve"> SEQ Figure \* ARABIC </w:instrText>
      </w:r>
      <w:r w:rsidR="00616194" w:rsidRPr="00733307">
        <w:rPr>
          <w:b/>
          <w:bCs/>
          <w:sz w:val="20"/>
          <w:szCs w:val="20"/>
        </w:rPr>
        <w:fldChar w:fldCharType="separate"/>
      </w:r>
      <w:r w:rsidR="00C47BD2">
        <w:rPr>
          <w:b/>
          <w:bCs/>
          <w:noProof/>
          <w:sz w:val="20"/>
          <w:szCs w:val="20"/>
        </w:rPr>
        <w:t>4</w:t>
      </w:r>
      <w:r w:rsidR="00616194" w:rsidRPr="00733307">
        <w:rPr>
          <w:b/>
          <w:bCs/>
          <w:sz w:val="20"/>
          <w:szCs w:val="20"/>
        </w:rPr>
        <w:fldChar w:fldCharType="end"/>
      </w:r>
      <w:bookmarkEnd w:id="191"/>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631789">
        <w:fldChar w:fldCharType="begin"/>
      </w:r>
      <w:r w:rsidR="00631789">
        <w:instrText xml:space="preserve"> REF _Ref358791100 \h  \* MERGEFORMAT </w:instrText>
      </w:r>
      <w:r w:rsidR="00631789">
        <w:fldChar w:fldCharType="separate"/>
      </w:r>
      <w:r w:rsidR="00C47BD2" w:rsidRPr="00C47BD2">
        <w:rPr>
          <w:sz w:val="20"/>
          <w:szCs w:val="20"/>
        </w:rPr>
        <w:t>Table 1</w:t>
      </w:r>
      <w:r w:rsidR="00631789">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 xml:space="preserve">(Online version in </w:t>
      </w:r>
      <w:proofErr w:type="spellStart"/>
      <w:r w:rsidR="00616194" w:rsidRPr="00331E7E">
        <w:rPr>
          <w:iCs/>
          <w:sz w:val="20"/>
          <w:szCs w:val="20"/>
          <w:lang w:bidi="hi-IN"/>
        </w:rPr>
        <w:t>colour</w:t>
      </w:r>
      <w:proofErr w:type="spellEnd"/>
      <w:r w:rsidR="00616194" w:rsidRPr="00331E7E">
        <w:rPr>
          <w:iCs/>
          <w:sz w:val="20"/>
          <w:szCs w:val="20"/>
          <w:lang w:bidi="hi-IN"/>
        </w:rPr>
        <w:t>.)</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F5A14"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616194">
              <w:fldChar w:fldCharType="begin"/>
            </w:r>
            <w:r w:rsidR="00DA55AA">
              <w:instrText xml:space="preserve"> SEQ Equation </w:instrText>
            </w:r>
            <w:r w:rsidR="00616194">
              <w:fldChar w:fldCharType="separate"/>
            </w:r>
            <w:r w:rsidR="00C47BD2">
              <w:rPr>
                <w:noProof/>
              </w:rPr>
              <w:t>9</w:t>
            </w:r>
            <w:r w:rsidR="00616194">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9E138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"[34,53,54]" }, "properties" : { "noteIndex" : 0 }, "schema" : "https://github.com/citation-style-language/schema/raw/master/csl-citation.json" }</w:instrText>
      </w:r>
      <w:r w:rsidR="00616194" w:rsidRPr="00BA2B02">
        <w:fldChar w:fldCharType="separate"/>
      </w:r>
      <w:r w:rsidR="00B83F66" w:rsidRPr="00B83F66">
        <w:rPr>
          <w:noProof/>
        </w:rPr>
        <w:t>[34,53,54]</w:t>
      </w:r>
      <w:r w:rsidR="00616194"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9E1389">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"[55]" }, "properties" : { "noteIndex" : 0 }, "schema" : "https://github.com/citation-style-language/schema/raw/master/csl-citation.json" }</w:instrText>
      </w:r>
      <w:r w:rsidR="00A328A2">
        <w:fldChar w:fldCharType="separate"/>
      </w:r>
      <w:r w:rsidR="00B83F66" w:rsidRPr="00B83F66">
        <w:rPr>
          <w:noProof/>
        </w:rPr>
        <w:t>[55]</w:t>
      </w:r>
      <w:r w:rsidR="00A328A2">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9E138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Pr>
          <w:lang w:bidi="hi-IN"/>
        </w:rPr>
        <w:fldChar w:fldCharType="separate"/>
      </w:r>
      <w:r w:rsidR="00B83F66" w:rsidRPr="00B83F66">
        <w:rPr>
          <w:noProof/>
          <w:lang w:bidi="hi-IN"/>
        </w:rPr>
        <w:t>[46]</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F5A14"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92" w:name="_Ref360621538"/>
            <w:r>
              <w:t>(</w:t>
            </w:r>
            <w:r w:rsidR="00616194">
              <w:fldChar w:fldCharType="begin"/>
            </w:r>
            <w:r w:rsidRPr="0095303A">
              <w:instrText xml:space="preserve"> SEQ Equation </w:instrText>
            </w:r>
            <w:r w:rsidR="00616194">
              <w:fldChar w:fldCharType="separate"/>
            </w:r>
            <w:r w:rsidR="00C47BD2">
              <w:rPr>
                <w:noProof/>
              </w:rPr>
              <w:t>10</w:t>
            </w:r>
            <w:r w:rsidR="00616194">
              <w:rPr>
                <w:noProof/>
              </w:rPr>
              <w:fldChar w:fldCharType="end"/>
            </w:r>
            <w:r>
              <w:t>)</w:t>
            </w:r>
            <w:bookmarkEnd w:id="192"/>
          </w:p>
        </w:tc>
      </w:tr>
    </w:tbl>
    <w:p w:rsidR="005316EE" w:rsidRPr="008F3447" w:rsidRDefault="00A7180F" w:rsidP="008D0078">
      <w:pPr>
        <w:spacing w:line="480" w:lineRule="auto"/>
      </w:pPr>
      <w:r>
        <w:lastRenderedPageBreak/>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93"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C47BD2">
              <w:rPr>
                <w:noProof/>
              </w:rPr>
              <w:t>11</w:t>
            </w:r>
            <w:r w:rsidR="00616194" w:rsidRPr="000448EE">
              <w:rPr>
                <w:noProof/>
              </w:rPr>
              <w:fldChar w:fldCharType="end"/>
            </w:r>
            <w:r w:rsidRPr="000448EE">
              <w:t>)</w:t>
            </w:r>
            <w:bookmarkEnd w:id="193"/>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9E138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ins w:id="194" w:author="Yoav Ram" w:date="2014-07-14T10:49:00Z">
        <w:r w:rsidR="006B0338">
          <w:rPr>
            <w:lang w:bidi="hi-IN"/>
          </w:rPr>
          <w:t xml:space="preserve"> </w:t>
        </w:r>
      </w:ins>
    </w:p>
    <w:p w:rsidR="00A67023" w:rsidRDefault="00C023C7" w:rsidP="008D0078">
      <w:pPr>
        <w:spacing w:line="480" w:lineRule="auto"/>
        <w:rPr>
          <w:ins w:id="195" w:author="Yoav Ram" w:date="2014-07-14T11:58:00Z"/>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9E138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"[56]"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[56]</w:t>
      </w:r>
      <w:r w:rsidR="00616194" w:rsidRPr="00BA2B02">
        <w:rPr>
          <w:lang w:bidi="hi-IN"/>
        </w:rPr>
        <w:fldChar w:fldCharType="end"/>
      </w:r>
      <w:r w:rsidR="00CE78D0" w:rsidRPr="00BA2B02">
        <w:rPr>
          <w:lang w:bidi="hi-IN"/>
        </w:rPr>
        <w:t>.</w:t>
      </w:r>
    </w:p>
    <w:p w:rsidR="00B10A9D" w:rsidDel="003131D8" w:rsidRDefault="00B10A9D" w:rsidP="003131D8">
      <w:pPr>
        <w:spacing w:line="480" w:lineRule="auto"/>
        <w:rPr>
          <w:del w:id="196" w:author="Yoav Ram" w:date="2014-07-14T10:56:00Z"/>
          <w:lang w:bidi="hi-IN"/>
        </w:rPr>
      </w:pPr>
      <w:ins w:id="197" w:author="Yoav Ram" w:date="2014-07-14T10:56:00Z">
        <w:r w:rsidRPr="001B7896">
          <w:rPr>
            <w:highlight w:val="yellow"/>
            <w:lang w:bidi="hi-IN"/>
            <w:rPrChange w:id="198" w:author="Yoav Ram" w:date="2014-07-14T11:42:00Z">
              <w:rPr>
                <w:lang w:bidi="hi-IN"/>
              </w:rPr>
            </w:rPrChange>
          </w:rPr>
          <w:t>Although our model focuses on rugged landscapes in which single mutants have lower fitness (</w:t>
        </w:r>
        <w:r w:rsidRPr="001B7896">
          <w:rPr>
            <w:i/>
            <w:iCs/>
            <w:highlight w:val="yellow"/>
            <w:lang w:bidi="hi-IN"/>
            <w:rPrChange w:id="199" w:author="Yoav Ram" w:date="2014-07-14T11:42:00Z">
              <w:rPr>
                <w:i/>
                <w:iCs/>
                <w:lang w:bidi="hi-IN"/>
              </w:rPr>
            </w:rPrChange>
          </w:rPr>
          <w:t>s</w:t>
        </w:r>
      </w:ins>
      <w:ins w:id="200" w:author="Yoav Ram" w:date="2014-07-14T11:00:00Z">
        <w:r w:rsidR="0059042F" w:rsidRPr="001B7896">
          <w:rPr>
            <w:highlight w:val="yellow"/>
            <w:lang w:bidi="hi-IN"/>
            <w:rPrChange w:id="201" w:author="Yoav Ram" w:date="2014-07-14T11:42:00Z">
              <w:rPr>
                <w:lang w:bidi="hi-IN"/>
              </w:rPr>
            </w:rPrChange>
          </w:rPr>
          <w:t>&gt;</w:t>
        </w:r>
      </w:ins>
      <w:ins w:id="202" w:author="Yoav Ram" w:date="2014-07-14T10:56:00Z">
        <w:r w:rsidRPr="001B7896">
          <w:rPr>
            <w:highlight w:val="yellow"/>
            <w:lang w:bidi="hi-IN"/>
            <w:rPrChange w:id="203" w:author="Yoav Ram" w:date="2014-07-14T11:42:00Z">
              <w:rPr>
                <w:lang w:bidi="hi-IN"/>
              </w:rPr>
            </w:rPrChange>
          </w:rPr>
          <w:t>0), one can also consider cases in which single mutants have intermediate fitness (0</w:t>
        </w:r>
      </w:ins>
      <w:ins w:id="204" w:author="Yoav Ram" w:date="2014-07-14T11:01:00Z">
        <w:r w:rsidR="0059042F" w:rsidRPr="001B7896">
          <w:rPr>
            <w:highlight w:val="yellow"/>
            <w:lang w:bidi="hi-IN"/>
            <w:rPrChange w:id="205" w:author="Yoav Ram" w:date="2014-07-14T11:42:00Z">
              <w:rPr>
                <w:lang w:bidi="hi-IN"/>
              </w:rPr>
            </w:rPrChange>
          </w:rPr>
          <w:t>&gt;</w:t>
        </w:r>
      </w:ins>
      <w:ins w:id="206" w:author="Yoav Ram" w:date="2014-07-14T10:56:00Z">
        <w:r w:rsidRPr="001B7896">
          <w:rPr>
            <w:i/>
            <w:iCs/>
            <w:highlight w:val="yellow"/>
            <w:lang w:bidi="hi-IN"/>
            <w:rPrChange w:id="207" w:author="Yoav Ram" w:date="2014-07-14T11:42:00Z">
              <w:rPr>
                <w:i/>
                <w:iCs/>
                <w:lang w:bidi="hi-IN"/>
              </w:rPr>
            </w:rPrChange>
          </w:rPr>
          <w:t>s</w:t>
        </w:r>
      </w:ins>
      <w:ins w:id="208" w:author="Yoav Ram" w:date="2014-07-14T11:01:00Z">
        <w:r w:rsidR="0059042F" w:rsidRPr="001B7896">
          <w:rPr>
            <w:i/>
            <w:iCs/>
            <w:highlight w:val="yellow"/>
            <w:lang w:bidi="hi-IN"/>
            <w:rPrChange w:id="209" w:author="Yoav Ram" w:date="2014-07-14T11:42:00Z">
              <w:rPr>
                <w:i/>
                <w:iCs/>
                <w:lang w:bidi="hi-IN"/>
              </w:rPr>
            </w:rPrChange>
          </w:rPr>
          <w:t>&gt;</w:t>
        </w:r>
      </w:ins>
      <w:proofErr w:type="spellStart"/>
      <w:ins w:id="210" w:author="Yoav Ram" w:date="2014-07-14T10:56:00Z">
        <w:r w:rsidRPr="001B7896">
          <w:rPr>
            <w:i/>
            <w:iCs/>
            <w:highlight w:val="yellow"/>
            <w:lang w:bidi="hi-IN"/>
            <w:rPrChange w:id="211" w:author="Yoav Ram" w:date="2014-07-14T11:42:00Z">
              <w:rPr>
                <w:i/>
                <w:iCs/>
                <w:lang w:bidi="hi-IN"/>
              </w:rPr>
            </w:rPrChange>
          </w:rPr>
          <w:t>sH</w:t>
        </w:r>
        <w:proofErr w:type="spellEnd"/>
        <w:r w:rsidRPr="001B7896">
          <w:rPr>
            <w:highlight w:val="yellow"/>
            <w:lang w:bidi="hi-IN"/>
            <w:rPrChange w:id="212" w:author="Yoav Ram" w:date="2014-07-14T11:42:00Z">
              <w:rPr>
                <w:lang w:bidi="hi-IN"/>
              </w:rPr>
            </w:rPrChange>
          </w:rPr>
          <w:t xml:space="preserve">) </w:t>
        </w:r>
        <w:r w:rsidRPr="001B7896">
          <w:rPr>
            <w:highlight w:val="yellow"/>
            <w:lang w:bidi="hi-IN"/>
            <w:rPrChange w:id="213" w:author="Yoav Ram" w:date="2014-07-14T11:42:00Z">
              <w:rPr>
                <w:lang w:bidi="hi-IN"/>
              </w:rPr>
            </w:rPrChange>
          </w:rPr>
          <w:fldChar w:fldCharType="begin" w:fldLock="1"/>
        </w:r>
      </w:ins>
      <w:r w:rsidR="009E1389">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"[57]" }, "properties" : { "noteIndex" : 0 }, "schema" : "https://github.com/citation-style-language/schema/raw/master/csl-citation.json" }</w:instrText>
      </w:r>
      <w:ins w:id="214" w:author="Yoav Ram" w:date="2014-07-14T10:56:00Z">
        <w:r w:rsidRPr="001B7896">
          <w:rPr>
            <w:highlight w:val="yellow"/>
            <w:lang w:bidi="hi-IN"/>
            <w:rPrChange w:id="215" w:author="Yoav Ram" w:date="2014-07-14T11:42:00Z">
              <w:rPr>
                <w:lang w:bidi="hi-IN"/>
              </w:rPr>
            </w:rPrChange>
          </w:rPr>
          <w:fldChar w:fldCharType="separate"/>
        </w:r>
      </w:ins>
      <w:r w:rsidR="00B83F66" w:rsidRPr="00B83F66">
        <w:rPr>
          <w:noProof/>
          <w:highlight w:val="yellow"/>
          <w:lang w:bidi="hi-IN"/>
        </w:rPr>
        <w:t>[57]</w:t>
      </w:r>
      <w:ins w:id="216" w:author="Yoav Ram" w:date="2014-07-14T10:56:00Z">
        <w:r w:rsidRPr="001B7896">
          <w:rPr>
            <w:highlight w:val="yellow"/>
            <w:lang w:bidi="hi-IN"/>
            <w:rPrChange w:id="217" w:author="Yoav Ram" w:date="2014-07-14T11:42:00Z">
              <w:rPr>
                <w:lang w:bidi="hi-IN"/>
              </w:rPr>
            </w:rPrChange>
          </w:rPr>
          <w:fldChar w:fldCharType="end"/>
        </w:r>
        <w:r w:rsidRPr="001B7896">
          <w:rPr>
            <w:highlight w:val="yellow"/>
            <w:lang w:bidi="hi-IN"/>
            <w:rPrChange w:id="218" w:author="Yoav Ram" w:date="2014-07-14T11:42:00Z">
              <w:rPr>
                <w:lang w:bidi="hi-IN"/>
              </w:rPr>
            </w:rPrChange>
          </w:rPr>
          <w:t xml:space="preserve">. We previously shown that SIM is favored by selection in these cases </w:t>
        </w:r>
        <w:r w:rsidRPr="001B7896">
          <w:rPr>
            <w:highlight w:val="yellow"/>
            <w:lang w:bidi="hi-IN"/>
            <w:rPrChange w:id="219" w:author="Yoav Ram" w:date="2014-07-14T11:42:00Z">
              <w:rPr>
                <w:lang w:bidi="hi-IN"/>
              </w:rPr>
            </w:rPrChange>
          </w:rPr>
          <w:fldChar w:fldCharType="begin" w:fldLock="1"/>
        </w:r>
      </w:ins>
      <w:r w:rsidR="009E1389">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ins w:id="220" w:author="Yoav Ram" w:date="2014-07-14T10:56:00Z">
        <w:r w:rsidRPr="001B7896">
          <w:rPr>
            <w:highlight w:val="yellow"/>
            <w:lang w:bidi="hi-IN"/>
            <w:rPrChange w:id="221" w:author="Yoav Ram" w:date="2014-07-14T11:42:00Z">
              <w:rPr>
                <w:lang w:bidi="hi-IN"/>
              </w:rPr>
            </w:rPrChange>
          </w:rPr>
          <w:fldChar w:fldCharType="separate"/>
        </w:r>
        <w:r w:rsidRPr="001B7896">
          <w:rPr>
            <w:noProof/>
            <w:highlight w:val="yellow"/>
            <w:lang w:bidi="hi-IN"/>
            <w:rPrChange w:id="222" w:author="Yoav Ram" w:date="2014-07-14T11:42:00Z">
              <w:rPr>
                <w:noProof/>
                <w:lang w:bidi="hi-IN"/>
              </w:rPr>
            </w:rPrChange>
          </w:rPr>
          <w:t>[37]</w:t>
        </w:r>
        <w:r w:rsidRPr="001B7896">
          <w:rPr>
            <w:highlight w:val="yellow"/>
            <w:lang w:bidi="hi-IN"/>
            <w:rPrChange w:id="223" w:author="Yoav Ram" w:date="2014-07-14T11:42:00Z">
              <w:rPr>
                <w:lang w:bidi="hi-IN"/>
              </w:rPr>
            </w:rPrChange>
          </w:rPr>
          <w:fldChar w:fldCharType="end"/>
        </w:r>
        <w:r w:rsidRPr="001B7896">
          <w:rPr>
            <w:highlight w:val="yellow"/>
            <w:lang w:bidi="hi-IN"/>
            <w:rPrChange w:id="224" w:author="Yoav Ram" w:date="2014-07-14T11:42:00Z">
              <w:rPr>
                <w:lang w:bidi="hi-IN"/>
              </w:rPr>
            </w:rPrChange>
          </w:rPr>
          <w:t>; however,  further work is required to analyze the effect of SIM on adaptation rate such scenarios.</w:t>
        </w:r>
      </w:ins>
      <w:ins w:id="225" w:author="Yoav Ram" w:date="2014-07-14T11:01:00Z">
        <w:r w:rsidR="003131D8" w:rsidRPr="00BA2B02" w:rsidDel="00B10A9D">
          <w:rPr>
            <w:lang w:bidi="hi-IN"/>
          </w:rPr>
          <w:t xml:space="preserve"> </w:t>
        </w:r>
      </w:ins>
    </w:p>
    <w:p w:rsidR="003131D8" w:rsidRPr="00BA2B02" w:rsidRDefault="003131D8" w:rsidP="0059042F">
      <w:pPr>
        <w:spacing w:line="480" w:lineRule="auto"/>
        <w:rPr>
          <w:ins w:id="226" w:author="Yoav Ram" w:date="2014-07-14T11:01:00Z"/>
          <w:lang w:bidi="hi-IN"/>
        </w:rPr>
      </w:pP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9E138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"[58]"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[58]</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9E138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"[40,59\u201361]"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[40,59–61]</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9E138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9E138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9E138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"[62]" }, "properties" : { "noteIndex" : 0 }, "schema" : "https://github.com/citation-style-language/schema/raw/master/csl-citation.json" }</w:instrText>
      </w:r>
      <w:r w:rsidR="00616194" w:rsidRPr="00BA2B02">
        <w:rPr>
          <w:lang w:bidi="hi-IN"/>
        </w:rPr>
        <w:fldChar w:fldCharType="separate"/>
      </w:r>
      <w:r w:rsidR="00B83F66" w:rsidRPr="00B83F66">
        <w:rPr>
          <w:noProof/>
          <w:lang w:bidi="hi-IN"/>
        </w:rPr>
        <w:t>[62]</w:t>
      </w:r>
      <w:r w:rsidR="00616194" w:rsidRPr="00BA2B02">
        <w:rPr>
          <w:lang w:bidi="hi-IN"/>
        </w:rPr>
        <w:fldChar w:fldCharType="end"/>
      </w:r>
      <w:r w:rsidR="00134FEB" w:rsidRPr="00BA2B02">
        <w:rPr>
          <w:lang w:bidi="hi-IN"/>
        </w:rPr>
        <w:t>, and adaptation rate (due to the Fisher-Muller effect).</w:t>
      </w:r>
    </w:p>
    <w:p w:rsidR="0007409B" w:rsidRDefault="00514DED" w:rsidP="008D0078">
      <w:pPr>
        <w:spacing w:line="480" w:lineRule="auto"/>
        <w:rPr>
          <w:ins w:id="227" w:author="Yoav Ram" w:date="2014-07-14T16:30:00Z"/>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9E138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24999" w:rsidRPr="00AB7394" w:rsidRDefault="00BF7DE4" w:rsidP="001618A5">
      <w:pPr>
        <w:spacing w:line="480" w:lineRule="auto"/>
        <w:rPr>
          <w:ins w:id="228" w:author="Yoav Ram" w:date="2014-07-14T16:32:00Z"/>
          <w:rPrChange w:id="229" w:author="Yoav Ram" w:date="2014-07-14T17:29:00Z">
            <w:rPr>
              <w:ins w:id="230" w:author="Yoav Ram" w:date="2014-07-14T16:32:00Z"/>
              <w:rFonts w:ascii="Helvetica" w:hAnsi="Helvetica" w:cs="Helvetica"/>
              <w:color w:val="333333"/>
              <w:sz w:val="20"/>
              <w:szCs w:val="20"/>
              <w:shd w:val="clear" w:color="auto" w:fill="FFFFFF"/>
            </w:rPr>
          </w:rPrChange>
        </w:rPr>
        <w:pPrChange w:id="231" w:author="Yoav Ram" w:date="2014-07-14T17:39:00Z">
          <w:pPr>
            <w:spacing w:line="480" w:lineRule="auto"/>
          </w:pPr>
        </w:pPrChange>
      </w:pPr>
      <w:ins w:id="232" w:author="Yoav Ram" w:date="2014-07-14T17:19:00Z">
        <w:r>
          <w:rPr>
            <w:highlight w:val="yellow"/>
            <w:lang w:bidi="hi-IN"/>
          </w:rPr>
          <w:t xml:space="preserve">Several authors have suggested that the mutation rate must </w:t>
        </w:r>
      </w:ins>
      <w:ins w:id="233" w:author="Yoav Ram" w:date="2014-07-14T16:31:00Z">
        <w:r w:rsidR="00624999" w:rsidRPr="000E4EB9">
          <w:rPr>
            <w:highlight w:val="yellow"/>
            <w:lang w:bidi="hi-IN"/>
            <w:rPrChange w:id="234" w:author="Yoav Ram" w:date="2014-07-14T16:43:00Z">
              <w:rPr>
                <w:lang w:bidi="hi-IN"/>
              </w:rPr>
            </w:rPrChange>
          </w:rPr>
          <w:t>balance</w:t>
        </w:r>
      </w:ins>
      <w:ins w:id="235" w:author="Yoav Ram" w:date="2014-07-14T16:30:00Z">
        <w:r w:rsidR="00624999" w:rsidRPr="000E4EB9">
          <w:rPr>
            <w:highlight w:val="yellow"/>
            <w:lang w:bidi="hi-IN"/>
            <w:rPrChange w:id="236" w:author="Yoav Ram" w:date="2014-07-14T16:43:00Z">
              <w:rPr>
                <w:lang w:bidi="hi-IN"/>
              </w:rPr>
            </w:rPrChange>
          </w:rPr>
          <w:t xml:space="preserve"> between </w:t>
        </w:r>
        <w:r w:rsidR="00624999" w:rsidRPr="000E4EB9">
          <w:rPr>
            <w:i/>
            <w:iCs/>
            <w:highlight w:val="yellow"/>
            <w:lang w:bidi="hi-IN"/>
            <w:rPrChange w:id="237" w:author="Yoav Ram" w:date="2014-07-14T16:43:00Z">
              <w:rPr>
                <w:i/>
                <w:iCs/>
                <w:lang w:bidi="hi-IN"/>
              </w:rPr>
            </w:rPrChange>
          </w:rPr>
          <w:t xml:space="preserve">adaptability </w:t>
        </w:r>
        <w:r w:rsidR="00624999" w:rsidRPr="000E4EB9">
          <w:rPr>
            <w:highlight w:val="yellow"/>
            <w:rPrChange w:id="238" w:author="Yoav Ram" w:date="2014-07-14T16:43:00Z">
              <w:rPr/>
            </w:rPrChange>
          </w:rPr>
          <w:t xml:space="preserve">and </w:t>
        </w:r>
        <w:r w:rsidR="00624999" w:rsidRPr="000E4EB9">
          <w:rPr>
            <w:i/>
            <w:iCs/>
            <w:highlight w:val="yellow"/>
            <w:rPrChange w:id="239" w:author="Yoav Ram" w:date="2014-07-14T16:43:00Z">
              <w:rPr>
                <w:i/>
                <w:iCs/>
              </w:rPr>
            </w:rPrChange>
          </w:rPr>
          <w:t>adaptedness</w:t>
        </w:r>
      </w:ins>
      <w:ins w:id="240" w:author="Yoav Ram" w:date="2014-07-14T16:36:00Z">
        <w:r w:rsidR="00624999" w:rsidRPr="000E4EB9">
          <w:rPr>
            <w:highlight w:val="yellow"/>
            <w:rPrChange w:id="241" w:author="Yoav Ram" w:date="2014-07-14T16:43:00Z">
              <w:rPr/>
            </w:rPrChange>
          </w:rPr>
          <w:t>:</w:t>
        </w:r>
      </w:ins>
      <w:ins w:id="242" w:author="Yoav Ram" w:date="2014-07-14T17:36:00Z">
        <w:r w:rsidR="00EB4D3E">
          <w:rPr>
            <w:highlight w:val="yellow"/>
          </w:rPr>
          <w:t xml:space="preserve"> Kimura </w:t>
        </w:r>
      </w:ins>
      <w:ins w:id="243" w:author="Yoav Ram" w:date="2014-07-14T17:37:00Z">
        <w:r w:rsidR="00EB4D3E">
          <w:rPr>
            <w:highlight w:val="yellow"/>
          </w:rPr>
          <w:t xml:space="preserve">found a </w:t>
        </w:r>
      </w:ins>
      <w:ins w:id="244" w:author="Yoav Ram" w:date="2014-07-14T17:36:00Z">
        <w:r w:rsidR="00EB4D3E">
          <w:rPr>
            <w:highlight w:val="yellow"/>
          </w:rPr>
          <w:t xml:space="preserve">mutation rate that balances between mutational and </w:t>
        </w:r>
      </w:ins>
      <w:proofErr w:type="spellStart"/>
      <w:ins w:id="245" w:author="Yoav Ram" w:date="2014-07-14T17:37:00Z">
        <w:r w:rsidR="00EB4D3E">
          <w:rPr>
            <w:highlight w:val="yellow"/>
          </w:rPr>
          <w:t>substitutional</w:t>
        </w:r>
      </w:ins>
      <w:proofErr w:type="spellEnd"/>
      <w:ins w:id="246" w:author="Yoav Ram" w:date="2014-07-14T17:36:00Z">
        <w:r w:rsidR="00EB4D3E">
          <w:rPr>
            <w:highlight w:val="yellow"/>
          </w:rPr>
          <w:t xml:space="preserve"> load </w:t>
        </w:r>
        <w:r w:rsidR="00EB4D3E">
          <w:rPr>
            <w:highlight w:val="yellow"/>
          </w:rPr>
          <w:fldChar w:fldCharType="begin" w:fldLock="1"/>
        </w:r>
      </w:ins>
      <w:r w:rsidR="009E1389">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B4D3E">
        <w:rPr>
          <w:highlight w:val="yellow"/>
        </w:rPr>
        <w:fldChar w:fldCharType="separate"/>
      </w:r>
      <w:r w:rsidR="00EB4D3E" w:rsidRPr="00EB4D3E">
        <w:rPr>
          <w:noProof/>
          <w:highlight w:val="yellow"/>
        </w:rPr>
        <w:t>[6]</w:t>
      </w:r>
      <w:ins w:id="247" w:author="Yoav Ram" w:date="2014-07-14T17:36:00Z">
        <w:r w:rsidR="00EB4D3E">
          <w:rPr>
            <w:highlight w:val="yellow"/>
          </w:rPr>
          <w:fldChar w:fldCharType="end"/>
        </w:r>
        <w:r w:rsidR="00EB4D3E">
          <w:rPr>
            <w:highlight w:val="yellow"/>
          </w:rPr>
          <w:t>;</w:t>
        </w:r>
      </w:ins>
      <w:ins w:id="248" w:author="Yoav Ram" w:date="2014-07-14T16:36:00Z">
        <w:r w:rsidR="00624999" w:rsidRPr="000E4EB9">
          <w:rPr>
            <w:highlight w:val="yellow"/>
            <w:rPrChange w:id="249" w:author="Yoav Ram" w:date="2014-07-14T16:43:00Z">
              <w:rPr/>
            </w:rPrChange>
          </w:rPr>
          <w:t xml:space="preserve"> </w:t>
        </w:r>
      </w:ins>
      <w:ins w:id="250" w:author="Yoav Ram" w:date="2014-07-14T17:19:00Z">
        <w:r>
          <w:rPr>
            <w:highlight w:val="yellow"/>
          </w:rPr>
          <w:t xml:space="preserve">Johnson </w:t>
        </w:r>
      </w:ins>
      <w:ins w:id="251" w:author="Yoav Ram" w:date="2014-07-14T17:23:00Z">
        <w:r>
          <w:rPr>
            <w:highlight w:val="yellow"/>
          </w:rPr>
          <w:t xml:space="preserve">and </w:t>
        </w:r>
      </w:ins>
      <w:ins w:id="252" w:author="Yoav Ram" w:date="2014-07-14T17:19:00Z">
        <w:r>
          <w:rPr>
            <w:highlight w:val="yellow"/>
          </w:rPr>
          <w:t xml:space="preserve">Barton </w:t>
        </w:r>
      </w:ins>
      <w:ins w:id="253" w:author="Yoav Ram" w:date="2014-07-14T17:20:00Z">
        <w:r>
          <w:rPr>
            <w:highlight w:val="yellow"/>
          </w:rPr>
          <w:t xml:space="preserve">found </w:t>
        </w:r>
      </w:ins>
      <w:ins w:id="254" w:author="Yoav Ram" w:date="2014-07-14T16:36:00Z">
        <w:r w:rsidR="00624999" w:rsidRPr="000E4EB9">
          <w:rPr>
            <w:highlight w:val="yellow"/>
            <w:rPrChange w:id="255" w:author="Yoav Ram" w:date="2014-07-14T16:43:00Z">
              <w:rPr/>
            </w:rPrChange>
          </w:rPr>
          <w:t>a</w:t>
        </w:r>
      </w:ins>
      <w:ins w:id="256" w:author="Yoav Ram" w:date="2014-07-14T16:37:00Z">
        <w:r w:rsidR="00624999" w:rsidRPr="000E4EB9">
          <w:rPr>
            <w:highlight w:val="yellow"/>
            <w:rPrChange w:id="257" w:author="Yoav Ram" w:date="2014-07-14T16:43:00Z">
              <w:rPr/>
            </w:rPrChange>
          </w:rPr>
          <w:t>n</w:t>
        </w:r>
      </w:ins>
      <w:ins w:id="258" w:author="Yoav Ram" w:date="2014-07-14T16:36:00Z">
        <w:r w:rsidR="00624999" w:rsidRPr="000E4EB9">
          <w:rPr>
            <w:highlight w:val="yellow"/>
            <w:rPrChange w:id="259" w:author="Yoav Ram" w:date="2014-07-14T16:43:00Z">
              <w:rPr/>
            </w:rPrChange>
          </w:rPr>
          <w:t xml:space="preserve"> optimal mutation rate </w:t>
        </w:r>
      </w:ins>
      <w:ins w:id="260" w:author="Yoav Ram" w:date="2014-07-14T16:37:00Z">
        <w:r w:rsidR="00624999" w:rsidRPr="000E4EB9">
          <w:rPr>
            <w:highlight w:val="yellow"/>
            <w:rPrChange w:id="261" w:author="Yoav Ram" w:date="2014-07-14T16:43:00Z">
              <w:rPr/>
            </w:rPrChange>
          </w:rPr>
          <w:t xml:space="preserve">that balances </w:t>
        </w:r>
      </w:ins>
      <w:ins w:id="262" w:author="Yoav Ram" w:date="2014-07-14T17:25:00Z">
        <w:r w:rsidR="00AB7394">
          <w:rPr>
            <w:highlight w:val="yellow"/>
          </w:rPr>
          <w:t>the</w:t>
        </w:r>
      </w:ins>
      <w:ins w:id="263" w:author="Yoav Ram" w:date="2014-07-14T16:37:00Z">
        <w:r w:rsidR="00624999" w:rsidRPr="000E4EB9">
          <w:rPr>
            <w:highlight w:val="yellow"/>
            <w:rPrChange w:id="264" w:author="Yoav Ram" w:date="2014-07-14T16:43:00Z">
              <w:rPr/>
            </w:rPrChange>
          </w:rPr>
          <w:t xml:space="preserve"> generation of beneficial and deleterious mutations</w:t>
        </w:r>
      </w:ins>
      <w:ins w:id="265" w:author="Yoav Ram" w:date="2014-07-14T16:39:00Z">
        <w:r w:rsidR="00624999" w:rsidRPr="000E4EB9">
          <w:rPr>
            <w:highlight w:val="yellow"/>
            <w:rPrChange w:id="266" w:author="Yoav Ram" w:date="2014-07-14T16:43:00Z">
              <w:rPr/>
            </w:rPrChange>
          </w:rPr>
          <w:t xml:space="preserve"> during adaptation</w:t>
        </w:r>
      </w:ins>
      <w:ins w:id="267" w:author="Yoav Ram" w:date="2014-07-14T16:37:00Z">
        <w:r w:rsidR="00624999" w:rsidRPr="000E4EB9">
          <w:rPr>
            <w:highlight w:val="yellow"/>
            <w:rPrChange w:id="268" w:author="Yoav Ram" w:date="2014-07-14T16:43:00Z">
              <w:rPr/>
            </w:rPrChange>
          </w:rPr>
          <w:t xml:space="preserve"> </w:t>
        </w:r>
        <w:r w:rsidR="00624999" w:rsidRPr="000E4EB9">
          <w:rPr>
            <w:highlight w:val="yellow"/>
            <w:rPrChange w:id="269" w:author="Yoav Ram" w:date="2014-07-14T16:43:00Z">
              <w:rPr/>
            </w:rPrChange>
          </w:rPr>
          <w:fldChar w:fldCharType="begin" w:fldLock="1"/>
        </w:r>
      </w:ins>
      <w:r w:rsidR="009E1389">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"[63]" }, "properties" : { "noteIndex" : 0 }, "schema" : "https://github.com/citation-style-language/schema/raw/master/csl-citation.json" }</w:instrText>
      </w:r>
      <w:r w:rsidR="00624999" w:rsidRPr="000E4EB9">
        <w:rPr>
          <w:highlight w:val="yellow"/>
          <w:rPrChange w:id="270" w:author="Yoav Ram" w:date="2014-07-14T16:43:00Z">
            <w:rPr/>
          </w:rPrChange>
        </w:rPr>
        <w:fldChar w:fldCharType="separate"/>
      </w:r>
      <w:r w:rsidR="00624999" w:rsidRPr="000E4EB9">
        <w:rPr>
          <w:noProof/>
          <w:highlight w:val="yellow"/>
          <w:rPrChange w:id="271" w:author="Yoav Ram" w:date="2014-07-14T16:43:00Z">
            <w:rPr>
              <w:noProof/>
            </w:rPr>
          </w:rPrChange>
        </w:rPr>
        <w:t>[63]</w:t>
      </w:r>
      <w:ins w:id="272" w:author="Yoav Ram" w:date="2014-07-14T16:37:00Z">
        <w:r w:rsidR="00624999" w:rsidRPr="000E4EB9">
          <w:rPr>
            <w:highlight w:val="yellow"/>
            <w:rPrChange w:id="273" w:author="Yoav Ram" w:date="2014-07-14T16:43:00Z">
              <w:rPr/>
            </w:rPrChange>
          </w:rPr>
          <w:fldChar w:fldCharType="end"/>
        </w:r>
      </w:ins>
      <w:ins w:id="274" w:author="Yoav Ram" w:date="2014-07-14T17:20:00Z">
        <w:r>
          <w:rPr>
            <w:highlight w:val="yellow"/>
          </w:rPr>
          <w:t>; Leigh found an optimal mutation rate that balances</w:t>
        </w:r>
      </w:ins>
      <w:ins w:id="275" w:author="Yoav Ram" w:date="2014-07-14T16:38:00Z">
        <w:r w:rsidR="00624999" w:rsidRPr="000E4EB9">
          <w:rPr>
            <w:highlight w:val="yellow"/>
            <w:rPrChange w:id="276" w:author="Yoav Ram" w:date="2014-07-14T16:43:00Z">
              <w:rPr/>
            </w:rPrChange>
          </w:rPr>
          <w:t xml:space="preserve"> </w:t>
        </w:r>
      </w:ins>
      <w:ins w:id="277" w:author="Yoav Ram" w:date="2014-07-14T17:24:00Z">
        <w:r>
          <w:rPr>
            <w:highlight w:val="yellow"/>
          </w:rPr>
          <w:t xml:space="preserve">the </w:t>
        </w:r>
      </w:ins>
      <w:ins w:id="278" w:author="Yoav Ram" w:date="2014-07-14T16:37:00Z">
        <w:r w:rsidR="00624999" w:rsidRPr="000E4EB9">
          <w:rPr>
            <w:highlight w:val="yellow"/>
            <w:rPrChange w:id="279" w:author="Yoav Ram" w:date="2014-07-14T16:43:00Z">
              <w:rPr/>
            </w:rPrChange>
          </w:rPr>
          <w:t xml:space="preserve">generation of deleterious mutations and </w:t>
        </w:r>
      </w:ins>
      <w:ins w:id="280" w:author="Yoav Ram" w:date="2014-07-14T16:38:00Z">
        <w:r w:rsidR="00624999" w:rsidRPr="000E4EB9">
          <w:rPr>
            <w:highlight w:val="yellow"/>
            <w:rPrChange w:id="281" w:author="Yoav Ram" w:date="2014-07-14T16:43:00Z">
              <w:rPr/>
            </w:rPrChange>
          </w:rPr>
          <w:t>maintenance</w:t>
        </w:r>
      </w:ins>
      <w:ins w:id="282" w:author="Yoav Ram" w:date="2014-07-14T16:37:00Z">
        <w:r w:rsidR="00624999" w:rsidRPr="000E4EB9">
          <w:rPr>
            <w:highlight w:val="yellow"/>
            <w:rPrChange w:id="283" w:author="Yoav Ram" w:date="2014-07-14T16:43:00Z">
              <w:rPr/>
            </w:rPrChange>
          </w:rPr>
          <w:t xml:space="preserve"> </w:t>
        </w:r>
      </w:ins>
      <w:ins w:id="284" w:author="Yoav Ram" w:date="2014-07-14T16:38:00Z">
        <w:r w:rsidR="00624999" w:rsidRPr="000E4EB9">
          <w:rPr>
            <w:highlight w:val="yellow"/>
            <w:rPrChange w:id="285" w:author="Yoav Ram" w:date="2014-07-14T16:43:00Z">
              <w:rPr/>
            </w:rPrChange>
          </w:rPr>
          <w:t xml:space="preserve">of standing variation in a </w:t>
        </w:r>
        <w:r w:rsidR="00624999" w:rsidRPr="000E4EB9">
          <w:rPr>
            <w:highlight w:val="yellow"/>
            <w:rPrChange w:id="286" w:author="Yoav Ram" w:date="2014-07-14T16:43:00Z">
              <w:rPr/>
            </w:rPrChange>
          </w:rPr>
          <w:lastRenderedPageBreak/>
          <w:t xml:space="preserve">changing environment </w:t>
        </w:r>
        <w:r w:rsidR="00624999" w:rsidRPr="000E4EB9">
          <w:rPr>
            <w:highlight w:val="yellow"/>
            <w:rPrChange w:id="287" w:author="Yoav Ram" w:date="2014-07-14T16:43:00Z">
              <w:rPr/>
            </w:rPrChange>
          </w:rPr>
          <w:fldChar w:fldCharType="begin" w:fldLock="1"/>
        </w:r>
      </w:ins>
      <w:r w:rsidR="009E1389">
        <w:rPr>
          <w:highlight w:val="yellow"/>
        </w:rPr>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"[64]" }, "properties" : { "noteIndex" : 0 }, "schema" : "https://github.com/citation-style-language/schema/raw/master/csl-citation.json" }</w:instrText>
      </w:r>
      <w:r w:rsidR="00624999" w:rsidRPr="000E4EB9">
        <w:rPr>
          <w:highlight w:val="yellow"/>
          <w:rPrChange w:id="288" w:author="Yoav Ram" w:date="2014-07-14T16:43:00Z">
            <w:rPr/>
          </w:rPrChange>
        </w:rPr>
        <w:fldChar w:fldCharType="separate"/>
      </w:r>
      <w:r w:rsidR="00624999" w:rsidRPr="000E4EB9">
        <w:rPr>
          <w:noProof/>
          <w:highlight w:val="yellow"/>
          <w:rPrChange w:id="289" w:author="Yoav Ram" w:date="2014-07-14T16:43:00Z">
            <w:rPr>
              <w:noProof/>
            </w:rPr>
          </w:rPrChange>
        </w:rPr>
        <w:t>[64]</w:t>
      </w:r>
      <w:ins w:id="290" w:author="Yoav Ram" w:date="2014-07-14T16:38:00Z">
        <w:r w:rsidR="00624999" w:rsidRPr="000E4EB9">
          <w:rPr>
            <w:highlight w:val="yellow"/>
            <w:rPrChange w:id="291" w:author="Yoav Ram" w:date="2014-07-14T16:43:00Z">
              <w:rPr/>
            </w:rPrChange>
          </w:rPr>
          <w:fldChar w:fldCharType="end"/>
        </w:r>
      </w:ins>
      <w:ins w:id="292" w:author="Yoav Ram" w:date="2014-07-14T17:20:00Z">
        <w:r>
          <w:rPr>
            <w:highlight w:val="yellow"/>
          </w:rPr>
          <w:t xml:space="preserve">; </w:t>
        </w:r>
        <w:proofErr w:type="spellStart"/>
        <w:r>
          <w:rPr>
            <w:highlight w:val="yellow"/>
          </w:rPr>
          <w:t>Komarova</w:t>
        </w:r>
        <w:proofErr w:type="spellEnd"/>
        <w:r>
          <w:rPr>
            <w:highlight w:val="yellow"/>
          </w:rPr>
          <w:t xml:space="preserve"> and</w:t>
        </w:r>
      </w:ins>
      <w:ins w:id="293" w:author="Yoav Ram" w:date="2014-07-14T17:21:00Z">
        <w:r>
          <w:rPr>
            <w:highlight w:val="yellow"/>
          </w:rPr>
          <w:t xml:space="preserve"> </w:t>
        </w:r>
        <w:proofErr w:type="spellStart"/>
        <w:r>
          <w:rPr>
            <w:highlight w:val="yellow"/>
          </w:rPr>
          <w:t>Wodartz</w:t>
        </w:r>
        <w:proofErr w:type="spellEnd"/>
        <w:r>
          <w:rPr>
            <w:highlight w:val="yellow"/>
          </w:rPr>
          <w:t xml:space="preserve"> found an optimal</w:t>
        </w:r>
      </w:ins>
      <w:ins w:id="294" w:author="Yoav Ram" w:date="2014-07-14T16:39:00Z">
        <w:r w:rsidR="00624999" w:rsidRPr="000E4EB9">
          <w:rPr>
            <w:highlight w:val="yellow"/>
            <w:rPrChange w:id="295" w:author="Yoav Ram" w:date="2014-07-14T16:43:00Z">
              <w:rPr/>
            </w:rPrChange>
          </w:rPr>
          <w:t xml:space="preserve"> rate of chromosome loss </w:t>
        </w:r>
      </w:ins>
      <w:ins w:id="296" w:author="Yoav Ram" w:date="2014-07-14T16:40:00Z">
        <w:r w:rsidR="00624999" w:rsidRPr="000E4EB9">
          <w:rPr>
            <w:highlight w:val="yellow"/>
            <w:rPrChange w:id="297" w:author="Yoav Ram" w:date="2014-07-14T16:43:00Z">
              <w:rPr/>
            </w:rPrChange>
          </w:rPr>
          <w:t xml:space="preserve">that balances </w:t>
        </w:r>
      </w:ins>
      <w:ins w:id="298" w:author="Yoav Ram" w:date="2014-07-14T17:25:00Z">
        <w:r w:rsidR="00AB7394">
          <w:rPr>
            <w:highlight w:val="yellow"/>
          </w:rPr>
          <w:t xml:space="preserve">the </w:t>
        </w:r>
      </w:ins>
      <w:ins w:id="299" w:author="Yoav Ram" w:date="2014-07-14T17:27:00Z">
        <w:r w:rsidR="00AB7394">
          <w:rPr>
            <w:highlight w:val="yellow"/>
          </w:rPr>
          <w:t xml:space="preserve">unmasking of recessive alleles </w:t>
        </w:r>
      </w:ins>
      <w:ins w:id="300" w:author="Yoav Ram" w:date="2014-07-14T17:25:00Z">
        <w:r w:rsidR="00AB7394">
          <w:rPr>
            <w:highlight w:val="yellow"/>
          </w:rPr>
          <w:t xml:space="preserve">and genetic load </w:t>
        </w:r>
      </w:ins>
      <w:ins w:id="301" w:author="Yoav Ram" w:date="2014-07-14T16:41:00Z">
        <w:r w:rsidR="007E6536" w:rsidRPr="000E4EB9">
          <w:rPr>
            <w:highlight w:val="yellow"/>
            <w:rPrChange w:id="302" w:author="Yoav Ram" w:date="2014-07-14T16:43:00Z">
              <w:rPr/>
            </w:rPrChange>
          </w:rPr>
          <w:t>during carcinogenesis</w:t>
        </w:r>
      </w:ins>
      <w:ins w:id="303" w:author="Yoav Ram" w:date="2014-07-14T16:43:00Z">
        <w:r w:rsidR="007E6536" w:rsidRPr="000E4EB9">
          <w:rPr>
            <w:highlight w:val="yellow"/>
            <w:rPrChange w:id="304" w:author="Yoav Ram" w:date="2014-07-14T16:43:00Z">
              <w:rPr/>
            </w:rPrChange>
          </w:rPr>
          <w:t xml:space="preserve"> </w:t>
        </w:r>
        <w:r w:rsidR="007E6536" w:rsidRPr="000E4EB9">
          <w:rPr>
            <w:highlight w:val="yellow"/>
            <w:rPrChange w:id="305" w:author="Yoav Ram" w:date="2014-07-14T16:43:00Z">
              <w:rPr/>
            </w:rPrChange>
          </w:rPr>
          <w:fldChar w:fldCharType="begin" w:fldLock="1"/>
        </w:r>
      </w:ins>
      <w:r w:rsidR="009E1389">
        <w:rPr>
          <w:highlight w:val="yellow"/>
        </w:rPr>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      ", "page" : "7017-21", "title" : "The optimal rate of chromosome loss for the inactivation of tumor suppressor genes in cancer.", "type" : "article-journal", "volume" : "101" }, "uris" : [ "http://www.mendeley.com/documents/?uuid=81558f0e-524b-49f3-8487-d96d88e496ad" ] } ], "mendeley" : { "previouslyFormattedCitation" : "[65]" }, "properties" : { "noteIndex" : 0 }, "schema" : "https://github.com/citation-style-language/schema/raw/master/csl-citation.json" }</w:instrText>
      </w:r>
      <w:r w:rsidR="007E6536" w:rsidRPr="000E4EB9">
        <w:rPr>
          <w:highlight w:val="yellow"/>
          <w:rPrChange w:id="306" w:author="Yoav Ram" w:date="2014-07-14T16:43:00Z">
            <w:rPr/>
          </w:rPrChange>
        </w:rPr>
        <w:fldChar w:fldCharType="separate"/>
      </w:r>
      <w:r w:rsidR="007E6536" w:rsidRPr="000E4EB9">
        <w:rPr>
          <w:noProof/>
          <w:highlight w:val="yellow"/>
          <w:rPrChange w:id="307" w:author="Yoav Ram" w:date="2014-07-14T16:43:00Z">
            <w:rPr>
              <w:noProof/>
            </w:rPr>
          </w:rPrChange>
        </w:rPr>
        <w:t>[65]</w:t>
      </w:r>
      <w:ins w:id="308" w:author="Yoav Ram" w:date="2014-07-14T16:43:00Z">
        <w:r w:rsidR="007E6536" w:rsidRPr="000E4EB9">
          <w:rPr>
            <w:highlight w:val="yellow"/>
            <w:rPrChange w:id="309" w:author="Yoav Ram" w:date="2014-07-14T16:43:00Z">
              <w:rPr/>
            </w:rPrChange>
          </w:rPr>
          <w:fldChar w:fldCharType="end"/>
        </w:r>
      </w:ins>
      <w:ins w:id="310" w:author="Yoav Ram" w:date="2014-07-14T17:21:00Z">
        <w:r>
          <w:rPr>
            <w:highlight w:val="yellow"/>
          </w:rPr>
          <w:t xml:space="preserve">; </w:t>
        </w:r>
        <w:proofErr w:type="spellStart"/>
        <w:r>
          <w:rPr>
            <w:highlight w:val="yellow"/>
          </w:rPr>
          <w:t>Komarova</w:t>
        </w:r>
        <w:proofErr w:type="spellEnd"/>
        <w:r>
          <w:rPr>
            <w:highlight w:val="yellow"/>
          </w:rPr>
          <w:t xml:space="preserve"> et al.</w:t>
        </w:r>
      </w:ins>
      <w:ins w:id="311" w:author="Yoav Ram" w:date="2014-07-14T17:22:00Z">
        <w:r>
          <w:rPr>
            <w:highlight w:val="yellow"/>
          </w:rPr>
          <w:t xml:space="preserve"> and </w:t>
        </w:r>
        <w:proofErr w:type="spellStart"/>
        <w:r>
          <w:rPr>
            <w:highlight w:val="yellow"/>
          </w:rPr>
          <w:t>Agur</w:t>
        </w:r>
        <w:proofErr w:type="spellEnd"/>
        <w:r>
          <w:rPr>
            <w:highlight w:val="yellow"/>
          </w:rPr>
          <w:t xml:space="preserve"> et al.</w:t>
        </w:r>
      </w:ins>
      <w:ins w:id="312" w:author="Yoav Ram" w:date="2014-07-14T17:21:00Z">
        <w:r>
          <w:rPr>
            <w:highlight w:val="yellow"/>
          </w:rPr>
          <w:t xml:space="preserve"> found</w:t>
        </w:r>
      </w:ins>
      <w:ins w:id="313" w:author="Yoav Ram" w:date="2014-07-14T16:41:00Z">
        <w:r w:rsidR="007E6536" w:rsidRPr="000E4EB9">
          <w:rPr>
            <w:highlight w:val="yellow"/>
            <w:rPrChange w:id="314" w:author="Yoav Ram" w:date="2014-07-14T16:43:00Z">
              <w:rPr/>
            </w:rPrChange>
          </w:rPr>
          <w:t xml:space="preserve"> a time-dependent </w:t>
        </w:r>
      </w:ins>
      <w:ins w:id="315" w:author="Yoav Ram" w:date="2014-07-14T17:21:00Z">
        <w:r>
          <w:rPr>
            <w:highlight w:val="yellow"/>
          </w:rPr>
          <w:t xml:space="preserve">mutation rate </w:t>
        </w:r>
      </w:ins>
      <w:ins w:id="316" w:author="Yoav Ram" w:date="2014-07-14T16:41:00Z">
        <w:r w:rsidR="007E6536" w:rsidRPr="000E4EB9">
          <w:rPr>
            <w:highlight w:val="yellow"/>
            <w:rPrChange w:id="317" w:author="Yoav Ram" w:date="2014-07-14T16:43:00Z">
              <w:rPr/>
            </w:rPrChange>
          </w:rPr>
          <w:t>strategy</w:t>
        </w:r>
      </w:ins>
      <w:ins w:id="318" w:author="Yoav Ram" w:date="2014-07-14T16:42:00Z">
        <w:r w:rsidR="007E6536" w:rsidRPr="000E4EB9">
          <w:rPr>
            <w:highlight w:val="yellow"/>
            <w:rPrChange w:id="319" w:author="Yoav Ram" w:date="2014-07-14T16:43:00Z">
              <w:rPr/>
            </w:rPrChange>
          </w:rPr>
          <w:t xml:space="preserve"> </w:t>
        </w:r>
      </w:ins>
      <w:ins w:id="320" w:author="Yoav Ram" w:date="2014-07-14T17:21:00Z">
        <w:r w:rsidRPr="00BF7DE4">
          <w:rPr>
            <w:highlight w:val="yellow"/>
            <w:rPrChange w:id="321" w:author="Yoav Ram" w:date="2014-07-14T17:23:00Z">
              <w:rPr>
                <w:highlight w:val="yellow"/>
              </w:rPr>
            </w:rPrChange>
          </w:rPr>
          <w:t xml:space="preserve">that optimizes </w:t>
        </w:r>
      </w:ins>
      <w:ins w:id="322" w:author="Yoav Ram" w:date="2014-07-14T16:42:00Z">
        <w:r w:rsidR="007E6536" w:rsidRPr="00BF7DE4">
          <w:rPr>
            <w:highlight w:val="yellow"/>
            <w:rPrChange w:id="323" w:author="Yoav Ram" w:date="2014-07-14T17:23:00Z">
              <w:rPr/>
            </w:rPrChange>
          </w:rPr>
          <w:t>carcinogenesis</w:t>
        </w:r>
      </w:ins>
      <w:ins w:id="324" w:author="Yoav Ram" w:date="2014-07-14T16:43:00Z">
        <w:r w:rsidR="007E6536" w:rsidRPr="00BF7DE4">
          <w:rPr>
            <w:highlight w:val="yellow"/>
            <w:rPrChange w:id="325" w:author="Yoav Ram" w:date="2014-07-14T17:23:00Z">
              <w:rPr/>
            </w:rPrChange>
          </w:rPr>
          <w:t xml:space="preserve"> </w:t>
        </w:r>
        <w:r w:rsidR="007E6536" w:rsidRPr="00BF7DE4">
          <w:rPr>
            <w:highlight w:val="yellow"/>
            <w:rPrChange w:id="326" w:author="Yoav Ram" w:date="2014-07-14T17:23:00Z">
              <w:rPr/>
            </w:rPrChange>
          </w:rPr>
          <w:fldChar w:fldCharType="begin" w:fldLock="1"/>
        </w:r>
      </w:ins>
      <w:r w:rsidR="009E1389">
        <w:rPr>
          <w:highlight w:val="yellow"/>
        </w:rPr>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"[66]" }, "properties" : { "noteIndex" : 0 }, "schema" : "https://github.com/citation-style-language/schema/raw/master/csl-citation.json" }</w:instrText>
      </w:r>
      <w:r w:rsidR="007E6536" w:rsidRPr="00BF7DE4">
        <w:rPr>
          <w:highlight w:val="yellow"/>
          <w:rPrChange w:id="327" w:author="Yoav Ram" w:date="2014-07-14T17:23:00Z">
            <w:rPr/>
          </w:rPrChange>
        </w:rPr>
        <w:fldChar w:fldCharType="separate"/>
      </w:r>
      <w:r w:rsidR="007E6536" w:rsidRPr="00BF7DE4">
        <w:rPr>
          <w:noProof/>
          <w:highlight w:val="yellow"/>
          <w:rPrChange w:id="328" w:author="Yoav Ram" w:date="2014-07-14T17:23:00Z">
            <w:rPr>
              <w:noProof/>
            </w:rPr>
          </w:rPrChange>
        </w:rPr>
        <w:t>[66]</w:t>
      </w:r>
      <w:ins w:id="329" w:author="Yoav Ram" w:date="2014-07-14T16:43:00Z">
        <w:r w:rsidR="007E6536" w:rsidRPr="00BF7DE4">
          <w:rPr>
            <w:highlight w:val="yellow"/>
            <w:rPrChange w:id="330" w:author="Yoav Ram" w:date="2014-07-14T17:23:00Z">
              <w:rPr/>
            </w:rPrChange>
          </w:rPr>
          <w:fldChar w:fldCharType="end"/>
        </w:r>
      </w:ins>
      <w:ins w:id="331" w:author="Yoav Ram" w:date="2014-07-14T17:22:00Z">
        <w:r w:rsidRPr="00BF7DE4">
          <w:rPr>
            <w:highlight w:val="yellow"/>
            <w:rPrChange w:id="332" w:author="Yoav Ram" w:date="2014-07-14T17:23:00Z">
              <w:rPr>
                <w:highlight w:val="yellow"/>
              </w:rPr>
            </w:rPrChange>
          </w:rPr>
          <w:t xml:space="preserve"> an</w:t>
        </w:r>
        <w:r w:rsidRPr="00AB7394">
          <w:rPr>
            <w:highlight w:val="yellow"/>
            <w:rPrChange w:id="333" w:author="Yoav Ram" w:date="2014-07-14T17:33:00Z">
              <w:rPr>
                <w:highlight w:val="yellow"/>
              </w:rPr>
            </w:rPrChange>
          </w:rPr>
          <w:t xml:space="preserve">d adaptive immune response </w:t>
        </w:r>
      </w:ins>
      <w:ins w:id="334" w:author="Yoav Ram" w:date="2014-07-14T16:43:00Z">
        <w:r w:rsidR="007E6536" w:rsidRPr="00AB7394">
          <w:rPr>
            <w:highlight w:val="yellow"/>
            <w:rPrChange w:id="335" w:author="Yoav Ram" w:date="2014-07-14T17:33:00Z">
              <w:rPr/>
            </w:rPrChange>
          </w:rPr>
          <w:fldChar w:fldCharType="begin" w:fldLock="1"/>
        </w:r>
      </w:ins>
      <w:r w:rsidR="009E1389">
        <w:rPr>
          <w:highlight w:val="yellow"/>
        </w:rPr>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"[67]" }, "properties" : { "noteIndex" : 0 }, "schema" : "https://github.com/citation-style-language/schema/raw/master/csl-citation.json" }</w:instrText>
      </w:r>
      <w:r w:rsidR="007E6536" w:rsidRPr="00AB7394">
        <w:rPr>
          <w:highlight w:val="yellow"/>
          <w:rPrChange w:id="336" w:author="Yoav Ram" w:date="2014-07-14T17:33:00Z">
            <w:rPr/>
          </w:rPrChange>
        </w:rPr>
        <w:fldChar w:fldCharType="separate"/>
      </w:r>
      <w:r w:rsidR="007E6536" w:rsidRPr="00AB7394">
        <w:rPr>
          <w:noProof/>
          <w:highlight w:val="yellow"/>
          <w:rPrChange w:id="337" w:author="Yoav Ram" w:date="2014-07-14T17:33:00Z">
            <w:rPr>
              <w:noProof/>
            </w:rPr>
          </w:rPrChange>
        </w:rPr>
        <w:t>[67]</w:t>
      </w:r>
      <w:ins w:id="338" w:author="Yoav Ram" w:date="2014-07-14T16:43:00Z">
        <w:r w:rsidR="007E6536" w:rsidRPr="00AB7394">
          <w:rPr>
            <w:highlight w:val="yellow"/>
            <w:rPrChange w:id="339" w:author="Yoav Ram" w:date="2014-07-14T17:33:00Z">
              <w:rPr/>
            </w:rPrChange>
          </w:rPr>
          <w:fldChar w:fldCharType="end"/>
        </w:r>
      </w:ins>
      <w:ins w:id="340" w:author="Yoav Ram" w:date="2014-07-14T17:22:00Z">
        <w:r w:rsidRPr="00AB7394">
          <w:rPr>
            <w:highlight w:val="yellow"/>
            <w:rPrChange w:id="341" w:author="Yoav Ram" w:date="2014-07-14T17:33:00Z">
              <w:rPr>
                <w:highlight w:val="red"/>
              </w:rPr>
            </w:rPrChange>
          </w:rPr>
          <w:t>, respectively</w:t>
        </w:r>
      </w:ins>
      <w:ins w:id="342" w:author="Yoav Ram" w:date="2014-07-14T16:43:00Z">
        <w:r w:rsidR="007E6536" w:rsidRPr="00AB7394">
          <w:rPr>
            <w:highlight w:val="yellow"/>
            <w:rPrChange w:id="343" w:author="Yoav Ram" w:date="2014-07-14T17:33:00Z">
              <w:rPr/>
            </w:rPrChange>
          </w:rPr>
          <w:t>.</w:t>
        </w:r>
      </w:ins>
      <w:ins w:id="344" w:author="Yoav Ram" w:date="2014-07-14T16:44:00Z">
        <w:r w:rsidR="00B21E2B" w:rsidRPr="00AB7394">
          <w:rPr>
            <w:highlight w:val="yellow"/>
            <w:rPrChange w:id="345" w:author="Yoav Ram" w:date="2014-07-14T17:33:00Z">
              <w:rPr/>
            </w:rPrChange>
          </w:rPr>
          <w:t xml:space="preserve"> </w:t>
        </w:r>
      </w:ins>
      <w:ins w:id="346" w:author="Yoav Ram" w:date="2014-07-14T17:31:00Z">
        <w:r w:rsidR="00AB7394" w:rsidRPr="00AB7394">
          <w:rPr>
            <w:highlight w:val="yellow"/>
            <w:rPrChange w:id="347" w:author="Yoav Ram" w:date="2014-07-14T17:33:00Z">
              <w:rPr/>
            </w:rPrChange>
          </w:rPr>
          <w:t xml:space="preserve">Compared to these findings, </w:t>
        </w:r>
      </w:ins>
      <w:ins w:id="348" w:author="Yoav Ram" w:date="2014-07-14T17:29:00Z">
        <w:r w:rsidR="00AB7394" w:rsidRPr="00AB7394">
          <w:rPr>
            <w:highlight w:val="yellow"/>
            <w:rPrChange w:id="349" w:author="Yoav Ram" w:date="2014-07-14T17:33:00Z">
              <w:rPr/>
            </w:rPrChange>
          </w:rPr>
          <w:t xml:space="preserve">SIM </w:t>
        </w:r>
      </w:ins>
      <w:ins w:id="350" w:author="Yoav Ram" w:date="2014-07-14T17:30:00Z">
        <w:r w:rsidR="00AB7394" w:rsidRPr="00AB7394">
          <w:rPr>
            <w:highlight w:val="yellow"/>
            <w:rPrChange w:id="351" w:author="Yoav Ram" w:date="2014-07-14T17:33:00Z">
              <w:rPr/>
            </w:rPrChange>
          </w:rPr>
          <w:t>operates at a larger time scal</w:t>
        </w:r>
      </w:ins>
      <w:ins w:id="352" w:author="Yoav Ram" w:date="2014-07-14T17:38:00Z">
        <w:r w:rsidR="00F71EEF">
          <w:rPr>
            <w:highlight w:val="yellow"/>
          </w:rPr>
          <w:t>e because</w:t>
        </w:r>
      </w:ins>
      <w:ins w:id="353" w:author="Yoav Ram" w:date="2014-07-14T17:30:00Z">
        <w:r w:rsidR="00AB7394" w:rsidRPr="00AB7394">
          <w:rPr>
            <w:highlight w:val="yellow"/>
            <w:rPrChange w:id="354" w:author="Yoav Ram" w:date="2014-07-14T17:33:00Z">
              <w:rPr/>
            </w:rPrChange>
          </w:rPr>
          <w:t xml:space="preserve"> </w:t>
        </w:r>
      </w:ins>
      <w:ins w:id="355" w:author="Yoav Ram" w:date="2014-07-14T17:31:00Z">
        <w:r w:rsidR="00AB7394" w:rsidRPr="00AB7394">
          <w:rPr>
            <w:highlight w:val="yellow"/>
            <w:rPrChange w:id="356" w:author="Yoav Ram" w:date="2014-07-14T17:33:00Z">
              <w:rPr/>
            </w:rPrChange>
          </w:rPr>
          <w:t>it</w:t>
        </w:r>
      </w:ins>
      <w:ins w:id="357" w:author="Yoav Ram" w:date="2014-07-14T17:29:00Z">
        <w:r w:rsidR="00AB7394" w:rsidRPr="00AB7394">
          <w:rPr>
            <w:highlight w:val="yellow"/>
            <w:rPrChange w:id="358" w:author="Yoav Ram" w:date="2014-07-14T17:33:00Z">
              <w:rPr/>
            </w:rPrChange>
          </w:rPr>
          <w:t xml:space="preserve"> allow</w:t>
        </w:r>
      </w:ins>
      <w:ins w:id="359" w:author="Yoav Ram" w:date="2014-07-14T17:31:00Z">
        <w:r w:rsidR="00AB7394" w:rsidRPr="00AB7394">
          <w:rPr>
            <w:highlight w:val="yellow"/>
            <w:rPrChange w:id="360" w:author="Yoav Ram" w:date="2014-07-14T17:33:00Z">
              <w:rPr/>
            </w:rPrChange>
          </w:rPr>
          <w:t>s</w:t>
        </w:r>
      </w:ins>
      <w:ins w:id="361" w:author="Yoav Ram" w:date="2014-07-14T17:29:00Z">
        <w:r w:rsidR="00AB7394" w:rsidRPr="00AB7394">
          <w:rPr>
            <w:highlight w:val="yellow"/>
            <w:rPrChange w:id="362" w:author="Yoav Ram" w:date="2014-07-14T17:33:00Z">
              <w:rPr/>
            </w:rPrChange>
          </w:rPr>
          <w:t xml:space="preserve"> individuals to switch between </w:t>
        </w:r>
      </w:ins>
      <w:ins w:id="363" w:author="Yoav Ram" w:date="2014-07-14T17:31:00Z">
        <w:r w:rsidR="00AB7394" w:rsidRPr="00AB7394">
          <w:rPr>
            <w:highlight w:val="yellow"/>
            <w:rPrChange w:id="364" w:author="Yoav Ram" w:date="2014-07-14T17:33:00Z">
              <w:rPr/>
            </w:rPrChange>
          </w:rPr>
          <w:t>rate</w:t>
        </w:r>
      </w:ins>
      <w:ins w:id="365" w:author="Yoav Ram" w:date="2014-07-14T17:39:00Z">
        <w:r w:rsidR="001618A5">
          <w:rPr>
            <w:highlight w:val="yellow"/>
          </w:rPr>
          <w:t>s</w:t>
        </w:r>
      </w:ins>
      <w:ins w:id="366" w:author="Yoav Ram" w:date="2014-07-14T17:31:00Z">
        <w:r w:rsidR="00AB7394" w:rsidRPr="00AB7394">
          <w:rPr>
            <w:highlight w:val="yellow"/>
            <w:rPrChange w:id="367" w:author="Yoav Ram" w:date="2014-07-14T17:33:00Z">
              <w:rPr/>
            </w:rPrChange>
          </w:rPr>
          <w:t xml:space="preserve"> </w:t>
        </w:r>
      </w:ins>
      <w:ins w:id="368" w:author="Yoav Ram" w:date="2014-07-14T17:29:00Z">
        <w:r w:rsidR="00AB7394" w:rsidRPr="00AB7394">
          <w:rPr>
            <w:highlight w:val="yellow"/>
            <w:rPrChange w:id="369" w:author="Yoav Ram" w:date="2014-07-14T17:33:00Z">
              <w:rPr/>
            </w:rPrChange>
          </w:rPr>
          <w:t xml:space="preserve">optimized for </w:t>
        </w:r>
      </w:ins>
      <w:ins w:id="370" w:author="Yoav Ram" w:date="2014-07-14T17:30:00Z">
        <w:r w:rsidR="00AB7394" w:rsidRPr="00AB7394">
          <w:rPr>
            <w:highlight w:val="yellow"/>
            <w:rPrChange w:id="371" w:author="Yoav Ram" w:date="2014-07-14T17:33:00Z">
              <w:rPr/>
            </w:rPrChange>
          </w:rPr>
          <w:t xml:space="preserve">stressful </w:t>
        </w:r>
      </w:ins>
      <w:ins w:id="372" w:author="Yoav Ram" w:date="2014-07-14T17:39:00Z">
        <w:r w:rsidR="001618A5">
          <w:rPr>
            <w:highlight w:val="yellow"/>
          </w:rPr>
          <w:t xml:space="preserve">and </w:t>
        </w:r>
      </w:ins>
      <w:ins w:id="373" w:author="Yoav Ram" w:date="2014-07-14T17:30:00Z">
        <w:r w:rsidR="00AB7394" w:rsidRPr="00AB7394">
          <w:rPr>
            <w:highlight w:val="yellow"/>
            <w:rPrChange w:id="374" w:author="Yoav Ram" w:date="2014-07-14T17:33:00Z">
              <w:rPr/>
            </w:rPrChange>
          </w:rPr>
          <w:t>benign conditions</w:t>
        </w:r>
      </w:ins>
      <w:ins w:id="375" w:author="Yoav Ram" w:date="2014-07-14T17:39:00Z">
        <w:r w:rsidR="001618A5">
          <w:rPr>
            <w:highlight w:val="yellow"/>
          </w:rPr>
          <w:t xml:space="preserve"> according to the environmental and genetic circumstances</w:t>
        </w:r>
      </w:ins>
      <w:ins w:id="376" w:author="Yoav Ram" w:date="2014-07-14T17:34:00Z">
        <w:r w:rsidR="00306FB2">
          <w:rPr>
            <w:highlight w:val="yellow"/>
          </w:rPr>
          <w:t>.</w:t>
        </w:r>
      </w:ins>
    </w:p>
    <w:p w:rsidR="00624999" w:rsidRPr="00624999" w:rsidDel="007E6536" w:rsidRDefault="00624999" w:rsidP="00624999">
      <w:pPr>
        <w:spacing w:line="480" w:lineRule="auto"/>
        <w:rPr>
          <w:del w:id="377" w:author="Yoav Ram" w:date="2014-07-14T16:42:00Z"/>
          <w:rPrChange w:id="378" w:author="Yoav Ram" w:date="2014-07-14T16:31:00Z">
            <w:rPr>
              <w:del w:id="379" w:author="Yoav Ram" w:date="2014-07-14T16:42:00Z"/>
              <w:lang w:bidi="hi-IN"/>
            </w:rPr>
          </w:rPrChange>
        </w:rPr>
        <w:pPrChange w:id="380" w:author="Yoav Ram" w:date="2014-07-14T16:31:00Z">
          <w:pPr>
            <w:spacing w:line="480" w:lineRule="auto"/>
          </w:pPr>
        </w:pPrChange>
      </w:pPr>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9E138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9E138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"[68\u201370]" }, "properties" : { "noteIndex" : 0 }, "schema" : "https://github.com/citation-style-language/schema/raw/master/csl-citation.json" }</w:instrText>
      </w:r>
      <w:r w:rsidR="00616194">
        <w:rPr>
          <w:lang w:bidi="hi-IN"/>
        </w:rPr>
        <w:fldChar w:fldCharType="separate"/>
      </w:r>
      <w:r w:rsidR="007E6536" w:rsidRPr="007E6536">
        <w:rPr>
          <w:noProof/>
          <w:lang w:bidi="hi-IN"/>
        </w:rPr>
        <w:t>[68–70]</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9E138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"[71\u201374]"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[71–74]</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9E138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"[75]"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[75]</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9E138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"[76]"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[76]</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9E138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"[77]"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[77]</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9E138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"[78]"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[78]</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9E1389">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"[79]" }, "properties" : { "noteIndex" : 0 }, "schema" : "https://github.com/citation-style-language/schema/raw/master/csl-citation.json" }</w:instrText>
      </w:r>
      <w:r w:rsidR="00616194">
        <w:rPr>
          <w:lang w:bidi="hi-IN"/>
        </w:rPr>
        <w:fldChar w:fldCharType="separate"/>
      </w:r>
      <w:r w:rsidR="007E6536" w:rsidRPr="007E6536">
        <w:rPr>
          <w:noProof/>
          <w:lang w:bidi="hi-IN"/>
        </w:rPr>
        <w:t>[79]</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9E138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"[80]" }, "properties" : { "noteIndex" : 0 }, "schema" : "https://github.com/citation-style-language/schema/raw/master/csl-citation.json" }</w:instrText>
      </w:r>
      <w:r w:rsidR="00616194" w:rsidRPr="00FB3C6B">
        <w:rPr>
          <w:lang w:bidi="hi-IN"/>
        </w:rPr>
        <w:fldChar w:fldCharType="separate"/>
      </w:r>
      <w:r w:rsidR="007E6536" w:rsidRPr="007E6536">
        <w:rPr>
          <w:noProof/>
          <w:lang w:bidi="hi-IN"/>
        </w:rPr>
        <w:t>[80]</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9E138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"[50]" }, "properties" : { "noteIndex" : 0 }, "schema" : "https://github.com/citation-style-language/schema/raw/master/csl-citation.json" }</w:instrText>
      </w:r>
      <w:r w:rsidR="00616194" w:rsidRPr="00FB3C6B">
        <w:rPr>
          <w:lang w:bidi="hi-IN"/>
        </w:rPr>
        <w:fldChar w:fldCharType="separate"/>
      </w:r>
      <w:r w:rsidR="00B83F66" w:rsidRPr="00B83F66">
        <w:rPr>
          <w:noProof/>
          <w:lang w:bidi="hi-IN"/>
        </w:rPr>
        <w:t>[50]</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w:t>
      </w:r>
      <w:r w:rsidRPr="003757EA">
        <w:lastRenderedPageBreak/>
        <w:t xml:space="preserve">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9E138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9E138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"[81]" }, "properties" : { "noteIndex" : 0 }, "schema" : "https://github.com/citation-style-language/schema/raw/master/csl-citation.json" }</w:instrText>
      </w:r>
      <w:r w:rsidR="00616194" w:rsidRPr="00FB3C6B">
        <w:fldChar w:fldCharType="separate"/>
      </w:r>
      <w:r w:rsidR="007E6536" w:rsidRPr="007E6536">
        <w:rPr>
          <w:noProof/>
        </w:rPr>
        <w:t>[81]</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9E138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"[17,33,82]" }, "properties" : { "noteIndex" : 0 }, "schema" : "https://github.com/citation-style-language/schema/raw/master/csl-citation.json" }</w:instrText>
      </w:r>
      <w:r w:rsidR="00616194">
        <w:rPr>
          <w:lang w:bidi="hi-IN"/>
        </w:rPr>
        <w:fldChar w:fldCharType="separate"/>
      </w:r>
      <w:r w:rsidR="007E6536" w:rsidRPr="007E6536">
        <w:rPr>
          <w:noProof/>
          <w:lang w:bidi="hi-IN"/>
        </w:rPr>
        <w:t>[17,33,82]</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ins w:id="381" w:author="Yoav Ram" w:date="2014-07-14T17:46:00Z">
        <w:r w:rsidR="009E1389">
          <w:rPr>
            <w:lang w:bidi="hi-IN"/>
          </w:rPr>
          <w:t xml:space="preserve"> </w:t>
        </w:r>
        <w:r w:rsidR="009E1389">
          <w:rPr>
            <w:lang w:bidi="hi-IN"/>
          </w:rPr>
          <w:fldChar w:fldCharType="begin" w:fldLock="1"/>
        </w:r>
      </w:ins>
      <w:r w:rsidR="009E1389">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"[53]" }, "properties" : { "noteIndex" : 0 }, "schema" : "https://github.com/citation-style-language/schema/raw/master/csl-citation.json" }</w:instrText>
      </w:r>
      <w:r w:rsidR="009E1389">
        <w:rPr>
          <w:lang w:bidi="hi-IN"/>
        </w:rPr>
        <w:fldChar w:fldCharType="separate"/>
      </w:r>
      <w:r w:rsidR="009E1389" w:rsidRPr="009E1389">
        <w:rPr>
          <w:noProof/>
          <w:lang w:bidi="hi-IN"/>
        </w:rPr>
        <w:t>[53]</w:t>
      </w:r>
      <w:ins w:id="382" w:author="Yoav Ram" w:date="2014-07-14T17:46:00Z">
        <w:r w:rsidR="009E1389">
          <w:rPr>
            <w:lang w:bidi="hi-IN"/>
          </w:rPr>
          <w:fldChar w:fldCharType="end"/>
        </w:r>
      </w:ins>
      <w:r w:rsidR="00FB30D0" w:rsidRPr="008F3447">
        <w:rPr>
          <w:lang w:bidi="hi-IN"/>
        </w:rPr>
        <w:t xml:space="preserve">, </w:t>
      </w:r>
      <w:r w:rsidR="002E3785" w:rsidRPr="008F3447">
        <w:rPr>
          <w:lang w:bidi="hi-IN"/>
        </w:rPr>
        <w:t>oncology</w:t>
      </w:r>
      <w:ins w:id="383" w:author="Yoav Ram" w:date="2014-07-14T17:47:00Z">
        <w:r w:rsidR="009E1389">
          <w:rPr>
            <w:lang w:bidi="hi-IN"/>
          </w:rPr>
          <w:t xml:space="preserve"> </w:t>
        </w:r>
        <w:r w:rsidR="009E1389">
          <w:rPr>
            <w:lang w:bidi="hi-IN"/>
          </w:rPr>
          <w:fldChar w:fldCharType="begin" w:fldLock="1"/>
        </w:r>
      </w:ins>
      <w:r w:rsidR="009E1389">
        <w:rPr>
          <w:lang w:bidi="hi-IN"/>
        </w:rPr>
        <w:instrText>ADDIN CSL_CITATION { "citationItems" : [ { "id" : "ITEM-1", "itemData" : { "DOI" : "10.1038/4687", "ISSN" : "1078-8956", "PMID" : "9883827", "author" : [ { "dropping-particle" : "", "family" : "Tomlinson", "given" : "Ian", "non-dropping-particle" : "", "parse-names" : false, "suffix" : "" }, { "dropping-particle" : "", "family" : "Bodmer", "given" : "Walter F", "non-dropping-particle" : "", "parse-names" : false, "suffix" : "" } ], "container-title" : "Nature medicine", "id" : "ITEM-1", "issue" : "1", "issued" : { "date-parts" : [ [ "1999", "1" ] ] }, "page" : "11-2", "title" : "Selection, the mutation rate and cancer: ensuring that the tail does not wag the dog.", "type" : "article-journal", "volume" : "5" }, "uris" : [ "http://www.mendeley.com/documents/?uuid=a029f6ad-9652-4836-9c63-8d95bc7ba514"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"mendeley" : { "previouslyFormattedCitation" : "[83,84]" }, "properties" : { "noteIndex" : 0 }, "schema" : "https://github.com/citation-style-language/schema/raw/master/csl-citation.json" }</w:instrText>
      </w:r>
      <w:r w:rsidR="009E1389">
        <w:rPr>
          <w:lang w:bidi="hi-IN"/>
        </w:rPr>
        <w:fldChar w:fldCharType="separate"/>
      </w:r>
      <w:r w:rsidR="009E1389" w:rsidRPr="009E1389">
        <w:rPr>
          <w:noProof/>
          <w:lang w:bidi="hi-IN"/>
        </w:rPr>
        <w:t>[83,84]</w:t>
      </w:r>
      <w:ins w:id="384" w:author="Yoav Ram" w:date="2014-07-14T17:47:00Z">
        <w:r w:rsidR="009E1389">
          <w:rPr>
            <w:lang w:bidi="hi-IN"/>
          </w:rPr>
          <w:fldChar w:fldCharType="end"/>
        </w:r>
      </w:ins>
      <w:r w:rsidR="002E3785" w:rsidRPr="008F3447">
        <w:rPr>
          <w:lang w:bidi="hi-IN"/>
        </w:rPr>
        <w:t xml:space="preserve">, </w:t>
      </w:r>
      <w:r w:rsidR="00FB30D0" w:rsidRPr="008F3447">
        <w:rPr>
          <w:lang w:bidi="hi-IN"/>
        </w:rPr>
        <w:t>ecology</w:t>
      </w:r>
      <w:ins w:id="385" w:author="Yoav Ram" w:date="2014-07-14T17:48:00Z">
        <w:r w:rsidR="009E1389">
          <w:rPr>
            <w:lang w:bidi="hi-IN"/>
          </w:rPr>
          <w:t xml:space="preserve"> </w:t>
        </w:r>
        <w:r w:rsidR="009E1389">
          <w:rPr>
            <w:lang w:bidi="hi-IN"/>
          </w:rPr>
          <w:fldChar w:fldCharType="begin" w:fldLock="1"/>
        </w:r>
      </w:ins>
      <w:r w:rsidR="009E1389">
        <w:rPr>
          <w:lang w:bidi="hi-IN"/>
        </w:rP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"[18]" }, "properties" : { "noteIndex" : 0 }, "schema" : "https://github.com/citation-style-language/schema/raw/master/csl-citation.json" }</w:instrText>
      </w:r>
      <w:r w:rsidR="009E1389">
        <w:rPr>
          <w:lang w:bidi="hi-IN"/>
        </w:rPr>
        <w:fldChar w:fldCharType="separate"/>
      </w:r>
      <w:r w:rsidR="009E1389" w:rsidRPr="009E1389">
        <w:rPr>
          <w:noProof/>
          <w:lang w:bidi="hi-IN"/>
        </w:rPr>
        <w:t>[18]</w:t>
      </w:r>
      <w:ins w:id="386" w:author="Yoav Ram" w:date="2014-07-14T17:48:00Z">
        <w:r w:rsidR="009E1389">
          <w:rPr>
            <w:lang w:bidi="hi-IN"/>
          </w:rPr>
          <w:fldChar w:fldCharType="end"/>
        </w:r>
      </w:ins>
      <w:bookmarkStart w:id="387" w:name="_GoBack"/>
      <w:bookmarkEnd w:id="387"/>
      <w:r w:rsidR="002E3785" w:rsidRPr="008F3447">
        <w:rPr>
          <w:lang w:bidi="hi-IN"/>
        </w:rPr>
        <w:t>,</w:t>
      </w:r>
      <w:r w:rsidR="00FB30D0" w:rsidRPr="008F3447">
        <w:rPr>
          <w:lang w:bidi="hi-IN"/>
        </w:rPr>
        <w:t xml:space="preserve"> and evolutionary biology</w:t>
      </w:r>
      <w:ins w:id="388" w:author="Yoav Ram" w:date="2014-07-14T17:47:00Z">
        <w:r w:rsidR="009E1389">
          <w:rPr>
            <w:lang w:bidi="hi-IN"/>
          </w:rPr>
          <w:t xml:space="preserve"> </w:t>
        </w:r>
        <w:r w:rsidR="009E1389">
          <w:rPr>
            <w:lang w:bidi="hi-IN"/>
          </w:rPr>
          <w:fldChar w:fldCharType="begin" w:fldLock="1"/>
        </w:r>
      </w:ins>
      <w:r w:rsidR="009E1389">
        <w:rPr>
          <w:lang w:bidi="hi-IN"/>
        </w:rPr>
        <w:instrText>ADDIN CSL_CITATION { "citationItems" : [ { "id" : "ITEM-1", "itemData" : { "DOI" : "10.1111/j.1420-9101.2008.01683.x", "ISSN" : "1420-9101", "PMID" : "19210586", "abstract" : "'Good genes' models of sexual selection show that females can gain indirect benefits for their offspring if male ornaments are condition-dependent signals of genetic quality. Recurrent deleterious mutation is viewed as a major contributor to variance in genetic quality, and previous theoretical treatments of 'good genes' processes have assumed that the influx of new mutations is constant. I propose that this assumption is too simplistic, and that mutation rates vary in ways that are important for sexual selection. Recent data have shown that individuals in poor condition can have higher mutation rates, and I argue that if both male sexual ornaments and mutation rates are condition-dependent, then females can use male ornamentation to evaluate their mate's mutation rate. As most mutations are deleterious, females benefit from choosing well-ornamented mates, as they are less likely to contribute germline-derived mutations to offspring. I discuss some of the evolutionary ramifications of condition-dependent mutation rates and sexual selection.", "author" : [ { "dropping-particle" : "", "family" : "Cotton", "given" : "S", "non-dropping-particle" : "", "parse-names" : false, "suffix" : "" } ], "container-title" : "Journal of evolutionary biology", "id" : "ITEM-1", "issue" : "4", "issued" : { "date-parts" : [ [ "2009", "4" ] ] }, "page" : "899-906", "title" : "Condition-dependent mutation rates and sexual selection.", "type" : "article-journal", "volume" : "22" }, "uris" : [ "http://www.mendeley.com/documents/?uuid=7428f875-9201-47d2-9331-01456c7bc50b" ] } ], "mendeley" : { "previouslyFormattedCitation" : "[85]" }, "properties" : { "noteIndex" : 0 }, "schema" : "https://github.com/citation-style-language/schema/raw/master/csl-citation.json" }</w:instrText>
      </w:r>
      <w:r w:rsidR="009E1389">
        <w:rPr>
          <w:lang w:bidi="hi-IN"/>
        </w:rPr>
        <w:fldChar w:fldCharType="separate"/>
      </w:r>
      <w:r w:rsidR="009E1389" w:rsidRPr="009E1389">
        <w:rPr>
          <w:noProof/>
          <w:lang w:bidi="hi-IN"/>
        </w:rPr>
        <w:t>[85]</w:t>
      </w:r>
      <w:ins w:id="389" w:author="Yoav Ram" w:date="2014-07-14T17:47:00Z">
        <w:r w:rsidR="009E1389">
          <w:rPr>
            <w:lang w:bidi="hi-IN"/>
          </w:rPr>
          <w:fldChar w:fldCharType="end"/>
        </w:r>
      </w:ins>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331E7E">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ins w:id="390" w:author="Yoav Ram" w:date="2014-07-13T14:17:00Z">
        <w:r w:rsidR="002D7AB0">
          <w:t>, T. F. Cooper//the editor// and two anonymous reviewers</w:t>
        </w:r>
      </w:ins>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lastRenderedPageBreak/>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391" w:name="_Ref360530640"/>
      <w:bookmarkStart w:id="392"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391"/>
      <w:bookmarkEnd w:id="392"/>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F5A14"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F5A14"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F5A14"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F5A14"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393" w:name="_Ref360530760"/>
      <w:bookmarkStart w:id="394" w:name="_Ref363980888"/>
      <w:r>
        <w:t>Appendix</w:t>
      </w:r>
      <w:bookmarkEnd w:id="393"/>
      <w:r>
        <w:t xml:space="preserve"> </w:t>
      </w:r>
      <w:bookmarkEnd w:id="394"/>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616194">
        <w:fldChar w:fldCharType="begin" w:fldLock="1"/>
      </w:r>
      <w:r w:rsidR="009E138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"[47]" }, "properties" : { "noteIndex" : 0 }, "schema" : "https://github.com/citation-style-language/schema/raw/master/csl-citation.json" }</w:instrText>
      </w:r>
      <w:r w:rsidR="00616194">
        <w:fldChar w:fldCharType="separate"/>
      </w:r>
      <w:r w:rsidR="00B83F66" w:rsidRPr="00B83F66">
        <w:rPr>
          <w:noProof/>
        </w:rPr>
        <w:t>[47]</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w:t>
      </w:r>
      <w:r w:rsidRPr="000448EE">
        <w:lastRenderedPageBreak/>
        <w:t xml:space="preserve">the population (see "minor technical point" by Johnson and Barton </w:t>
      </w:r>
      <w:r w:rsidR="00616194" w:rsidRPr="000448EE">
        <w:fldChar w:fldCharType="begin" w:fldLock="1"/>
      </w:r>
      <w:r w:rsidR="009E1389">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"[63]" }, "properties" : { "noteIndex" : 0 }, "schema" : "https://github.com/citation-style-language/schema/raw/master/csl-citation.json" }</w:instrText>
      </w:r>
      <w:r w:rsidR="00616194" w:rsidRPr="000448EE">
        <w:fldChar w:fldCharType="separate"/>
      </w:r>
      <w:r w:rsidR="00624999" w:rsidRPr="00624999">
        <w:rPr>
          <w:noProof/>
        </w:rPr>
        <w:t>[63]</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395"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396" w:name="_Ref363980903"/>
      <w:r>
        <w:t xml:space="preserve">Appendix </w:t>
      </w:r>
      <w:bookmarkEnd w:id="395"/>
      <w:bookmarkEnd w:id="396"/>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9E138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"[46]" }, "properties" : { "noteIndex" : 0 }, "schema" : "https://github.com/citation-style-language/schema/raw/master/csl-citation.json" }</w:instrText>
      </w:r>
      <w:r w:rsidR="00616194">
        <w:rPr>
          <w:lang w:bidi="hi-IN"/>
        </w:rPr>
        <w:fldChar w:fldCharType="separate"/>
      </w:r>
      <w:r w:rsidR="00B83F66" w:rsidRPr="00B83F66">
        <w:rPr>
          <w:noProof/>
          <w:lang w:bidi="hi-IN"/>
        </w:rPr>
        <w:t>[46]</w:t>
      </w:r>
      <w:r w:rsidR="00616194">
        <w:rPr>
          <w:lang w:bidi="hi-IN"/>
        </w:rPr>
        <w:fldChar w:fldCharType="end"/>
      </w:r>
      <w:r>
        <w:rPr>
          <w:lang w:bidi="hi-IN"/>
        </w:rPr>
        <w:t xml:space="preserve"> is much faster than adaptation. Following the derivation in Appendix </w:t>
      </w:r>
      <w:del w:id="397" w:author="Yoav Ram" w:date="2014-07-13T15:38:00Z">
        <w:r w:rsidDel="006E3084">
          <w:rPr>
            <w:lang w:bidi="hi-IN"/>
          </w:rPr>
          <w:delText>2</w:delText>
        </w:r>
      </w:del>
      <w:ins w:id="398" w:author="Yoav Ram" w:date="2014-07-13T15:38:00Z">
        <w:r w:rsidR="006E3084">
          <w:rPr>
            <w:lang w:bidi="hi-IN"/>
          </w:rPr>
          <w:t>B</w:t>
        </w:r>
      </w:ins>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DF5A14"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9E1389" w:rsidRPr="009E1389" w:rsidRDefault="00616194">
      <w:pPr>
        <w:pStyle w:val="NormalWeb"/>
        <w:ind w:left="640" w:hanging="640"/>
        <w:divId w:val="1616716693"/>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9E1389" w:rsidRPr="009E1389">
        <w:rPr>
          <w:rFonts w:ascii="Palatino Linotype" w:hAnsi="Palatino Linotype"/>
          <w:noProof/>
          <w:sz w:val="22"/>
        </w:rPr>
        <w:t>1.</w:t>
      </w:r>
      <w:r w:rsidR="009E1389" w:rsidRPr="009E1389">
        <w:rPr>
          <w:rFonts w:ascii="Palatino Linotype" w:hAnsi="Palatino Linotype"/>
          <w:noProof/>
          <w:sz w:val="22"/>
        </w:rPr>
        <w:tab/>
        <w:t xml:space="preserve">Sniegowski, P. D., Gerrish, P. J., Johnson, T. &amp; Shaver, A. 2000 The evolution of mutation rates: separating causes from consequences. </w:t>
      </w:r>
      <w:r w:rsidR="009E1389" w:rsidRPr="009E1389">
        <w:rPr>
          <w:rFonts w:ascii="Palatino Linotype" w:hAnsi="Palatino Linotype"/>
          <w:i/>
          <w:iCs/>
          <w:noProof/>
          <w:sz w:val="22"/>
        </w:rPr>
        <w:t>BioEssays</w:t>
      </w:r>
      <w:r w:rsidR="009E1389" w:rsidRPr="009E1389">
        <w:rPr>
          <w:rFonts w:ascii="Palatino Linotype" w:hAnsi="Palatino Linotype"/>
          <w:noProof/>
          <w:sz w:val="22"/>
        </w:rPr>
        <w:t xml:space="preserve"> </w:t>
      </w:r>
      <w:r w:rsidR="009E1389" w:rsidRPr="009E1389">
        <w:rPr>
          <w:rFonts w:ascii="Palatino Linotype" w:hAnsi="Palatino Linotype"/>
          <w:b/>
          <w:bCs/>
          <w:noProof/>
          <w:sz w:val="22"/>
        </w:rPr>
        <w:t>22</w:t>
      </w:r>
      <w:r w:rsidR="009E1389" w:rsidRPr="009E1389">
        <w:rPr>
          <w:rFonts w:ascii="Palatino Linotype" w:hAnsi="Palatino Linotype"/>
          <w:noProof/>
          <w:sz w:val="22"/>
        </w:rPr>
        <w:t>, 1057–66. (doi:10.1002/1521-1878(200012)22:12&lt;1057::AID-BIES3&gt;3.0.CO;2-W)</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w:t>
      </w:r>
      <w:r w:rsidRPr="009E1389">
        <w:rPr>
          <w:rFonts w:ascii="Palatino Linotype" w:hAnsi="Palatino Linotype"/>
          <w:noProof/>
          <w:sz w:val="22"/>
        </w:rPr>
        <w:tab/>
        <w:t xml:space="preserve">Denamur, E. &amp; Matic, I. 2006 Evolution of mutation rates in bacteria. </w:t>
      </w:r>
      <w:r w:rsidRPr="009E1389">
        <w:rPr>
          <w:rFonts w:ascii="Palatino Linotype" w:hAnsi="Palatino Linotype"/>
          <w:i/>
          <w:iCs/>
          <w:noProof/>
          <w:sz w:val="22"/>
        </w:rPr>
        <w:t>Mol. Microbiol.</w:t>
      </w:r>
      <w:r w:rsidRPr="009E1389">
        <w:rPr>
          <w:rFonts w:ascii="Palatino Linotype" w:hAnsi="Palatino Linotype"/>
          <w:noProof/>
          <w:sz w:val="22"/>
        </w:rPr>
        <w:t xml:space="preserve"> </w:t>
      </w:r>
      <w:r w:rsidRPr="009E1389">
        <w:rPr>
          <w:rFonts w:ascii="Palatino Linotype" w:hAnsi="Palatino Linotype"/>
          <w:b/>
          <w:bCs/>
          <w:noProof/>
          <w:sz w:val="22"/>
        </w:rPr>
        <w:t>60</w:t>
      </w:r>
      <w:r w:rsidRPr="009E1389">
        <w:rPr>
          <w:rFonts w:ascii="Palatino Linotype" w:hAnsi="Palatino Linotype"/>
          <w:noProof/>
          <w:sz w:val="22"/>
        </w:rPr>
        <w:t>, 820–7. (doi:10.1111/j.1365-2958.2006.05150.x)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w:t>
      </w:r>
      <w:r w:rsidRPr="009E1389">
        <w:rPr>
          <w:rFonts w:ascii="Palatino Linotype" w:hAnsi="Palatino Linotype"/>
          <w:noProof/>
          <w:sz w:val="22"/>
        </w:rPr>
        <w:tab/>
        <w:t xml:space="preserve">De Visser, J. A. G. M. 2002 The fate of microbial mutators. </w:t>
      </w:r>
      <w:r w:rsidRPr="009E1389">
        <w:rPr>
          <w:rFonts w:ascii="Palatino Linotype" w:hAnsi="Palatino Linotype"/>
          <w:i/>
          <w:iCs/>
          <w:noProof/>
          <w:sz w:val="22"/>
        </w:rPr>
        <w:t>Microbiology</w:t>
      </w:r>
      <w:r w:rsidRPr="009E1389">
        <w:rPr>
          <w:rFonts w:ascii="Palatino Linotype" w:hAnsi="Palatino Linotype"/>
          <w:noProof/>
          <w:sz w:val="22"/>
        </w:rPr>
        <w:t xml:space="preserve"> </w:t>
      </w:r>
      <w:r w:rsidRPr="009E1389">
        <w:rPr>
          <w:rFonts w:ascii="Palatino Linotype" w:hAnsi="Palatino Linotype"/>
          <w:b/>
          <w:bCs/>
          <w:noProof/>
          <w:sz w:val="22"/>
        </w:rPr>
        <w:t>148</w:t>
      </w:r>
      <w:r w:rsidRPr="009E1389">
        <w:rPr>
          <w:rFonts w:ascii="Palatino Linotype" w:hAnsi="Palatino Linotype"/>
          <w:noProof/>
          <w:sz w:val="22"/>
        </w:rPr>
        <w:t xml:space="preserve">, 1247–52.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w:t>
      </w:r>
      <w:r w:rsidRPr="009E1389">
        <w:rPr>
          <w:rFonts w:ascii="Palatino Linotype" w:hAnsi="Palatino Linotype"/>
          <w:noProof/>
          <w:sz w:val="22"/>
        </w:rPr>
        <w:tab/>
        <w:t xml:space="preserve">Funchain, P., Yeung, A., Stewart, J. L., Lin, R., Slupska, M. M. &amp; Miller, J. H. 2000 The consequences of growth of a mutator strain of </w:t>
      </w:r>
      <w:r w:rsidRPr="009E1389">
        <w:rPr>
          <w:rFonts w:ascii="Palatino Linotype" w:hAnsi="Palatino Linotype"/>
          <w:i/>
          <w:iCs/>
          <w:noProof/>
          <w:sz w:val="22"/>
        </w:rPr>
        <w:t>Escherichia coli</w:t>
      </w:r>
      <w:r w:rsidRPr="009E1389">
        <w:rPr>
          <w:rFonts w:ascii="Palatino Linotype" w:hAnsi="Palatino Linotype"/>
          <w:noProof/>
          <w:sz w:val="22"/>
        </w:rPr>
        <w:t xml:space="preserve"> as measured by loss of function among multiple gene targets and loss of fitness.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154</w:t>
      </w:r>
      <w:r w:rsidRPr="009E1389">
        <w:rPr>
          <w:rFonts w:ascii="Palatino Linotype" w:hAnsi="Palatino Linotype"/>
          <w:noProof/>
          <w:sz w:val="22"/>
        </w:rPr>
        <w:t xml:space="preserve">, 959–70.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w:t>
      </w:r>
      <w:r w:rsidRPr="009E1389">
        <w:rPr>
          <w:rFonts w:ascii="Palatino Linotype" w:hAnsi="Palatino Linotype"/>
          <w:noProof/>
          <w:sz w:val="22"/>
        </w:rPr>
        <w:tab/>
        <w:t xml:space="preserve">Montanari, S. et al. 2007 Biological cost of hypermutation in </w:t>
      </w:r>
      <w:r w:rsidRPr="009E1389">
        <w:rPr>
          <w:rFonts w:ascii="Palatino Linotype" w:hAnsi="Palatino Linotype"/>
          <w:i/>
          <w:iCs/>
          <w:noProof/>
          <w:sz w:val="22"/>
        </w:rPr>
        <w:t>Pseudomonas aeruginosa</w:t>
      </w:r>
      <w:r w:rsidRPr="009E1389">
        <w:rPr>
          <w:rFonts w:ascii="Palatino Linotype" w:hAnsi="Palatino Linotype"/>
          <w:noProof/>
          <w:sz w:val="22"/>
        </w:rPr>
        <w:t xml:space="preserve"> strains from patients with cystic fibrosis. </w:t>
      </w:r>
      <w:r w:rsidRPr="009E1389">
        <w:rPr>
          <w:rFonts w:ascii="Palatino Linotype" w:hAnsi="Palatino Linotype"/>
          <w:i/>
          <w:iCs/>
          <w:noProof/>
          <w:sz w:val="22"/>
        </w:rPr>
        <w:t>Microbiology</w:t>
      </w:r>
      <w:r w:rsidRPr="009E1389">
        <w:rPr>
          <w:rFonts w:ascii="Palatino Linotype" w:hAnsi="Palatino Linotype"/>
          <w:noProof/>
          <w:sz w:val="22"/>
        </w:rPr>
        <w:t xml:space="preserve"> </w:t>
      </w:r>
      <w:r w:rsidRPr="009E1389">
        <w:rPr>
          <w:rFonts w:ascii="Palatino Linotype" w:hAnsi="Palatino Linotype"/>
          <w:b/>
          <w:bCs/>
          <w:noProof/>
          <w:sz w:val="22"/>
        </w:rPr>
        <w:t>153</w:t>
      </w:r>
      <w:r w:rsidRPr="009E1389">
        <w:rPr>
          <w:rFonts w:ascii="Palatino Linotype" w:hAnsi="Palatino Linotype"/>
          <w:noProof/>
          <w:sz w:val="22"/>
        </w:rPr>
        <w:t>, 1445–54. (doi:10.1099/mic.0.2006/003400-0)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w:t>
      </w:r>
      <w:r w:rsidRPr="009E1389">
        <w:rPr>
          <w:rFonts w:ascii="Palatino Linotype" w:hAnsi="Palatino Linotype"/>
          <w:noProof/>
          <w:sz w:val="22"/>
        </w:rPr>
        <w:tab/>
        <w:t xml:space="preserve">Kimura, M. 1967 On the evolutionary adjustment of spontaneous mutation rates. </w:t>
      </w:r>
      <w:r w:rsidRPr="009E1389">
        <w:rPr>
          <w:rFonts w:ascii="Palatino Linotype" w:hAnsi="Palatino Linotype"/>
          <w:i/>
          <w:iCs/>
          <w:noProof/>
          <w:sz w:val="22"/>
        </w:rPr>
        <w:t>Genet. Res.</w:t>
      </w:r>
      <w:r w:rsidRPr="009E1389">
        <w:rPr>
          <w:rFonts w:ascii="Palatino Linotype" w:hAnsi="Palatino Linotype"/>
          <w:noProof/>
          <w:sz w:val="22"/>
        </w:rPr>
        <w:t xml:space="preserve"> </w:t>
      </w:r>
      <w:r w:rsidRPr="009E1389">
        <w:rPr>
          <w:rFonts w:ascii="Palatino Linotype" w:hAnsi="Palatino Linotype"/>
          <w:b/>
          <w:bCs/>
          <w:noProof/>
          <w:sz w:val="22"/>
        </w:rPr>
        <w:t>9</w:t>
      </w:r>
      <w:r w:rsidRPr="009E1389">
        <w:rPr>
          <w:rFonts w:ascii="Palatino Linotype" w:hAnsi="Palatino Linotype"/>
          <w:noProof/>
          <w:sz w:val="22"/>
        </w:rPr>
        <w:t>, 23–34. (doi:10.1017/S0016672300010284)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w:t>
      </w:r>
      <w:r w:rsidRPr="009E1389">
        <w:rPr>
          <w:rFonts w:ascii="Palatino Linotype" w:hAnsi="Palatino Linotype"/>
          <w:noProof/>
          <w:sz w:val="22"/>
        </w:rPr>
        <w:tab/>
        <w:t xml:space="preserve">Liberman, U. &amp; Feldman, M. W. 1986 Modifiers of mutation rate: a general reduction principle. </w:t>
      </w:r>
      <w:r w:rsidRPr="009E1389">
        <w:rPr>
          <w:rFonts w:ascii="Palatino Linotype" w:hAnsi="Palatino Linotype"/>
          <w:i/>
          <w:iCs/>
          <w:noProof/>
          <w:sz w:val="22"/>
        </w:rPr>
        <w:t>Theor. Popul. Biol.</w:t>
      </w:r>
      <w:r w:rsidRPr="009E1389">
        <w:rPr>
          <w:rFonts w:ascii="Palatino Linotype" w:hAnsi="Palatino Linotype"/>
          <w:noProof/>
          <w:sz w:val="22"/>
        </w:rPr>
        <w:t xml:space="preserve"> </w:t>
      </w:r>
      <w:r w:rsidRPr="009E1389">
        <w:rPr>
          <w:rFonts w:ascii="Palatino Linotype" w:hAnsi="Palatino Linotype"/>
          <w:b/>
          <w:bCs/>
          <w:noProof/>
          <w:sz w:val="22"/>
        </w:rPr>
        <w:t>30</w:t>
      </w:r>
      <w:r w:rsidRPr="009E1389">
        <w:rPr>
          <w:rFonts w:ascii="Palatino Linotype" w:hAnsi="Palatino Linotype"/>
          <w:noProof/>
          <w:sz w:val="22"/>
        </w:rPr>
        <w:t xml:space="preserve">, 125–42.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w:t>
      </w:r>
      <w:r w:rsidRPr="009E1389">
        <w:rPr>
          <w:rFonts w:ascii="Palatino Linotype" w:hAnsi="Palatino Linotype"/>
          <w:noProof/>
          <w:sz w:val="22"/>
        </w:rPr>
        <w:tab/>
        <w:t xml:space="preserve">Giraud, A., Radman, M., Matic, I. &amp; Taddei, F. 2001 The rise and fall of mutator bacteria. </w:t>
      </w:r>
      <w:r w:rsidRPr="009E1389">
        <w:rPr>
          <w:rFonts w:ascii="Palatino Linotype" w:hAnsi="Palatino Linotype"/>
          <w:i/>
          <w:iCs/>
          <w:noProof/>
          <w:sz w:val="22"/>
        </w:rPr>
        <w:t>Curr. Opin. Microbiol.</w:t>
      </w:r>
      <w:r w:rsidRPr="009E1389">
        <w:rPr>
          <w:rFonts w:ascii="Palatino Linotype" w:hAnsi="Palatino Linotype"/>
          <w:noProof/>
          <w:sz w:val="22"/>
        </w:rPr>
        <w:t xml:space="preserve"> </w:t>
      </w:r>
      <w:r w:rsidRPr="009E1389">
        <w:rPr>
          <w:rFonts w:ascii="Palatino Linotype" w:hAnsi="Palatino Linotype"/>
          <w:b/>
          <w:bCs/>
          <w:noProof/>
          <w:sz w:val="22"/>
        </w:rPr>
        <w:t>4</w:t>
      </w:r>
      <w:r w:rsidRPr="009E1389">
        <w:rPr>
          <w:rFonts w:ascii="Palatino Linotype" w:hAnsi="Palatino Linotype"/>
          <w:noProof/>
          <w:sz w:val="22"/>
        </w:rPr>
        <w:t>, 582–585. (doi:10.1016/S1369-5274(00)00254-X)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9.</w:t>
      </w:r>
      <w:r w:rsidRPr="009E1389">
        <w:rPr>
          <w:rFonts w:ascii="Palatino Linotype" w:hAnsi="Palatino Linotype"/>
          <w:noProof/>
          <w:sz w:val="22"/>
        </w:rPr>
        <w:tab/>
        <w:t xml:space="preserve">Sniegowski, P. D., Gerrish, P. J. &amp; Lenski, R. E. 1997 Evolution of high mutation rates in experimental populations of E. coli. </w:t>
      </w:r>
      <w:r w:rsidRPr="009E1389">
        <w:rPr>
          <w:rFonts w:ascii="Palatino Linotype" w:hAnsi="Palatino Linotype"/>
          <w:i/>
          <w:iCs/>
          <w:noProof/>
          <w:sz w:val="22"/>
        </w:rPr>
        <w:t>Nature</w:t>
      </w:r>
      <w:r w:rsidRPr="009E1389">
        <w:rPr>
          <w:rFonts w:ascii="Palatino Linotype" w:hAnsi="Palatino Linotype"/>
          <w:noProof/>
          <w:sz w:val="22"/>
        </w:rPr>
        <w:t xml:space="preserve"> </w:t>
      </w:r>
      <w:r w:rsidRPr="009E1389">
        <w:rPr>
          <w:rFonts w:ascii="Palatino Linotype" w:hAnsi="Palatino Linotype"/>
          <w:b/>
          <w:bCs/>
          <w:noProof/>
          <w:sz w:val="22"/>
        </w:rPr>
        <w:t>387</w:t>
      </w:r>
      <w:r w:rsidRPr="009E1389">
        <w:rPr>
          <w:rFonts w:ascii="Palatino Linotype" w:hAnsi="Palatino Linotype"/>
          <w:noProof/>
          <w:sz w:val="22"/>
        </w:rPr>
        <w:t>, 703–5. (doi:10.1038/42701)</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10.</w:t>
      </w:r>
      <w:r w:rsidRPr="009E1389">
        <w:rPr>
          <w:rFonts w:ascii="Palatino Linotype" w:hAnsi="Palatino Linotype"/>
          <w:noProof/>
          <w:sz w:val="22"/>
        </w:rPr>
        <w:tab/>
        <w:t xml:space="preserve">Wielgoss, S. et al. 2012 Mutation rate dynamics in a bacterial population reflect tension between adaptation and genetic load.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110</w:t>
      </w:r>
      <w:r w:rsidRPr="009E1389">
        <w:rPr>
          <w:rFonts w:ascii="Palatino Linotype" w:hAnsi="Palatino Linotype"/>
          <w:noProof/>
          <w:sz w:val="22"/>
        </w:rPr>
        <w:t>, 222–227. (doi:10.1073/pnas.1219574110)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11.</w:t>
      </w:r>
      <w:r w:rsidRPr="009E1389">
        <w:rPr>
          <w:rFonts w:ascii="Palatino Linotype" w:hAnsi="Palatino Linotype"/>
          <w:noProof/>
          <w:sz w:val="22"/>
        </w:rPr>
        <w:tab/>
        <w:t xml:space="preserve">Taddei, F., Radman, M., Maynard Smith, J., Toupance, B., Gouyon, P.-H. &amp; Godelle, B. 1997 Role of mutator alleles in adaptive evolution. </w:t>
      </w:r>
      <w:r w:rsidRPr="009E1389">
        <w:rPr>
          <w:rFonts w:ascii="Palatino Linotype" w:hAnsi="Palatino Linotype"/>
          <w:i/>
          <w:iCs/>
          <w:noProof/>
          <w:sz w:val="22"/>
        </w:rPr>
        <w:t>Nature</w:t>
      </w:r>
      <w:r w:rsidRPr="009E1389">
        <w:rPr>
          <w:rFonts w:ascii="Palatino Linotype" w:hAnsi="Palatino Linotype"/>
          <w:noProof/>
          <w:sz w:val="22"/>
        </w:rPr>
        <w:t xml:space="preserve"> </w:t>
      </w:r>
      <w:r w:rsidRPr="009E1389">
        <w:rPr>
          <w:rFonts w:ascii="Palatino Linotype" w:hAnsi="Palatino Linotype"/>
          <w:b/>
          <w:bCs/>
          <w:noProof/>
          <w:sz w:val="22"/>
        </w:rPr>
        <w:t>387</w:t>
      </w:r>
      <w:r w:rsidRPr="009E1389">
        <w:rPr>
          <w:rFonts w:ascii="Palatino Linotype" w:hAnsi="Palatino Linotype"/>
          <w:noProof/>
          <w:sz w:val="22"/>
        </w:rPr>
        <w:t>, 700–2. (doi:10.1038/42696)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12.</w:t>
      </w:r>
      <w:r w:rsidRPr="009E1389">
        <w:rPr>
          <w:rFonts w:ascii="Palatino Linotype" w:hAnsi="Palatino Linotype"/>
          <w:noProof/>
          <w:sz w:val="22"/>
        </w:rPr>
        <w:tab/>
        <w:t xml:space="preserve">Kessler, D. &amp; Levine, H. 1998 Mutator Dynamics on a Smooth Evolutionary Landscape. </w:t>
      </w:r>
      <w:r w:rsidRPr="009E1389">
        <w:rPr>
          <w:rFonts w:ascii="Palatino Linotype" w:hAnsi="Palatino Linotype"/>
          <w:i/>
          <w:iCs/>
          <w:noProof/>
          <w:sz w:val="22"/>
        </w:rPr>
        <w:t>Phys. Rev. Lett.</w:t>
      </w:r>
      <w:r w:rsidRPr="009E1389">
        <w:rPr>
          <w:rFonts w:ascii="Palatino Linotype" w:hAnsi="Palatino Linotype"/>
          <w:noProof/>
          <w:sz w:val="22"/>
        </w:rPr>
        <w:t xml:space="preserve"> </w:t>
      </w:r>
      <w:r w:rsidRPr="009E1389">
        <w:rPr>
          <w:rFonts w:ascii="Palatino Linotype" w:hAnsi="Palatino Linotype"/>
          <w:b/>
          <w:bCs/>
          <w:noProof/>
          <w:sz w:val="22"/>
        </w:rPr>
        <w:t>80</w:t>
      </w:r>
      <w:r w:rsidRPr="009E1389">
        <w:rPr>
          <w:rFonts w:ascii="Palatino Linotype" w:hAnsi="Palatino Linotype"/>
          <w:noProof/>
          <w:sz w:val="22"/>
        </w:rPr>
        <w:t>, 2012–2015. (doi:10.1103/PhysRevLett.80.2012)</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13.</w:t>
      </w:r>
      <w:r w:rsidRPr="009E1389">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152</w:t>
      </w:r>
      <w:r w:rsidRPr="009E1389">
        <w:rPr>
          <w:rFonts w:ascii="Palatino Linotype" w:hAnsi="Palatino Linotype"/>
          <w:noProof/>
          <w:sz w:val="22"/>
        </w:rPr>
        <w:t xml:space="preserve">, 485–93.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14.</w:t>
      </w:r>
      <w:r w:rsidRPr="009E1389">
        <w:rPr>
          <w:rFonts w:ascii="Palatino Linotype" w:hAnsi="Palatino Linotype"/>
          <w:noProof/>
          <w:sz w:val="22"/>
        </w:rPr>
        <w:tab/>
        <w:t xml:space="preserve">Leigh, E. G. J. 1970 Natural Selection and Mutability. </w:t>
      </w:r>
      <w:r w:rsidRPr="009E1389">
        <w:rPr>
          <w:rFonts w:ascii="Palatino Linotype" w:hAnsi="Palatino Linotype"/>
          <w:i/>
          <w:iCs/>
          <w:noProof/>
          <w:sz w:val="22"/>
        </w:rPr>
        <w:t>Am. Nat.</w:t>
      </w:r>
      <w:r w:rsidRPr="009E1389">
        <w:rPr>
          <w:rFonts w:ascii="Palatino Linotype" w:hAnsi="Palatino Linotype"/>
          <w:noProof/>
          <w:sz w:val="22"/>
        </w:rPr>
        <w:t xml:space="preserve"> </w:t>
      </w:r>
      <w:r w:rsidRPr="009E1389">
        <w:rPr>
          <w:rFonts w:ascii="Palatino Linotype" w:hAnsi="Palatino Linotype"/>
          <w:b/>
          <w:bCs/>
          <w:noProof/>
          <w:sz w:val="22"/>
        </w:rPr>
        <w:t>104</w:t>
      </w:r>
      <w:r w:rsidRPr="009E1389">
        <w:rPr>
          <w:rFonts w:ascii="Palatino Linotype" w:hAnsi="Palatino Linotype"/>
          <w:noProof/>
          <w:sz w:val="22"/>
        </w:rPr>
        <w:t xml:space="preserve">, 301–305.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15.</w:t>
      </w:r>
      <w:r w:rsidRPr="009E1389">
        <w:rPr>
          <w:rFonts w:ascii="Palatino Linotype" w:hAnsi="Palatino Linotype"/>
          <w:noProof/>
          <w:sz w:val="22"/>
        </w:rPr>
        <w:tab/>
        <w:t xml:space="preserve">Galhardo, R. S., Hastings, P. J. &amp; Rosenberg, S. M. 2007 Mutation as a stress response and the regulation of evolvability. </w:t>
      </w:r>
      <w:r w:rsidRPr="009E1389">
        <w:rPr>
          <w:rFonts w:ascii="Palatino Linotype" w:hAnsi="Palatino Linotype"/>
          <w:i/>
          <w:iCs/>
          <w:noProof/>
          <w:sz w:val="22"/>
        </w:rPr>
        <w:t>Crit. Rev. Biochem. Mol. Biol.</w:t>
      </w:r>
      <w:r w:rsidRPr="009E1389">
        <w:rPr>
          <w:rFonts w:ascii="Palatino Linotype" w:hAnsi="Palatino Linotype"/>
          <w:noProof/>
          <w:sz w:val="22"/>
        </w:rPr>
        <w:t xml:space="preserve"> </w:t>
      </w:r>
      <w:r w:rsidRPr="009E1389">
        <w:rPr>
          <w:rFonts w:ascii="Palatino Linotype" w:hAnsi="Palatino Linotype"/>
          <w:b/>
          <w:bCs/>
          <w:noProof/>
          <w:sz w:val="22"/>
        </w:rPr>
        <w:t>42</w:t>
      </w:r>
      <w:r w:rsidRPr="009E1389">
        <w:rPr>
          <w:rFonts w:ascii="Palatino Linotype" w:hAnsi="Palatino Linotype"/>
          <w:noProof/>
          <w:sz w:val="22"/>
        </w:rPr>
        <w:t>, 399–435. (doi:10.1080/10409230701648502)</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16.</w:t>
      </w:r>
      <w:r w:rsidRPr="009E1389">
        <w:rPr>
          <w:rFonts w:ascii="Palatino Linotype" w:hAnsi="Palatino Linotype"/>
          <w:noProof/>
          <w:sz w:val="22"/>
        </w:rPr>
        <w:tab/>
        <w:t xml:space="preserve">Foster, P. L. 2007 Stress-induced mutagenesis in bacteria. </w:t>
      </w:r>
      <w:r w:rsidRPr="009E1389">
        <w:rPr>
          <w:rFonts w:ascii="Palatino Linotype" w:hAnsi="Palatino Linotype"/>
          <w:i/>
          <w:iCs/>
          <w:noProof/>
          <w:sz w:val="22"/>
        </w:rPr>
        <w:t>Crit. Rev. Biochem. Mol. Biol.</w:t>
      </w:r>
      <w:r w:rsidRPr="009E1389">
        <w:rPr>
          <w:rFonts w:ascii="Palatino Linotype" w:hAnsi="Palatino Linotype"/>
          <w:noProof/>
          <w:sz w:val="22"/>
        </w:rPr>
        <w:t xml:space="preserve"> </w:t>
      </w:r>
      <w:r w:rsidRPr="009E1389">
        <w:rPr>
          <w:rFonts w:ascii="Palatino Linotype" w:hAnsi="Palatino Linotype"/>
          <w:b/>
          <w:bCs/>
          <w:noProof/>
          <w:sz w:val="22"/>
        </w:rPr>
        <w:t>42</w:t>
      </w:r>
      <w:r w:rsidRPr="009E1389">
        <w:rPr>
          <w:rFonts w:ascii="Palatino Linotype" w:hAnsi="Palatino Linotype"/>
          <w:noProof/>
          <w:sz w:val="22"/>
        </w:rPr>
        <w:t>, 373–97. (doi:10.1080/10409230701648494)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17.</w:t>
      </w:r>
      <w:r w:rsidRPr="009E1389">
        <w:rPr>
          <w:rFonts w:ascii="Palatino Linotype" w:hAnsi="Palatino Linotype"/>
          <w:noProof/>
          <w:sz w:val="22"/>
        </w:rPr>
        <w:tab/>
        <w:t xml:space="preserve">Rosenberg, S. M., Shee, C., Frisch, R. L. &amp; Hastings, P. J. 2012 Stress-induced mutation via DNA breaks in </w:t>
      </w:r>
      <w:r w:rsidRPr="009E1389">
        <w:rPr>
          <w:rFonts w:ascii="Palatino Linotype" w:hAnsi="Palatino Linotype"/>
          <w:i/>
          <w:iCs/>
          <w:noProof/>
          <w:sz w:val="22"/>
        </w:rPr>
        <w:t>Escherichia coli</w:t>
      </w:r>
      <w:r w:rsidRPr="009E1389">
        <w:rPr>
          <w:rFonts w:ascii="Palatino Linotype" w:hAnsi="Palatino Linotype"/>
          <w:noProof/>
          <w:sz w:val="22"/>
        </w:rPr>
        <w:t xml:space="preserve">: A molecular mechanism with implications for evolution and medicine. </w:t>
      </w:r>
      <w:r w:rsidRPr="009E1389">
        <w:rPr>
          <w:rFonts w:ascii="Palatino Linotype" w:hAnsi="Palatino Linotype"/>
          <w:i/>
          <w:iCs/>
          <w:noProof/>
          <w:sz w:val="22"/>
        </w:rPr>
        <w:t>BioEssays</w:t>
      </w:r>
      <w:r w:rsidRPr="009E1389">
        <w:rPr>
          <w:rFonts w:ascii="Palatino Linotype" w:hAnsi="Palatino Linotype"/>
          <w:noProof/>
          <w:sz w:val="22"/>
        </w:rPr>
        <w:t xml:space="preserve"> , 1–8. (doi:10.1002/bies.201200050)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18.</w:t>
      </w:r>
      <w:r w:rsidRPr="009E1389">
        <w:rPr>
          <w:rFonts w:ascii="Palatino Linotype" w:hAnsi="Palatino Linotype"/>
          <w:noProof/>
          <w:sz w:val="22"/>
        </w:rPr>
        <w:tab/>
        <w:t xml:space="preserve">Bjedov, I., Tenaillon, O., Gérard, B., Souza, V., Denamur, E., Radman, M., Taddei, F. &amp; Matic, I. 2003 Stress-induced mutagenesis in bacteria. </w:t>
      </w:r>
      <w:r w:rsidRPr="009E1389">
        <w:rPr>
          <w:rFonts w:ascii="Palatino Linotype" w:hAnsi="Palatino Linotype"/>
          <w:i/>
          <w:iCs/>
          <w:noProof/>
          <w:sz w:val="22"/>
        </w:rPr>
        <w:t>Science (80-. ).</w:t>
      </w:r>
      <w:r w:rsidRPr="009E1389">
        <w:rPr>
          <w:rFonts w:ascii="Palatino Linotype" w:hAnsi="Palatino Linotype"/>
          <w:noProof/>
          <w:sz w:val="22"/>
        </w:rPr>
        <w:t xml:space="preserve"> </w:t>
      </w:r>
      <w:r w:rsidRPr="009E1389">
        <w:rPr>
          <w:rFonts w:ascii="Palatino Linotype" w:hAnsi="Palatino Linotype"/>
          <w:b/>
          <w:bCs/>
          <w:noProof/>
          <w:sz w:val="22"/>
        </w:rPr>
        <w:t>300</w:t>
      </w:r>
      <w:r w:rsidRPr="009E1389">
        <w:rPr>
          <w:rFonts w:ascii="Palatino Linotype" w:hAnsi="Palatino Linotype"/>
          <w:noProof/>
          <w:sz w:val="22"/>
        </w:rPr>
        <w:t>, 1404–9. (doi:10.1126/science.1082240)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19.</w:t>
      </w:r>
      <w:r w:rsidRPr="009E1389">
        <w:rPr>
          <w:rFonts w:ascii="Palatino Linotype" w:hAnsi="Palatino Linotype"/>
          <w:noProof/>
          <w:sz w:val="22"/>
        </w:rPr>
        <w:tab/>
        <w:t xml:space="preserve">Katz, S. &amp; Hershberg, R. 2013 Elevated mutagenesis does not explain the increased frequency of antibiotic resistant mutants in starved aging colonies. </w:t>
      </w:r>
      <w:r w:rsidRPr="009E1389">
        <w:rPr>
          <w:rFonts w:ascii="Palatino Linotype" w:hAnsi="Palatino Linotype"/>
          <w:i/>
          <w:iCs/>
          <w:noProof/>
          <w:sz w:val="22"/>
        </w:rPr>
        <w:t>PLoS Genet.</w:t>
      </w:r>
      <w:r w:rsidRPr="009E1389">
        <w:rPr>
          <w:rFonts w:ascii="Palatino Linotype" w:hAnsi="Palatino Linotype"/>
          <w:noProof/>
          <w:sz w:val="22"/>
        </w:rPr>
        <w:t xml:space="preserve"> </w:t>
      </w:r>
      <w:r w:rsidRPr="009E1389">
        <w:rPr>
          <w:rFonts w:ascii="Palatino Linotype" w:hAnsi="Palatino Linotype"/>
          <w:b/>
          <w:bCs/>
          <w:noProof/>
          <w:sz w:val="22"/>
        </w:rPr>
        <w:t>9</w:t>
      </w:r>
      <w:r w:rsidRPr="009E1389">
        <w:rPr>
          <w:rFonts w:ascii="Palatino Linotype" w:hAnsi="Palatino Linotype"/>
          <w:noProof/>
          <w:sz w:val="22"/>
        </w:rPr>
        <w:t>, e1003968. (doi:10.1371/journal.pgen.1003968)</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20.</w:t>
      </w:r>
      <w:r w:rsidRPr="009E1389">
        <w:rPr>
          <w:rFonts w:ascii="Palatino Linotype" w:hAnsi="Palatino Linotype"/>
          <w:noProof/>
          <w:sz w:val="22"/>
        </w:rPr>
        <w:tab/>
        <w:t xml:space="preserve">Kivisaar, M. 2010 Mechanisms of stationary-phase mutagenesis in bacteria: mutational processes in pseudomonads. </w:t>
      </w:r>
      <w:r w:rsidRPr="009E1389">
        <w:rPr>
          <w:rFonts w:ascii="Palatino Linotype" w:hAnsi="Palatino Linotype"/>
          <w:i/>
          <w:iCs/>
          <w:noProof/>
          <w:sz w:val="22"/>
        </w:rPr>
        <w:t>FEMS Microbiol. Lett.</w:t>
      </w:r>
      <w:r w:rsidRPr="009E1389">
        <w:rPr>
          <w:rFonts w:ascii="Palatino Linotype" w:hAnsi="Palatino Linotype"/>
          <w:noProof/>
          <w:sz w:val="22"/>
        </w:rPr>
        <w:t xml:space="preserve"> </w:t>
      </w:r>
      <w:r w:rsidRPr="009E1389">
        <w:rPr>
          <w:rFonts w:ascii="Palatino Linotype" w:hAnsi="Palatino Linotype"/>
          <w:b/>
          <w:bCs/>
          <w:noProof/>
          <w:sz w:val="22"/>
        </w:rPr>
        <w:t>312</w:t>
      </w:r>
      <w:r w:rsidRPr="009E1389">
        <w:rPr>
          <w:rFonts w:ascii="Palatino Linotype" w:hAnsi="Palatino Linotype"/>
          <w:noProof/>
          <w:sz w:val="22"/>
        </w:rPr>
        <w:t>, 1–14. (doi:10.1111/j.1574-6968.2010.02027.x)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21.</w:t>
      </w:r>
      <w:r w:rsidRPr="009E1389">
        <w:rPr>
          <w:rFonts w:ascii="Palatino Linotype" w:hAnsi="Palatino Linotype"/>
          <w:noProof/>
          <w:sz w:val="22"/>
        </w:rPr>
        <w:tab/>
        <w:t xml:space="preserve">Kang, J. M., Iovine, N. M. &amp; Blaser, M. J. 2006 A paradigm for direct stress-induced mutation in prokaryotes. </w:t>
      </w:r>
      <w:r w:rsidRPr="009E1389">
        <w:rPr>
          <w:rFonts w:ascii="Palatino Linotype" w:hAnsi="Palatino Linotype"/>
          <w:i/>
          <w:iCs/>
          <w:noProof/>
          <w:sz w:val="22"/>
        </w:rPr>
        <w:t>FASEB J.</w:t>
      </w:r>
      <w:r w:rsidRPr="009E1389">
        <w:rPr>
          <w:rFonts w:ascii="Palatino Linotype" w:hAnsi="Palatino Linotype"/>
          <w:noProof/>
          <w:sz w:val="22"/>
        </w:rPr>
        <w:t xml:space="preserve"> </w:t>
      </w:r>
      <w:r w:rsidRPr="009E1389">
        <w:rPr>
          <w:rFonts w:ascii="Palatino Linotype" w:hAnsi="Palatino Linotype"/>
          <w:b/>
          <w:bCs/>
          <w:noProof/>
          <w:sz w:val="22"/>
        </w:rPr>
        <w:t>20</w:t>
      </w:r>
      <w:r w:rsidRPr="009E1389">
        <w:rPr>
          <w:rFonts w:ascii="Palatino Linotype" w:hAnsi="Palatino Linotype"/>
          <w:noProof/>
          <w:sz w:val="22"/>
        </w:rPr>
        <w:t>, 2476–85. (doi:10.1096/fj.06-6209com)</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22.</w:t>
      </w:r>
      <w:r w:rsidRPr="009E1389">
        <w:rPr>
          <w:rFonts w:ascii="Palatino Linotype" w:hAnsi="Palatino Linotype"/>
          <w:noProof/>
          <w:sz w:val="22"/>
        </w:rPr>
        <w:tab/>
        <w:t xml:space="preserve">Baharoglu, Z. &amp; Mazel, D. 2011 </w:t>
      </w:r>
      <w:r w:rsidRPr="009E1389">
        <w:rPr>
          <w:rFonts w:ascii="Palatino Linotype" w:hAnsi="Palatino Linotype"/>
          <w:i/>
          <w:iCs/>
          <w:noProof/>
          <w:sz w:val="22"/>
        </w:rPr>
        <w:t>Vibrio cholerae</w:t>
      </w:r>
      <w:r w:rsidRPr="009E1389">
        <w:rPr>
          <w:rFonts w:ascii="Palatino Linotype" w:hAnsi="Palatino Linotype"/>
          <w:noProof/>
          <w:sz w:val="22"/>
        </w:rPr>
        <w:t xml:space="preserve"> triggers SOS and mutagenesis in response to a wide range of antibiotics: a route towards multiresistance. </w:t>
      </w:r>
      <w:r w:rsidRPr="009E1389">
        <w:rPr>
          <w:rFonts w:ascii="Palatino Linotype" w:hAnsi="Palatino Linotype"/>
          <w:i/>
          <w:iCs/>
          <w:noProof/>
          <w:sz w:val="22"/>
        </w:rPr>
        <w:t>Antimicrob. Agents Chemother.</w:t>
      </w:r>
      <w:r w:rsidRPr="009E1389">
        <w:rPr>
          <w:rFonts w:ascii="Palatino Linotype" w:hAnsi="Palatino Linotype"/>
          <w:noProof/>
          <w:sz w:val="22"/>
        </w:rPr>
        <w:t xml:space="preserve"> </w:t>
      </w:r>
      <w:r w:rsidRPr="009E1389">
        <w:rPr>
          <w:rFonts w:ascii="Palatino Linotype" w:hAnsi="Palatino Linotype"/>
          <w:b/>
          <w:bCs/>
          <w:noProof/>
          <w:sz w:val="22"/>
        </w:rPr>
        <w:t>55</w:t>
      </w:r>
      <w:r w:rsidRPr="009E1389">
        <w:rPr>
          <w:rFonts w:ascii="Palatino Linotype" w:hAnsi="Palatino Linotype"/>
          <w:noProof/>
          <w:sz w:val="22"/>
        </w:rPr>
        <w:t>, 2438–41. (doi:10.1128/AAC.01549-10)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23.</w:t>
      </w:r>
      <w:r w:rsidRPr="009E1389">
        <w:rPr>
          <w:rFonts w:ascii="Palatino Linotype" w:hAnsi="Palatino Linotype"/>
          <w:noProof/>
          <w:sz w:val="22"/>
        </w:rPr>
        <w:tab/>
        <w:t xml:space="preserve">Henderson-Begg, S. K., Livermore, D. M. &amp; Hall, L. M. C. 2006 Effect of subinhibitory concentrations of antibiotics on mutation frequency in </w:t>
      </w:r>
      <w:r w:rsidRPr="009E1389">
        <w:rPr>
          <w:rFonts w:ascii="Palatino Linotype" w:hAnsi="Palatino Linotype"/>
          <w:i/>
          <w:iCs/>
          <w:noProof/>
          <w:sz w:val="22"/>
        </w:rPr>
        <w:t>Streptococcus pneumoniae</w:t>
      </w:r>
      <w:r w:rsidRPr="009E1389">
        <w:rPr>
          <w:rFonts w:ascii="Palatino Linotype" w:hAnsi="Palatino Linotype"/>
          <w:noProof/>
          <w:sz w:val="22"/>
        </w:rPr>
        <w:t xml:space="preserve">. </w:t>
      </w:r>
      <w:r w:rsidRPr="009E1389">
        <w:rPr>
          <w:rFonts w:ascii="Palatino Linotype" w:hAnsi="Palatino Linotype"/>
          <w:i/>
          <w:iCs/>
          <w:noProof/>
          <w:sz w:val="22"/>
        </w:rPr>
        <w:t>J. Antimicrob. Chemother.</w:t>
      </w:r>
      <w:r w:rsidRPr="009E1389">
        <w:rPr>
          <w:rFonts w:ascii="Palatino Linotype" w:hAnsi="Palatino Linotype"/>
          <w:noProof/>
          <w:sz w:val="22"/>
        </w:rPr>
        <w:t xml:space="preserve"> </w:t>
      </w:r>
      <w:r w:rsidRPr="009E1389">
        <w:rPr>
          <w:rFonts w:ascii="Palatino Linotype" w:hAnsi="Palatino Linotype"/>
          <w:b/>
          <w:bCs/>
          <w:noProof/>
          <w:sz w:val="22"/>
        </w:rPr>
        <w:t>57</w:t>
      </w:r>
      <w:r w:rsidRPr="009E1389">
        <w:rPr>
          <w:rFonts w:ascii="Palatino Linotype" w:hAnsi="Palatino Linotype"/>
          <w:noProof/>
          <w:sz w:val="22"/>
        </w:rPr>
        <w:t>, 849–54. (doi:10.1093/jac/dkl064)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24.</w:t>
      </w:r>
      <w:r w:rsidRPr="009E1389">
        <w:rPr>
          <w:rFonts w:ascii="Palatino Linotype" w:hAnsi="Palatino Linotype"/>
          <w:noProof/>
          <w:sz w:val="22"/>
        </w:rPr>
        <w:tab/>
        <w:t xml:space="preserve">Heidenreich, E. 2007 Adaptive mutation in </w:t>
      </w:r>
      <w:r w:rsidRPr="009E1389">
        <w:rPr>
          <w:rFonts w:ascii="Palatino Linotype" w:hAnsi="Palatino Linotype"/>
          <w:i/>
          <w:iCs/>
          <w:noProof/>
          <w:sz w:val="22"/>
        </w:rPr>
        <w:t>Saccharomyces cerevisiae</w:t>
      </w:r>
      <w:r w:rsidRPr="009E1389">
        <w:rPr>
          <w:rFonts w:ascii="Palatino Linotype" w:hAnsi="Palatino Linotype"/>
          <w:noProof/>
          <w:sz w:val="22"/>
        </w:rPr>
        <w:t xml:space="preserve">. </w:t>
      </w:r>
      <w:r w:rsidRPr="009E1389">
        <w:rPr>
          <w:rFonts w:ascii="Palatino Linotype" w:hAnsi="Palatino Linotype"/>
          <w:i/>
          <w:iCs/>
          <w:noProof/>
          <w:sz w:val="22"/>
        </w:rPr>
        <w:t>Crit. Rev. Biochem. Mol. Biol.</w:t>
      </w:r>
      <w:r w:rsidRPr="009E1389">
        <w:rPr>
          <w:rFonts w:ascii="Palatino Linotype" w:hAnsi="Palatino Linotype"/>
          <w:noProof/>
          <w:sz w:val="22"/>
        </w:rPr>
        <w:t xml:space="preserve"> </w:t>
      </w:r>
      <w:r w:rsidRPr="009E1389">
        <w:rPr>
          <w:rFonts w:ascii="Palatino Linotype" w:hAnsi="Palatino Linotype"/>
          <w:b/>
          <w:bCs/>
          <w:noProof/>
          <w:sz w:val="22"/>
        </w:rPr>
        <w:t>42</w:t>
      </w:r>
      <w:r w:rsidRPr="009E1389">
        <w:rPr>
          <w:rFonts w:ascii="Palatino Linotype" w:hAnsi="Palatino Linotype"/>
          <w:noProof/>
          <w:sz w:val="22"/>
        </w:rPr>
        <w:t>, 285–311. (doi:10.1080/10409230701507773)</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25.</w:t>
      </w:r>
      <w:r w:rsidRPr="009E1389">
        <w:rPr>
          <w:rFonts w:ascii="Palatino Linotype" w:hAnsi="Palatino Linotype"/>
          <w:noProof/>
          <w:sz w:val="22"/>
        </w:rPr>
        <w:tab/>
        <w:t xml:space="preserve">Rodriguez, G. P., Romanova, N. V, Bao, G., Rouf, N. C., Kow, Y. W. &amp; Crouse, G. F. 2012 Mismatch repair-dependent mutagenesis in nondividing cells.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109</w:t>
      </w:r>
      <w:r w:rsidRPr="009E1389">
        <w:rPr>
          <w:rFonts w:ascii="Palatino Linotype" w:hAnsi="Palatino Linotype"/>
          <w:noProof/>
          <w:sz w:val="22"/>
        </w:rPr>
        <w:t xml:space="preserve">, 6153–8.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26.</w:t>
      </w:r>
      <w:r w:rsidRPr="009E1389">
        <w:rPr>
          <w:rFonts w:ascii="Palatino Linotype" w:hAnsi="Palatino Linotype"/>
          <w:noProof/>
          <w:sz w:val="22"/>
        </w:rPr>
        <w:tab/>
        <w:t xml:space="preserve">Goho, S. &amp; Bell, G. 2000 Mild environmental stress elicits mutations affecting fitness in Chlamydomonas. </w:t>
      </w:r>
      <w:r w:rsidRPr="009E1389">
        <w:rPr>
          <w:rFonts w:ascii="Palatino Linotype" w:hAnsi="Palatino Linotype"/>
          <w:i/>
          <w:iCs/>
          <w:noProof/>
          <w:sz w:val="22"/>
        </w:rPr>
        <w:t>Proc. R. Soc. B Biol. Sci.</w:t>
      </w:r>
      <w:r w:rsidRPr="009E1389">
        <w:rPr>
          <w:rFonts w:ascii="Palatino Linotype" w:hAnsi="Palatino Linotype"/>
          <w:noProof/>
          <w:sz w:val="22"/>
        </w:rPr>
        <w:t xml:space="preserve"> </w:t>
      </w:r>
      <w:r w:rsidRPr="009E1389">
        <w:rPr>
          <w:rFonts w:ascii="Palatino Linotype" w:hAnsi="Palatino Linotype"/>
          <w:b/>
          <w:bCs/>
          <w:noProof/>
          <w:sz w:val="22"/>
        </w:rPr>
        <w:t>267</w:t>
      </w:r>
      <w:r w:rsidRPr="009E1389">
        <w:rPr>
          <w:rFonts w:ascii="Palatino Linotype" w:hAnsi="Palatino Linotype"/>
          <w:noProof/>
          <w:sz w:val="22"/>
        </w:rPr>
        <w:t>, 123–9. (doi:10.1098/rspb.2000.0976)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27.</w:t>
      </w:r>
      <w:r w:rsidRPr="009E1389">
        <w:rPr>
          <w:rFonts w:ascii="Palatino Linotype" w:hAnsi="Palatino Linotype"/>
          <w:noProof/>
          <w:sz w:val="22"/>
        </w:rPr>
        <w:tab/>
        <w:t xml:space="preserve">Matsuba, C., Ostrow, D. G., Salomon, M. P., Tolani, A. &amp; Baer, C. F. 2012 Temperature, stress and spontaneous mutation in </w:t>
      </w:r>
      <w:r w:rsidRPr="009E1389">
        <w:rPr>
          <w:rFonts w:ascii="Palatino Linotype" w:hAnsi="Palatino Linotype"/>
          <w:i/>
          <w:iCs/>
          <w:noProof/>
          <w:sz w:val="22"/>
        </w:rPr>
        <w:t>Caenorhabditis briggsae</w:t>
      </w:r>
      <w:r w:rsidRPr="009E1389">
        <w:rPr>
          <w:rFonts w:ascii="Palatino Linotype" w:hAnsi="Palatino Linotype"/>
          <w:noProof/>
          <w:sz w:val="22"/>
        </w:rPr>
        <w:t xml:space="preserve"> and </w:t>
      </w:r>
      <w:r w:rsidRPr="009E1389">
        <w:rPr>
          <w:rFonts w:ascii="Palatino Linotype" w:hAnsi="Palatino Linotype"/>
          <w:i/>
          <w:iCs/>
          <w:noProof/>
          <w:sz w:val="22"/>
        </w:rPr>
        <w:t>Caenorhabditis elegans</w:t>
      </w:r>
      <w:r w:rsidRPr="009E1389">
        <w:rPr>
          <w:rFonts w:ascii="Palatino Linotype" w:hAnsi="Palatino Linotype"/>
          <w:noProof/>
          <w:sz w:val="22"/>
        </w:rPr>
        <w:t xml:space="preserve">. </w:t>
      </w:r>
      <w:r w:rsidRPr="009E1389">
        <w:rPr>
          <w:rFonts w:ascii="Palatino Linotype" w:hAnsi="Palatino Linotype"/>
          <w:i/>
          <w:iCs/>
          <w:noProof/>
          <w:sz w:val="22"/>
        </w:rPr>
        <w:t>Biol. Lett.</w:t>
      </w:r>
      <w:r w:rsidRPr="009E1389">
        <w:rPr>
          <w:rFonts w:ascii="Palatino Linotype" w:hAnsi="Palatino Linotype"/>
          <w:noProof/>
          <w:sz w:val="22"/>
        </w:rPr>
        <w:t xml:space="preserve"> , 8–12. (doi:10.1098/rsbl.2012.0334)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28.</w:t>
      </w:r>
      <w:r w:rsidRPr="009E1389">
        <w:rPr>
          <w:rFonts w:ascii="Palatino Linotype" w:hAnsi="Palatino Linotype"/>
          <w:noProof/>
          <w:sz w:val="22"/>
        </w:rPr>
        <w:tab/>
        <w:t xml:space="preserve">Sharp, N. P. &amp; Agrawal, A. F. 2012 Evidence for elevated mutation rates in low-quality genotypes.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109</w:t>
      </w:r>
      <w:r w:rsidRPr="009E1389">
        <w:rPr>
          <w:rFonts w:ascii="Palatino Linotype" w:hAnsi="Palatino Linotype"/>
          <w:noProof/>
          <w:sz w:val="22"/>
        </w:rPr>
        <w:t>, 6142–6. (doi:10.1073/pnas.1118918109)</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29.</w:t>
      </w:r>
      <w:r w:rsidRPr="009E1389">
        <w:rPr>
          <w:rFonts w:ascii="Palatino Linotype" w:hAnsi="Palatino Linotype"/>
          <w:noProof/>
          <w:sz w:val="22"/>
        </w:rPr>
        <w:tab/>
        <w:t xml:space="preserve">Bristow, R. G. &amp; Hill, R. P. 2008 Hypoxia and metabolism: Hypoxia, DNA repair and genetic instability. </w:t>
      </w:r>
      <w:r w:rsidRPr="009E1389">
        <w:rPr>
          <w:rFonts w:ascii="Palatino Linotype" w:hAnsi="Palatino Linotype"/>
          <w:i/>
          <w:iCs/>
          <w:noProof/>
          <w:sz w:val="22"/>
        </w:rPr>
        <w:t>Nat. Rev. Cancer</w:t>
      </w:r>
      <w:r w:rsidRPr="009E1389">
        <w:rPr>
          <w:rFonts w:ascii="Palatino Linotype" w:hAnsi="Palatino Linotype"/>
          <w:noProof/>
          <w:sz w:val="22"/>
        </w:rPr>
        <w:t xml:space="preserve"> </w:t>
      </w:r>
      <w:r w:rsidRPr="009E1389">
        <w:rPr>
          <w:rFonts w:ascii="Palatino Linotype" w:hAnsi="Palatino Linotype"/>
          <w:b/>
          <w:bCs/>
          <w:noProof/>
          <w:sz w:val="22"/>
        </w:rPr>
        <w:t>8</w:t>
      </w:r>
      <w:r w:rsidRPr="009E1389">
        <w:rPr>
          <w:rFonts w:ascii="Palatino Linotype" w:hAnsi="Palatino Linotype"/>
          <w:noProof/>
          <w:sz w:val="22"/>
        </w:rPr>
        <w:t>, 180–92. (doi:10.1038/nrc2344)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30.</w:t>
      </w:r>
      <w:r w:rsidRPr="009E1389">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9E1389">
        <w:rPr>
          <w:rFonts w:ascii="Palatino Linotype" w:hAnsi="Palatino Linotype"/>
          <w:i/>
          <w:iCs/>
          <w:noProof/>
          <w:sz w:val="22"/>
        </w:rPr>
        <w:t>Mol. Cell</w:t>
      </w:r>
      <w:r w:rsidRPr="009E1389">
        <w:rPr>
          <w:rFonts w:ascii="Palatino Linotype" w:hAnsi="Palatino Linotype"/>
          <w:noProof/>
          <w:sz w:val="22"/>
        </w:rPr>
        <w:t xml:space="preserve"> </w:t>
      </w:r>
      <w:r w:rsidRPr="009E1389">
        <w:rPr>
          <w:rFonts w:ascii="Palatino Linotype" w:hAnsi="Palatino Linotype"/>
          <w:b/>
          <w:bCs/>
          <w:noProof/>
          <w:sz w:val="22"/>
        </w:rPr>
        <w:t>19</w:t>
      </w:r>
      <w:r w:rsidRPr="009E1389">
        <w:rPr>
          <w:rFonts w:ascii="Palatino Linotype" w:hAnsi="Palatino Linotype"/>
          <w:noProof/>
          <w:sz w:val="22"/>
        </w:rPr>
        <w:t>, 791–804. (doi:10.1016/j.molcel.2005.07.025)</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31.</w:t>
      </w:r>
      <w:r w:rsidRPr="009E1389">
        <w:rPr>
          <w:rFonts w:ascii="Palatino Linotype" w:hAnsi="Palatino Linotype"/>
          <w:noProof/>
          <w:sz w:val="22"/>
        </w:rPr>
        <w:tab/>
        <w:t xml:space="preserve">Debora, B. N., Vidales, L. E., Ramírez, R., Ramírez, M., Robleto, E. A., Yasbin, R. E. &amp; Pedraza-Reyes, M. 2010 Mismatch Repair Modulation of MutY Activity Drives </w:t>
      </w:r>
      <w:r w:rsidRPr="009E1389">
        <w:rPr>
          <w:rFonts w:ascii="Palatino Linotype" w:hAnsi="Palatino Linotype"/>
          <w:i/>
          <w:iCs/>
          <w:noProof/>
          <w:sz w:val="22"/>
        </w:rPr>
        <w:t>Bacillus subtilis</w:t>
      </w:r>
      <w:r w:rsidRPr="009E1389">
        <w:rPr>
          <w:rFonts w:ascii="Palatino Linotype" w:hAnsi="Palatino Linotype"/>
          <w:noProof/>
          <w:sz w:val="22"/>
        </w:rPr>
        <w:t xml:space="preserve"> Stationary-Phase Mutagenesis. </w:t>
      </w:r>
      <w:r w:rsidRPr="009E1389">
        <w:rPr>
          <w:rFonts w:ascii="Palatino Linotype" w:hAnsi="Palatino Linotype"/>
          <w:i/>
          <w:iCs/>
          <w:noProof/>
          <w:sz w:val="22"/>
        </w:rPr>
        <w:t>J. Bacteriol.</w:t>
      </w:r>
      <w:r w:rsidRPr="009E1389">
        <w:rPr>
          <w:rFonts w:ascii="Palatino Linotype" w:hAnsi="Palatino Linotype"/>
          <w:noProof/>
          <w:sz w:val="22"/>
        </w:rPr>
        <w:t xml:space="preserve"> </w:t>
      </w:r>
      <w:r w:rsidRPr="009E1389">
        <w:rPr>
          <w:rFonts w:ascii="Palatino Linotype" w:hAnsi="Palatino Linotype"/>
          <w:b/>
          <w:bCs/>
          <w:noProof/>
          <w:sz w:val="22"/>
        </w:rPr>
        <w:t>193</w:t>
      </w:r>
      <w:r w:rsidRPr="009E1389">
        <w:rPr>
          <w:rFonts w:ascii="Palatino Linotype" w:hAnsi="Palatino Linotype"/>
          <w:noProof/>
          <w:sz w:val="22"/>
        </w:rPr>
        <w:t>, 236–45. (doi:10.1128/JB.00940-10)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32.</w:t>
      </w:r>
      <w:r w:rsidRPr="009E1389">
        <w:rPr>
          <w:rFonts w:ascii="Palatino Linotype" w:hAnsi="Palatino Linotype"/>
          <w:noProof/>
          <w:sz w:val="22"/>
        </w:rPr>
        <w:tab/>
        <w:t xml:space="preserve">Al Mamun, A. A. M. et al. 2012 Identity and function of a large gene network underlying mutagenic repair of DNA breaks. </w:t>
      </w:r>
      <w:r w:rsidRPr="009E1389">
        <w:rPr>
          <w:rFonts w:ascii="Palatino Linotype" w:hAnsi="Palatino Linotype"/>
          <w:i/>
          <w:iCs/>
          <w:noProof/>
          <w:sz w:val="22"/>
        </w:rPr>
        <w:t>Science (80-. ).</w:t>
      </w:r>
      <w:r w:rsidRPr="009E1389">
        <w:rPr>
          <w:rFonts w:ascii="Palatino Linotype" w:hAnsi="Palatino Linotype"/>
          <w:noProof/>
          <w:sz w:val="22"/>
        </w:rPr>
        <w:t xml:space="preserve"> </w:t>
      </w:r>
      <w:r w:rsidRPr="009E1389">
        <w:rPr>
          <w:rFonts w:ascii="Palatino Linotype" w:hAnsi="Palatino Linotype"/>
          <w:b/>
          <w:bCs/>
          <w:noProof/>
          <w:sz w:val="22"/>
        </w:rPr>
        <w:t>338</w:t>
      </w:r>
      <w:r w:rsidRPr="009E1389">
        <w:rPr>
          <w:rFonts w:ascii="Palatino Linotype" w:hAnsi="Palatino Linotype"/>
          <w:noProof/>
          <w:sz w:val="22"/>
        </w:rPr>
        <w:t>, 1344–8. (doi:10.1126/science.1226683)</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33.</w:t>
      </w:r>
      <w:r w:rsidRPr="009E1389">
        <w:rPr>
          <w:rFonts w:ascii="Palatino Linotype" w:hAnsi="Palatino Linotype"/>
          <w:noProof/>
          <w:sz w:val="22"/>
        </w:rPr>
        <w:tab/>
        <w:t xml:space="preserve">Tenaillon, O., Denamur, E. &amp; Matic, I. 2004 Evolutionary significance of stress-induced mutagenesis in bacteria. </w:t>
      </w:r>
      <w:r w:rsidRPr="009E1389">
        <w:rPr>
          <w:rFonts w:ascii="Palatino Linotype" w:hAnsi="Palatino Linotype"/>
          <w:i/>
          <w:iCs/>
          <w:noProof/>
          <w:sz w:val="22"/>
        </w:rPr>
        <w:t>Trends Microbiol.</w:t>
      </w:r>
      <w:r w:rsidRPr="009E1389">
        <w:rPr>
          <w:rFonts w:ascii="Palatino Linotype" w:hAnsi="Palatino Linotype"/>
          <w:noProof/>
          <w:sz w:val="22"/>
        </w:rPr>
        <w:t xml:space="preserve"> </w:t>
      </w:r>
      <w:r w:rsidRPr="009E1389">
        <w:rPr>
          <w:rFonts w:ascii="Palatino Linotype" w:hAnsi="Palatino Linotype"/>
          <w:b/>
          <w:bCs/>
          <w:noProof/>
          <w:sz w:val="22"/>
        </w:rPr>
        <w:t>12</w:t>
      </w:r>
      <w:r w:rsidRPr="009E1389">
        <w:rPr>
          <w:rFonts w:ascii="Palatino Linotype" w:hAnsi="Palatino Linotype"/>
          <w:noProof/>
          <w:sz w:val="22"/>
        </w:rPr>
        <w:t>, 264–70. (doi:10.1016/j.tim.2004.04.002)</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34.</w:t>
      </w:r>
      <w:r w:rsidRPr="009E1389">
        <w:rPr>
          <w:rFonts w:ascii="Palatino Linotype" w:hAnsi="Palatino Linotype"/>
          <w:noProof/>
          <w:sz w:val="22"/>
        </w:rPr>
        <w:tab/>
        <w:t xml:space="preserve">Cirz, R. T. &amp; Romesberg, F. E. 2007 Controlling mutation: intervening in evolution as a therapeutic strategy. </w:t>
      </w:r>
      <w:r w:rsidRPr="009E1389">
        <w:rPr>
          <w:rFonts w:ascii="Palatino Linotype" w:hAnsi="Palatino Linotype"/>
          <w:i/>
          <w:iCs/>
          <w:noProof/>
          <w:sz w:val="22"/>
        </w:rPr>
        <w:t>Crit. Rev. Biochem. Mol. Biol.</w:t>
      </w:r>
      <w:r w:rsidRPr="009E1389">
        <w:rPr>
          <w:rFonts w:ascii="Palatino Linotype" w:hAnsi="Palatino Linotype"/>
          <w:noProof/>
          <w:sz w:val="22"/>
        </w:rPr>
        <w:t xml:space="preserve"> </w:t>
      </w:r>
      <w:r w:rsidRPr="009E1389">
        <w:rPr>
          <w:rFonts w:ascii="Palatino Linotype" w:hAnsi="Palatino Linotype"/>
          <w:b/>
          <w:bCs/>
          <w:noProof/>
          <w:sz w:val="22"/>
        </w:rPr>
        <w:t>42</w:t>
      </w:r>
      <w:r w:rsidRPr="009E1389">
        <w:rPr>
          <w:rFonts w:ascii="Palatino Linotype" w:hAnsi="Palatino Linotype"/>
          <w:noProof/>
          <w:sz w:val="22"/>
        </w:rPr>
        <w:t>, 341–54. (doi:10.1080/10409230701597741)</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35.</w:t>
      </w:r>
      <w:r w:rsidRPr="009E1389">
        <w:rPr>
          <w:rFonts w:ascii="Palatino Linotype" w:hAnsi="Palatino Linotype"/>
          <w:noProof/>
          <w:sz w:val="22"/>
        </w:rPr>
        <w:tab/>
        <w:t xml:space="preserve">Agrawal, A. F. 2002 Genetic loads under fitness-dependent mutation rates. </w:t>
      </w:r>
      <w:r w:rsidRPr="009E1389">
        <w:rPr>
          <w:rFonts w:ascii="Palatino Linotype" w:hAnsi="Palatino Linotype"/>
          <w:i/>
          <w:iCs/>
          <w:noProof/>
          <w:sz w:val="22"/>
        </w:rPr>
        <w:t>J. Evol. Biol.</w:t>
      </w:r>
      <w:r w:rsidRPr="009E1389">
        <w:rPr>
          <w:rFonts w:ascii="Palatino Linotype" w:hAnsi="Palatino Linotype"/>
          <w:noProof/>
          <w:sz w:val="22"/>
        </w:rPr>
        <w:t xml:space="preserve"> </w:t>
      </w:r>
      <w:r w:rsidRPr="009E1389">
        <w:rPr>
          <w:rFonts w:ascii="Palatino Linotype" w:hAnsi="Palatino Linotype"/>
          <w:b/>
          <w:bCs/>
          <w:noProof/>
          <w:sz w:val="22"/>
        </w:rPr>
        <w:t>15</w:t>
      </w:r>
      <w:r w:rsidRPr="009E1389">
        <w:rPr>
          <w:rFonts w:ascii="Palatino Linotype" w:hAnsi="Palatino Linotype"/>
          <w:noProof/>
          <w:sz w:val="22"/>
        </w:rPr>
        <w:t>, 1004–1010. (doi:10.1046/j.1420-9101.2002.00464.x)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36.</w:t>
      </w:r>
      <w:r w:rsidRPr="009E1389">
        <w:rPr>
          <w:rFonts w:ascii="Palatino Linotype" w:hAnsi="Palatino Linotype"/>
          <w:noProof/>
          <w:sz w:val="22"/>
        </w:rPr>
        <w:tab/>
        <w:t xml:space="preserve">Shaw, F. H. &amp; Baer, C. F. 2011 Fitness-dependent mutation rates in finite populations. </w:t>
      </w:r>
      <w:r w:rsidRPr="009E1389">
        <w:rPr>
          <w:rFonts w:ascii="Palatino Linotype" w:hAnsi="Palatino Linotype"/>
          <w:i/>
          <w:iCs/>
          <w:noProof/>
          <w:sz w:val="22"/>
        </w:rPr>
        <w:t>J. Evol. Biol.</w:t>
      </w:r>
      <w:r w:rsidRPr="009E1389">
        <w:rPr>
          <w:rFonts w:ascii="Palatino Linotype" w:hAnsi="Palatino Linotype"/>
          <w:noProof/>
          <w:sz w:val="22"/>
        </w:rPr>
        <w:t xml:space="preserve"> </w:t>
      </w:r>
      <w:r w:rsidRPr="009E1389">
        <w:rPr>
          <w:rFonts w:ascii="Palatino Linotype" w:hAnsi="Palatino Linotype"/>
          <w:b/>
          <w:bCs/>
          <w:noProof/>
          <w:sz w:val="22"/>
        </w:rPr>
        <w:t>24</w:t>
      </w:r>
      <w:r w:rsidRPr="009E1389">
        <w:rPr>
          <w:rFonts w:ascii="Palatino Linotype" w:hAnsi="Palatino Linotype"/>
          <w:noProof/>
          <w:sz w:val="22"/>
        </w:rPr>
        <w:t>, 1677–84. (doi:10.1111/j.1420-9101.2011.02320.x)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37.</w:t>
      </w:r>
      <w:r w:rsidRPr="009E1389">
        <w:rPr>
          <w:rFonts w:ascii="Palatino Linotype" w:hAnsi="Palatino Linotype"/>
          <w:noProof/>
          <w:sz w:val="22"/>
        </w:rPr>
        <w:tab/>
        <w:t xml:space="preserve">Ram, Y. &amp; Hadany, L. 2012 The evolution of stress-induced hypermutation in asexual populations.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66</w:t>
      </w:r>
      <w:r w:rsidRPr="009E1389">
        <w:rPr>
          <w:rFonts w:ascii="Palatino Linotype" w:hAnsi="Palatino Linotype"/>
          <w:noProof/>
          <w:sz w:val="22"/>
        </w:rPr>
        <w:t>, 2315–28. (doi:10.1111/j.1558-5646.2012.01576.x)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38.</w:t>
      </w:r>
      <w:r w:rsidRPr="009E1389">
        <w:rPr>
          <w:rFonts w:ascii="Palatino Linotype" w:hAnsi="Palatino Linotype"/>
          <w:noProof/>
          <w:sz w:val="22"/>
        </w:rPr>
        <w:tab/>
        <w:t xml:space="preserve">Wright, S. 1931 Evolution in Mendelian Populations.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16</w:t>
      </w:r>
      <w:r w:rsidRPr="009E1389">
        <w:rPr>
          <w:rFonts w:ascii="Palatino Linotype" w:hAnsi="Palatino Linotype"/>
          <w:noProof/>
          <w:sz w:val="22"/>
        </w:rPr>
        <w:t xml:space="preserve">, 97–159.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39.</w:t>
      </w:r>
      <w:r w:rsidRPr="009E1389">
        <w:rPr>
          <w:rFonts w:ascii="Palatino Linotype" w:hAnsi="Palatino Linotype"/>
          <w:noProof/>
          <w:sz w:val="22"/>
        </w:rPr>
        <w:tab/>
        <w:t xml:space="preserve">Wright, S. 1988 Surfaces of selective value revisited. </w:t>
      </w:r>
      <w:r w:rsidRPr="009E1389">
        <w:rPr>
          <w:rFonts w:ascii="Palatino Linotype" w:hAnsi="Palatino Linotype"/>
          <w:i/>
          <w:iCs/>
          <w:noProof/>
          <w:sz w:val="22"/>
        </w:rPr>
        <w:t>Am. Nat.</w:t>
      </w:r>
      <w:r w:rsidRPr="009E1389">
        <w:rPr>
          <w:rFonts w:ascii="Palatino Linotype" w:hAnsi="Palatino Linotype"/>
          <w:noProof/>
          <w:sz w:val="22"/>
        </w:rPr>
        <w:t xml:space="preserve"> </w:t>
      </w:r>
      <w:r w:rsidRPr="009E1389">
        <w:rPr>
          <w:rFonts w:ascii="Palatino Linotype" w:hAnsi="Palatino Linotype"/>
          <w:b/>
          <w:bCs/>
          <w:noProof/>
          <w:sz w:val="22"/>
        </w:rPr>
        <w:t>131</w:t>
      </w:r>
      <w:r w:rsidRPr="009E1389">
        <w:rPr>
          <w:rFonts w:ascii="Palatino Linotype" w:hAnsi="Palatino Linotype"/>
          <w:noProof/>
          <w:sz w:val="22"/>
        </w:rPr>
        <w:t>, 115–123. (doi:10.1086/284777)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40.</w:t>
      </w:r>
      <w:r w:rsidRPr="009E1389">
        <w:rPr>
          <w:rFonts w:ascii="Palatino Linotype" w:hAnsi="Palatino Linotype"/>
          <w:noProof/>
          <w:sz w:val="22"/>
        </w:rPr>
        <w:tab/>
        <w:t xml:space="preserve">Shee, C., Gibson, J. L., Darrow, M. C., Gonzalez, C. &amp; Rosenberg, S. M. 2011 Impact of a stress-inducible switch to mutagenic repair of DNA breaks on mutation in </w:t>
      </w:r>
      <w:r w:rsidRPr="009E1389">
        <w:rPr>
          <w:rFonts w:ascii="Palatino Linotype" w:hAnsi="Palatino Linotype"/>
          <w:i/>
          <w:iCs/>
          <w:noProof/>
          <w:sz w:val="22"/>
        </w:rPr>
        <w:t>Escherichia coli</w:t>
      </w:r>
      <w:r w:rsidRPr="009E1389">
        <w:rPr>
          <w:rFonts w:ascii="Palatino Linotype" w:hAnsi="Palatino Linotype"/>
          <w:noProof/>
          <w:sz w:val="22"/>
        </w:rPr>
        <w:t xml:space="preserve">.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108</w:t>
      </w:r>
      <w:r w:rsidRPr="009E1389">
        <w:rPr>
          <w:rFonts w:ascii="Palatino Linotype" w:hAnsi="Palatino Linotype"/>
          <w:noProof/>
          <w:sz w:val="22"/>
        </w:rPr>
        <w:t>, 13659–13664. (doi:10.1073/pnas.1104681108)</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41.</w:t>
      </w:r>
      <w:r w:rsidRPr="009E1389">
        <w:rPr>
          <w:rFonts w:ascii="Palatino Linotype" w:hAnsi="Palatino Linotype"/>
          <w:noProof/>
          <w:sz w:val="22"/>
        </w:rPr>
        <w:tab/>
        <w:t xml:space="preserve">Yeiser, B., Pepper, E. D., Goodman, M. F. &amp; Finkel, S. E. 2002 SOS-induced DNA polymerases enhance long-term survival and evolutionary fitness.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99</w:t>
      </w:r>
      <w:r w:rsidRPr="009E1389">
        <w:rPr>
          <w:rFonts w:ascii="Palatino Linotype" w:hAnsi="Palatino Linotype"/>
          <w:noProof/>
          <w:sz w:val="22"/>
        </w:rPr>
        <w:t>, 8737–41. (doi:10.1073/pnas.092269199)</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42.</w:t>
      </w:r>
      <w:r w:rsidRPr="009E1389">
        <w:rPr>
          <w:rFonts w:ascii="Palatino Linotype" w:hAnsi="Palatino Linotype"/>
          <w:noProof/>
          <w:sz w:val="22"/>
        </w:rPr>
        <w:tab/>
        <w:t xml:space="preserve">Cirz, R. T., Chin, J. K., Andes, D. R., de Crécy-Lagard, V., Craig, W. A. &amp; Romesberg, F. E. 2005 Inhibition of mutation and combating the evolution of antibiotic resistance. </w:t>
      </w:r>
      <w:r w:rsidRPr="009E1389">
        <w:rPr>
          <w:rFonts w:ascii="Palatino Linotype" w:hAnsi="Palatino Linotype"/>
          <w:i/>
          <w:iCs/>
          <w:noProof/>
          <w:sz w:val="22"/>
        </w:rPr>
        <w:t>PLoS Biol.</w:t>
      </w:r>
      <w:r w:rsidRPr="009E1389">
        <w:rPr>
          <w:rFonts w:ascii="Palatino Linotype" w:hAnsi="Palatino Linotype"/>
          <w:noProof/>
          <w:sz w:val="22"/>
        </w:rPr>
        <w:t xml:space="preserve"> </w:t>
      </w:r>
      <w:r w:rsidRPr="009E1389">
        <w:rPr>
          <w:rFonts w:ascii="Palatino Linotype" w:hAnsi="Palatino Linotype"/>
          <w:b/>
          <w:bCs/>
          <w:noProof/>
          <w:sz w:val="22"/>
        </w:rPr>
        <w:t>3</w:t>
      </w:r>
      <w:r w:rsidRPr="009E1389">
        <w:rPr>
          <w:rFonts w:ascii="Palatino Linotype" w:hAnsi="Palatino Linotype"/>
          <w:noProof/>
          <w:sz w:val="22"/>
        </w:rPr>
        <w:t>, e176. (doi:10.1371/journal.pbio.0030176)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43.</w:t>
      </w:r>
      <w:r w:rsidRPr="009E1389">
        <w:rPr>
          <w:rFonts w:ascii="Palatino Linotype" w:hAnsi="Palatino Linotype"/>
          <w:noProof/>
          <w:sz w:val="22"/>
        </w:rPr>
        <w:tab/>
        <w:t xml:space="preserve">Gutierrez, A. et al. 2013 β-Lactam antibiotics promote bacterial mutagenesis via an RpoS-mediated reduction in replication fidelity. </w:t>
      </w:r>
      <w:r w:rsidRPr="009E1389">
        <w:rPr>
          <w:rFonts w:ascii="Palatino Linotype" w:hAnsi="Palatino Linotype"/>
          <w:i/>
          <w:iCs/>
          <w:noProof/>
          <w:sz w:val="22"/>
        </w:rPr>
        <w:t>Nat. Commun.</w:t>
      </w:r>
      <w:r w:rsidRPr="009E1389">
        <w:rPr>
          <w:rFonts w:ascii="Palatino Linotype" w:hAnsi="Palatino Linotype"/>
          <w:noProof/>
          <w:sz w:val="22"/>
        </w:rPr>
        <w:t xml:space="preserve"> </w:t>
      </w:r>
      <w:r w:rsidRPr="009E1389">
        <w:rPr>
          <w:rFonts w:ascii="Palatino Linotype" w:hAnsi="Palatino Linotype"/>
          <w:b/>
          <w:bCs/>
          <w:noProof/>
          <w:sz w:val="22"/>
        </w:rPr>
        <w:t>4</w:t>
      </w:r>
      <w:r w:rsidRPr="009E1389">
        <w:rPr>
          <w:rFonts w:ascii="Palatino Linotype" w:hAnsi="Palatino Linotype"/>
          <w:noProof/>
          <w:sz w:val="22"/>
        </w:rPr>
        <w:t>, 1610. (doi:10.1038/ncomms2607)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44.</w:t>
      </w:r>
      <w:r w:rsidRPr="009E1389">
        <w:rPr>
          <w:rFonts w:ascii="Palatino Linotype" w:hAnsi="Palatino Linotype"/>
          <w:noProof/>
          <w:sz w:val="22"/>
        </w:rPr>
        <w:tab/>
        <w:t xml:space="preserve">Haigh, J. 1978 The accumulation of deleterious genes in a population - Muller’s Ratchet. </w:t>
      </w:r>
      <w:r w:rsidRPr="009E1389">
        <w:rPr>
          <w:rFonts w:ascii="Palatino Linotype" w:hAnsi="Palatino Linotype"/>
          <w:i/>
          <w:iCs/>
          <w:noProof/>
          <w:sz w:val="22"/>
        </w:rPr>
        <w:t>Theor. Popul. Biol.</w:t>
      </w:r>
      <w:r w:rsidRPr="009E1389">
        <w:rPr>
          <w:rFonts w:ascii="Palatino Linotype" w:hAnsi="Palatino Linotype"/>
          <w:noProof/>
          <w:sz w:val="22"/>
        </w:rPr>
        <w:t xml:space="preserve"> </w:t>
      </w:r>
      <w:r w:rsidRPr="009E1389">
        <w:rPr>
          <w:rFonts w:ascii="Palatino Linotype" w:hAnsi="Palatino Linotype"/>
          <w:b/>
          <w:bCs/>
          <w:noProof/>
          <w:sz w:val="22"/>
        </w:rPr>
        <w:t>14</w:t>
      </w:r>
      <w:r w:rsidRPr="009E1389">
        <w:rPr>
          <w:rFonts w:ascii="Palatino Linotype" w:hAnsi="Palatino Linotype"/>
          <w:noProof/>
          <w:sz w:val="22"/>
        </w:rPr>
        <w:t>, 251–267. (doi:10.1016/0040-5809(78)90027-8)</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45.</w:t>
      </w:r>
      <w:r w:rsidRPr="009E1389">
        <w:rPr>
          <w:rFonts w:ascii="Palatino Linotype" w:hAnsi="Palatino Linotype"/>
          <w:noProof/>
          <w:sz w:val="22"/>
        </w:rPr>
        <w:tab/>
        <w:t xml:space="preserve">Gessler, D. D. G. 1995 The constraints of finite size in asexual populations and the rate of the ratchet. </w:t>
      </w:r>
      <w:r w:rsidRPr="009E1389">
        <w:rPr>
          <w:rFonts w:ascii="Palatino Linotype" w:hAnsi="Palatino Linotype"/>
          <w:i/>
          <w:iCs/>
          <w:noProof/>
          <w:sz w:val="22"/>
        </w:rPr>
        <w:t>Genet. Res.</w:t>
      </w:r>
      <w:r w:rsidRPr="009E1389">
        <w:rPr>
          <w:rFonts w:ascii="Palatino Linotype" w:hAnsi="Palatino Linotype"/>
          <w:noProof/>
          <w:sz w:val="22"/>
        </w:rPr>
        <w:t xml:space="preserve"> </w:t>
      </w:r>
      <w:r w:rsidRPr="009E1389">
        <w:rPr>
          <w:rFonts w:ascii="Palatino Linotype" w:hAnsi="Palatino Linotype"/>
          <w:b/>
          <w:bCs/>
          <w:noProof/>
          <w:sz w:val="22"/>
        </w:rPr>
        <w:t>66</w:t>
      </w:r>
      <w:r w:rsidRPr="009E1389">
        <w:rPr>
          <w:rFonts w:ascii="Palatino Linotype" w:hAnsi="Palatino Linotype"/>
          <w:noProof/>
          <w:sz w:val="22"/>
        </w:rPr>
        <w:t>, 241. (doi:10.1017/S0016672300034686)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46.</w:t>
      </w:r>
      <w:r w:rsidRPr="009E1389">
        <w:rPr>
          <w:rFonts w:ascii="Palatino Linotype" w:hAnsi="Palatino Linotype"/>
          <w:noProof/>
          <w:sz w:val="22"/>
        </w:rPr>
        <w:tab/>
        <w:t xml:space="preserve">Gordo, I. &amp; Dionisio, F. 2005 Nonequilibrium model for estimating parameters of deleterious mutations. </w:t>
      </w:r>
      <w:r w:rsidRPr="009E1389">
        <w:rPr>
          <w:rFonts w:ascii="Palatino Linotype" w:hAnsi="Palatino Linotype"/>
          <w:i/>
          <w:iCs/>
          <w:noProof/>
          <w:sz w:val="22"/>
        </w:rPr>
        <w:t>Phys. Rev. E</w:t>
      </w:r>
      <w:r w:rsidRPr="009E1389">
        <w:rPr>
          <w:rFonts w:ascii="Palatino Linotype" w:hAnsi="Palatino Linotype"/>
          <w:noProof/>
          <w:sz w:val="22"/>
        </w:rPr>
        <w:t xml:space="preserve"> </w:t>
      </w:r>
      <w:r w:rsidRPr="009E1389">
        <w:rPr>
          <w:rFonts w:ascii="Palatino Linotype" w:hAnsi="Palatino Linotype"/>
          <w:b/>
          <w:bCs/>
          <w:noProof/>
          <w:sz w:val="22"/>
        </w:rPr>
        <w:t>71</w:t>
      </w:r>
      <w:r w:rsidRPr="009E1389">
        <w:rPr>
          <w:rFonts w:ascii="Palatino Linotype" w:hAnsi="Palatino Linotype"/>
          <w:noProof/>
          <w:sz w:val="22"/>
        </w:rPr>
        <w:t>, 18–21. (doi:10.1103/PhysRevE.71.031907)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47.</w:t>
      </w:r>
      <w:r w:rsidRPr="009E1389">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9E1389">
        <w:rPr>
          <w:rFonts w:ascii="Palatino Linotype" w:hAnsi="Palatino Linotype"/>
          <w:i/>
          <w:iCs/>
          <w:noProof/>
          <w:sz w:val="22"/>
        </w:rPr>
        <w:t>J. Math. Biol.</w:t>
      </w:r>
      <w:r w:rsidRPr="009E1389">
        <w:rPr>
          <w:rFonts w:ascii="Palatino Linotype" w:hAnsi="Palatino Linotype"/>
          <w:noProof/>
          <w:sz w:val="22"/>
        </w:rPr>
        <w:t xml:space="preserve"> </w:t>
      </w:r>
      <w:r w:rsidRPr="009E1389">
        <w:rPr>
          <w:rFonts w:ascii="Palatino Linotype" w:hAnsi="Palatino Linotype"/>
          <w:b/>
          <w:bCs/>
          <w:noProof/>
          <w:sz w:val="22"/>
        </w:rPr>
        <w:t>12</w:t>
      </w:r>
      <w:r w:rsidRPr="009E1389">
        <w:rPr>
          <w:rFonts w:ascii="Palatino Linotype" w:hAnsi="Palatino Linotype"/>
          <w:noProof/>
          <w:sz w:val="22"/>
        </w:rPr>
        <w:t>, 355–362. (doi:10.1007/BF00276922)</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48.</w:t>
      </w:r>
      <w:r w:rsidRPr="009E1389">
        <w:rPr>
          <w:rFonts w:ascii="Palatino Linotype" w:hAnsi="Palatino Linotype"/>
          <w:noProof/>
          <w:sz w:val="22"/>
        </w:rPr>
        <w:tab/>
        <w:t xml:space="preserve">Fisher, R. A. 1930 </w:t>
      </w:r>
      <w:r w:rsidRPr="009E1389">
        <w:rPr>
          <w:rFonts w:ascii="Palatino Linotype" w:hAnsi="Palatino Linotype"/>
          <w:i/>
          <w:iCs/>
          <w:noProof/>
          <w:sz w:val="22"/>
        </w:rPr>
        <w:t>The Genetical Theory of Natural Selection</w:t>
      </w:r>
      <w:r w:rsidRPr="009E1389">
        <w:rPr>
          <w:rFonts w:ascii="Palatino Linotype" w:hAnsi="Palatino Linotype"/>
          <w:noProof/>
          <w:sz w:val="22"/>
        </w:rPr>
        <w:t>. Oxford: Clarendon Press.</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49.</w:t>
      </w:r>
      <w:r w:rsidRPr="009E1389">
        <w:rPr>
          <w:rFonts w:ascii="Palatino Linotype" w:hAnsi="Palatino Linotype"/>
          <w:noProof/>
          <w:sz w:val="22"/>
        </w:rPr>
        <w:tab/>
        <w:t xml:space="preserve">Patwa, Z. &amp; Wahl, L. M. 2008 The fixation probability of beneficial mutations. </w:t>
      </w:r>
      <w:r w:rsidRPr="009E1389">
        <w:rPr>
          <w:rFonts w:ascii="Palatino Linotype" w:hAnsi="Palatino Linotype"/>
          <w:i/>
          <w:iCs/>
          <w:noProof/>
          <w:sz w:val="22"/>
        </w:rPr>
        <w:t>J. R. Soc. Interface</w:t>
      </w:r>
      <w:r w:rsidRPr="009E1389">
        <w:rPr>
          <w:rFonts w:ascii="Palatino Linotype" w:hAnsi="Palatino Linotype"/>
          <w:noProof/>
          <w:sz w:val="22"/>
        </w:rPr>
        <w:t xml:space="preserve"> </w:t>
      </w:r>
      <w:r w:rsidRPr="009E1389">
        <w:rPr>
          <w:rFonts w:ascii="Palatino Linotype" w:hAnsi="Palatino Linotype"/>
          <w:b/>
          <w:bCs/>
          <w:noProof/>
          <w:sz w:val="22"/>
        </w:rPr>
        <w:t>5</w:t>
      </w:r>
      <w:r w:rsidRPr="009E1389">
        <w:rPr>
          <w:rFonts w:ascii="Palatino Linotype" w:hAnsi="Palatino Linotype"/>
          <w:noProof/>
          <w:sz w:val="22"/>
        </w:rPr>
        <w:t>, 1279–89. (doi:10.1098/rsif.2008.0248)</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50.</w:t>
      </w:r>
      <w:r w:rsidRPr="009E1389">
        <w:rPr>
          <w:rFonts w:ascii="Palatino Linotype" w:hAnsi="Palatino Linotype"/>
          <w:noProof/>
          <w:sz w:val="22"/>
        </w:rPr>
        <w:tab/>
        <w:t xml:space="preserve">Weinreich, D. M. &amp; Chao, L. 2005 Rapid evolutionary escape by large populations from local fitness peaks is likely in nature.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59</w:t>
      </w:r>
      <w:r w:rsidRPr="009E1389">
        <w:rPr>
          <w:rFonts w:ascii="Palatino Linotype" w:hAnsi="Palatino Linotype"/>
          <w:noProof/>
          <w:sz w:val="22"/>
        </w:rPr>
        <w:t xml:space="preserve">, 1175–82.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51.</w:t>
      </w:r>
      <w:r w:rsidRPr="009E1389">
        <w:rPr>
          <w:rFonts w:ascii="Palatino Linotype" w:hAnsi="Palatino Linotype"/>
          <w:noProof/>
          <w:sz w:val="22"/>
        </w:rPr>
        <w:tab/>
        <w:t xml:space="preserve">Maynard Smith, J. &amp; Haigh, J. 1974 The hitch-hiking effect of a favourable gene. </w:t>
      </w:r>
      <w:r w:rsidRPr="009E1389">
        <w:rPr>
          <w:rFonts w:ascii="Palatino Linotype" w:hAnsi="Palatino Linotype"/>
          <w:i/>
          <w:iCs/>
          <w:noProof/>
          <w:sz w:val="22"/>
        </w:rPr>
        <w:t>Genet. Res.</w:t>
      </w:r>
      <w:r w:rsidRPr="009E1389">
        <w:rPr>
          <w:rFonts w:ascii="Palatino Linotype" w:hAnsi="Palatino Linotype"/>
          <w:noProof/>
          <w:sz w:val="22"/>
        </w:rPr>
        <w:t xml:space="preserve"> </w:t>
      </w:r>
      <w:r w:rsidRPr="009E1389">
        <w:rPr>
          <w:rFonts w:ascii="Palatino Linotype" w:hAnsi="Palatino Linotype"/>
          <w:b/>
          <w:bCs/>
          <w:noProof/>
          <w:sz w:val="22"/>
        </w:rPr>
        <w:t>23</w:t>
      </w:r>
      <w:r w:rsidRPr="009E1389">
        <w:rPr>
          <w:rFonts w:ascii="Palatino Linotype" w:hAnsi="Palatino Linotype"/>
          <w:noProof/>
          <w:sz w:val="22"/>
        </w:rPr>
        <w:t>, 23–35. (doi:10.1017/S0016672300014634)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52.</w:t>
      </w:r>
      <w:r w:rsidRPr="009E1389">
        <w:rPr>
          <w:rFonts w:ascii="Palatino Linotype" w:hAnsi="Palatino Linotype"/>
          <w:noProof/>
          <w:sz w:val="22"/>
        </w:rPr>
        <w:tab/>
        <w:t xml:space="preserve">Lynch, M., Bürger, R., Butcher, D. &amp; Gabriel, W. 1993 The mutational meltdown in asexual populations. </w:t>
      </w:r>
      <w:r w:rsidRPr="009E1389">
        <w:rPr>
          <w:rFonts w:ascii="Palatino Linotype" w:hAnsi="Palatino Linotype"/>
          <w:i/>
          <w:iCs/>
          <w:noProof/>
          <w:sz w:val="22"/>
        </w:rPr>
        <w:t>J. Hered.</w:t>
      </w:r>
      <w:r w:rsidRPr="009E1389">
        <w:rPr>
          <w:rFonts w:ascii="Palatino Linotype" w:hAnsi="Palatino Linotype"/>
          <w:noProof/>
          <w:sz w:val="22"/>
        </w:rPr>
        <w:t xml:space="preserve"> </w:t>
      </w:r>
      <w:r w:rsidRPr="009E1389">
        <w:rPr>
          <w:rFonts w:ascii="Palatino Linotype" w:hAnsi="Palatino Linotype"/>
          <w:b/>
          <w:bCs/>
          <w:noProof/>
          <w:sz w:val="22"/>
        </w:rPr>
        <w:t>84</w:t>
      </w:r>
      <w:r w:rsidRPr="009E1389">
        <w:rPr>
          <w:rFonts w:ascii="Palatino Linotype" w:hAnsi="Palatino Linotype"/>
          <w:noProof/>
          <w:sz w:val="22"/>
        </w:rPr>
        <w:t xml:space="preserve">, 339–44.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53.</w:t>
      </w:r>
      <w:r w:rsidRPr="009E1389">
        <w:rPr>
          <w:rFonts w:ascii="Palatino Linotype" w:hAnsi="Palatino Linotype"/>
          <w:noProof/>
          <w:sz w:val="22"/>
        </w:rPr>
        <w:tab/>
        <w:t xml:space="preserve">Obolski, U. &amp; Hadany, L. 2012 Implications of stress-induced genetic variation for minimizing multidrug resistance in bacteria. </w:t>
      </w:r>
      <w:r w:rsidRPr="009E1389">
        <w:rPr>
          <w:rFonts w:ascii="Palatino Linotype" w:hAnsi="Palatino Linotype"/>
          <w:i/>
          <w:iCs/>
          <w:noProof/>
          <w:sz w:val="22"/>
        </w:rPr>
        <w:t>BMC Med.</w:t>
      </w:r>
      <w:r w:rsidRPr="009E1389">
        <w:rPr>
          <w:rFonts w:ascii="Palatino Linotype" w:hAnsi="Palatino Linotype"/>
          <w:noProof/>
          <w:sz w:val="22"/>
        </w:rPr>
        <w:t xml:space="preserve"> </w:t>
      </w:r>
      <w:r w:rsidRPr="009E1389">
        <w:rPr>
          <w:rFonts w:ascii="Palatino Linotype" w:hAnsi="Palatino Linotype"/>
          <w:b/>
          <w:bCs/>
          <w:noProof/>
          <w:sz w:val="22"/>
        </w:rPr>
        <w:t>10</w:t>
      </w:r>
      <w:r w:rsidRPr="009E1389">
        <w:rPr>
          <w:rFonts w:ascii="Palatino Linotype" w:hAnsi="Palatino Linotype"/>
          <w:noProof/>
          <w:sz w:val="22"/>
        </w:rPr>
        <w:t>, 1–30. (doi:10.1186/1741-7015-10-89)</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54.</w:t>
      </w:r>
      <w:r w:rsidRPr="009E1389">
        <w:rPr>
          <w:rFonts w:ascii="Palatino Linotype" w:hAnsi="Palatino Linotype"/>
          <w:noProof/>
          <w:sz w:val="22"/>
        </w:rPr>
        <w:tab/>
        <w:t xml:space="preserve">Shor, E., Fox, C. a. &amp; Broach, J. R. 2013 The yeast environmental stress response regulates mutagenesis induced by proteotoxic stress. </w:t>
      </w:r>
      <w:r w:rsidRPr="009E1389">
        <w:rPr>
          <w:rFonts w:ascii="Palatino Linotype" w:hAnsi="Palatino Linotype"/>
          <w:i/>
          <w:iCs/>
          <w:noProof/>
          <w:sz w:val="22"/>
        </w:rPr>
        <w:t>PLoS Genet.</w:t>
      </w:r>
      <w:r w:rsidRPr="009E1389">
        <w:rPr>
          <w:rFonts w:ascii="Palatino Linotype" w:hAnsi="Palatino Linotype"/>
          <w:noProof/>
          <w:sz w:val="22"/>
        </w:rPr>
        <w:t xml:space="preserve"> </w:t>
      </w:r>
      <w:r w:rsidRPr="009E1389">
        <w:rPr>
          <w:rFonts w:ascii="Palatino Linotype" w:hAnsi="Palatino Linotype"/>
          <w:b/>
          <w:bCs/>
          <w:noProof/>
          <w:sz w:val="22"/>
        </w:rPr>
        <w:t>9</w:t>
      </w:r>
      <w:r w:rsidRPr="009E1389">
        <w:rPr>
          <w:rFonts w:ascii="Palatino Linotype" w:hAnsi="Palatino Linotype"/>
          <w:noProof/>
          <w:sz w:val="22"/>
        </w:rPr>
        <w:t>, e1003680. (doi:10.1371/journal.pgen.1003680)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55.</w:t>
      </w:r>
      <w:r w:rsidRPr="009E1389">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9E1389">
        <w:rPr>
          <w:rFonts w:ascii="Palatino Linotype" w:hAnsi="Palatino Linotype"/>
          <w:i/>
          <w:iCs/>
          <w:noProof/>
          <w:sz w:val="22"/>
        </w:rPr>
        <w:t>Curr. Genomics</w:t>
      </w:r>
      <w:r w:rsidRPr="009E1389">
        <w:rPr>
          <w:rFonts w:ascii="Palatino Linotype" w:hAnsi="Palatino Linotype"/>
          <w:noProof/>
          <w:sz w:val="22"/>
        </w:rPr>
        <w:t xml:space="preserve"> </w:t>
      </w:r>
      <w:r w:rsidRPr="009E1389">
        <w:rPr>
          <w:rFonts w:ascii="Palatino Linotype" w:hAnsi="Palatino Linotype"/>
          <w:b/>
          <w:bCs/>
          <w:noProof/>
          <w:sz w:val="22"/>
        </w:rPr>
        <w:t>7</w:t>
      </w:r>
      <w:r w:rsidRPr="009E1389">
        <w:rPr>
          <w:rFonts w:ascii="Palatino Linotype" w:hAnsi="Palatino Linotype"/>
          <w:noProof/>
          <w:sz w:val="22"/>
        </w:rPr>
        <w:t xml:space="preserve">, 481–96.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56.</w:t>
      </w:r>
      <w:r w:rsidRPr="009E1389">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9E1389">
        <w:rPr>
          <w:rFonts w:ascii="Palatino Linotype" w:hAnsi="Palatino Linotype"/>
          <w:i/>
          <w:iCs/>
          <w:noProof/>
          <w:sz w:val="22"/>
        </w:rPr>
        <w:t>Proc. R. Soc. B Biol. Sci.</w:t>
      </w:r>
      <w:r w:rsidRPr="009E1389">
        <w:rPr>
          <w:rFonts w:ascii="Palatino Linotype" w:hAnsi="Palatino Linotype"/>
          <w:noProof/>
          <w:sz w:val="22"/>
        </w:rPr>
        <w:t xml:space="preserve"> </w:t>
      </w:r>
      <w:r w:rsidRPr="009E1389">
        <w:rPr>
          <w:rFonts w:ascii="Palatino Linotype" w:hAnsi="Palatino Linotype"/>
          <w:b/>
          <w:bCs/>
          <w:noProof/>
          <w:sz w:val="22"/>
        </w:rPr>
        <w:t>280</w:t>
      </w:r>
      <w:r w:rsidRPr="009E1389">
        <w:rPr>
          <w:rFonts w:ascii="Palatino Linotype" w:hAnsi="Palatino Linotype"/>
          <w:noProof/>
          <w:sz w:val="22"/>
        </w:rPr>
        <w:t>, 20130007. (doi:10.1098/rspb.2013.0007)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57.</w:t>
      </w:r>
      <w:r w:rsidRPr="009E1389">
        <w:rPr>
          <w:rFonts w:ascii="Palatino Linotype" w:hAnsi="Palatino Linotype"/>
          <w:noProof/>
          <w:sz w:val="22"/>
        </w:rPr>
        <w:tab/>
        <w:t xml:space="preserve">Christiansen, F. B., Otto, S. P., Bergman, A. &amp; Feldman, M. W. 1998 Waiting with and without recombination: the time to production of a double mutant. </w:t>
      </w:r>
      <w:r w:rsidRPr="009E1389">
        <w:rPr>
          <w:rFonts w:ascii="Palatino Linotype" w:hAnsi="Palatino Linotype"/>
          <w:i/>
          <w:iCs/>
          <w:noProof/>
          <w:sz w:val="22"/>
        </w:rPr>
        <w:t>Theor. Popul. Biol.</w:t>
      </w:r>
      <w:r w:rsidRPr="009E1389">
        <w:rPr>
          <w:rFonts w:ascii="Palatino Linotype" w:hAnsi="Palatino Linotype"/>
          <w:noProof/>
          <w:sz w:val="22"/>
        </w:rPr>
        <w:t xml:space="preserve"> </w:t>
      </w:r>
      <w:r w:rsidRPr="009E1389">
        <w:rPr>
          <w:rFonts w:ascii="Palatino Linotype" w:hAnsi="Palatino Linotype"/>
          <w:b/>
          <w:bCs/>
          <w:noProof/>
          <w:sz w:val="22"/>
        </w:rPr>
        <w:t>53</w:t>
      </w:r>
      <w:r w:rsidRPr="009E1389">
        <w:rPr>
          <w:rFonts w:ascii="Palatino Linotype" w:hAnsi="Palatino Linotype"/>
          <w:noProof/>
          <w:sz w:val="22"/>
        </w:rPr>
        <w:t>, 199–215. (doi:10.1006/tpbi.1997.1358)</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58.</w:t>
      </w:r>
      <w:r w:rsidRPr="009E1389">
        <w:rPr>
          <w:rFonts w:ascii="Palatino Linotype" w:hAnsi="Palatino Linotype"/>
          <w:noProof/>
          <w:sz w:val="22"/>
        </w:rPr>
        <w:tab/>
        <w:t xml:space="preserve">Dawson, K. J. 1998 Evolutionarily stable mutation rates. </w:t>
      </w:r>
      <w:r w:rsidRPr="009E1389">
        <w:rPr>
          <w:rFonts w:ascii="Palatino Linotype" w:hAnsi="Palatino Linotype"/>
          <w:i/>
          <w:iCs/>
          <w:noProof/>
          <w:sz w:val="22"/>
        </w:rPr>
        <w:t>J. Theor. Biol.</w:t>
      </w:r>
      <w:r w:rsidRPr="009E1389">
        <w:rPr>
          <w:rFonts w:ascii="Palatino Linotype" w:hAnsi="Palatino Linotype"/>
          <w:noProof/>
          <w:sz w:val="22"/>
        </w:rPr>
        <w:t xml:space="preserve"> </w:t>
      </w:r>
      <w:r w:rsidRPr="009E1389">
        <w:rPr>
          <w:rFonts w:ascii="Palatino Linotype" w:hAnsi="Palatino Linotype"/>
          <w:b/>
          <w:bCs/>
          <w:noProof/>
          <w:sz w:val="22"/>
        </w:rPr>
        <w:t>194</w:t>
      </w:r>
      <w:r w:rsidRPr="009E1389">
        <w:rPr>
          <w:rFonts w:ascii="Palatino Linotype" w:hAnsi="Palatino Linotype"/>
          <w:noProof/>
          <w:sz w:val="22"/>
        </w:rPr>
        <w:t>, 143–57. (doi:10.1006/jtbi.1998.0752)</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59.</w:t>
      </w:r>
      <w:r w:rsidRPr="009E1389">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9E1389">
        <w:rPr>
          <w:rFonts w:ascii="Palatino Linotype" w:hAnsi="Palatino Linotype"/>
          <w:i/>
          <w:iCs/>
          <w:noProof/>
          <w:sz w:val="22"/>
        </w:rPr>
        <w:t>Science (80-. ).</w:t>
      </w:r>
      <w:r w:rsidRPr="009E1389">
        <w:rPr>
          <w:rFonts w:ascii="Palatino Linotype" w:hAnsi="Palatino Linotype"/>
          <w:noProof/>
          <w:sz w:val="22"/>
        </w:rPr>
        <w:t xml:space="preserve"> </w:t>
      </w:r>
      <w:r w:rsidRPr="009E1389">
        <w:rPr>
          <w:rFonts w:ascii="Palatino Linotype" w:hAnsi="Palatino Linotype"/>
          <w:b/>
          <w:bCs/>
          <w:noProof/>
          <w:sz w:val="22"/>
        </w:rPr>
        <w:t>291</w:t>
      </w:r>
      <w:r w:rsidRPr="009E1389">
        <w:rPr>
          <w:rFonts w:ascii="Palatino Linotype" w:hAnsi="Palatino Linotype"/>
          <w:noProof/>
          <w:sz w:val="22"/>
        </w:rPr>
        <w:t>, 2606–8. (doi:10.1126/science.1056421)</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60.</w:t>
      </w:r>
      <w:r w:rsidRPr="009E1389">
        <w:rPr>
          <w:rFonts w:ascii="Palatino Linotype" w:hAnsi="Palatino Linotype"/>
          <w:noProof/>
          <w:sz w:val="22"/>
        </w:rPr>
        <w:tab/>
        <w:t xml:space="preserve">Loh, E., Salk, J. J. &amp; Loeb, L. A. 2010 Optimization of DNA polymerase mutation rates during bacterial evolution.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107</w:t>
      </w:r>
      <w:r w:rsidRPr="009E1389">
        <w:rPr>
          <w:rFonts w:ascii="Palatino Linotype" w:hAnsi="Palatino Linotype"/>
          <w:noProof/>
          <w:sz w:val="22"/>
        </w:rPr>
        <w:t>, 1154–9. (doi:10.1073/pnas.0912451107)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61.</w:t>
      </w:r>
      <w:r w:rsidRPr="009E1389">
        <w:rPr>
          <w:rFonts w:ascii="Palatino Linotype" w:hAnsi="Palatino Linotype"/>
          <w:noProof/>
          <w:sz w:val="22"/>
        </w:rPr>
        <w:tab/>
        <w:t xml:space="preserve">Gentile, C. F., Yu, S.-C., Serrano, S. A., Gerrish, P. J. &amp; Sniegowski, P. D. 2011 Competition between high- and higher-mutating strains of </w:t>
      </w:r>
      <w:r w:rsidRPr="009E1389">
        <w:rPr>
          <w:rFonts w:ascii="Palatino Linotype" w:hAnsi="Palatino Linotype"/>
          <w:i/>
          <w:iCs/>
          <w:noProof/>
          <w:sz w:val="22"/>
        </w:rPr>
        <w:t>Escherichia coli</w:t>
      </w:r>
      <w:r w:rsidRPr="009E1389">
        <w:rPr>
          <w:rFonts w:ascii="Palatino Linotype" w:hAnsi="Palatino Linotype"/>
          <w:noProof/>
          <w:sz w:val="22"/>
        </w:rPr>
        <w:t xml:space="preserve">. </w:t>
      </w:r>
      <w:r w:rsidRPr="009E1389">
        <w:rPr>
          <w:rFonts w:ascii="Palatino Linotype" w:hAnsi="Palatino Linotype"/>
          <w:i/>
          <w:iCs/>
          <w:noProof/>
          <w:sz w:val="22"/>
        </w:rPr>
        <w:t>Biol. Lett.</w:t>
      </w:r>
      <w:r w:rsidRPr="009E1389">
        <w:rPr>
          <w:rFonts w:ascii="Palatino Linotype" w:hAnsi="Palatino Linotype"/>
          <w:noProof/>
          <w:sz w:val="22"/>
        </w:rPr>
        <w:t xml:space="preserve"> </w:t>
      </w:r>
      <w:r w:rsidRPr="009E1389">
        <w:rPr>
          <w:rFonts w:ascii="Palatino Linotype" w:hAnsi="Palatino Linotype"/>
          <w:b/>
          <w:bCs/>
          <w:noProof/>
          <w:sz w:val="22"/>
        </w:rPr>
        <w:t>7</w:t>
      </w:r>
      <w:r w:rsidRPr="009E1389">
        <w:rPr>
          <w:rFonts w:ascii="Palatino Linotype" w:hAnsi="Palatino Linotype"/>
          <w:noProof/>
          <w:sz w:val="22"/>
        </w:rPr>
        <w:t>, 422–4. (doi:10.1098/rsbl.2010.1036)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62.</w:t>
      </w:r>
      <w:r w:rsidRPr="009E1389">
        <w:rPr>
          <w:rFonts w:ascii="Palatino Linotype" w:hAnsi="Palatino Linotype"/>
          <w:noProof/>
          <w:sz w:val="22"/>
        </w:rPr>
        <w:tab/>
        <w:t xml:space="preserve">Tenaillon, O., Le Nagard, H., Godelle, B. &amp; Taddei, F. 2000 Mutators and sex in bacteria: conflict between adaptive strategies. </w:t>
      </w:r>
      <w:r w:rsidRPr="009E1389">
        <w:rPr>
          <w:rFonts w:ascii="Palatino Linotype" w:hAnsi="Palatino Linotype"/>
          <w:i/>
          <w:iCs/>
          <w:noProof/>
          <w:sz w:val="22"/>
        </w:rPr>
        <w:t>Proc. Natl. Acad. Sci.</w:t>
      </w:r>
      <w:r w:rsidRPr="009E1389">
        <w:rPr>
          <w:rFonts w:ascii="Palatino Linotype" w:hAnsi="Palatino Linotype"/>
          <w:noProof/>
          <w:sz w:val="22"/>
        </w:rPr>
        <w:t xml:space="preserve"> </w:t>
      </w:r>
      <w:r w:rsidRPr="009E1389">
        <w:rPr>
          <w:rFonts w:ascii="Palatino Linotype" w:hAnsi="Palatino Linotype"/>
          <w:b/>
          <w:bCs/>
          <w:noProof/>
          <w:sz w:val="22"/>
        </w:rPr>
        <w:t>97</w:t>
      </w:r>
      <w:r w:rsidRPr="009E1389">
        <w:rPr>
          <w:rFonts w:ascii="Palatino Linotype" w:hAnsi="Palatino Linotype"/>
          <w:noProof/>
          <w:sz w:val="22"/>
        </w:rPr>
        <w:t>, 10465–70. (doi:10.1073/pnas.180063397)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63.</w:t>
      </w:r>
      <w:r w:rsidRPr="009E1389">
        <w:rPr>
          <w:rFonts w:ascii="Palatino Linotype" w:hAnsi="Palatino Linotype"/>
          <w:noProof/>
          <w:sz w:val="22"/>
        </w:rPr>
        <w:tab/>
        <w:t xml:space="preserve">Johnson, T. &amp; Barton, N. H. 2002 The effect of deleterious alleles on adaptation in asexual populations.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162</w:t>
      </w:r>
      <w:r w:rsidRPr="009E1389">
        <w:rPr>
          <w:rFonts w:ascii="Palatino Linotype" w:hAnsi="Palatino Linotype"/>
          <w:noProof/>
          <w:sz w:val="22"/>
        </w:rPr>
        <w:t xml:space="preserve">, 395–411.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64.</w:t>
      </w:r>
      <w:r w:rsidRPr="009E1389">
        <w:rPr>
          <w:rFonts w:ascii="Palatino Linotype" w:hAnsi="Palatino Linotype"/>
          <w:noProof/>
          <w:sz w:val="22"/>
        </w:rPr>
        <w:tab/>
        <w:t xml:space="preserve">Leigh, E. G. J. 1973 The evolution of mutation rates.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73</w:t>
      </w:r>
      <w:r w:rsidRPr="009E1389">
        <w:rPr>
          <w:rFonts w:ascii="Palatino Linotype" w:hAnsi="Palatino Linotype"/>
          <w:noProof/>
          <w:sz w:val="22"/>
        </w:rPr>
        <w:t xml:space="preserve">, Suppl 73:1–18.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65.</w:t>
      </w:r>
      <w:r w:rsidRPr="009E1389">
        <w:rPr>
          <w:rFonts w:ascii="Palatino Linotype" w:hAnsi="Palatino Linotype"/>
          <w:noProof/>
          <w:sz w:val="22"/>
        </w:rPr>
        <w:tab/>
        <w:t xml:space="preserve">Komarova, N. L. &amp; Wodarz, D. 2004 The optimal rate of chromosome loss for the inactivation of tumor suppressor genes in cancer. </w:t>
      </w:r>
      <w:r w:rsidRPr="009E1389">
        <w:rPr>
          <w:rFonts w:ascii="Palatino Linotype" w:hAnsi="Palatino Linotype"/>
          <w:i/>
          <w:iCs/>
          <w:noProof/>
          <w:sz w:val="22"/>
        </w:rPr>
        <w:t>Proc. Natl. Acad. Sci. U. S. A.</w:t>
      </w:r>
      <w:r w:rsidRPr="009E1389">
        <w:rPr>
          <w:rFonts w:ascii="Palatino Linotype" w:hAnsi="Palatino Linotype"/>
          <w:noProof/>
          <w:sz w:val="22"/>
        </w:rPr>
        <w:t xml:space="preserve"> </w:t>
      </w:r>
      <w:r w:rsidRPr="009E1389">
        <w:rPr>
          <w:rFonts w:ascii="Palatino Linotype" w:hAnsi="Palatino Linotype"/>
          <w:b/>
          <w:bCs/>
          <w:noProof/>
          <w:sz w:val="22"/>
        </w:rPr>
        <w:t>101</w:t>
      </w:r>
      <w:r w:rsidRPr="009E1389">
        <w:rPr>
          <w:rFonts w:ascii="Palatino Linotype" w:hAnsi="Palatino Linotype"/>
          <w:noProof/>
          <w:sz w:val="22"/>
        </w:rPr>
        <w:t>, 7017–21. (doi:10.1073/pnas.0401943101)</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66.</w:t>
      </w:r>
      <w:r w:rsidRPr="009E1389">
        <w:rPr>
          <w:rFonts w:ascii="Palatino Linotype" w:hAnsi="Palatino Linotype"/>
          <w:noProof/>
          <w:sz w:val="22"/>
        </w:rPr>
        <w:tab/>
        <w:t xml:space="preserve">Komarova, N. L., Sadovsky, A. V &amp; Wan, F. Y. M. 2008 Selective pressures for and against genetic instability in cancer: a time-dependent problem. </w:t>
      </w:r>
      <w:r w:rsidRPr="009E1389">
        <w:rPr>
          <w:rFonts w:ascii="Palatino Linotype" w:hAnsi="Palatino Linotype"/>
          <w:i/>
          <w:iCs/>
          <w:noProof/>
          <w:sz w:val="22"/>
        </w:rPr>
        <w:t>J. R. Soc. Interface</w:t>
      </w:r>
      <w:r w:rsidRPr="009E1389">
        <w:rPr>
          <w:rFonts w:ascii="Palatino Linotype" w:hAnsi="Palatino Linotype"/>
          <w:noProof/>
          <w:sz w:val="22"/>
        </w:rPr>
        <w:t xml:space="preserve"> </w:t>
      </w:r>
      <w:r w:rsidRPr="009E1389">
        <w:rPr>
          <w:rFonts w:ascii="Palatino Linotype" w:hAnsi="Palatino Linotype"/>
          <w:b/>
          <w:bCs/>
          <w:noProof/>
          <w:sz w:val="22"/>
        </w:rPr>
        <w:t>5</w:t>
      </w:r>
      <w:r w:rsidRPr="009E1389">
        <w:rPr>
          <w:rFonts w:ascii="Palatino Linotype" w:hAnsi="Palatino Linotype"/>
          <w:noProof/>
          <w:sz w:val="22"/>
        </w:rPr>
        <w:t>, 105–21. (doi:10.1098/rsif.2007.1054)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67.</w:t>
      </w:r>
      <w:r w:rsidRPr="009E1389">
        <w:rPr>
          <w:rFonts w:ascii="Palatino Linotype" w:hAnsi="Palatino Linotype"/>
          <w:noProof/>
          <w:sz w:val="22"/>
        </w:rPr>
        <w:tab/>
        <w:t xml:space="preserve">Agur, Z., Mazor, G. &amp; Meilijson, I. 1991 Maturation of the humoral immune response as an optimization problem. </w:t>
      </w:r>
      <w:r w:rsidRPr="009E1389">
        <w:rPr>
          <w:rFonts w:ascii="Palatino Linotype" w:hAnsi="Palatino Linotype"/>
          <w:i/>
          <w:iCs/>
          <w:noProof/>
          <w:sz w:val="22"/>
        </w:rPr>
        <w:t>Proc. R. Soc. B Biol. Sci.</w:t>
      </w:r>
      <w:r w:rsidRPr="009E1389">
        <w:rPr>
          <w:rFonts w:ascii="Palatino Linotype" w:hAnsi="Palatino Linotype"/>
          <w:noProof/>
          <w:sz w:val="22"/>
        </w:rPr>
        <w:t xml:space="preserve"> </w:t>
      </w:r>
      <w:r w:rsidRPr="009E1389">
        <w:rPr>
          <w:rFonts w:ascii="Palatino Linotype" w:hAnsi="Palatino Linotype"/>
          <w:b/>
          <w:bCs/>
          <w:noProof/>
          <w:sz w:val="22"/>
        </w:rPr>
        <w:t>245</w:t>
      </w:r>
      <w:r w:rsidRPr="009E1389">
        <w:rPr>
          <w:rFonts w:ascii="Palatino Linotype" w:hAnsi="Palatino Linotype"/>
          <w:noProof/>
          <w:sz w:val="22"/>
        </w:rPr>
        <w:t>, 147–50. (doi:10.1098/rspb.1991.0101)</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68.</w:t>
      </w:r>
      <w:r w:rsidRPr="009E1389">
        <w:rPr>
          <w:rFonts w:ascii="Palatino Linotype" w:hAnsi="Palatino Linotype"/>
          <w:noProof/>
          <w:sz w:val="22"/>
        </w:rPr>
        <w:tab/>
        <w:t xml:space="preserve">Crow, J. F., Engels, W. R. &amp; Denniston, C. 1990 Phase Three of Wright’s Shifting-Balance Theory.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44</w:t>
      </w:r>
      <w:r w:rsidRPr="009E1389">
        <w:rPr>
          <w:rFonts w:ascii="Palatino Linotype" w:hAnsi="Palatino Linotype"/>
          <w:noProof/>
          <w:sz w:val="22"/>
        </w:rPr>
        <w:t>, 233. (doi:10.2307/2409403)</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69.</w:t>
      </w:r>
      <w:r w:rsidRPr="009E1389">
        <w:rPr>
          <w:rFonts w:ascii="Palatino Linotype" w:hAnsi="Palatino Linotype"/>
          <w:noProof/>
          <w:sz w:val="22"/>
        </w:rPr>
        <w:tab/>
        <w:t xml:space="preserve">Wade, M. J. &amp; Goodnight, C. J. 1991 Wright’s shifting balance theory: an experimental study. </w:t>
      </w:r>
      <w:r w:rsidRPr="009E1389">
        <w:rPr>
          <w:rFonts w:ascii="Palatino Linotype" w:hAnsi="Palatino Linotype"/>
          <w:i/>
          <w:iCs/>
          <w:noProof/>
          <w:sz w:val="22"/>
        </w:rPr>
        <w:t>Science (80-. ).</w:t>
      </w:r>
      <w:r w:rsidRPr="009E1389">
        <w:rPr>
          <w:rFonts w:ascii="Palatino Linotype" w:hAnsi="Palatino Linotype"/>
          <w:noProof/>
          <w:sz w:val="22"/>
        </w:rPr>
        <w:t xml:space="preserve"> </w:t>
      </w:r>
      <w:r w:rsidRPr="009E1389">
        <w:rPr>
          <w:rFonts w:ascii="Palatino Linotype" w:hAnsi="Palatino Linotype"/>
          <w:b/>
          <w:bCs/>
          <w:noProof/>
          <w:sz w:val="22"/>
        </w:rPr>
        <w:t>253</w:t>
      </w:r>
      <w:r w:rsidRPr="009E1389">
        <w:rPr>
          <w:rFonts w:ascii="Palatino Linotype" w:hAnsi="Palatino Linotype"/>
          <w:noProof/>
          <w:sz w:val="22"/>
        </w:rPr>
        <w:t>, 1015–8. (doi:10.1126/science.1887214)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70.</w:t>
      </w:r>
      <w:r w:rsidRPr="009E1389">
        <w:rPr>
          <w:rFonts w:ascii="Palatino Linotype" w:hAnsi="Palatino Linotype"/>
          <w:noProof/>
          <w:sz w:val="22"/>
        </w:rPr>
        <w:tab/>
        <w:t xml:space="preserve">Peck, S. L., Ellner, S. P. &amp; Gould, F. 2000 Varying migration and deme size and the feasibility of the shifting balance.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54</w:t>
      </w:r>
      <w:r w:rsidRPr="009E1389">
        <w:rPr>
          <w:rFonts w:ascii="Palatino Linotype" w:hAnsi="Palatino Linotype"/>
          <w:noProof/>
          <w:sz w:val="22"/>
        </w:rPr>
        <w:t>, 324–7. (doi:10.1111/j.0014-3820.2000.tb00035.x)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71.</w:t>
      </w:r>
      <w:r w:rsidRPr="009E1389">
        <w:rPr>
          <w:rFonts w:ascii="Palatino Linotype" w:hAnsi="Palatino Linotype"/>
          <w:noProof/>
          <w:sz w:val="22"/>
        </w:rPr>
        <w:tab/>
        <w:t xml:space="preserve">Moore, F. B.-G. &amp; Tonsor, S. J. 1994 A Simulation of Wright’s Shifting-Balance Process: Migration and the Three Phases.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48</w:t>
      </w:r>
      <w:r w:rsidRPr="009E1389">
        <w:rPr>
          <w:rFonts w:ascii="Palatino Linotype" w:hAnsi="Palatino Linotype"/>
          <w:noProof/>
          <w:sz w:val="22"/>
        </w:rPr>
        <w:t>, 69. (doi:10.2307/2410004)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72.</w:t>
      </w:r>
      <w:r w:rsidRPr="009E1389">
        <w:rPr>
          <w:rFonts w:ascii="Palatino Linotype" w:hAnsi="Palatino Linotype"/>
          <w:noProof/>
          <w:sz w:val="22"/>
        </w:rPr>
        <w:tab/>
        <w:t xml:space="preserve">Gavrilets, S. 1996 On phase three of the shifting-balance theory.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50</w:t>
      </w:r>
      <w:r w:rsidRPr="009E1389">
        <w:rPr>
          <w:rFonts w:ascii="Palatino Linotype" w:hAnsi="Palatino Linotype"/>
          <w:noProof/>
          <w:sz w:val="22"/>
        </w:rPr>
        <w:t>, 1034–1041. (doi:10.2307/2410644)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73.</w:t>
      </w:r>
      <w:r w:rsidRPr="009E1389">
        <w:rPr>
          <w:rFonts w:ascii="Palatino Linotype" w:hAnsi="Palatino Linotype"/>
          <w:noProof/>
          <w:sz w:val="22"/>
        </w:rPr>
        <w:tab/>
        <w:t xml:space="preserve">Coyne, J. A., Barton, N. H. &amp; Turelli, M. 2000 Is Wright’s shifting balance process important in evolution?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54</w:t>
      </w:r>
      <w:r w:rsidRPr="009E1389">
        <w:rPr>
          <w:rFonts w:ascii="Palatino Linotype" w:hAnsi="Palatino Linotype"/>
          <w:noProof/>
          <w:sz w:val="22"/>
        </w:rPr>
        <w:t>, 306–317. (doi:10.1111/j.0014-3820.2000.tb00033.x)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74.</w:t>
      </w:r>
      <w:r w:rsidRPr="009E1389">
        <w:rPr>
          <w:rFonts w:ascii="Palatino Linotype" w:hAnsi="Palatino Linotype"/>
          <w:noProof/>
          <w:sz w:val="22"/>
        </w:rPr>
        <w:tab/>
        <w:t xml:space="preserve">Whitlock, M. C. &amp; Phillips, P. C. 2000 The exquisite corpse: a shifting view of the shifting balance. </w:t>
      </w:r>
      <w:r w:rsidRPr="009E1389">
        <w:rPr>
          <w:rFonts w:ascii="Palatino Linotype" w:hAnsi="Palatino Linotype"/>
          <w:i/>
          <w:iCs/>
          <w:noProof/>
          <w:sz w:val="22"/>
        </w:rPr>
        <w:t>Trends Ecol. Evol.</w:t>
      </w:r>
      <w:r w:rsidRPr="009E1389">
        <w:rPr>
          <w:rFonts w:ascii="Palatino Linotype" w:hAnsi="Palatino Linotype"/>
          <w:noProof/>
          <w:sz w:val="22"/>
        </w:rPr>
        <w:t xml:space="preserve"> </w:t>
      </w:r>
      <w:r w:rsidRPr="009E1389">
        <w:rPr>
          <w:rFonts w:ascii="Palatino Linotype" w:hAnsi="Palatino Linotype"/>
          <w:b/>
          <w:bCs/>
          <w:noProof/>
          <w:sz w:val="22"/>
        </w:rPr>
        <w:t>15</w:t>
      </w:r>
      <w:r w:rsidRPr="009E1389">
        <w:rPr>
          <w:rFonts w:ascii="Palatino Linotype" w:hAnsi="Palatino Linotype"/>
          <w:noProof/>
          <w:sz w:val="22"/>
        </w:rPr>
        <w:t>, 347–348. (doi:10.1016/S0169-5347(00)01930-3)</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75.</w:t>
      </w:r>
      <w:r w:rsidRPr="009E1389">
        <w:rPr>
          <w:rFonts w:ascii="Palatino Linotype" w:hAnsi="Palatino Linotype"/>
          <w:noProof/>
          <w:sz w:val="22"/>
        </w:rPr>
        <w:tab/>
        <w:t xml:space="preserve">Whitlock, M. C. 1995 Variance-induced peak shifts.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49</w:t>
      </w:r>
      <w:r w:rsidRPr="009E1389">
        <w:rPr>
          <w:rFonts w:ascii="Palatino Linotype" w:hAnsi="Palatino Linotype"/>
          <w:noProof/>
          <w:sz w:val="22"/>
        </w:rPr>
        <w:t>, 252. (doi:10.2307/2410335)</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76.</w:t>
      </w:r>
      <w:r w:rsidRPr="009E1389">
        <w:rPr>
          <w:rFonts w:ascii="Palatino Linotype" w:hAnsi="Palatino Linotype"/>
          <w:noProof/>
          <w:sz w:val="22"/>
        </w:rPr>
        <w:tab/>
        <w:t xml:space="preserve">Whitlock, M. C. 1997 Founder effects and peak shifts without genetic drift: adaptive peak shifts occur easily when environments fluctuate slightly. </w:t>
      </w:r>
      <w:r w:rsidRPr="009E1389">
        <w:rPr>
          <w:rFonts w:ascii="Palatino Linotype" w:hAnsi="Palatino Linotype"/>
          <w:i/>
          <w:iCs/>
          <w:noProof/>
          <w:sz w:val="22"/>
        </w:rPr>
        <w:t>Evolution</w:t>
      </w:r>
      <w:r w:rsidRPr="009E1389">
        <w:rPr>
          <w:rFonts w:ascii="Palatino Linotype" w:hAnsi="Palatino Linotype"/>
          <w:noProof/>
          <w:sz w:val="22"/>
        </w:rPr>
        <w:t xml:space="preserve"> </w:t>
      </w:r>
      <w:r w:rsidRPr="009E1389">
        <w:rPr>
          <w:rFonts w:ascii="Palatino Linotype" w:hAnsi="Palatino Linotype"/>
          <w:b/>
          <w:bCs/>
          <w:noProof/>
          <w:sz w:val="22"/>
        </w:rPr>
        <w:t>51</w:t>
      </w:r>
      <w:r w:rsidRPr="009E1389">
        <w:rPr>
          <w:rFonts w:ascii="Palatino Linotype" w:hAnsi="Palatino Linotype"/>
          <w:noProof/>
          <w:sz w:val="22"/>
        </w:rPr>
        <w:t>, 1044. (doi:10.2307/2411033)</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77.</w:t>
      </w:r>
      <w:r w:rsidRPr="009E1389">
        <w:rPr>
          <w:rFonts w:ascii="Palatino Linotype" w:hAnsi="Palatino Linotype"/>
          <w:noProof/>
          <w:sz w:val="22"/>
        </w:rPr>
        <w:tab/>
        <w:t xml:space="preserve">Hadany, L. 2003 Adaptive peak shifts in a heterogenous environment. </w:t>
      </w:r>
      <w:r w:rsidRPr="009E1389">
        <w:rPr>
          <w:rFonts w:ascii="Palatino Linotype" w:hAnsi="Palatino Linotype"/>
          <w:i/>
          <w:iCs/>
          <w:noProof/>
          <w:sz w:val="22"/>
        </w:rPr>
        <w:t>Theor. Popul. Biol.</w:t>
      </w:r>
      <w:r w:rsidRPr="009E1389">
        <w:rPr>
          <w:rFonts w:ascii="Palatino Linotype" w:hAnsi="Palatino Linotype"/>
          <w:noProof/>
          <w:sz w:val="22"/>
        </w:rPr>
        <w:t xml:space="preserve"> </w:t>
      </w:r>
      <w:r w:rsidRPr="009E1389">
        <w:rPr>
          <w:rFonts w:ascii="Palatino Linotype" w:hAnsi="Palatino Linotype"/>
          <w:b/>
          <w:bCs/>
          <w:noProof/>
          <w:sz w:val="22"/>
        </w:rPr>
        <w:t>63</w:t>
      </w:r>
      <w:r w:rsidRPr="009E1389">
        <w:rPr>
          <w:rFonts w:ascii="Palatino Linotype" w:hAnsi="Palatino Linotype"/>
          <w:noProof/>
          <w:sz w:val="22"/>
        </w:rPr>
        <w:t>, 41–51. (doi:10.1016/S0040-5809(02)00011-4)</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78.</w:t>
      </w:r>
      <w:r w:rsidRPr="009E1389">
        <w:rPr>
          <w:rFonts w:ascii="Palatino Linotype" w:hAnsi="Palatino Linotype"/>
          <w:noProof/>
          <w:sz w:val="22"/>
        </w:rPr>
        <w:tab/>
        <w:t xml:space="preserve">Hadany, L. &amp; Beker, T. 2003 Fitness-associated recombination on rugged adaptive landscapes. </w:t>
      </w:r>
      <w:r w:rsidRPr="009E1389">
        <w:rPr>
          <w:rFonts w:ascii="Palatino Linotype" w:hAnsi="Palatino Linotype"/>
          <w:i/>
          <w:iCs/>
          <w:noProof/>
          <w:sz w:val="22"/>
        </w:rPr>
        <w:t>J. Evol. Biol.</w:t>
      </w:r>
      <w:r w:rsidRPr="009E1389">
        <w:rPr>
          <w:rFonts w:ascii="Palatino Linotype" w:hAnsi="Palatino Linotype"/>
          <w:noProof/>
          <w:sz w:val="22"/>
        </w:rPr>
        <w:t xml:space="preserve"> </w:t>
      </w:r>
      <w:r w:rsidRPr="009E1389">
        <w:rPr>
          <w:rFonts w:ascii="Palatino Linotype" w:hAnsi="Palatino Linotype"/>
          <w:b/>
          <w:bCs/>
          <w:noProof/>
          <w:sz w:val="22"/>
        </w:rPr>
        <w:t>16</w:t>
      </w:r>
      <w:r w:rsidRPr="009E1389">
        <w:rPr>
          <w:rFonts w:ascii="Palatino Linotype" w:hAnsi="Palatino Linotype"/>
          <w:noProof/>
          <w:sz w:val="22"/>
        </w:rPr>
        <w:t>, 862–870. (doi:10.1046/j.1420-9101.2003.00586.x)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79.</w:t>
      </w:r>
      <w:r w:rsidRPr="009E1389">
        <w:rPr>
          <w:rFonts w:ascii="Palatino Linotype" w:hAnsi="Palatino Linotype"/>
          <w:noProof/>
          <w:sz w:val="22"/>
        </w:rPr>
        <w:tab/>
        <w:t xml:space="preserve">Weissman, D. B., Desai, M. M., Fisher, D. S. &amp; Feldman, M. W. 2009 The rate at which asexual populations cross fitness valleys. </w:t>
      </w:r>
      <w:r w:rsidRPr="009E1389">
        <w:rPr>
          <w:rFonts w:ascii="Palatino Linotype" w:hAnsi="Palatino Linotype"/>
          <w:i/>
          <w:iCs/>
          <w:noProof/>
          <w:sz w:val="22"/>
        </w:rPr>
        <w:t>Theor. Popul. Biol.</w:t>
      </w:r>
      <w:r w:rsidRPr="009E1389">
        <w:rPr>
          <w:rFonts w:ascii="Palatino Linotype" w:hAnsi="Palatino Linotype"/>
          <w:noProof/>
          <w:sz w:val="22"/>
        </w:rPr>
        <w:t xml:space="preserve"> </w:t>
      </w:r>
      <w:r w:rsidRPr="009E1389">
        <w:rPr>
          <w:rFonts w:ascii="Palatino Linotype" w:hAnsi="Palatino Linotype"/>
          <w:b/>
          <w:bCs/>
          <w:noProof/>
          <w:sz w:val="22"/>
        </w:rPr>
        <w:t>75</w:t>
      </w:r>
      <w:r w:rsidRPr="009E1389">
        <w:rPr>
          <w:rFonts w:ascii="Palatino Linotype" w:hAnsi="Palatino Linotype"/>
          <w:noProof/>
          <w:sz w:val="22"/>
        </w:rPr>
        <w:t>, 286–300. (doi:10.1016/j.tpb.2009.02.006)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80.</w:t>
      </w:r>
      <w:r w:rsidRPr="009E1389">
        <w:rPr>
          <w:rFonts w:ascii="Palatino Linotype" w:hAnsi="Palatino Linotype"/>
          <w:noProof/>
          <w:sz w:val="22"/>
        </w:rPr>
        <w:tab/>
        <w:t xml:space="preserve">Weissman, D. B., Feldman, M. W. &amp; Fisher, D. S. 2010 The rate of fitness-valley crossing in sexual populations.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186</w:t>
      </w:r>
      <w:r w:rsidRPr="009E1389">
        <w:rPr>
          <w:rFonts w:ascii="Palatino Linotype" w:hAnsi="Palatino Linotype"/>
          <w:noProof/>
          <w:sz w:val="22"/>
        </w:rPr>
        <w:t>, 1389–410. (doi:10.1534/genetics.110.123240)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81.</w:t>
      </w:r>
      <w:r w:rsidRPr="009E1389">
        <w:rPr>
          <w:rFonts w:ascii="Palatino Linotype" w:hAnsi="Palatino Linotype"/>
          <w:noProof/>
          <w:sz w:val="22"/>
        </w:rPr>
        <w:tab/>
        <w:t xml:space="preserve">Schrag, S. J., Perrot, V. &amp; Levin, B. R. 1997 Adaptation to the fitness costs of antibiotic resistance in </w:t>
      </w:r>
      <w:r w:rsidRPr="009E1389">
        <w:rPr>
          <w:rFonts w:ascii="Palatino Linotype" w:hAnsi="Palatino Linotype"/>
          <w:i/>
          <w:iCs/>
          <w:noProof/>
          <w:sz w:val="22"/>
        </w:rPr>
        <w:t>Escherichia coli</w:t>
      </w:r>
      <w:r w:rsidRPr="009E1389">
        <w:rPr>
          <w:rFonts w:ascii="Palatino Linotype" w:hAnsi="Palatino Linotype"/>
          <w:noProof/>
          <w:sz w:val="22"/>
        </w:rPr>
        <w:t xml:space="preserve">. </w:t>
      </w:r>
      <w:r w:rsidRPr="009E1389">
        <w:rPr>
          <w:rFonts w:ascii="Palatino Linotype" w:hAnsi="Palatino Linotype"/>
          <w:i/>
          <w:iCs/>
          <w:noProof/>
          <w:sz w:val="22"/>
        </w:rPr>
        <w:t>Proc. R. Soc. B Biol. Sci.</w:t>
      </w:r>
      <w:r w:rsidRPr="009E1389">
        <w:rPr>
          <w:rFonts w:ascii="Palatino Linotype" w:hAnsi="Palatino Linotype"/>
          <w:noProof/>
          <w:sz w:val="22"/>
        </w:rPr>
        <w:t xml:space="preserve"> </w:t>
      </w:r>
      <w:r w:rsidRPr="009E1389">
        <w:rPr>
          <w:rFonts w:ascii="Palatino Linotype" w:hAnsi="Palatino Linotype"/>
          <w:b/>
          <w:bCs/>
          <w:noProof/>
          <w:sz w:val="22"/>
        </w:rPr>
        <w:t>264</w:t>
      </w:r>
      <w:r w:rsidRPr="009E1389">
        <w:rPr>
          <w:rFonts w:ascii="Palatino Linotype" w:hAnsi="Palatino Linotype"/>
          <w:noProof/>
          <w:sz w:val="22"/>
        </w:rPr>
        <w:t>, 1287–91. (doi:10.1098/rspb.1997.0178)</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82.</w:t>
      </w:r>
      <w:r w:rsidRPr="009E1389">
        <w:rPr>
          <w:rFonts w:ascii="Palatino Linotype" w:hAnsi="Palatino Linotype"/>
          <w:noProof/>
          <w:sz w:val="22"/>
        </w:rPr>
        <w:tab/>
        <w:t xml:space="preserve">Cairns, J., Overbaugh, J. &amp; Miller, S. 1988 The origin of mutants. </w:t>
      </w:r>
      <w:r w:rsidRPr="009E1389">
        <w:rPr>
          <w:rFonts w:ascii="Palatino Linotype" w:hAnsi="Palatino Linotype"/>
          <w:i/>
          <w:iCs/>
          <w:noProof/>
          <w:sz w:val="22"/>
        </w:rPr>
        <w:t>Nature</w:t>
      </w:r>
      <w:r w:rsidRPr="009E1389">
        <w:rPr>
          <w:rFonts w:ascii="Palatino Linotype" w:hAnsi="Palatino Linotype"/>
          <w:noProof/>
          <w:sz w:val="22"/>
        </w:rPr>
        <w:t xml:space="preserve"> </w:t>
      </w:r>
      <w:r w:rsidRPr="009E1389">
        <w:rPr>
          <w:rFonts w:ascii="Palatino Linotype" w:hAnsi="Palatino Linotype"/>
          <w:b/>
          <w:bCs/>
          <w:noProof/>
          <w:sz w:val="22"/>
        </w:rPr>
        <w:t>335</w:t>
      </w:r>
      <w:r w:rsidRPr="009E1389">
        <w:rPr>
          <w:rFonts w:ascii="Palatino Linotype" w:hAnsi="Palatino Linotype"/>
          <w:noProof/>
          <w:sz w:val="22"/>
        </w:rPr>
        <w:t>, 142–5. (doi:10.1038/335142a0)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83.</w:t>
      </w:r>
      <w:r w:rsidRPr="009E1389">
        <w:rPr>
          <w:rFonts w:ascii="Palatino Linotype" w:hAnsi="Palatino Linotype"/>
          <w:noProof/>
          <w:sz w:val="22"/>
        </w:rPr>
        <w:tab/>
        <w:t xml:space="preserve">Tomlinson, I. &amp; Bodmer, W. F. 1999 Selection, the mutation rate and cancer: ensuring that the tail does not wag the dog. </w:t>
      </w:r>
      <w:r w:rsidRPr="009E1389">
        <w:rPr>
          <w:rFonts w:ascii="Palatino Linotype" w:hAnsi="Palatino Linotype"/>
          <w:i/>
          <w:iCs/>
          <w:noProof/>
          <w:sz w:val="22"/>
        </w:rPr>
        <w:t>Nat. Med.</w:t>
      </w:r>
      <w:r w:rsidRPr="009E1389">
        <w:rPr>
          <w:rFonts w:ascii="Palatino Linotype" w:hAnsi="Palatino Linotype"/>
          <w:noProof/>
          <w:sz w:val="22"/>
        </w:rPr>
        <w:t xml:space="preserve"> </w:t>
      </w:r>
      <w:r w:rsidRPr="009E1389">
        <w:rPr>
          <w:rFonts w:ascii="Palatino Linotype" w:hAnsi="Palatino Linotype"/>
          <w:b/>
          <w:bCs/>
          <w:noProof/>
          <w:sz w:val="22"/>
        </w:rPr>
        <w:t>5</w:t>
      </w:r>
      <w:r w:rsidRPr="009E1389">
        <w:rPr>
          <w:rFonts w:ascii="Palatino Linotype" w:hAnsi="Palatino Linotype"/>
          <w:noProof/>
          <w:sz w:val="22"/>
        </w:rPr>
        <w:t>, 11–2. (doi:10.1038/4687)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84.</w:t>
      </w:r>
      <w:r w:rsidRPr="009E1389">
        <w:rPr>
          <w:rFonts w:ascii="Palatino Linotype" w:hAnsi="Palatino Linotype"/>
          <w:noProof/>
          <w:sz w:val="22"/>
        </w:rPr>
        <w:tab/>
        <w:t xml:space="preserve">Bielas, J. H., Loeb, K. R., Rubin, B. P., True, L. D. &amp; Loeb, L. A. 2006 Human cancers express a mutator phenotype. </w:t>
      </w:r>
      <w:r w:rsidRPr="009E1389">
        <w:rPr>
          <w:rFonts w:ascii="Palatino Linotype" w:hAnsi="Palatino Linotype"/>
          <w:i/>
          <w:iCs/>
          <w:noProof/>
          <w:sz w:val="22"/>
        </w:rPr>
        <w:t>Proc. Natl. Acad. Sci. U. S. A.</w:t>
      </w:r>
      <w:r w:rsidRPr="009E1389">
        <w:rPr>
          <w:rFonts w:ascii="Palatino Linotype" w:hAnsi="Palatino Linotype"/>
          <w:noProof/>
          <w:sz w:val="22"/>
        </w:rPr>
        <w:t xml:space="preserve"> </w:t>
      </w:r>
      <w:r w:rsidRPr="009E1389">
        <w:rPr>
          <w:rFonts w:ascii="Palatino Linotype" w:hAnsi="Palatino Linotype"/>
          <w:b/>
          <w:bCs/>
          <w:noProof/>
          <w:sz w:val="22"/>
        </w:rPr>
        <w:t>103</w:t>
      </w:r>
      <w:r w:rsidRPr="009E1389">
        <w:rPr>
          <w:rFonts w:ascii="Palatino Linotype" w:hAnsi="Palatino Linotype"/>
          <w:noProof/>
          <w:sz w:val="22"/>
        </w:rPr>
        <w:t>, 18238–42. (doi:10.1073/pnas.0607057103)</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85.</w:t>
      </w:r>
      <w:r w:rsidRPr="009E1389">
        <w:rPr>
          <w:rFonts w:ascii="Palatino Linotype" w:hAnsi="Palatino Linotype"/>
          <w:noProof/>
          <w:sz w:val="22"/>
        </w:rPr>
        <w:tab/>
        <w:t xml:space="preserve">Cotton, S. 2009 Condition-dependent mutation rates and sexual selection. </w:t>
      </w:r>
      <w:r w:rsidRPr="009E1389">
        <w:rPr>
          <w:rFonts w:ascii="Palatino Linotype" w:hAnsi="Palatino Linotype"/>
          <w:i/>
          <w:iCs/>
          <w:noProof/>
          <w:sz w:val="22"/>
        </w:rPr>
        <w:t>J. Evol. Biol.</w:t>
      </w:r>
      <w:r w:rsidRPr="009E1389">
        <w:rPr>
          <w:rFonts w:ascii="Palatino Linotype" w:hAnsi="Palatino Linotype"/>
          <w:noProof/>
          <w:sz w:val="22"/>
        </w:rPr>
        <w:t xml:space="preserve"> </w:t>
      </w:r>
      <w:r w:rsidRPr="009E1389">
        <w:rPr>
          <w:rFonts w:ascii="Palatino Linotype" w:hAnsi="Palatino Linotype"/>
          <w:b/>
          <w:bCs/>
          <w:noProof/>
          <w:sz w:val="22"/>
        </w:rPr>
        <w:t>22</w:t>
      </w:r>
      <w:r w:rsidRPr="009E1389">
        <w:rPr>
          <w:rFonts w:ascii="Palatino Linotype" w:hAnsi="Palatino Linotype"/>
          <w:noProof/>
          <w:sz w:val="22"/>
        </w:rPr>
        <w:t>, 899–906. (doi:10.1111/j.1420-9101.2008.01683.x)</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lastRenderedPageBreak/>
        <w:t>86.</w:t>
      </w:r>
      <w:r w:rsidRPr="009E1389">
        <w:rPr>
          <w:rFonts w:ascii="Palatino Linotype" w:hAnsi="Palatino Linotype"/>
          <w:noProof/>
          <w:sz w:val="22"/>
        </w:rPr>
        <w:tab/>
        <w:t xml:space="preserve">Kibota, T. T. &amp; Lynch, M. 1996 Estimate of the genomic mutation rate deleterious to overall fitness in </w:t>
      </w:r>
      <w:r w:rsidRPr="009E1389">
        <w:rPr>
          <w:rFonts w:ascii="Palatino Linotype" w:hAnsi="Palatino Linotype"/>
          <w:i/>
          <w:iCs/>
          <w:noProof/>
          <w:sz w:val="22"/>
        </w:rPr>
        <w:t>E. coli</w:t>
      </w:r>
      <w:r w:rsidRPr="009E1389">
        <w:rPr>
          <w:rFonts w:ascii="Palatino Linotype" w:hAnsi="Palatino Linotype"/>
          <w:noProof/>
          <w:sz w:val="22"/>
        </w:rPr>
        <w:t xml:space="preserve">. </w:t>
      </w:r>
      <w:r w:rsidRPr="009E1389">
        <w:rPr>
          <w:rFonts w:ascii="Palatino Linotype" w:hAnsi="Palatino Linotype"/>
          <w:i/>
          <w:iCs/>
          <w:noProof/>
          <w:sz w:val="22"/>
        </w:rPr>
        <w:t>Nature</w:t>
      </w:r>
      <w:r w:rsidRPr="009E1389">
        <w:rPr>
          <w:rFonts w:ascii="Palatino Linotype" w:hAnsi="Palatino Linotype"/>
          <w:noProof/>
          <w:sz w:val="22"/>
        </w:rPr>
        <w:t xml:space="preserve"> </w:t>
      </w:r>
      <w:r w:rsidRPr="009E1389">
        <w:rPr>
          <w:rFonts w:ascii="Palatino Linotype" w:hAnsi="Palatino Linotype"/>
          <w:b/>
          <w:bCs/>
          <w:noProof/>
          <w:sz w:val="22"/>
        </w:rPr>
        <w:t>381</w:t>
      </w:r>
      <w:r w:rsidRPr="009E1389">
        <w:rPr>
          <w:rFonts w:ascii="Palatino Linotype" w:hAnsi="Palatino Linotype"/>
          <w:noProof/>
          <w:sz w:val="22"/>
        </w:rPr>
        <w:t>, 694–6. (doi:10.1038/381694a0)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87.</w:t>
      </w:r>
      <w:r w:rsidRPr="009E1389">
        <w:rPr>
          <w:rFonts w:ascii="Palatino Linotype" w:hAnsi="Palatino Linotype"/>
          <w:noProof/>
          <w:sz w:val="22"/>
        </w:rPr>
        <w:tab/>
        <w:t xml:space="preserve">Gordo, I., Perfeito, L. &amp; Sousa, A. 2011 Fitness effects of mutations in bacteria. </w:t>
      </w:r>
      <w:r w:rsidRPr="009E1389">
        <w:rPr>
          <w:rFonts w:ascii="Palatino Linotype" w:hAnsi="Palatino Linotype"/>
          <w:i/>
          <w:iCs/>
          <w:noProof/>
          <w:sz w:val="22"/>
        </w:rPr>
        <w:t>J. Mol. Microbiol. Biotechnol.</w:t>
      </w:r>
      <w:r w:rsidRPr="009E1389">
        <w:rPr>
          <w:rFonts w:ascii="Palatino Linotype" w:hAnsi="Palatino Linotype"/>
          <w:noProof/>
          <w:sz w:val="22"/>
        </w:rPr>
        <w:t xml:space="preserve"> </w:t>
      </w:r>
      <w:r w:rsidRPr="009E1389">
        <w:rPr>
          <w:rFonts w:ascii="Palatino Linotype" w:hAnsi="Palatino Linotype"/>
          <w:b/>
          <w:bCs/>
          <w:noProof/>
          <w:sz w:val="22"/>
        </w:rPr>
        <w:t>21</w:t>
      </w:r>
      <w:r w:rsidRPr="009E1389">
        <w:rPr>
          <w:rFonts w:ascii="Palatino Linotype" w:hAnsi="Palatino Linotype"/>
          <w:noProof/>
          <w:sz w:val="22"/>
        </w:rPr>
        <w:t>, 20–35. (doi:10.1159/000332747)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88.</w:t>
      </w:r>
      <w:r w:rsidRPr="009E1389">
        <w:rPr>
          <w:rFonts w:ascii="Palatino Linotype" w:hAnsi="Palatino Linotype"/>
          <w:noProof/>
          <w:sz w:val="22"/>
        </w:rPr>
        <w:tab/>
        <w:t xml:space="preserve">Drake, J. W., Charlesworth, B., Charlesworth, D. &amp; Crow, J. F. 1998 Rates of spontaneous mutation.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148</w:t>
      </w:r>
      <w:r w:rsidRPr="009E1389">
        <w:rPr>
          <w:rFonts w:ascii="Palatino Linotype" w:hAnsi="Palatino Linotype"/>
          <w:noProof/>
          <w:sz w:val="22"/>
        </w:rPr>
        <w:t xml:space="preserve">, 1667–86. </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89.</w:t>
      </w:r>
      <w:r w:rsidRPr="009E1389">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9E1389">
        <w:rPr>
          <w:rFonts w:ascii="Palatino Linotype" w:hAnsi="Palatino Linotype"/>
          <w:i/>
          <w:iCs/>
          <w:noProof/>
          <w:sz w:val="22"/>
        </w:rPr>
        <w:t>Escherichia coli</w:t>
      </w:r>
      <w:r w:rsidRPr="009E1389">
        <w:rPr>
          <w:rFonts w:ascii="Palatino Linotype" w:hAnsi="Palatino Linotype"/>
          <w:noProof/>
          <w:sz w:val="22"/>
        </w:rPr>
        <w:t xml:space="preserve">. </w:t>
      </w:r>
      <w:r w:rsidRPr="009E1389">
        <w:rPr>
          <w:rFonts w:ascii="Palatino Linotype" w:hAnsi="Palatino Linotype"/>
          <w:i/>
          <w:iCs/>
          <w:noProof/>
          <w:sz w:val="22"/>
        </w:rPr>
        <w:t>G3</w:t>
      </w:r>
      <w:r w:rsidRPr="009E1389">
        <w:rPr>
          <w:rFonts w:ascii="Palatino Linotype" w:hAnsi="Palatino Linotype"/>
          <w:noProof/>
          <w:sz w:val="22"/>
        </w:rPr>
        <w:t xml:space="preserve"> </w:t>
      </w:r>
      <w:r w:rsidRPr="009E1389">
        <w:rPr>
          <w:rFonts w:ascii="Palatino Linotype" w:hAnsi="Palatino Linotype"/>
          <w:b/>
          <w:bCs/>
          <w:noProof/>
          <w:sz w:val="22"/>
        </w:rPr>
        <w:t>1</w:t>
      </w:r>
      <w:r w:rsidRPr="009E1389">
        <w:rPr>
          <w:rFonts w:ascii="Palatino Linotype" w:hAnsi="Palatino Linotype"/>
          <w:noProof/>
          <w:sz w:val="22"/>
        </w:rPr>
        <w:t>, 183–186. (doi:10.1534/g3.111.000406)</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90.</w:t>
      </w:r>
      <w:r w:rsidRPr="009E1389">
        <w:rPr>
          <w:rFonts w:ascii="Palatino Linotype" w:hAnsi="Palatino Linotype"/>
          <w:noProof/>
          <w:sz w:val="22"/>
        </w:rPr>
        <w:tab/>
        <w:t xml:space="preserve">Hall, L. M. C. &amp; Henderson-Begg, S. K. 2006 Hypermutable bacteria isolated from humans--a critical analysis. </w:t>
      </w:r>
      <w:r w:rsidRPr="009E1389">
        <w:rPr>
          <w:rFonts w:ascii="Palatino Linotype" w:hAnsi="Palatino Linotype"/>
          <w:i/>
          <w:iCs/>
          <w:noProof/>
          <w:sz w:val="22"/>
        </w:rPr>
        <w:t>Microbiology</w:t>
      </w:r>
      <w:r w:rsidRPr="009E1389">
        <w:rPr>
          <w:rFonts w:ascii="Palatino Linotype" w:hAnsi="Palatino Linotype"/>
          <w:noProof/>
          <w:sz w:val="22"/>
        </w:rPr>
        <w:t xml:space="preserve"> </w:t>
      </w:r>
      <w:r w:rsidRPr="009E1389">
        <w:rPr>
          <w:rFonts w:ascii="Palatino Linotype" w:hAnsi="Palatino Linotype"/>
          <w:b/>
          <w:bCs/>
          <w:noProof/>
          <w:sz w:val="22"/>
        </w:rPr>
        <w:t>152</w:t>
      </w:r>
      <w:r w:rsidRPr="009E1389">
        <w:rPr>
          <w:rFonts w:ascii="Palatino Linotype" w:hAnsi="Palatino Linotype"/>
          <w:noProof/>
          <w:sz w:val="22"/>
        </w:rPr>
        <w:t>, 2505–14. (doi:10.1099/mic.0.29079-0)</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91.</w:t>
      </w:r>
      <w:r w:rsidRPr="009E1389">
        <w:rPr>
          <w:rFonts w:ascii="Palatino Linotype" w:hAnsi="Palatino Linotype"/>
          <w:noProof/>
          <w:sz w:val="22"/>
        </w:rPr>
        <w:tab/>
        <w:t xml:space="preserve">Pupo, G. M. &amp; Richardson, B. J. 1995 Biochemical genetics of a natural population of </w:t>
      </w:r>
      <w:r w:rsidRPr="009E1389">
        <w:rPr>
          <w:rFonts w:ascii="Palatino Linotype" w:hAnsi="Palatino Linotype"/>
          <w:i/>
          <w:iCs/>
          <w:noProof/>
          <w:sz w:val="22"/>
        </w:rPr>
        <w:t>Escherichia coli</w:t>
      </w:r>
      <w:r w:rsidRPr="009E1389">
        <w:rPr>
          <w:rFonts w:ascii="Palatino Linotype" w:hAnsi="Palatino Linotype"/>
          <w:noProof/>
          <w:sz w:val="22"/>
        </w:rPr>
        <w:t xml:space="preserve">: seasonal changes in alleles and haplotypes. </w:t>
      </w:r>
      <w:r w:rsidRPr="009E1389">
        <w:rPr>
          <w:rFonts w:ascii="Palatino Linotype" w:hAnsi="Palatino Linotype"/>
          <w:i/>
          <w:iCs/>
          <w:noProof/>
          <w:sz w:val="22"/>
        </w:rPr>
        <w:t>Microbiology</w:t>
      </w:r>
      <w:r w:rsidRPr="009E1389">
        <w:rPr>
          <w:rFonts w:ascii="Palatino Linotype" w:hAnsi="Palatino Linotype"/>
          <w:noProof/>
          <w:sz w:val="22"/>
        </w:rPr>
        <w:t xml:space="preserve"> </w:t>
      </w:r>
      <w:r w:rsidRPr="009E1389">
        <w:rPr>
          <w:rFonts w:ascii="Palatino Linotype" w:hAnsi="Palatino Linotype"/>
          <w:b/>
          <w:bCs/>
          <w:noProof/>
          <w:sz w:val="22"/>
        </w:rPr>
        <w:t>141</w:t>
      </w:r>
      <w:r w:rsidRPr="009E1389">
        <w:rPr>
          <w:rFonts w:ascii="Palatino Linotype" w:hAnsi="Palatino Linotype"/>
          <w:noProof/>
          <w:sz w:val="22"/>
        </w:rPr>
        <w:t>, 1037–44. (doi:10.1099/13500872-141-4-1037)</w:t>
      </w:r>
    </w:p>
    <w:p w:rsidR="009E1389" w:rsidRPr="009E1389" w:rsidRDefault="009E1389">
      <w:pPr>
        <w:pStyle w:val="NormalWeb"/>
        <w:ind w:left="640" w:hanging="640"/>
        <w:divId w:val="1616716693"/>
        <w:rPr>
          <w:rFonts w:ascii="Palatino Linotype" w:hAnsi="Palatino Linotype"/>
          <w:noProof/>
          <w:sz w:val="22"/>
        </w:rPr>
      </w:pPr>
      <w:r w:rsidRPr="009E1389">
        <w:rPr>
          <w:rFonts w:ascii="Palatino Linotype" w:hAnsi="Palatino Linotype"/>
          <w:noProof/>
          <w:sz w:val="22"/>
        </w:rPr>
        <w:t>92.</w:t>
      </w:r>
      <w:r w:rsidRPr="009E1389">
        <w:rPr>
          <w:rFonts w:ascii="Palatino Linotype" w:hAnsi="Palatino Linotype"/>
          <w:noProof/>
          <w:sz w:val="22"/>
        </w:rPr>
        <w:tab/>
        <w:t xml:space="preserve">Berg, O. G. 1996 Selection intensity for codon bias and the effective population size of </w:t>
      </w:r>
      <w:r w:rsidRPr="009E1389">
        <w:rPr>
          <w:rFonts w:ascii="Palatino Linotype" w:hAnsi="Palatino Linotype"/>
          <w:i/>
          <w:iCs/>
          <w:noProof/>
          <w:sz w:val="22"/>
        </w:rPr>
        <w:t>Escherichia coli</w:t>
      </w:r>
      <w:r w:rsidRPr="009E1389">
        <w:rPr>
          <w:rFonts w:ascii="Palatino Linotype" w:hAnsi="Palatino Linotype"/>
          <w:noProof/>
          <w:sz w:val="22"/>
        </w:rPr>
        <w:t xml:space="preserve">. </w:t>
      </w:r>
      <w:r w:rsidRPr="009E1389">
        <w:rPr>
          <w:rFonts w:ascii="Palatino Linotype" w:hAnsi="Palatino Linotype"/>
          <w:i/>
          <w:iCs/>
          <w:noProof/>
          <w:sz w:val="22"/>
        </w:rPr>
        <w:t>Genetics</w:t>
      </w:r>
      <w:r w:rsidRPr="009E1389">
        <w:rPr>
          <w:rFonts w:ascii="Palatino Linotype" w:hAnsi="Palatino Linotype"/>
          <w:noProof/>
          <w:sz w:val="22"/>
        </w:rPr>
        <w:t xml:space="preserve"> </w:t>
      </w:r>
      <w:r w:rsidRPr="009E1389">
        <w:rPr>
          <w:rFonts w:ascii="Palatino Linotype" w:hAnsi="Palatino Linotype"/>
          <w:b/>
          <w:bCs/>
          <w:noProof/>
          <w:sz w:val="22"/>
        </w:rPr>
        <w:t>142</w:t>
      </w:r>
      <w:r w:rsidRPr="009E1389">
        <w:rPr>
          <w:rFonts w:ascii="Palatino Linotype" w:hAnsi="Palatino Linotype"/>
          <w:noProof/>
          <w:sz w:val="22"/>
        </w:rPr>
        <w:t xml:space="preserve">, 1379–82. </w:t>
      </w:r>
    </w:p>
    <w:p w:rsidR="008F2169" w:rsidRDefault="00616194" w:rsidP="009E1389">
      <w:pPr>
        <w:pStyle w:val="NormalWeb"/>
        <w:ind w:left="640" w:hanging="640"/>
        <w:divId w:val="200827610"/>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399" w:name="_Ref358791100"/>
      <w:r>
        <w:t xml:space="preserve">Table </w:t>
      </w:r>
      <w:r w:rsidR="00616194">
        <w:fldChar w:fldCharType="begin"/>
      </w:r>
      <w:r w:rsidRPr="00E1623D">
        <w:instrText xml:space="preserve"> SEQ Table \* ARABIC </w:instrText>
      </w:r>
      <w:r w:rsidR="00616194">
        <w:fldChar w:fldCharType="separate"/>
      </w:r>
      <w:r w:rsidR="00C47BD2">
        <w:rPr>
          <w:noProof/>
        </w:rPr>
        <w:t>1</w:t>
      </w:r>
      <w:r w:rsidR="00616194">
        <w:rPr>
          <w:noProof/>
        </w:rPr>
        <w:fldChar w:fldCharType="end"/>
      </w:r>
      <w:bookmarkEnd w:id="399"/>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E138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009E1389" w:rsidRPr="009E1389">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9E138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9E1389" w:rsidRPr="009E1389">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E138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009E1389" w:rsidRPr="009E1389">
              <w:rPr>
                <w:noProof/>
              </w:rPr>
              <w:t>[88,89]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9E138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9E1389" w:rsidRPr="009E1389">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616194"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9E138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009E1389" w:rsidRPr="009E1389">
              <w:rPr>
                <w:noProof/>
              </w:rPr>
              <w:t>[18,90]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616194"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9E138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009E1389" w:rsidRPr="009E1389">
              <w:rPr>
                <w:noProof/>
              </w:rPr>
              <w:t>[91,92]</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8"/>
      <w:footerReference w:type="default" r:id="rId19"/>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96F" w:rsidRDefault="0042696F" w:rsidP="009A122D">
      <w:pPr>
        <w:spacing w:after="0" w:line="240" w:lineRule="auto"/>
      </w:pPr>
      <w:r>
        <w:separator/>
      </w:r>
    </w:p>
  </w:endnote>
  <w:endnote w:type="continuationSeparator" w:id="0">
    <w:p w:rsidR="0042696F" w:rsidRDefault="0042696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CC3CFD5B-3303-4B8E-8C6A-7B93732F91B5}"/>
    <w:embedBold r:id="rId2" w:fontKey="{E7AAA3BB-8865-480B-BD90-5885D325F574}"/>
    <w:embedItalic r:id="rId3" w:fontKey="{EC0D7043-36DF-42AF-A6CF-9E99E5A5696A}"/>
    <w:embedBoldItalic r:id="rId4" w:fontKey="{569DC408-95F6-4E83-9984-BF9BE775D2C8}"/>
  </w:font>
  <w:font w:name="Tahoma">
    <w:panose1 w:val="020B0604030504040204"/>
    <w:charset w:val="00"/>
    <w:family w:val="swiss"/>
    <w:pitch w:val="variable"/>
    <w:sig w:usb0="E1002EFF" w:usb1="C000605B" w:usb2="00000029" w:usb3="00000000" w:csb0="000101FF" w:csb1="00000000"/>
    <w:embedRegular r:id="rId5" w:fontKey="{ACCE89E5-F3B3-4C8A-A353-C6179DEF3295}"/>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0E5119FB-BBBD-4CE4-9DD4-52734396B590}"/>
  </w:font>
  <w:font w:name="Helvetica">
    <w:panose1 w:val="020B0604020202020204"/>
    <w:charset w:val="00"/>
    <w:family w:val="swiss"/>
    <w:pitch w:val="variable"/>
    <w:sig w:usb0="E0002AFF" w:usb1="C0007843" w:usb2="00000009" w:usb3="00000000" w:csb0="000001FF" w:csb1="00000000"/>
    <w:embedRegular r:id="rId7" w:fontKey="{11153141-B258-4B75-8CF4-D25165073FA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E1389" w:rsidRDefault="009E1389">
        <w:pPr>
          <w:pStyle w:val="Footer"/>
          <w:jc w:val="center"/>
        </w:pPr>
        <w:r>
          <w:fldChar w:fldCharType="begin"/>
        </w:r>
        <w:r>
          <w:instrText xml:space="preserve"> PAGE   \* MERGEFORMAT </w:instrText>
        </w:r>
        <w:r>
          <w:fldChar w:fldCharType="separate"/>
        </w:r>
        <w:r w:rsidR="000400A8">
          <w:rPr>
            <w:noProof/>
          </w:rPr>
          <w:t>38</w:t>
        </w:r>
        <w:r>
          <w:rPr>
            <w:noProof/>
          </w:rPr>
          <w:fldChar w:fldCharType="end"/>
        </w:r>
      </w:p>
    </w:sdtContent>
  </w:sdt>
  <w:p w:rsidR="009E1389" w:rsidRDefault="009E13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96F" w:rsidRDefault="0042696F" w:rsidP="009A122D">
      <w:pPr>
        <w:spacing w:after="0" w:line="240" w:lineRule="auto"/>
      </w:pPr>
      <w:r>
        <w:separator/>
      </w:r>
    </w:p>
  </w:footnote>
  <w:footnote w:type="continuationSeparator" w:id="0">
    <w:p w:rsidR="0042696F" w:rsidRDefault="0042696F"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389" w:rsidRDefault="009E1389"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18A5"/>
    <w:rsid w:val="001654D6"/>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2696F"/>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4D3E"/>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D9502-1C0E-4673-9C49-494C3C79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38</Pages>
  <Words>56661</Words>
  <Characters>283306</Characters>
  <Application>Microsoft Office Word</Application>
  <DocSecurity>0</DocSecurity>
  <Lines>2360</Lines>
  <Paragraphs>678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339289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41</cp:revision>
  <cp:lastPrinted>2014-04-06T12:49:00Z</cp:lastPrinted>
  <dcterms:created xsi:type="dcterms:W3CDTF">2014-04-28T13:42:00Z</dcterms:created>
  <dcterms:modified xsi:type="dcterms:W3CDTF">2014-07-15T06:08:00Z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