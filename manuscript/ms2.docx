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8"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ins w:id="0" w:author="lhadany" w:date="2013-08-04T14:18:00Z">
        <w:r w:rsidR="00F07DD7">
          <w:rPr>
            <w:noProof/>
            <w:lang w:bidi="hi-IN"/>
          </w:rPr>
          <w:t>August 4, 2013</w:t>
        </w:r>
      </w:ins>
      <w:del w:id="1" w:author="lhadany" w:date="2013-08-04T14:18:00Z">
        <w:r w:rsidR="00171518" w:rsidDel="00F07DD7">
          <w:rPr>
            <w:noProof/>
            <w:lang w:bidi="hi-IN"/>
          </w:rPr>
          <w:delText>August 1, 2013</w:delText>
        </w:r>
      </w:del>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CD660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rsidR="00CA7DA9">
        <w:fldChar w:fldCharType="begin" w:fldLock="1"/>
      </w:r>
      <w:r w:rsidR="00CD660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CD660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del w:id="2" w:author="lhadany" w:date="2013-08-01T18:04:00Z">
        <w:r w:rsidR="00EE3B41" w:rsidDel="0029078B">
          <w:delText>traits</w:delText>
        </w:r>
        <w:r w:rsidR="009770F6" w:rsidDel="0029078B">
          <w:delText>//</w:delText>
        </w:r>
      </w:del>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CD660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CD660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CD660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RpoS-controlled general or starvation stress response and the RpoE membrane protein stress response </w:t>
      </w:r>
      <w:r w:rsidR="00CA7DA9">
        <w:fldChar w:fldCharType="begin" w:fldLock="1"/>
      </w:r>
      <w:r w:rsidR="00CD660F">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F07DD7">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CD660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4F4440">
        <w:rPr>
          <w:highlight w:val="yellow"/>
        </w:rPr>
        <w:t>However,</w:t>
      </w:r>
      <w:r w:rsidR="001307C7" w:rsidRPr="004F4440">
        <w:rPr>
          <w:highlight w:val="yellow"/>
        </w:rPr>
        <w:t xml:space="preserve"> </w:t>
      </w:r>
      <w:del w:id="3" w:author="lhadany" w:date="2013-08-04T10:32:00Z">
        <w:r w:rsidR="001307C7" w:rsidRPr="004F4440" w:rsidDel="00391853">
          <w:rPr>
            <w:highlight w:val="yellow"/>
          </w:rPr>
          <w:delText>there is currently no</w:delText>
        </w:r>
      </w:del>
      <w:ins w:id="4" w:author="lhadany" w:date="2013-08-04T14:19:00Z">
        <w:r w:rsidR="00F07DD7">
          <w:rPr>
            <w:highlight w:val="yellow"/>
          </w:rPr>
          <w:t>a</w:t>
        </w:r>
      </w:ins>
      <w:r w:rsidR="001307C7" w:rsidRPr="004F4440">
        <w:rPr>
          <w:highlight w:val="yellow"/>
        </w:rPr>
        <w:t xml:space="preserve"> theoretical treatment of this </w:t>
      </w:r>
      <w:r w:rsidR="00A725E6" w:rsidRPr="004F4440">
        <w:rPr>
          <w:highlight w:val="yellow"/>
        </w:rPr>
        <w:t>impact</w:t>
      </w:r>
      <w:ins w:id="5" w:author="lhadany" w:date="2013-08-04T10:32:00Z">
        <w:r w:rsidR="00391853">
          <w:rPr>
            <w:highlight w:val="yellow"/>
          </w:rPr>
          <w:t xml:space="preserve"> is lacking//incomplete</w:t>
        </w:r>
      </w:ins>
      <w:r w:rsidR="001307C7" w:rsidRPr="004F4440">
        <w:rPr>
          <w:highlight w:val="yellow"/>
        </w:rPr>
        <w:t>.</w:t>
      </w:r>
      <w:r w:rsidR="001307C7">
        <w:t xml:space="preserve"> The effect of SIM on </w:t>
      </w:r>
      <w:r w:rsidR="001307C7" w:rsidRPr="00A725E6">
        <w:rPr>
          <w:i/>
          <w:iCs/>
        </w:rPr>
        <w:t>adaptedness</w:t>
      </w:r>
      <w:r w:rsidR="001307C7">
        <w:t xml:space="preserve"> </w:t>
      </w:r>
      <w:r>
        <w:t>was</w:t>
      </w:r>
      <w:ins w:id="6" w:author="lhadany" w:date="2013-08-04T10:31:00Z">
        <w:r w:rsidR="00391853">
          <w:t xml:space="preserve"> </w:t>
        </w:r>
      </w:ins>
      <w:r>
        <w:t xml:space="preserve">modeled by </w:t>
      </w:r>
      <w:commentRangeStart w:id="7"/>
      <w:r>
        <w:t>Agrawal and later Shaw and Baer</w:t>
      </w:r>
      <w:r w:rsidR="001307C7">
        <w:t xml:space="preserve"> </w:t>
      </w:r>
      <w:r w:rsidR="00CA7DA9">
        <w:fldChar w:fldCharType="begin" w:fldLock="1"/>
      </w:r>
      <w:r w:rsidR="00CD660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t>under</w:t>
      </w:r>
      <w:r w:rsidR="00A725E6">
        <w:t xml:space="preserve"> constant </w:t>
      </w:r>
      <w:r>
        <w:t xml:space="preserve">conditions and without beneficial mutations, </w:t>
      </w:r>
      <w:r w:rsidR="00932C9B">
        <w:t xml:space="preserve">SIM doesn't affect the population mean fitness. </w:t>
      </w:r>
      <w:r>
        <w:t>Recently</w:t>
      </w:r>
      <w:r w:rsidR="00932C9B">
        <w:t>, we showed that if</w:t>
      </w:r>
      <w:r>
        <w:t xml:space="preserve"> in under similar assumptions but with rare beneficial mutations, increasing the mutation rate of maladapted individuals increases the population mean fitness </w:t>
      </w:r>
      <w:r w:rsidR="00CA7DA9">
        <w:fldChar w:fldCharType="begin" w:fldLock="1"/>
      </w:r>
      <w:r w:rsidR="00CD660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commentRangeEnd w:id="7"/>
      <w:r w:rsidR="00CB0741">
        <w:rPr>
          <w:rStyle w:val="CommentReference"/>
        </w:rPr>
        <w:commentReference w:id="7"/>
      </w:r>
    </w:p>
    <w:p w:rsidR="00625517" w:rsidRDefault="00A725E6" w:rsidP="00FC62DB">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FC62DB">
        <w:t xml:space="preserve">analytical </w:t>
      </w:r>
      <w:r w:rsidR="00625517">
        <w:t>expressions</w:t>
      </w:r>
      <w:r w:rsidR="00FC62DB">
        <w:t xml:space="preserve">, as well as stochastic simulations. These models 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 mean fitness.</w:t>
      </w:r>
    </w:p>
    <w:p w:rsidR="002630C5" w:rsidRDefault="002630C5" w:rsidP="001033CA">
      <w:pPr>
        <w:pStyle w:val="Heading1"/>
        <w:rPr>
          <w:lang w:bidi="hi-IN"/>
        </w:rPr>
      </w:pPr>
      <w:bookmarkStart w:id="8" w:name="_Ref361735010"/>
      <w:r>
        <w:rPr>
          <w:lang w:bidi="hi-IN"/>
        </w:rPr>
        <w:t>Model</w:t>
      </w:r>
      <w:bookmarkEnd w:id="8"/>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del w:id="9" w:author="lhadany" w:date="2013-08-04T17:11:00Z">
        <w:r w:rsidDel="00683120">
          <w:delText>the mutation rate fold increase</w:delText>
        </w:r>
        <w:r w:rsidR="00FC62DB" w:rsidDel="00683120">
          <w:delText xml:space="preserve"> </w:delText>
        </w:r>
      </w:del>
      <w:r w:rsidR="00FC62DB" w:rsidRPr="00101FCD">
        <w:rPr>
          <w:i/>
          <w:iCs/>
        </w:rPr>
        <w:t>τ</w:t>
      </w:r>
      <w:ins w:id="10" w:author="lhadany" w:date="2013-08-04T17:11:00Z">
        <w:r w:rsidR="00683120" w:rsidRPr="00683120">
          <w:rPr>
            <w:rPrChange w:id="11" w:author="lhadany" w:date="2013-08-04T17:11:00Z">
              <w:rPr>
                <w:i/>
                <w:iCs/>
              </w:rPr>
            </w:rPrChange>
          </w:rPr>
          <w:t>,</w:t>
        </w:r>
        <w:r w:rsidR="00683120">
          <w:rPr>
            <w:i/>
            <w:iCs/>
          </w:rPr>
          <w:t xml:space="preserve"> </w:t>
        </w:r>
        <w:r w:rsidR="00683120">
          <w:t>the mutation rate fold increase</w:t>
        </w:r>
      </w:ins>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483E00">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evolution </w:t>
      </w:r>
      <w:r w:rsidR="00401E4A">
        <w:rPr>
          <w:lang w:bidi="hi-IN"/>
        </w:rPr>
        <w:t xml:space="preserve">of a complex </w:t>
      </w:r>
      <w:r w:rsidR="00FC62DB">
        <w:rPr>
          <w:lang w:bidi="hi-IN"/>
        </w:rPr>
        <w:t>adaptation</w:t>
      </w:r>
      <w:r w:rsidR="00401E4A">
        <w:rPr>
          <w:lang w:bidi="hi-IN"/>
        </w:rPr>
        <w:t xml:space="preserve"> </w:t>
      </w:r>
      <w:r w:rsidR="001033CA">
        <w:rPr>
          <w:lang w:bidi="hi-IN"/>
        </w:rPr>
        <w:t xml:space="preserve">in a rugged fitness landscape.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r w:rsidR="006B774C" w:rsidRPr="006B774C">
        <w:rPr>
          <w:i/>
          <w:iCs/>
          <w:lang w:bidi="hi-IN"/>
        </w:rPr>
        <w:t>f</w:t>
      </w:r>
      <w:r w:rsidR="006B774C" w:rsidRPr="006B774C">
        <w:rPr>
          <w:i/>
          <w:iCs/>
          <w:vertAlign w:val="subscript"/>
          <w:lang w:bidi="hi-IN"/>
        </w:rPr>
        <w:t>x</w:t>
      </w:r>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r w:rsidR="00325953" w:rsidRPr="00325953">
        <w:rPr>
          <w:i/>
          <w:iCs/>
          <w:lang w:bidi="hi-IN"/>
        </w:rPr>
        <w:t>f'</w:t>
      </w:r>
      <w:r w:rsidR="00325953" w:rsidRPr="00325953">
        <w:rPr>
          <w:i/>
          <w:iCs/>
          <w:vertAlign w:val="subscript"/>
          <w:lang w:bidi="hi-IN"/>
        </w:rPr>
        <w:t>x</w:t>
      </w:r>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42"/>
        <w:gridCol w:w="2843"/>
        <w:gridCol w:w="2843"/>
      </w:tblGrid>
      <w:tr w:rsidR="00483E00" w:rsidTr="00483E00">
        <w:tc>
          <w:tcPr>
            <w:tcW w:w="2842" w:type="dxa"/>
          </w:tcPr>
          <w:p w:rsidR="00483E00" w:rsidRDefault="00483E00" w:rsidP="002F4E2F">
            <w:pPr>
              <w:rPr>
                <w:rFonts w:eastAsiaTheme="minorEastAsia"/>
                <w:lang w:bidi="hi-IN"/>
              </w:rPr>
            </w:pPr>
          </w:p>
        </w:tc>
        <w:tc>
          <w:tcPr>
            <w:tcW w:w="2843" w:type="dxa"/>
          </w:tcPr>
          <w:p w:rsidR="00483E00" w:rsidRDefault="00CA7DA9" w:rsidP="002F4E2F">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on"/>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483E00">
              <w:rPr>
                <w:rFonts w:eastAsiaTheme="minorEastAsia"/>
                <w:lang w:bidi="hi-IN"/>
              </w:rPr>
              <w:t>,</w:t>
            </w:r>
          </w:p>
        </w:tc>
        <w:tc>
          <w:tcPr>
            <w:tcW w:w="2843" w:type="dxa"/>
          </w:tcPr>
          <w:p w:rsidR="00483E00" w:rsidRDefault="00FD3777" w:rsidP="00483E00">
            <w:pPr>
              <w:jc w:val="right"/>
              <w:rPr>
                <w:rFonts w:eastAsiaTheme="minorEastAsia"/>
                <w:lang w:bidi="hi-IN"/>
              </w:rPr>
            </w:pPr>
            <w:r>
              <w:t>(</w:t>
            </w:r>
            <w:r w:rsidR="00CA7DA9">
              <w:fldChar w:fldCharType="begin"/>
            </w:r>
            <w:r w:rsidRPr="00FD3777">
              <w:instrText xml:space="preserve"> SEQ Equation </w:instrText>
            </w:r>
            <w:r w:rsidR="00CA7DA9">
              <w:fldChar w:fldCharType="separate"/>
            </w:r>
            <w:r>
              <w:rPr>
                <w:noProof/>
              </w:rPr>
              <w:t>1</w:t>
            </w:r>
            <w:r w:rsidR="00CA7DA9">
              <w:rPr>
                <w:noProof/>
              </w:rPr>
              <w:fldChar w:fldCharType="end"/>
            </w:r>
            <w:r>
              <w:t>)</w:t>
            </w:r>
          </w:p>
        </w:tc>
      </w:tr>
    </w:tbl>
    <w:p w:rsidR="00096116" w:rsidRPr="00096116" w:rsidRDefault="00096116" w:rsidP="009E654C">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w:t>
      </w:r>
      <w:r w:rsidR="00483E00">
        <w:rPr>
          <w:rFonts w:eastAsiaTheme="minorEastAsia"/>
          <w:lang w:bidi="hi-IN"/>
        </w:rPr>
        <w:t xml:space="preserve">deleterious </w:t>
      </w:r>
      <w:r>
        <w:rPr>
          <w:rFonts w:eastAsiaTheme="minorEastAsia"/>
          <w:lang w:bidi="hi-IN"/>
        </w:rPr>
        <w:t xml:space="preserve">mutations to </w:t>
      </w:r>
      <w:r>
        <w:rPr>
          <w:rFonts w:eastAsiaTheme="minorEastAsia"/>
          <w:i/>
          <w:iCs/>
          <w:lang w:bidi="hi-IN"/>
        </w:rPr>
        <w:t>x</w:t>
      </w:r>
      <w:r>
        <w:rPr>
          <w:rFonts w:eastAsiaTheme="minorEastAsia"/>
          <w:lang w:bidi="hi-IN"/>
        </w:rPr>
        <w:t xml:space="preserve"> </w:t>
      </w:r>
      <w:r w:rsidR="00483E00">
        <w:rPr>
          <w:rFonts w:eastAsiaTheme="minorEastAsia"/>
          <w:lang w:bidi="hi-IN"/>
        </w:rPr>
        <w:t xml:space="preserve">deleterious </w:t>
      </w:r>
      <w:r>
        <w:rPr>
          <w:rFonts w:eastAsiaTheme="minorEastAsia"/>
          <w:lang w:bidi="hi-IN"/>
        </w:rPr>
        <w:t>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r w:rsidR="006B774C">
        <w:rPr>
          <w:rFonts w:eastAsiaTheme="minorEastAsia"/>
          <w:i/>
          <w:iCs/>
          <w:lang w:bidi="hi-IN"/>
        </w:rPr>
        <w:t>m</w:t>
      </w:r>
      <w:r w:rsidR="006B774C">
        <w:rPr>
          <w:rFonts w:eastAsiaTheme="minorEastAsia"/>
          <w:i/>
          <w:iCs/>
          <w:vertAlign w:val="subscript"/>
          <w:lang w:bidi="hi-IN"/>
        </w:rPr>
        <w:t>x,</w:t>
      </w:r>
      <w:r w:rsidR="009E654C">
        <w:rPr>
          <w:rFonts w:eastAsiaTheme="minorEastAsia"/>
          <w:i/>
          <w:iCs/>
          <w:vertAlign w:val="subscript"/>
          <w:lang w:bidi="hi-IN"/>
        </w:rPr>
        <w:t>y</w:t>
      </w:r>
      <w:r w:rsidR="006B774C">
        <w:rPr>
          <w:rFonts w:eastAsiaTheme="minorEastAsia"/>
          <w:i/>
          <w:iCs/>
          <w:lang w:bidi="hi-IN"/>
        </w:rPr>
        <w:t xml:space="preserve"> </w:t>
      </w:r>
      <w:r w:rsidR="006B774C">
        <w:rPr>
          <w:rFonts w:eastAsiaTheme="minorEastAsia"/>
          <w:lang w:bidi="hi-IN"/>
        </w:rPr>
        <w:t xml:space="preserve">includes the fitness </w:t>
      </w:r>
      <w:r w:rsidR="006B774C" w:rsidRPr="006B774C">
        <w:rPr>
          <w:i/>
          <w:iCs/>
        </w:rPr>
        <w:t>ω</w:t>
      </w:r>
      <w:r w:rsidR="009E654C">
        <w:rPr>
          <w:i/>
          <w:iCs/>
          <w:vertAlign w:val="subscript"/>
        </w:rPr>
        <w:t>y</w:t>
      </w:r>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rsidR="00483E00">
        <w:rPr>
          <w:rFonts w:eastAsiaTheme="minorEastAsia"/>
          <w:lang w:bidi="hi-IN"/>
        </w:rPr>
        <w:t xml:space="preserve"> (here </w:t>
      </w:r>
      <w:r w:rsidR="00483E00">
        <w:rPr>
          <w:rFonts w:eastAsiaTheme="minorEastAsia"/>
          <w:i/>
          <w:iCs/>
          <w:lang w:bidi="hi-IN"/>
        </w:rPr>
        <w:t>P(A)</w:t>
      </w:r>
      <w:r w:rsidR="00483E00">
        <w:rPr>
          <w:rFonts w:eastAsiaTheme="minorEastAsia"/>
          <w:lang w:bidi="hi-IN"/>
        </w:rPr>
        <w:t xml:space="preserve"> denotes the probability of </w:t>
      </w:r>
      <w:r w:rsidR="00483E00">
        <w:rPr>
          <w:rFonts w:eastAsiaTheme="minorEastAsia"/>
          <w:i/>
          <w:iCs/>
          <w:lang w:bidi="hi-IN"/>
        </w:rPr>
        <w:t>A</w:t>
      </w:r>
      <w:r w:rsidR="00483E00">
        <w:rPr>
          <w:rFonts w:eastAsiaTheme="minorEastAsia"/>
          <w:lang w:bidi="hi-IN"/>
        </w:rPr>
        <w:t>)</w:t>
      </w:r>
      <w:r>
        <w:t xml:space="preserve">: </w:t>
      </w:r>
    </w:p>
    <w:p w:rsidR="00096116" w:rsidRDefault="00CA7DA9"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96116">
        <w:rPr>
          <w:rFonts w:eastAsiaTheme="minorEastAsia"/>
          <w:lang w:bidi="hi-IN"/>
        </w:rPr>
        <w:t>.</w:t>
      </w:r>
    </w:p>
    <w:p w:rsidR="00325953" w:rsidRDefault="00325953" w:rsidP="00FD3777">
      <w:pPr>
        <w:rPr>
          <w:rFonts w:eastAsiaTheme="minorEastAsia"/>
          <w:lang w:bidi="hi-IN"/>
        </w:rPr>
      </w:pPr>
      <w:r>
        <w:rPr>
          <w:rFonts w:eastAsiaTheme="minorEastAsia"/>
          <w:lang w:bidi="hi-IN"/>
        </w:rPr>
        <w:t xml:space="preserve">We use </w:t>
      </w:r>
      <w:r w:rsidR="00483E00">
        <w:rPr>
          <w:rFonts w:eastAsiaTheme="minorEastAsia"/>
          <w:lang w:bidi="hi-IN"/>
        </w:rPr>
        <w:t xml:space="preserve">equation </w:t>
      </w:r>
      <w:r>
        <w:rPr>
          <w:rFonts w:eastAsiaTheme="minorEastAsia"/>
          <w:lang w:bidi="hi-IN"/>
        </w:rPr>
        <w:t xml:space="preserve">system </w:t>
      </w:r>
      <w:r w:rsidR="00FD3777">
        <w:rPr>
          <w:rFonts w:eastAsiaTheme="minorEastAsia"/>
          <w:lang w:bidi="hi-IN"/>
        </w:rPr>
        <w:t xml:space="preserve">[1] </w:t>
      </w:r>
      <w:r>
        <w:rPr>
          <w:rFonts w:eastAsiaTheme="minorEastAsia"/>
          <w:lang w:bidi="hi-IN"/>
        </w:rPr>
        <w:t xml:space="preserve">to calculate the </w:t>
      </w:r>
      <w:r w:rsidR="00FD3777">
        <w:rPr>
          <w:rFonts w:eastAsiaTheme="minorEastAsia"/>
          <w:lang w:bidi="hi-IN"/>
        </w:rPr>
        <w:t>population mean fitness</w:t>
      </w:r>
      <w:r>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FD3777">
        <w:rPr>
          <w:rFonts w:eastAsiaTheme="minorEastAsia"/>
          <w:lang w:bidi="hi-IN"/>
        </w:rPr>
        <w:t xml:space="preserve"> </w:t>
      </w:r>
      <w:r>
        <w:rPr>
          <w:rFonts w:eastAsiaTheme="minorEastAsia"/>
          <w:lang w:bidi="hi-IN"/>
        </w:rPr>
        <w:t xml:space="preserve">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r w:rsidR="002F4E2F">
        <w:rPr>
          <w:rFonts w:eastAsiaTheme="minorEastAsia"/>
          <w:i/>
          <w:iCs/>
          <w:lang w:bidi="hi-IN"/>
        </w:rPr>
        <w:t>f'</w:t>
      </w:r>
      <w:r w:rsidR="002F4E2F">
        <w:rPr>
          <w:rFonts w:eastAsiaTheme="minorEastAsia"/>
          <w:i/>
          <w:iCs/>
          <w:vertAlign w:val="subscript"/>
          <w:lang w:bidi="hi-IN"/>
        </w:rPr>
        <w:t>x</w:t>
      </w:r>
      <w:r w:rsidR="002F4E2F">
        <w:rPr>
          <w:rFonts w:eastAsiaTheme="minorEastAsia"/>
          <w:lang w:bidi="hi-IN"/>
        </w:rPr>
        <w:t>=</w:t>
      </w:r>
      <w:r w:rsidR="002F4E2F">
        <w:rPr>
          <w:rFonts w:eastAsiaTheme="minorEastAsia"/>
          <w:i/>
          <w:iCs/>
          <w:lang w:bidi="hi-IN"/>
        </w:rPr>
        <w:t>f</w:t>
      </w:r>
      <w:r w:rsidR="002F4E2F">
        <w:rPr>
          <w:rFonts w:eastAsiaTheme="minorEastAsia"/>
          <w:i/>
          <w:iCs/>
          <w:vertAlign w:val="subscript"/>
          <w:lang w:bidi="hi-IN"/>
        </w:rPr>
        <w:t>x</w:t>
      </w:r>
      <w:r w:rsidR="002F4E2F">
        <w:rPr>
          <w:rFonts w:eastAsiaTheme="minorEastAsia"/>
          <w:lang w:bidi="hi-IN"/>
        </w:rPr>
        <w:t>)</w:t>
      </w:r>
      <w:r w:rsidR="009E654C">
        <w:rPr>
          <w:rFonts w:eastAsiaTheme="minorEastAsia"/>
          <w:lang w:bidi="hi-IN"/>
        </w:rPr>
        <w:t xml:space="preserve">. </w:t>
      </w:r>
      <w:r>
        <w:rPr>
          <w:lang w:bidi="hi-IN"/>
        </w:rPr>
        <w:t xml:space="preserve">See </w:t>
      </w:r>
      <w:r w:rsidR="00CA7DA9">
        <w:rPr>
          <w:lang w:bidi="hi-IN"/>
        </w:rPr>
        <w:fldChar w:fldCharType="begin"/>
      </w:r>
      <w:r>
        <w:rPr>
          <w:lang w:bidi="hi-IN"/>
        </w:rPr>
        <w:instrText xml:space="preserve"> REF _Ref360528371 \h </w:instrText>
      </w:r>
      <w:r w:rsidR="00CA7DA9">
        <w:rPr>
          <w:lang w:bidi="hi-IN"/>
        </w:rPr>
      </w:r>
      <w:r w:rsidR="00CA7DA9">
        <w:rPr>
          <w:lang w:bidi="hi-IN"/>
        </w:rPr>
        <w:fldChar w:fldCharType="separate"/>
      </w:r>
      <w:r>
        <w:t>Appendix 1</w:t>
      </w:r>
      <w:r w:rsidR="00CA7DA9">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t>, making it the optimal genotype</w:t>
      </w:r>
      <w:r w:rsidR="008752E9">
        <w:t xml:space="preserve">. See </w:t>
      </w:r>
      <w:fldSimple w:instr=" REF _Ref354316371 \h  \* MERGEFORMAT ">
        <w:r w:rsidRPr="005F1227">
          <w:t>Figure 1</w:t>
        </w:r>
      </w:fldSimple>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drawing>
          <wp:inline distT="0" distB="0" distL="0" distR="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12"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12"/>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CD660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CA7DA9">
        <w:fldChar w:fldCharType="separate"/>
      </w:r>
      <w:r w:rsidR="008752E9" w:rsidRPr="00CD660F">
        <w:rPr>
          <w:noProof/>
        </w:rPr>
        <w:t xml:space="preserve">(Haigh 1978, also see </w:t>
      </w:r>
      <w:r w:rsidR="00CA7DA9" w:rsidRPr="00CD660F">
        <w:rPr>
          <w:noProof/>
        </w:rPr>
        <w:fldChar w:fldCharType="begin" w:fldLock="1"/>
      </w:r>
      <w:r w:rsidR="008752E9" w:rsidRPr="00CD660F">
        <w:rPr>
          <w:noProof/>
        </w:rPr>
        <w:instrText xml:space="preserve"> REF _Ref360528371 \h </w:instrText>
      </w:r>
      <w:r w:rsidR="00CA7DA9" w:rsidRPr="00CD660F">
        <w:rPr>
          <w:noProof/>
        </w:rPr>
      </w:r>
      <w:r w:rsidR="00CA7DA9" w:rsidRPr="00CD660F">
        <w:rPr>
          <w:noProof/>
        </w:rPr>
        <w:fldChar w:fldCharType="separate"/>
      </w:r>
      <w:r w:rsidR="008752E9" w:rsidRPr="00CD660F">
        <w:rPr>
          <w:noProof/>
        </w:rPr>
        <w:t>Appendix 1</w:t>
      </w:r>
      <w:r w:rsidR="00CA7DA9" w:rsidRPr="00CD660F">
        <w:rPr>
          <w:noProof/>
        </w:rPr>
        <w:fldChar w:fldCharType="end"/>
      </w:r>
      <w:r w:rsidR="008752E9" w:rsidRPr="00CD660F">
        <w:rPr>
          <w:noProof/>
        </w:rPr>
        <w:t>)</w:t>
      </w:r>
      <w:r w:rsidR="00CA7DA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13" w:name="_Ref360717172"/>
            <w:r>
              <w:t>(</w:t>
            </w:r>
            <w:r w:rsidR="00CA7DA9">
              <w:fldChar w:fldCharType="begin"/>
            </w:r>
            <w:r w:rsidR="00C64915" w:rsidRPr="00F25234">
              <w:instrText xml:space="preserve"> SEQ Equation </w:instrText>
            </w:r>
            <w:r w:rsidR="00CA7DA9">
              <w:fldChar w:fldCharType="separate"/>
            </w:r>
            <w:r w:rsidR="00FD3777" w:rsidRPr="00F25234">
              <w:rPr>
                <w:noProof/>
              </w:rPr>
              <w:t>2</w:t>
            </w:r>
            <w:r w:rsidR="00CA7DA9">
              <w:rPr>
                <w:noProof/>
              </w:rPr>
              <w:fldChar w:fldCharType="end"/>
            </w:r>
            <w:r>
              <w:t>)</w:t>
            </w:r>
            <w:bookmarkEnd w:id="13"/>
          </w:p>
        </w:tc>
      </w:tr>
    </w:tbl>
    <w:p w:rsidR="00232C71" w:rsidRPr="00F03785" w:rsidRDefault="000D56CE" w:rsidP="00C35E46">
      <w:r>
        <w:t>The second model 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w:t>
      </w:r>
      <w:r w:rsidR="002F4E2F">
        <w:t xml:space="preserve">, </w:t>
      </w:r>
      <w:r w:rsidR="007B25AD">
        <w:rPr>
          <w:highlight w:val="yellow"/>
        </w:rPr>
        <w:t xml:space="preserve">see </w:t>
      </w:r>
      <w:r w:rsidR="002F4E2F" w:rsidRPr="002F4E2F">
        <w:rPr>
          <w:highlight w:val="yellow"/>
        </w:rPr>
        <w:t xml:space="preserve">Supplementary File </w:t>
      </w:r>
      <w:r w:rsidR="007B25AD" w:rsidRPr="00652D72">
        <w:rPr>
          <w:highlight w:val="yellow"/>
        </w:rPr>
        <w:t xml:space="preserve">for source </w:t>
      </w:r>
      <w:del w:id="14" w:author="lhadany" w:date="2013-08-04T10:36:00Z">
        <w:r w:rsidR="007B25AD" w:rsidRPr="00652D72" w:rsidDel="00C35E46">
          <w:rPr>
            <w:highlight w:val="yellow"/>
          </w:rPr>
          <w:delText>code</w:delText>
        </w:r>
        <w:r w:rsidR="00652D72" w:rsidRPr="00652D72" w:rsidDel="00C35E46">
          <w:rPr>
            <w:highlight w:val="yellow"/>
          </w:rPr>
          <w:delText>/</w:delText>
        </w:r>
      </w:del>
      <w:ins w:id="15" w:author="lhadany" w:date="2013-08-04T10:36:00Z">
        <w:r w:rsidR="00C35E46">
          <w:rPr>
            <w:highlight w:val="yellow"/>
          </w:rPr>
          <w:t xml:space="preserve"> </w:t>
        </w:r>
      </w:ins>
      <w:r w:rsidR="00652D72" w:rsidRPr="00652D72">
        <w:rPr>
          <w:highlight w:val="yellow"/>
        </w:rPr>
        <w:t>data</w:t>
      </w:r>
      <w:r>
        <w:t>), in which we: (i)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000DD9" w:rsidRDefault="002F4E2F" w:rsidP="00F25234">
      <w:r>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w:t>
      </w:r>
      <w:r w:rsidR="00F25234">
        <w:t xml:space="preserve">double mutant avoids extinction, </w:t>
      </w:r>
      <w:r>
        <w:t>increases in frequency</w:t>
      </w:r>
      <w:r w:rsidR="00F25234">
        <w:t xml:space="preserve"> and goes </w:t>
      </w:r>
      <w:r>
        <w:t>to fixation.</w:t>
      </w:r>
      <w:r w:rsidR="00E1623D">
        <w:t xml:space="preserve"> Our analytic model treats these steps separately – see below. </w:t>
      </w:r>
      <w:r w:rsidR="00E1623D" w:rsidRPr="00824294">
        <w:rPr>
          <w:highlight w:val="yellow"/>
        </w:rPr>
        <w:t xml:space="preserve">In the simulation model we wait </w:t>
      </w:r>
      <w:commentRangeStart w:id="16"/>
      <w:r w:rsidR="00E1623D" w:rsidRPr="00824294">
        <w:rPr>
          <w:highlight w:val="yellow"/>
        </w:rPr>
        <w:t xml:space="preserve">500 generations </w:t>
      </w:r>
      <w:commentRangeEnd w:id="16"/>
      <w:r w:rsidR="0094540E">
        <w:rPr>
          <w:rStyle w:val="CommentReference"/>
        </w:rPr>
        <w:commentReference w:id="16"/>
      </w:r>
      <w:r w:rsidR="00E1623D" w:rsidRPr="00824294">
        <w:rPr>
          <w:highlight w:val="yellow"/>
        </w:rPr>
        <w:t xml:space="preserve">to establish </w:t>
      </w:r>
      <w:r w:rsidR="00E1623D">
        <w:rPr>
          <w:highlight w:val="yellow"/>
        </w:rPr>
        <w:t xml:space="preserve">a </w:t>
      </w:r>
      <w:r w:rsidR="00E1623D" w:rsidRPr="00824294">
        <w:rPr>
          <w:highlight w:val="yellow"/>
        </w:rPr>
        <w:t xml:space="preserve">MSB and </w:t>
      </w:r>
      <w:commentRangeStart w:id="17"/>
      <w:r w:rsidR="00E1623D" w:rsidRPr="00824294">
        <w:rPr>
          <w:highlight w:val="yellow"/>
        </w:rPr>
        <w:t xml:space="preserve">then change the fitness of </w:t>
      </w:r>
      <w:r w:rsidR="00E1623D" w:rsidRPr="00824294">
        <w:rPr>
          <w:i/>
          <w:iCs/>
          <w:highlight w:val="yellow"/>
        </w:rPr>
        <w:t>AB</w:t>
      </w:r>
      <w:commentRangeEnd w:id="17"/>
      <w:r w:rsidR="0094540E">
        <w:rPr>
          <w:rStyle w:val="CommentReference"/>
        </w:rPr>
        <w:commentReference w:id="17"/>
      </w:r>
      <w:r w:rsidR="00E1623D" w:rsidRPr="00824294">
        <w:rPr>
          <w:highlight w:val="yellow"/>
        </w:rPr>
        <w:t xml:space="preserve">. We then wait until an </w:t>
      </w:r>
      <w:r w:rsidR="00E1623D" w:rsidRPr="00824294">
        <w:rPr>
          <w:i/>
          <w:iCs/>
          <w:highlight w:val="yellow"/>
        </w:rPr>
        <w:t xml:space="preserve">AB </w:t>
      </w:r>
      <w:r w:rsidR="00E1623D" w:rsidRPr="00824294">
        <w:rPr>
          <w:highlight w:val="yellow"/>
        </w:rPr>
        <w:t xml:space="preserve">individual appears. Finally, we wait until </w:t>
      </w:r>
      <w:r w:rsidR="00E1623D" w:rsidRPr="00824294">
        <w:rPr>
          <w:i/>
          <w:iCs/>
          <w:highlight w:val="yellow"/>
        </w:rPr>
        <w:t>AB</w:t>
      </w:r>
      <w:r w:rsidR="00E1623D" w:rsidRPr="00824294">
        <w:rPr>
          <w:highlight w:val="yellow"/>
        </w:rPr>
        <w:t xml:space="preserve"> </w:t>
      </w:r>
      <w:r w:rsidR="00E1623D">
        <w:rPr>
          <w:highlight w:val="yellow"/>
        </w:rPr>
        <w:t>goes to extinction</w:t>
      </w:r>
      <w:r w:rsidR="00E1623D" w:rsidRPr="00824294">
        <w:rPr>
          <w:highlight w:val="yellow"/>
        </w:rPr>
        <w:t xml:space="preserve"> or fixation (</w:t>
      </w:r>
      <w:r w:rsidR="00E1623D" w:rsidRPr="00824294">
        <w:rPr>
          <w:i/>
          <w:iCs/>
          <w:highlight w:val="yellow"/>
        </w:rPr>
        <w:t>f(AB)</w:t>
      </w:r>
      <w:r w:rsidR="00E1623D" w:rsidRPr="00824294">
        <w:rPr>
          <w:highlight w:val="yellow"/>
        </w:rPr>
        <w:t>=0</w:t>
      </w:r>
      <w:r w:rsidR="00E1623D">
        <w:rPr>
          <w:highlight w:val="yellow"/>
        </w:rPr>
        <w:t xml:space="preserve"> or </w:t>
      </w:r>
      <w:r w:rsidR="00E1623D" w:rsidRPr="00824294">
        <w:rPr>
          <w:i/>
          <w:iCs/>
          <w:highlight w:val="yellow"/>
        </w:rPr>
        <w:t>f(AB)</w:t>
      </w:r>
      <w:r w:rsidR="00E1623D" w:rsidRPr="00824294">
        <w:rPr>
          <w:highlight w:val="yellow"/>
        </w:rPr>
        <w:t>=1</w:t>
      </w:r>
      <w:r w:rsidR="00E1623D">
        <w:rPr>
          <w:highlight w:val="yellow"/>
        </w:rPr>
        <w:t>, respectively</w:t>
      </w:r>
      <w:r w:rsidR="00E1623D" w:rsidRPr="00824294">
        <w:rPr>
          <w:highlight w:val="yellow"/>
        </w:rPr>
        <w:t>). Therefore, each simulation provides one sample of the waiting time for appearance of the double mutant and one sample of the success or failure of the double mutant fixation.</w:t>
      </w:r>
    </w:p>
    <w:p w:rsidR="002D7506" w:rsidRDefault="002D7506" w:rsidP="002F4E2F">
      <w:pPr>
        <w:pStyle w:val="FigureLegend"/>
      </w:pPr>
      <w:bookmarkStart w:id="18"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18"/>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tblPr>
      <w:tblGrid>
        <w:gridCol w:w="865"/>
        <w:gridCol w:w="2858"/>
        <w:gridCol w:w="1150"/>
        <w:gridCol w:w="3655"/>
      </w:tblGrid>
      <w:tr w:rsidR="002D7506" w:rsidTr="00E5128F">
        <w:trPr>
          <w:cnfStyle w:val="100000000000"/>
        </w:trPr>
        <w:tc>
          <w:tcPr>
            <w:cnfStyle w:val="00100000000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pPr>
            <w:r>
              <w:t>Name</w:t>
            </w:r>
          </w:p>
        </w:tc>
        <w:tc>
          <w:tcPr>
            <w:tcW w:w="1150" w:type="dxa"/>
          </w:tcPr>
          <w:p w:rsidR="002D7506" w:rsidRDefault="002D7506" w:rsidP="00E5128F">
            <w:pPr>
              <w:pStyle w:val="FigureLegend"/>
              <w:cnfStyle w:val="100000000000"/>
            </w:pPr>
            <w:r>
              <w:t>Estimate</w:t>
            </w:r>
          </w:p>
        </w:tc>
        <w:tc>
          <w:tcPr>
            <w:tcW w:w="3655" w:type="dxa"/>
          </w:tcPr>
          <w:p w:rsidR="002D7506" w:rsidRDefault="002D7506" w:rsidP="00E5128F">
            <w:pPr>
              <w:pStyle w:val="FigureLegend"/>
              <w:cnfStyle w:val="100000000000"/>
            </w:pPr>
            <w:r>
              <w:t>References</w:t>
            </w:r>
          </w:p>
        </w:tc>
      </w:tr>
      <w:tr w:rsidR="002D7506" w:rsidTr="00E5128F">
        <w:trPr>
          <w:cnfStyle w:val="000000100000"/>
        </w:trPr>
        <w:tc>
          <w:tcPr>
            <w:cnfStyle w:val="00100000000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pPr>
            <w:r>
              <w:t>Selection coefficient</w:t>
            </w:r>
          </w:p>
        </w:tc>
        <w:tc>
          <w:tcPr>
            <w:tcW w:w="1150" w:type="dxa"/>
          </w:tcPr>
          <w:p w:rsidR="002D7506" w:rsidRDefault="002D7506" w:rsidP="00E5128F">
            <w:pPr>
              <w:pStyle w:val="FigureLegend"/>
              <w:cnfStyle w:val="000000100000"/>
            </w:pPr>
            <w:r>
              <w:t>0.001-0.03</w:t>
            </w:r>
          </w:p>
        </w:tc>
        <w:tc>
          <w:tcPr>
            <w:tcW w:w="3655" w:type="dxa"/>
          </w:tcPr>
          <w:p w:rsidR="002D7506" w:rsidRDefault="00CA7DA9" w:rsidP="00E5128F">
            <w:pPr>
              <w:pStyle w:val="FigureLegend"/>
              <w:cnfStyle w:val="000000100000"/>
            </w:pPr>
            <w:r>
              <w:fldChar w:fldCharType="begin" w:fldLock="1"/>
            </w:r>
            <w:r w:rsidR="00CD660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pPr>
            <w:r>
              <w:t>Double mutant advantage</w:t>
            </w:r>
          </w:p>
        </w:tc>
        <w:tc>
          <w:tcPr>
            <w:tcW w:w="1150" w:type="dxa"/>
          </w:tcPr>
          <w:p w:rsidR="002D7506" w:rsidRDefault="002D7506" w:rsidP="00E5128F">
            <w:pPr>
              <w:pStyle w:val="FigureLegend"/>
              <w:cnfStyle w:val="000000000000"/>
            </w:pPr>
            <w:r>
              <w:t>1-10</w:t>
            </w:r>
          </w:p>
        </w:tc>
        <w:tc>
          <w:tcPr>
            <w:tcW w:w="3655" w:type="dxa"/>
          </w:tcPr>
          <w:p w:rsidR="002D7506" w:rsidRDefault="00CA7DA9" w:rsidP="00E5128F">
            <w:pPr>
              <w:pStyle w:val="FigureLegend"/>
              <w:cnfStyle w:val="000000000000"/>
            </w:pPr>
            <w:r>
              <w:fldChar w:fldCharType="begin" w:fldLock="1"/>
            </w:r>
            <w:r w:rsidR="00CD660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trPr>
        <w:tc>
          <w:tcPr>
            <w:cnfStyle w:val="00100000000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pPr>
            <w:r>
              <w:t>Genomic deleterious mutation rate</w:t>
            </w:r>
          </w:p>
        </w:tc>
        <w:tc>
          <w:tcPr>
            <w:tcW w:w="1150" w:type="dxa"/>
          </w:tcPr>
          <w:p w:rsidR="002D7506" w:rsidRDefault="002D7506" w:rsidP="00E5128F">
            <w:pPr>
              <w:pStyle w:val="FigureLegend"/>
              <w:cnfStyle w:val="000000100000"/>
            </w:pPr>
            <w:r>
              <w:t>0.0004-0.003</w:t>
            </w:r>
          </w:p>
        </w:tc>
        <w:tc>
          <w:tcPr>
            <w:tcW w:w="3655" w:type="dxa"/>
          </w:tcPr>
          <w:p w:rsidR="002D7506" w:rsidRDefault="00CA7DA9" w:rsidP="00E5128F">
            <w:pPr>
              <w:pStyle w:val="FigureLegend"/>
              <w:cnfStyle w:val="000000100000"/>
            </w:pPr>
            <w:r>
              <w:fldChar w:fldCharType="begin" w:fldLock="1"/>
            </w:r>
            <w:r w:rsidR="00CD660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pPr>
            <w:r>
              <w:t>Site-specific beneficial mutation rate</w:t>
            </w:r>
          </w:p>
        </w:tc>
        <w:tc>
          <w:tcPr>
            <w:tcW w:w="1150" w:type="dxa"/>
          </w:tcPr>
          <w:p w:rsidR="002D7506" w:rsidRDefault="002D7506" w:rsidP="00E5128F">
            <w:pPr>
              <w:pStyle w:val="FigureLegend"/>
              <w:cnfStyle w:val="000000000000"/>
            </w:pPr>
            <w:r>
              <w:t>U/5000</w:t>
            </w:r>
          </w:p>
        </w:tc>
        <w:tc>
          <w:tcPr>
            <w:tcW w:w="3655" w:type="dxa"/>
          </w:tcPr>
          <w:p w:rsidR="002D7506" w:rsidRDefault="00CA7DA9" w:rsidP="00E5128F">
            <w:pPr>
              <w:pStyle w:val="FigureLegend"/>
              <w:cnfStyle w:val="000000000000"/>
            </w:pPr>
            <w:r>
              <w:fldChar w:fldCharType="begin" w:fldLock="1"/>
            </w:r>
            <w:r w:rsidR="00CD660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trPr>
        <w:tc>
          <w:tcPr>
            <w:cnfStyle w:val="00100000000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pPr>
            <w:r>
              <w:t>Fold-increase in mutation rate</w:t>
            </w:r>
          </w:p>
        </w:tc>
        <w:tc>
          <w:tcPr>
            <w:tcW w:w="1150" w:type="dxa"/>
          </w:tcPr>
          <w:p w:rsidR="002D7506" w:rsidRDefault="002D7506" w:rsidP="00E5128F">
            <w:pPr>
              <w:pStyle w:val="FigureLegend"/>
              <w:cnfStyle w:val="000000100000"/>
            </w:pPr>
            <w:r>
              <w:t>1-100</w:t>
            </w:r>
          </w:p>
        </w:tc>
        <w:tc>
          <w:tcPr>
            <w:tcW w:w="3655" w:type="dxa"/>
          </w:tcPr>
          <w:p w:rsidR="002D7506" w:rsidRDefault="00CA7DA9" w:rsidP="00E5128F">
            <w:pPr>
              <w:pStyle w:val="FigureLegend"/>
              <w:cnfStyle w:val="000000100000"/>
            </w:pPr>
            <w:r>
              <w:fldChar w:fldCharType="begin" w:fldLock="1"/>
            </w:r>
            <w:r w:rsidR="00CD660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pPr>
            <w:r>
              <w:t>Population size</w:t>
            </w:r>
          </w:p>
        </w:tc>
        <w:tc>
          <w:tcPr>
            <w:tcW w:w="1150" w:type="dxa"/>
          </w:tcPr>
          <w:p w:rsidR="002D7506" w:rsidRPr="000E4EA4" w:rsidRDefault="002D7506" w:rsidP="00FE18DA">
            <w:pPr>
              <w:pStyle w:val="FigureLegend"/>
              <w:cnfStyle w:val="00000000000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pPr>
            <w:r w:rsidRPr="00EA316D">
              <w:fldChar w:fldCharType="begin" w:fldLock="1"/>
            </w:r>
            <w:r w:rsidR="00CD660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02786D" w:rsidTr="00000DD9">
        <w:tc>
          <w:tcPr>
            <w:tcW w:w="4500" w:type="pct"/>
            <w:vAlign w:val="center"/>
          </w:tcPr>
          <w:p w:rsidR="0002786D" w:rsidRDefault="00CA7DA9"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19" w:name="_Ref360530713"/>
            <w:r>
              <w:t>(</w:t>
            </w:r>
            <w:r w:rsidR="00CA7DA9">
              <w:fldChar w:fldCharType="begin"/>
            </w:r>
            <w:r w:rsidR="00C64915" w:rsidRPr="00F25234">
              <w:instrText xml:space="preserve"> SEQ Equation </w:instrText>
            </w:r>
            <w:r w:rsidR="00CA7DA9">
              <w:fldChar w:fldCharType="separate"/>
            </w:r>
            <w:r w:rsidR="00F25234" w:rsidRPr="00F25234">
              <w:rPr>
                <w:noProof/>
              </w:rPr>
              <w:t>3</w:t>
            </w:r>
            <w:r w:rsidR="00CA7DA9">
              <w:rPr>
                <w:noProof/>
              </w:rPr>
              <w:fldChar w:fldCharType="end"/>
            </w:r>
            <w:r>
              <w:t>)</w:t>
            </w:r>
            <w:bookmarkEnd w:id="19"/>
          </w:p>
        </w:tc>
      </w:tr>
    </w:tbl>
    <w:p w:rsidR="00000DD9" w:rsidRDefault="00A95F28" w:rsidP="00F25234">
      <w:r>
        <w:t xml:space="preserve">These values are reasonable for bacterial populations (see </w:t>
      </w:r>
      <w:r w:rsidR="00CA7DA9">
        <w:fldChar w:fldCharType="begin"/>
      </w:r>
      <w:r>
        <w:instrText xml:space="preserve"> REF _Ref358791100 \h </w:instrText>
      </w:r>
      <w:r w:rsidR="00CA7DA9">
        <w:fldChar w:fldCharType="separate"/>
      </w:r>
      <w:r>
        <w:t xml:space="preserve">Table </w:t>
      </w:r>
      <w:r>
        <w:rPr>
          <w:noProof/>
        </w:rPr>
        <w:t>1</w:t>
      </w:r>
      <w:r w:rsidR="00CA7DA9">
        <w:fldChar w:fldCharType="end"/>
      </w:r>
      <w:r>
        <w:t>)</w:t>
      </w:r>
      <w:r w:rsidR="00F25234">
        <w:t>.</w:t>
      </w:r>
    </w:p>
    <w:p w:rsidR="002D7506" w:rsidRDefault="0002786D" w:rsidP="00A95F28">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20" w:name="_Ref354134924"/>
            <w:r>
              <w:t>(</w:t>
            </w:r>
            <w:r w:rsidR="00CA7DA9">
              <w:fldChar w:fldCharType="begin"/>
            </w:r>
            <w:r w:rsidR="00C64915" w:rsidRPr="00EC7EBC">
              <w:instrText xml:space="preserve"> SEQ Equation </w:instrText>
            </w:r>
            <w:r w:rsidR="00CA7DA9">
              <w:fldChar w:fldCharType="separate"/>
            </w:r>
            <w:r w:rsidR="00EC7EBC" w:rsidRPr="00EC7EBC">
              <w:rPr>
                <w:noProof/>
              </w:rPr>
              <w:t>4</w:t>
            </w:r>
            <w:r w:rsidR="00CA7DA9">
              <w:rPr>
                <w:noProof/>
              </w:rPr>
              <w:fldChar w:fldCharType="end"/>
            </w:r>
            <w:r>
              <w:t>)</w:t>
            </w:r>
            <w:bookmarkEnd w:id="20"/>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2D7506" w:rsidTr="00563FAB">
        <w:tc>
          <w:tcPr>
            <w:tcW w:w="4500" w:type="pct"/>
            <w:vAlign w:val="center"/>
          </w:tcPr>
          <w:p w:rsidR="002D7506" w:rsidRDefault="00CA7DA9"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21" w:name="_Ref354134926"/>
            <w:r>
              <w:t>(</w:t>
            </w:r>
            <w:r w:rsidR="00CA7DA9">
              <w:fldChar w:fldCharType="begin"/>
            </w:r>
            <w:r w:rsidR="00C64915" w:rsidRPr="00EC7EBC">
              <w:instrText xml:space="preserve"> SEQ Equation </w:instrText>
            </w:r>
            <w:r w:rsidR="00CA7DA9">
              <w:fldChar w:fldCharType="separate"/>
            </w:r>
            <w:r w:rsidR="00EC7EBC">
              <w:rPr>
                <w:noProof/>
              </w:rPr>
              <w:t>5</w:t>
            </w:r>
            <w:r w:rsidR="00CA7DA9">
              <w:rPr>
                <w:noProof/>
              </w:rPr>
              <w:fldChar w:fldCharType="end"/>
            </w:r>
            <w:r>
              <w:t>)</w:t>
            </w:r>
            <w:bookmarkEnd w:id="21"/>
          </w:p>
        </w:tc>
      </w:tr>
    </w:tbl>
    <w:p w:rsidR="0002786D" w:rsidRDefault="005447DA" w:rsidP="005447DA">
      <w:r>
        <w:t xml:space="preserve">The right-hand side of Eqs. </w:t>
      </w:r>
      <w:r w:rsidR="00CA7DA9">
        <w:fldChar w:fldCharType="begin"/>
      </w:r>
      <w:r>
        <w:instrText xml:space="preserve"> REF _Ref354134924 \h </w:instrText>
      </w:r>
      <w:r w:rsidR="00CA7DA9">
        <w:fldChar w:fldCharType="separate"/>
      </w:r>
      <w:r w:rsidR="00EC7EBC">
        <w:t>(</w:t>
      </w:r>
      <w:r w:rsidR="00EC7EBC" w:rsidRPr="00EC7EBC">
        <w:rPr>
          <w:noProof/>
        </w:rPr>
        <w:t>4</w:t>
      </w:r>
      <w:r w:rsidR="00EC7EBC">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EC7EBC" w:rsidRPr="00EC7EBC">
        <w:t>(</w:t>
      </w:r>
      <w:r w:rsidR="00EC7EBC" w:rsidRPr="00EC7EBC">
        <w:rPr>
          <w:noProof/>
        </w:rPr>
        <w:t>5</w:t>
      </w:r>
      <w:r w:rsidR="00EC7EBC" w:rsidRPr="00EC7EBC">
        <w:t>)</w:t>
      </w:r>
      <w:r w:rsidR="00CA7DA9">
        <w:fldChar w:fldCharType="end"/>
      </w:r>
      <w:r>
        <w:t xml:space="preserve"> are 1</w:t>
      </w:r>
      <w:r w:rsidRPr="005447DA">
        <w:rPr>
          <w:vertAlign w:val="superscript"/>
        </w:rPr>
        <w:t>st</w:t>
      </w:r>
      <w:r>
        <w:t xml:space="preserve"> order approximations, see </w:t>
      </w:r>
      <w:r w:rsidR="00CA7DA9">
        <w:fldChar w:fldCharType="begin"/>
      </w:r>
      <w:r>
        <w:instrText xml:space="preserve"> REF _Ref360530640 \h </w:instrText>
      </w:r>
      <w:r w:rsidR="00CA7DA9">
        <w:fldChar w:fldCharType="separate"/>
      </w:r>
      <w:r>
        <w:t>Appendix 2</w:t>
      </w:r>
      <w:r w:rsidR="00CA7DA9">
        <w:fldChar w:fldCharType="end"/>
      </w:r>
      <w:r>
        <w:t xml:space="preserve"> for more details.</w:t>
      </w:r>
    </w:p>
    <w:p w:rsidR="002D7506" w:rsidRDefault="002D7506" w:rsidP="003F5091">
      <w:pPr>
        <w:pStyle w:val="Heading3"/>
      </w:pPr>
      <w:bookmarkStart w:id="22" w:name="_Ref354319797"/>
      <w:r>
        <w:t xml:space="preserve">Fixation probability with stress-induced </w:t>
      </w:r>
      <w:bookmarkEnd w:id="22"/>
      <w:r w:rsidR="003F5091">
        <w:t>mutagenesis</w:t>
      </w:r>
    </w:p>
    <w:p w:rsidR="005447DA" w:rsidRPr="005447DA" w:rsidRDefault="002D7506" w:rsidP="00EC7EBC">
      <w:r>
        <w:t>Assuming that the advantage of the double mutant is considerable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CA7DA9">
        <w:rPr>
          <w:rFonts w:cstheme="majorBidi"/>
        </w:rPr>
        <w:fldChar w:fldCharType="begin"/>
      </w:r>
      <w:r w:rsidR="005447DA" w:rsidRPr="00EC7EBC">
        <w:rPr>
          <w:rFonts w:cstheme="majorBidi"/>
        </w:rPr>
        <w:instrText xml:space="preserve"> REF _Ref360530713 \h </w:instrText>
      </w:r>
      <w:r w:rsidR="00CA7DA9">
        <w:rPr>
          <w:rFonts w:cstheme="majorBidi"/>
        </w:rPr>
      </w:r>
      <w:r w:rsidR="00CA7DA9">
        <w:rPr>
          <w:rFonts w:cstheme="majorBidi"/>
        </w:rPr>
        <w:fldChar w:fldCharType="separate"/>
      </w:r>
      <w:r w:rsidR="00EC7EBC" w:rsidRPr="00EC7EBC">
        <w:t>(</w:t>
      </w:r>
      <w:r w:rsidR="00EC7EBC" w:rsidRPr="00EC7EBC">
        <w:rPr>
          <w:noProof/>
        </w:rPr>
        <w:t>3</w:t>
      </w:r>
      <w:r w:rsidR="00EC7EBC" w:rsidRPr="00EC7EBC">
        <w:t>)</w:t>
      </w:r>
      <w:r w:rsidR="00CA7DA9">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CD660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CA7DA9">
        <w:fldChar w:fldCharType="begin"/>
      </w:r>
      <w:r w:rsidR="005447DA">
        <w:instrText xml:space="preserve"> REF _Ref360530760 \h </w:instrText>
      </w:r>
      <w:r w:rsidR="00CA7DA9">
        <w:fldChar w:fldCharType="separate"/>
      </w:r>
      <w:r w:rsidR="005447DA">
        <w:t>Appendix 3</w:t>
      </w:r>
      <w:r w:rsidR="00CA7DA9">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EC7EBC" w:rsidRPr="00EC7EBC">
              <w:rPr>
                <w:noProof/>
              </w:rPr>
              <w:t>6</w:t>
            </w:r>
            <w:r w:rsidR="00CA7DA9">
              <w:rPr>
                <w:noProof/>
              </w:rPr>
              <w:fldChar w:fldCharType="end"/>
            </w:r>
            <w:r>
              <w:t>)</w:t>
            </w:r>
          </w:p>
        </w:tc>
      </w:tr>
    </w:tbl>
    <w:p w:rsidR="005447DA" w:rsidRDefault="006A479B" w:rsidP="006A479B">
      <w:pPr>
        <w:rPr>
          <w:lang w:bidi="hi-IN"/>
        </w:rPr>
      </w:pPr>
      <w:bookmarkStart w:id="23"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CD660F">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B82D73">
      <w:pPr>
        <w:pStyle w:val="Heading3"/>
      </w:pPr>
      <w:r>
        <w:t>Adaptation rate</w:t>
      </w:r>
      <w:bookmarkEnd w:id="23"/>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CA7DA9">
        <w:fldChar w:fldCharType="begin"/>
      </w:r>
      <w:r w:rsidR="005447DA" w:rsidRPr="00EC7EBC">
        <w:instrText xml:space="preserve"> REF _Ref360530713 \h </w:instrText>
      </w:r>
      <w:r w:rsidR="00CA7DA9">
        <w:fldChar w:fldCharType="separate"/>
      </w:r>
      <w:r w:rsidR="00EC7EBC" w:rsidRPr="00EC7EBC">
        <w:t>(</w:t>
      </w:r>
      <w:r w:rsidR="00EC7EBC" w:rsidRPr="00EC7EBC">
        <w:rPr>
          <w:noProof/>
        </w:rPr>
        <w:t>3</w:t>
      </w:r>
      <w:r w:rsidR="00EC7EBC" w:rsidRPr="00EC7EBC">
        <w:t>)</w:t>
      </w:r>
      <w:r w:rsidR="00CA7DA9">
        <w:fldChar w:fldCharType="end"/>
      </w:r>
      <w:r w:rsidR="00CA7DA9">
        <w:fldChar w:fldCharType="begin"/>
      </w:r>
      <w:r>
        <w:instrText xml:space="preserve"> REF _Ref354129072 \h  \* MERGEFORMAT </w:instrText>
      </w:r>
      <w:r w:rsidR="00CA7DA9">
        <w:fldChar w:fldCharType="end"/>
      </w:r>
      <w:r>
        <w:t xml:space="preserve"> 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EC7EBC">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which is a weaker constraint than</w:t>
      </w:r>
      <w:r w:rsidR="00EC7EBC">
        <w:t xml:space="preserve"> </w:t>
      </w:r>
      <w:r w:rsidR="00CA7DA9">
        <w:fldChar w:fldCharType="begin"/>
      </w:r>
      <w:r w:rsidR="00EC7EBC">
        <w:instrText xml:space="preserve"> REF _Ref360717172 \h </w:instrText>
      </w:r>
      <w:r w:rsidR="00CA7DA9">
        <w:fldChar w:fldCharType="separate"/>
      </w:r>
      <w:r w:rsidR="00EC7EBC">
        <w:t>(</w:t>
      </w:r>
      <w:r w:rsidR="00EC7EBC" w:rsidRPr="00F25234">
        <w:rPr>
          <w:noProof/>
        </w:rPr>
        <w:t>2</w:t>
      </w:r>
      <w:r w:rsidR="00EC7EBC">
        <w:t>)</w:t>
      </w:r>
      <w:r w:rsidR="00CA7DA9">
        <w:fldChar w:fldCharType="end"/>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r w:rsidR="005447DA">
        <w:t xml:space="preserve"> 1/</w:t>
      </w:r>
      <w:r w:rsidR="005447DA" w:rsidRPr="00CB2F61">
        <w:rPr>
          <w:i/>
          <w:iCs/>
        </w:rPr>
        <w:t>Nqρ</w:t>
      </w:r>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EC7EBC" w:rsidRPr="00EC7EBC">
              <w:rPr>
                <w:noProof/>
              </w:rPr>
              <w:t>7</w:t>
            </w:r>
            <w:r w:rsidR="00CA7DA9">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6A479B">
      <w:pPr>
        <w:pStyle w:val="Heading2"/>
      </w:pPr>
      <w:bookmarkStart w:id="24" w:name="_Ref359745744"/>
      <w:r>
        <w:t>Mutation-selection balance</w:t>
      </w:r>
      <w:bookmarkEnd w:id="24"/>
    </w:p>
    <w:p w:rsidR="00125157" w:rsidRPr="006A479B" w:rsidRDefault="00125157" w:rsidP="00EC7EBC">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r w:rsidR="006A479B" w:rsidRPr="006A479B">
        <w:rPr>
          <w:rFonts w:ascii="Times New Roman" w:hAnsi="Times New Roman" w:cs="Times New Roman"/>
          <w:i/>
          <w:iCs/>
          <w:vertAlign w:val="superscript"/>
        </w:rPr>
        <w:t>τ</w:t>
      </w:r>
      <w:r w:rsidR="006A479B" w:rsidRPr="006A479B">
        <w:rPr>
          <w:i/>
          <w:iCs/>
          <w:vertAlign w:val="superscript"/>
        </w:rPr>
        <w:t>U</w:t>
      </w:r>
      <w:r w:rsidR="001033CA">
        <w:rPr>
          <w:vertAlign w:val="subscript"/>
        </w:rPr>
        <w:t xml:space="preserve"> </w:t>
      </w:r>
      <w:r w:rsidR="00CA7DA9">
        <w:fldChar w:fldCharType="begin" w:fldLock="1"/>
      </w:r>
      <w:r w:rsidR="00CD660F">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CA7DA9">
        <w:fldChar w:fldCharType="separate"/>
      </w:r>
      <w:r w:rsidR="001033CA" w:rsidRPr="00CD660F">
        <w:rPr>
          <w:noProof/>
        </w:rPr>
        <w:t>(Kimura and Maruyama 1966</w:t>
      </w:r>
      <w:r w:rsidR="00325953" w:rsidRPr="00CD660F">
        <w:rPr>
          <w:noProof/>
        </w:rPr>
        <w:t xml:space="preserve">; see also </w:t>
      </w:r>
      <w:r w:rsidR="00CA7DA9" w:rsidRPr="00CD660F">
        <w:rPr>
          <w:noProof/>
        </w:rPr>
        <w:fldChar w:fldCharType="begin" w:fldLock="1"/>
      </w:r>
      <w:r w:rsidR="00325953" w:rsidRPr="00CD660F">
        <w:rPr>
          <w:noProof/>
        </w:rPr>
        <w:instrText xml:space="preserve"> REF _Ref360528371 \h </w:instrText>
      </w:r>
      <w:r w:rsidR="00CA7DA9" w:rsidRPr="00CD660F">
        <w:rPr>
          <w:noProof/>
        </w:rPr>
      </w:r>
      <w:r w:rsidR="00CA7DA9" w:rsidRPr="00CD660F">
        <w:rPr>
          <w:noProof/>
        </w:rPr>
        <w:fldChar w:fldCharType="separate"/>
      </w:r>
      <w:r w:rsidR="00325953" w:rsidRPr="00CD660F">
        <w:rPr>
          <w:noProof/>
        </w:rPr>
        <w:t>Appendix 1</w:t>
      </w:r>
      <w:r w:rsidR="00CA7DA9" w:rsidRPr="00CD660F">
        <w:rPr>
          <w:noProof/>
        </w:rPr>
        <w:fldChar w:fldCharType="end"/>
      </w:r>
      <w:r w:rsidR="001033CA" w:rsidRPr="00CD660F">
        <w:rPr>
          <w:noProof/>
        </w:rPr>
        <w:t>)</w:t>
      </w:r>
      <w:r w:rsidR="00CA7DA9">
        <w:fldChar w:fldCharType="end"/>
      </w:r>
      <w:r w:rsidR="001033CA">
        <w:t xml:space="preserve">. </w:t>
      </w:r>
      <w:r w:rsidR="00F35F7B">
        <w:t xml:space="preserve">Therefore, </w:t>
      </w:r>
      <w:r w:rsidR="006A479B">
        <w:t xml:space="preserve">with </w:t>
      </w:r>
      <w:r w:rsidR="00F35F7B">
        <w:t xml:space="preserve">CM </w:t>
      </w:r>
      <w:r>
        <w:t>the population mean fitness decay</w:t>
      </w:r>
      <w:r w:rsidR="006A479B">
        <w:t>s</w:t>
      </w:r>
      <w:r>
        <w:t xml:space="preserve"> </w:t>
      </w:r>
      <w:r w:rsidR="00EC7EBC">
        <w:t xml:space="preserve">exponentially </w:t>
      </w:r>
      <w:r>
        <w:t>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Agrawal </w:t>
      </w:r>
      <w:r w:rsidR="00CA7DA9">
        <w:fldChar w:fldCharType="begin" w:fldLock="1"/>
      </w:r>
      <w:r w:rsidR="00CD660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CA7DA9">
        <w:fldChar w:fldCharType="separate"/>
      </w:r>
      <w:r w:rsidR="00CD660F" w:rsidRPr="00CD660F">
        <w:rPr>
          <w:noProof/>
        </w:rPr>
        <w:t>(2002)</w:t>
      </w:r>
      <w:r w:rsidR="00CA7DA9">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CD660F">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CD660F">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CA7DA9">
        <w:rPr>
          <w:rFonts w:eastAsiaTheme="minorEastAsia"/>
        </w:rPr>
        <w:fldChar w:fldCharType="begin" w:fldLock="1"/>
      </w:r>
      <w:r w:rsidR="00CD660F">
        <w:rPr>
          <w:rFonts w:eastAsiaTheme="minorEastAsia"/>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rFonts w:eastAsiaTheme="minorEastAsia"/>
        </w:rPr>
        <w:fldChar w:fldCharType="separate"/>
      </w:r>
      <w:r w:rsidR="00125157" w:rsidRPr="00CD660F">
        <w:rPr>
          <w:rFonts w:eastAsiaTheme="minorEastAsia"/>
          <w:noProof/>
        </w:rPr>
        <w:t>(Ram and Hadany 2012)</w:t>
      </w:r>
      <w:r w:rsidR="00CA7DA9">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CA7DA9">
        <w:rPr>
          <w:rFonts w:eastAsiaTheme="minorEastAsia"/>
        </w:rPr>
        <w:fldChar w:fldCharType="begin"/>
      </w:r>
      <w:r w:rsidR="006A479B" w:rsidRPr="00CD660F">
        <w:rPr>
          <w:rFonts w:eastAsiaTheme="minorEastAsia"/>
        </w:rPr>
        <w:instrText xml:space="preserve"> REF _Ref360717172 \h </w:instrText>
      </w:r>
      <w:r w:rsidR="00CA7DA9">
        <w:rPr>
          <w:rFonts w:eastAsiaTheme="minorEastAsia"/>
        </w:rPr>
      </w:r>
      <w:r w:rsidR="00CA7DA9">
        <w:rPr>
          <w:rFonts w:eastAsiaTheme="minorEastAsia"/>
        </w:rPr>
        <w:fldChar w:fldCharType="separate"/>
      </w:r>
      <w:r w:rsidR="00CD660F" w:rsidRPr="00CD660F">
        <w:t>(</w:t>
      </w:r>
      <w:r w:rsidR="00CD660F" w:rsidRPr="00CD660F">
        <w:rPr>
          <w:noProof/>
        </w:rPr>
        <w:t>2</w:t>
      </w:r>
      <w:r w:rsidR="00CD660F" w:rsidRPr="00CD660F">
        <w:t>)</w:t>
      </w:r>
      <w:r w:rsidR="00CA7DA9">
        <w:rPr>
          <w:rFonts w:eastAsiaTheme="minorEastAsia"/>
        </w:rPr>
        <w:fldChar w:fldCharType="end"/>
      </w:r>
      <w:r w:rsidR="006A479B">
        <w:rPr>
          <w:rFonts w:eastAsiaTheme="minorEastAsia"/>
        </w:rPr>
        <w:t xml:space="preserve"> ensures that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fldSimple w:instr=" REF _Ref360184146 \h  \* MERGEFORMAT ">
        <w:r w:rsidR="00961209" w:rsidRPr="00961209">
          <w:t xml:space="preserve">Figure </w:t>
        </w:r>
        <w:r w:rsidR="00961209" w:rsidRPr="00961209">
          <w:rPr>
            <w:noProof/>
          </w:rPr>
          <w:t>2</w:t>
        </w:r>
      </w:fldSimple>
      <w:r w:rsidR="00125157" w:rsidRPr="00961209">
        <w:rPr>
          <w:rFonts w:eastAsiaTheme="minorEastAsia"/>
        </w:rPr>
        <w:t>.</w:t>
      </w:r>
    </w:p>
    <w:p w:rsidR="00961209" w:rsidRDefault="00DF4FC8" w:rsidP="00305197">
      <w:pPr>
        <w:pStyle w:val="FigureLegend"/>
        <w:rPr>
          <w:b/>
          <w:bCs/>
        </w:rPr>
      </w:pPr>
      <w:bookmarkStart w:id="25" w:name="_Ref360184146"/>
      <w:r>
        <w:rPr>
          <w:noProof/>
        </w:rPr>
        <w:drawing>
          <wp:inline distT="0" distB="0" distL="0" distR="0">
            <wp:extent cx="3636000" cy="2912400"/>
            <wp:effectExtent l="0" t="0" r="3175" b="2540"/>
            <wp:docPr id="16" name="Picture 16"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EE3CB4" w:rsidRPr="00EB6923" w:rsidRDefault="00EE3CB4" w:rsidP="001C5D6C">
      <w:pPr>
        <w:pStyle w:val="FigureLegend"/>
      </w:pPr>
      <w:bookmarkStart w:id="26" w:name="_Ref360184242"/>
      <w:r w:rsidRPr="00EE3CB4">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2</w:t>
      </w:r>
      <w:r w:rsidR="00CA7DA9">
        <w:rPr>
          <w:b/>
          <w:bCs/>
        </w:rPr>
        <w:fldChar w:fldCharType="end"/>
      </w:r>
      <w:bookmarkEnd w:id="25"/>
      <w:bookmarkEnd w:id="26"/>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CD660F" w:rsidRDefault="001C5D6C" w:rsidP="00CD660F">
      <w:pPr>
        <w:rPr>
          <w:lang w:bidi="hi-IN"/>
        </w:rPr>
      </w:pPr>
      <w:r>
        <w:rPr>
          <w:lang w:bidi="hi-IN"/>
        </w:rPr>
        <w:t xml:space="preserve">In 1931, Wright introduced the problem of complex adaptation </w:t>
      </w:r>
      <w:r w:rsidR="00CA7DA9">
        <w:rPr>
          <w:lang w:bidi="hi-IN"/>
        </w:rPr>
        <w:fldChar w:fldCharType="begin" w:fldLock="1"/>
      </w:r>
      <w:r w:rsidR="00CD660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Pr>
          <w:lang w:bidi="hi-IN"/>
        </w:rPr>
        <w:t xml:space="preserve">: if two or more mutations are required for adaptation, but each mutation is </w:t>
      </w:r>
      <w:r w:rsidR="00CD660F">
        <w:rPr>
          <w:lang w:bidi="hi-IN"/>
        </w:rPr>
        <w:t xml:space="preserve">separately </w:t>
      </w:r>
      <w:r>
        <w:rPr>
          <w:lang w:bidi="hi-IN"/>
        </w:rPr>
        <w:t xml:space="preserve">deleterious, then </w:t>
      </w:r>
      <w:r w:rsidR="00CD660F">
        <w:rPr>
          <w:lang w:bidi="hi-IN"/>
        </w:rPr>
        <w:t xml:space="preserve">the </w:t>
      </w:r>
      <w:r>
        <w:rPr>
          <w:lang w:bidi="hi-IN"/>
        </w:rPr>
        <w:t xml:space="preserve">adaptation </w:t>
      </w:r>
      <w:r w:rsidR="00CD660F">
        <w:rPr>
          <w:lang w:bidi="hi-IN"/>
        </w:rPr>
        <w:t xml:space="preserve">rate </w:t>
      </w:r>
      <w:r>
        <w:rPr>
          <w:lang w:bidi="hi-IN"/>
        </w:rPr>
        <w:t>will be very low.</w:t>
      </w:r>
      <w:r w:rsidR="007C4DDB">
        <w:rPr>
          <w:lang w:bidi="hi-IN"/>
        </w:rPr>
        <w:t xml:space="preserve"> </w:t>
      </w:r>
    </w:p>
    <w:p w:rsidR="00354774" w:rsidRPr="007C4DDB" w:rsidRDefault="001C5D6C" w:rsidP="00CD660F">
      <w:pPr>
        <w:rPr>
          <w:lang w:bidi="hi-IN"/>
        </w:rPr>
      </w:pP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CD660F">
        <w:rPr>
          <w:lang w:bidi="hi-IN"/>
        </w:rPr>
        <w:t xml:space="preserve"> (see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75"/>
        <w:gridCol w:w="853"/>
      </w:tblGrid>
      <w:tr w:rsidR="00CB2F61" w:rsidTr="00CB2F61">
        <w:tc>
          <w:tcPr>
            <w:tcW w:w="4500" w:type="pct"/>
            <w:vAlign w:val="center"/>
          </w:tcPr>
          <w:p w:rsidR="00CB2F61" w:rsidRDefault="00CA7DA9"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27" w:name="_Ref360526047"/>
            <w:r>
              <w:t>(</w:t>
            </w:r>
            <w:r w:rsidR="00CA7DA9">
              <w:fldChar w:fldCharType="begin"/>
            </w:r>
            <w:r w:rsidR="009850ED" w:rsidRPr="00C23983">
              <w:instrText xml:space="preserve"> SEQ Equation </w:instrText>
            </w:r>
            <w:r w:rsidR="00CA7DA9">
              <w:fldChar w:fldCharType="separate"/>
            </w:r>
            <w:r w:rsidR="00C23983">
              <w:rPr>
                <w:noProof/>
              </w:rPr>
              <w:t>7</w:t>
            </w:r>
            <w:r w:rsidR="00CA7DA9">
              <w:rPr>
                <w:noProof/>
              </w:rPr>
              <w:fldChar w:fldCharType="end"/>
            </w:r>
            <w:r>
              <w:t>)</w:t>
            </w:r>
            <w:bookmarkEnd w:id="2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A7DA9"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A7DA9"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28" w:name="_Ref360526048"/>
            <w:r>
              <w:t>(</w:t>
            </w:r>
            <w:r w:rsidR="00CA7DA9">
              <w:fldChar w:fldCharType="begin"/>
            </w:r>
            <w:r w:rsidR="009850ED" w:rsidRPr="00C23983">
              <w:instrText xml:space="preserve"> SEQ Equation </w:instrText>
            </w:r>
            <w:r w:rsidR="00CA7DA9">
              <w:fldChar w:fldCharType="separate"/>
            </w:r>
            <w:r w:rsidR="00C23983" w:rsidRPr="00C23983">
              <w:rPr>
                <w:noProof/>
              </w:rPr>
              <w:t>9</w:t>
            </w:r>
            <w:r w:rsidR="00CA7DA9">
              <w:rPr>
                <w:noProof/>
              </w:rPr>
              <w:fldChar w:fldCharType="end"/>
            </w:r>
            <w:r>
              <w:t>)</w:t>
            </w:r>
            <w:bookmarkEnd w:id="28"/>
          </w:p>
        </w:tc>
      </w:tr>
    </w:tbl>
    <w:p w:rsidR="005A2F68" w:rsidRPr="005A2F68" w:rsidRDefault="004D5FC0" w:rsidP="00CD660F">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r w:rsidR="005A2F68" w:rsidRPr="00AB0448">
        <w:rPr>
          <w:i/>
          <w:iCs/>
        </w:rPr>
        <w:t>τ</w:t>
      </w:r>
      <w:r w:rsidR="005A2F68">
        <w:rPr>
          <w:i/>
          <w:iCs/>
        </w:rPr>
        <w:t>U</w:t>
      </w:r>
      <w:r>
        <w:t>, respectively.</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fldSimple w:instr=" REF _Ref360183592 \h  \* MERGEFORMAT ">
        <w:r w:rsidR="001C5D6C" w:rsidRPr="00701833">
          <w:t xml:space="preserve">Figure </w:t>
        </w:r>
        <w:r w:rsidR="001C5D6C" w:rsidRPr="00701833">
          <w:rPr>
            <w:noProof/>
          </w:rPr>
          <w:t>3</w:t>
        </w:r>
      </w:fldSimple>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fldSimple w:instr=" REF _Ref360183807 \h  \* MERGEFORMAT ">
        <w:r w:rsidR="00320207" w:rsidRPr="00320207">
          <w:t>Figure S</w:t>
        </w:r>
        <w:r w:rsidR="00320207" w:rsidRPr="00320207">
          <w:rPr>
            <w:noProof/>
          </w:rPr>
          <w:t>5</w:t>
        </w:r>
      </w:fldSimple>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fldSimple w:instr=" REF _Ref360183592 \h  \* MERGEFORMAT ">
        <w:r w:rsidR="00000DD9" w:rsidRPr="00000DD9">
          <w:t xml:space="preserve">Figure </w:t>
        </w:r>
        <w:r w:rsidR="00000DD9" w:rsidRPr="00000DD9">
          <w:rPr>
            <w:noProof/>
          </w:rPr>
          <w:t>3</w:t>
        </w:r>
      </w:fldSimple>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cannot contribute to adaptation. </w:t>
      </w:r>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fldSimple w:instr=" REF _Ref360562760 \h  \* MERGEFORMAT ">
        <w:r w:rsidR="006D5802" w:rsidRPr="00E1623D">
          <w:rPr>
            <w:highlight w:val="yellow"/>
          </w:rPr>
          <w:t>Figure S6</w:t>
        </w:r>
      </w:fldSimple>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drawing>
          <wp:inline distT="0" distB="0" distL="0" distR="0">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29"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3</w:t>
      </w:r>
      <w:r w:rsidR="00CA7DA9">
        <w:rPr>
          <w:b/>
          <w:bCs/>
        </w:rPr>
        <w:fldChar w:fldCharType="end"/>
      </w:r>
      <w:bookmarkEnd w:id="29"/>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fldSimple w:instr=" REF _Ref354316371 \h  \* MERGEFORMAT ">
        <w:r w:rsidRPr="00C11B88">
          <w:t>Figure</w:t>
        </w:r>
        <w:r w:rsidRPr="00C11B88">
          <w:rPr>
            <w:b/>
            <w:bCs/>
          </w:rPr>
          <w:t xml:space="preserve"> </w:t>
        </w:r>
        <w:r w:rsidRPr="00C11B88">
          <w:rPr>
            <w:noProof/>
          </w:rPr>
          <w:t>1</w:t>
        </w:r>
      </w:fldSimple>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SIMe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7610D" w:rsidRDefault="00CA7DA9" w:rsidP="00B7610D">
      <w:fldSimple w:instr=" REF _Ref360184105 \h  \* MERGEFORMAT ">
        <w:r w:rsidR="00305197" w:rsidRPr="00961209">
          <w:t xml:space="preserve">Figure </w:t>
        </w:r>
        <w:r w:rsidR="00305197" w:rsidRPr="00961209">
          <w:rPr>
            <w:noProof/>
          </w:rPr>
          <w:t>4</w:t>
        </w:r>
      </w:fldSimple>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fldSimple w:instr=" REF _Ref360184242 \h  \* MERGEFORMAT ">
        <w:r w:rsidR="00135B27" w:rsidRPr="00135B27">
          <w:t xml:space="preserve">Figure </w:t>
        </w:r>
        <w:r w:rsidR="00135B27" w:rsidRPr="00135B27">
          <w:rPr>
            <w:noProof/>
          </w:rPr>
          <w:t>2</w:t>
        </w:r>
      </w:fldSimple>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0C23E4" w:rsidP="000C23E4">
      <w:pPr>
        <w:keepNext/>
        <w:jc w:val="center"/>
      </w:pPr>
      <w:r>
        <w:rPr>
          <w:noProof/>
        </w:rPr>
        <w:drawing>
          <wp:inline distT="0" distB="0" distL="0" distR="0">
            <wp:extent cx="3636000" cy="2912400"/>
            <wp:effectExtent l="0" t="0" r="3175" b="254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9040D1" w:rsidRDefault="009040D1" w:rsidP="00A20806">
      <w:pPr>
        <w:pStyle w:val="FigureLegend"/>
        <w:rPr>
          <w:lang w:bidi="hi-IN"/>
        </w:rPr>
      </w:pPr>
      <w:bookmarkStart w:id="30"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C96FC9">
        <w:rPr>
          <w:b/>
          <w:bCs/>
          <w:noProof/>
        </w:rPr>
        <w:t>4</w:t>
      </w:r>
      <w:r w:rsidR="00CA7DA9">
        <w:rPr>
          <w:b/>
          <w:bCs/>
        </w:rPr>
        <w:fldChar w:fldCharType="end"/>
      </w:r>
      <w:bookmarkEnd w:id="30"/>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A20806">
        <w:rPr>
          <w:rFonts w:ascii="Times New Roman" w:hAnsi="Times New Roman" w:cs="Times New Roman"/>
          <w:i/>
          <w:iCs/>
        </w:rPr>
        <w:t>τ</w:t>
      </w:r>
      <w:r w:rsidR="00A20806">
        <w:rPr>
          <w:rFonts w:ascii="Times New Roman" w:hAnsi="Times New Roman" w:cs="Times New Roman"/>
          <w:i/>
          <w:iCs/>
          <w:vertAlign w:val="subscript"/>
        </w:rPr>
        <w:t>CM</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r w:rsidR="00A20806">
        <w:rPr>
          <w:rFonts w:ascii="Times New Roman" w:hAnsi="Times New Roman" w:cs="Times New Roman"/>
          <w:i/>
          <w:iCs/>
        </w:rPr>
        <w:t>τ</w:t>
      </w:r>
      <w:r w:rsidR="00A20806">
        <w:rPr>
          <w:rFonts w:ascii="Times New Roman" w:hAnsi="Times New Roman" w:cs="Times New Roman"/>
          <w:i/>
          <w:iCs/>
          <w:vertAlign w:val="subscript"/>
        </w:rPr>
        <w:t>SIM</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95303A">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42973">
      <w:pPr>
        <w:rPr>
          <w:lang w:bidi="hi-IN"/>
        </w:rPr>
      </w:pPr>
      <w:r>
        <w:t xml:space="preserve">The adaptation rate in this scenario is (see </w:t>
      </w:r>
      <w:r w:rsidR="00CA7DA9">
        <w:fldChar w:fldCharType="begin"/>
      </w:r>
      <w:r>
        <w:instrText xml:space="preserve"> REF _Ref360534049 \h </w:instrText>
      </w:r>
      <w:r w:rsidR="00CA7DA9">
        <w:fldChar w:fldCharType="separate"/>
      </w:r>
      <w:r>
        <w:t>Appendix 4</w:t>
      </w:r>
      <w:r w:rsidR="00CA7DA9">
        <w:fldChar w:fldCharType="end"/>
      </w:r>
      <w:r>
        <w:t>):</w:t>
      </w:r>
    </w:p>
    <w:tbl>
      <w:tblPr>
        <w:tblStyle w:val="TableGrid"/>
        <w:tblW w:w="5000" w:type="pct"/>
        <w:tblInd w:w="340" w:type="dxa"/>
        <w:tblLook w:val="04A0"/>
      </w:tblPr>
      <w:tblGrid>
        <w:gridCol w:w="7675"/>
        <w:gridCol w:w="853"/>
      </w:tblGrid>
      <w:tr w:rsidR="00B32510" w:rsidTr="00000DD9">
        <w:tc>
          <w:tcPr>
            <w:tcW w:w="4500" w:type="pct"/>
            <w:tcBorders>
              <w:top w:val="nil"/>
              <w:left w:val="nil"/>
              <w:bottom w:val="nil"/>
              <w:right w:val="nil"/>
            </w:tcBorders>
          </w:tcPr>
          <w:p w:rsidR="00B32510" w:rsidRPr="00CB2F61" w:rsidRDefault="00CA7DA9"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31" w:name="_Ref360621538"/>
            <w:r>
              <w:t>(</w:t>
            </w:r>
            <w:r w:rsidR="00CA7DA9">
              <w:fldChar w:fldCharType="begin"/>
            </w:r>
            <w:r w:rsidR="009850ED" w:rsidRPr="0095303A">
              <w:instrText xml:space="preserve"> SEQ Equation </w:instrText>
            </w:r>
            <w:r w:rsidR="00CA7DA9">
              <w:fldChar w:fldCharType="separate"/>
            </w:r>
            <w:r w:rsidR="0095303A" w:rsidRPr="0095303A">
              <w:rPr>
                <w:noProof/>
              </w:rPr>
              <w:t>11</w:t>
            </w:r>
            <w:r w:rsidR="00CA7DA9">
              <w:rPr>
                <w:noProof/>
              </w:rPr>
              <w:fldChar w:fldCharType="end"/>
            </w:r>
            <w:r>
              <w:t>)</w:t>
            </w:r>
            <w:bookmarkEnd w:id="31"/>
          </w:p>
        </w:tc>
      </w:tr>
    </w:tbl>
    <w:p w:rsidR="00290173" w:rsidRDefault="00290173" w:rsidP="0095303A">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 xml:space="preserve">(i)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tblPr>
      <w:tblGrid>
        <w:gridCol w:w="7675"/>
        <w:gridCol w:w="853"/>
      </w:tblGrid>
      <w:tr w:rsidR="00290173" w:rsidTr="001C5D6C">
        <w:tc>
          <w:tcPr>
            <w:tcW w:w="4500" w:type="pct"/>
            <w:tcBorders>
              <w:top w:val="nil"/>
              <w:left w:val="nil"/>
              <w:bottom w:val="nil"/>
              <w:right w:val="nil"/>
            </w:tcBorders>
          </w:tcPr>
          <w:p w:rsidR="00290173" w:rsidRPr="00CB2F61" w:rsidRDefault="00CA7DA9"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32" w:name="_Ref361310097"/>
            <w:r>
              <w:t>(</w:t>
            </w:r>
            <w:r w:rsidR="00CA7DA9">
              <w:fldChar w:fldCharType="begin"/>
            </w:r>
            <w:r w:rsidR="00C64915" w:rsidRPr="0095303A">
              <w:instrText xml:space="preserve"> SEQ Equation </w:instrText>
            </w:r>
            <w:r w:rsidR="00CA7DA9">
              <w:fldChar w:fldCharType="separate"/>
            </w:r>
            <w:r w:rsidR="0095303A">
              <w:rPr>
                <w:noProof/>
              </w:rPr>
              <w:t>12</w:t>
            </w:r>
            <w:r w:rsidR="00CA7DA9">
              <w:rPr>
                <w:noProof/>
              </w:rPr>
              <w:fldChar w:fldCharType="end"/>
            </w:r>
            <w:r>
              <w:t>)</w:t>
            </w:r>
            <w:bookmarkEnd w:id="32"/>
          </w:p>
        </w:tc>
      </w:tr>
    </w:tbl>
    <w:p w:rsidR="00B32510" w:rsidRDefault="00042973" w:rsidP="0095303A">
      <w:pPr>
        <w:rPr>
          <w:rFonts w:eastAsiaTheme="minorEastAsia"/>
          <w:lang w:bidi="hi-IN"/>
        </w:rPr>
      </w:pPr>
      <w:r>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fldSimple w:instr=" REF _Ref360562760 \h  \* MERGEFORMAT ">
        <w:r w:rsidR="00320207" w:rsidRPr="00320207">
          <w:t xml:space="preserve">Figure </w:t>
        </w:r>
        <w:r w:rsidR="00320207">
          <w:t>S</w:t>
        </w:r>
        <w:r w:rsidR="00320207" w:rsidRPr="00320207">
          <w:rPr>
            <w:noProof/>
          </w:rPr>
          <w:t>6</w:t>
        </w:r>
      </w:fldSimple>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CD660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mean fitness. </w:t>
      </w:r>
    </w:p>
    <w:p w:rsidR="0007409B" w:rsidRDefault="001A6C18" w:rsidP="001A6C18">
      <w:pPr>
        <w:rPr>
          <w:lang w:bidi="hi-IN"/>
        </w:rPr>
      </w:pPr>
      <w:ins w:id="33" w:author="lhadany" w:date="2013-08-04T17:25:00Z">
        <w:r>
          <w:rPr>
            <w:lang w:bidi="hi-IN"/>
          </w:rPr>
          <w:t xml:space="preserve">Our </w:t>
        </w:r>
      </w:ins>
      <w:ins w:id="34" w:author="lhadany" w:date="2013-08-04T17:27:00Z">
        <w:r>
          <w:rPr>
            <w:lang w:bidi="hi-IN"/>
          </w:rPr>
          <w:t>model consider not on</w:t>
        </w:r>
      </w:ins>
      <w:ins w:id="35" w:author="lhadany" w:date="2013-08-04T17:28:00Z">
        <w:r>
          <w:rPr>
            <w:lang w:bidi="hi-IN"/>
          </w:rPr>
          <w:t xml:space="preserve">ly pure strategies of CM and SIM, but also </w:t>
        </w:r>
      </w:ins>
      <w:del w:id="36" w:author="lhadany" w:date="2013-08-04T17:25:00Z">
        <w:r w:rsidR="00CE78D0" w:rsidDel="001A6C18">
          <w:rPr>
            <w:lang w:bidi="hi-IN"/>
          </w:rPr>
          <w:delText xml:space="preserve">One of the features in our </w:delText>
        </w:r>
        <w:r w:rsidR="00575BB5" w:rsidDel="001A6C18">
          <w:rPr>
            <w:lang w:bidi="hi-IN"/>
          </w:rPr>
          <w:delText>results</w:delText>
        </w:r>
        <w:r w:rsidR="00CE78D0" w:rsidDel="001A6C18">
          <w:rPr>
            <w:lang w:bidi="hi-IN"/>
          </w:rPr>
          <w:delText xml:space="preserve"> was</w:delText>
        </w:r>
      </w:del>
      <w:r w:rsidR="00CE78D0">
        <w:rPr>
          <w:lang w:bidi="hi-IN"/>
        </w:rPr>
        <w:t xml:space="preserve"> a </w:t>
      </w:r>
      <w:r w:rsidR="00575BB5">
        <w:rPr>
          <w:lang w:bidi="hi-IN"/>
        </w:rPr>
        <w:t xml:space="preserve">mutational </w:t>
      </w:r>
      <w:r w:rsidR="00CE78D0">
        <w:rPr>
          <w:lang w:bidi="hi-IN"/>
        </w:rPr>
        <w:t xml:space="preserve">strategy </w:t>
      </w:r>
      <w:r w:rsidR="00575BB5">
        <w:rPr>
          <w:lang w:bidi="hi-IN"/>
        </w:rPr>
        <w:t xml:space="preserve">that mixes </w:t>
      </w:r>
      <w:del w:id="37" w:author="lhadany" w:date="2013-08-04T17:25:00Z">
        <w:r w:rsidR="00575BB5" w:rsidDel="001A6C18">
          <w:rPr>
            <w:lang w:bidi="hi-IN"/>
          </w:rPr>
          <w:delText xml:space="preserve">both </w:delText>
        </w:r>
      </w:del>
      <w:del w:id="38" w:author="lhadany" w:date="2013-08-04T17:28:00Z">
        <w:r w:rsidR="00CE78D0" w:rsidDel="001A6C18">
          <w:rPr>
            <w:lang w:bidi="hi-IN"/>
          </w:rPr>
          <w:delText>CM and SIM</w:delText>
        </w:r>
      </w:del>
      <w:ins w:id="39" w:author="lhadany" w:date="2013-08-04T17:28:00Z">
        <w:r>
          <w:rPr>
            <w:lang w:bidi="hi-IN"/>
          </w:rPr>
          <w:t>them both</w:t>
        </w:r>
      </w:ins>
      <w:r w:rsidR="00CE78D0">
        <w:rPr>
          <w:lang w:bidi="hi-IN"/>
        </w:rPr>
        <w:t xml:space="preserve">. There are two examples of such a strategy. First, if </w:t>
      </w:r>
      <w:del w:id="40" w:author="lhadany" w:date="2013-08-04T17:21:00Z">
        <w:r w:rsidR="00575BB5" w:rsidDel="00E16366">
          <w:rPr>
            <w:lang w:bidi="hi-IN"/>
          </w:rPr>
          <w:delText xml:space="preserve">the information </w:delText>
        </w:r>
      </w:del>
      <w:r w:rsidR="00575BB5">
        <w:rPr>
          <w:lang w:bidi="hi-IN"/>
        </w:rPr>
        <w:t xml:space="preserve">individuals have </w:t>
      </w:r>
      <w:del w:id="41" w:author="lhadany" w:date="2013-08-04T17:21:00Z">
        <w:r w:rsidR="00514DED" w:rsidDel="00E16366">
          <w:rPr>
            <w:lang w:bidi="hi-IN"/>
          </w:rPr>
          <w:delText xml:space="preserve">is not </w:delText>
        </w:r>
      </w:del>
      <w:ins w:id="42" w:author="lhadany" w:date="2013-08-04T17:21:00Z">
        <w:r w:rsidR="00E16366">
          <w:rPr>
            <w:lang w:bidi="hi-IN"/>
          </w:rPr>
          <w:t>in</w:t>
        </w:r>
      </w:ins>
      <w:r w:rsidR="00514DED">
        <w:rPr>
          <w:lang w:bidi="hi-IN"/>
        </w:rPr>
        <w:t>complete</w:t>
      </w:r>
      <w:r w:rsidR="00CE78D0">
        <w:rPr>
          <w:lang w:bidi="hi-IN"/>
        </w:rPr>
        <w:t xml:space="preserve"> </w:t>
      </w:r>
      <w:ins w:id="43" w:author="lhadany" w:date="2013-08-04T17:21:00Z">
        <w:r w:rsidR="00E16366">
          <w:rPr>
            <w:lang w:bidi="hi-IN"/>
          </w:rPr>
          <w:t xml:space="preserve">information regarding their condition </w:t>
        </w:r>
      </w:ins>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expect </w:t>
      </w:r>
      <w:del w:id="44" w:author="lhadany" w:date="2013-08-04T17:21:00Z">
        <w:r w:rsidR="00CE78D0" w:rsidDel="00E16366">
          <w:rPr>
            <w:lang w:bidi="hi-IN"/>
          </w:rPr>
          <w:delText xml:space="preserve">that </w:delText>
        </w:r>
      </w:del>
      <w:del w:id="45" w:author="lhadany" w:date="2013-08-04T17:22:00Z">
        <w:r w:rsidR="00CE78D0" w:rsidDel="00E16366">
          <w:rPr>
            <w:lang w:bidi="hi-IN"/>
          </w:rPr>
          <w:delText xml:space="preserve">there would be </w:delText>
        </w:r>
      </w:del>
      <w:r w:rsidR="00CE78D0">
        <w:rPr>
          <w:lang w:bidi="hi-IN"/>
        </w:rPr>
        <w:t>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94207C">
        <w:rPr>
          <w:highlight w:val="yellow"/>
          <w:lang w:bidi="hi-IN"/>
        </w:rPr>
        <w:t xml:space="preserve">– </w:t>
      </w:r>
      <w:ins w:id="46" w:author="lhadany" w:date="2013-08-04T17:23:00Z">
        <w:r w:rsidR="00E16366">
          <w:rPr>
            <w:highlight w:val="yellow"/>
            <w:lang w:bidi="hi-IN"/>
          </w:rPr>
          <w:t xml:space="preserve">for example, </w:t>
        </w:r>
      </w:ins>
      <w:r w:rsidR="0094207C" w:rsidRPr="0094207C">
        <w:rPr>
          <w:highlight w:val="yellow"/>
          <w:lang w:bidi="hi-IN"/>
        </w:rPr>
        <w:t xml:space="preserve">a recent study with </w:t>
      </w:r>
      <w:r w:rsidR="0094207C" w:rsidRPr="0094207C">
        <w:rPr>
          <w:i/>
          <w:iCs/>
          <w:highlight w:val="yellow"/>
          <w:lang w:bidi="hi-IN"/>
        </w:rPr>
        <w:t>Pseudomonas aeruginosa</w:t>
      </w:r>
      <w:r w:rsidR="0094207C" w:rsidRPr="0094207C">
        <w:rPr>
          <w:highlight w:val="yellow"/>
          <w:lang w:bidi="hi-IN"/>
        </w:rPr>
        <w:t xml:space="preserve"> found that although the </w:t>
      </w:r>
      <w:r w:rsidR="0094207C" w:rsidRPr="0094207C">
        <w:rPr>
          <w:i/>
          <w:iCs/>
          <w:highlight w:val="yellow"/>
          <w:lang w:bidi="hi-IN"/>
        </w:rPr>
        <w:t>mutS</w:t>
      </w:r>
      <w:r w:rsidR="0094207C" w:rsidRPr="0094207C">
        <w:rPr>
          <w:highlight w:val="yellow"/>
          <w:lang w:bidi="hi-IN"/>
        </w:rPr>
        <w:t xml:space="preserve">, </w:t>
      </w:r>
      <w:r w:rsidR="0094207C" w:rsidRPr="0094207C">
        <w:rPr>
          <w:i/>
          <w:iCs/>
          <w:highlight w:val="yellow"/>
          <w:lang w:bidi="hi-IN"/>
        </w:rPr>
        <w:t>mutY</w:t>
      </w:r>
      <w:r w:rsidR="0094207C" w:rsidRPr="0094207C">
        <w:rPr>
          <w:highlight w:val="yellow"/>
          <w:lang w:bidi="hi-IN"/>
        </w:rPr>
        <w:t xml:space="preserve"> and </w:t>
      </w:r>
      <w:r w:rsidR="0094207C" w:rsidRPr="0094207C">
        <w:rPr>
          <w:i/>
          <w:iCs/>
          <w:highlight w:val="yellow"/>
          <w:lang w:bidi="hi-IN"/>
        </w:rPr>
        <w:t>mutM</w:t>
      </w:r>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CA7DA9" w:rsidRPr="00587E54">
        <w:rPr>
          <w:highlight w:val="yellow"/>
          <w:lang w:bidi="hi-IN"/>
        </w:rPr>
        <w:fldChar w:fldCharType="begin" w:fldLock="1"/>
      </w:r>
      <w:r w:rsidR="00CD660F">
        <w:rPr>
          <w:highlight w:val="yellow"/>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587E54">
        <w:rPr>
          <w:highlight w:val="yellow"/>
          <w:lang w:bidi="hi-IN"/>
        </w:rPr>
        <w:fldChar w:fldCharType="separate"/>
      </w:r>
      <w:r w:rsidR="0007409B" w:rsidRPr="00CD660F">
        <w:rPr>
          <w:noProof/>
          <w:highlight w:val="yellow"/>
          <w:lang w:bidi="hi-IN"/>
        </w:rPr>
        <w:t>(Torres-Barceló et al. 2013)</w:t>
      </w:r>
      <w:r w:rsidR="00CA7DA9" w:rsidRPr="00587E54">
        <w:rPr>
          <w:highlight w:val="yellow"/>
          <w:lang w:bidi="hi-IN"/>
        </w:rPr>
        <w:fldChar w:fldCharType="end"/>
      </w:r>
      <w:r w:rsidR="00CE78D0"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t>M</w:t>
      </w:r>
      <w:r w:rsidR="0007409B">
        <w:rPr>
          <w:lang w:bidi="hi-IN"/>
        </w:rPr>
        <w:t xml:space="preserve">ean fitness and adaptation rate are </w:t>
      </w:r>
      <w:ins w:id="47" w:author="lhadany" w:date="2013-08-04T17:24:00Z">
        <w:r w:rsidR="001A6C18">
          <w:rPr>
            <w:lang w:bidi="hi-IN"/>
          </w:rPr>
          <w:t xml:space="preserve">both </w:t>
        </w:r>
      </w:ins>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CD660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CD660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CD660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CD660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CA7DA9">
        <w:rPr>
          <w:lang w:bidi="hi-IN"/>
        </w:rPr>
        <w:fldChar w:fldCharType="begin" w:fldLock="1"/>
      </w:r>
      <w:r w:rsidR="00CD660F" w:rsidRPr="00575BB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CD660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CD660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CD660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CD660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CD660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fldSimple w:instr=" REF _Ref360183592 \h  \* MERGEFORMAT ">
        <w:r w:rsidR="00514DED" w:rsidRPr="00514DED">
          <w:t xml:space="preserve">Figure </w:t>
        </w:r>
        <w:r w:rsidR="00514DED" w:rsidRPr="00514DED">
          <w:rPr>
            <w:noProof/>
          </w:rPr>
          <w:t>3</w:t>
        </w:r>
      </w:fldSimple>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1A6C18">
      <w:r>
        <w:t xml:space="preserve">Our work provides a formal theoretical basis to the conjecture that SIM facilitates adaptation and increases the evolvability of populations. The next step would be to experimentally </w:t>
      </w:r>
      <w:del w:id="48" w:author="lhadany" w:date="2013-08-04T17:29:00Z">
        <w:r w:rsidDel="001A6C18">
          <w:delText xml:space="preserve">verify </w:delText>
        </w:r>
      </w:del>
      <w:ins w:id="49" w:author="lhadany" w:date="2013-08-04T17:29:00Z">
        <w:r w:rsidR="001A6C18">
          <w:t>test</w:t>
        </w:r>
        <w:r w:rsidR="001A6C18">
          <w:t xml:space="preserve"> </w:t>
        </w:r>
      </w:ins>
      <w:r>
        <w:t xml:space="preserve">our results. This can be done, for example, with </w:t>
      </w:r>
      <w:r>
        <w:rPr>
          <w:i/>
          <w:iCs/>
        </w:rPr>
        <w:t>E. coli</w:t>
      </w:r>
      <w:r>
        <w:t xml:space="preserve">, in which one can interfere with the regulation of hypermutation by stress </w:t>
      </w:r>
      <w:r w:rsidR="00CA7DA9">
        <w:fldChar w:fldCharType="begin" w:fldLock="1"/>
      </w:r>
      <w:r w:rsidR="00CD660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sidR="00CA7DA9">
        <w:rPr>
          <w:lang w:bidi="hi-IN"/>
        </w:rPr>
        <w:fldChar w:fldCharType="begin" w:fldLock="1"/>
      </w:r>
      <w:r w:rsidR="00CD660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Pr>
          <w:lang w:bidi="hi-IN"/>
        </w:rPr>
        <w:t xml:space="preserve"> theoretical treatment of this </w:t>
      </w:r>
      <w:r w:rsidR="00575BB5">
        <w:rPr>
          <w:lang w:bidi="hi-IN"/>
        </w:rPr>
        <w:t>idea</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6B774C" w:rsidRDefault="006B774C" w:rsidP="005E0580">
      <w:pPr>
        <w:pStyle w:val="Heading2"/>
        <w:numPr>
          <w:ilvl w:val="0"/>
          <w:numId w:val="0"/>
        </w:numPr>
      </w:pPr>
      <w:bookmarkStart w:id="50" w:name="_Ref360528371"/>
      <w:bookmarkStart w:id="51" w:name="_Ref360527938"/>
      <w:r>
        <w:t>Appendix 1</w:t>
      </w:r>
      <w:bookmarkEnd w:id="50"/>
    </w:p>
    <w:bookmarkEnd w:id="51"/>
    <w:p w:rsidR="00D56A32" w:rsidRDefault="00D56A32" w:rsidP="00D56A32">
      <w:pPr>
        <w:rPr>
          <w:rFonts w:eastAsiaTheme="minorEastAsia"/>
          <w:lang w:bidi="hi-IN"/>
        </w:rPr>
      </w:pPr>
      <w:r>
        <w:rPr>
          <w:rFonts w:eastAsiaTheme="minorEastAsia"/>
          <w:lang w:bidi="hi-IN"/>
        </w:rPr>
        <w:t xml:space="preserve">The master equation for the change in </w:t>
      </w:r>
      <w:r w:rsidRPr="00D56A32">
        <w:rPr>
          <w:rFonts w:eastAsiaTheme="minorEastAsia"/>
          <w:i/>
          <w:iCs/>
          <w:lang w:bidi="hi-IN"/>
        </w:rPr>
        <w:t>f</w:t>
      </w:r>
      <w:r>
        <w:rPr>
          <w:rFonts w:eastAsiaTheme="minorEastAsia"/>
          <w:i/>
          <w:iCs/>
          <w:vertAlign w:val="subscript"/>
          <w:lang w:bidi="hi-IN"/>
        </w:rPr>
        <w:t>x</w:t>
      </w:r>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CA7DA9"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on"/>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on"/>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575BB5" w:rsidRDefault="00D56A32" w:rsidP="00575BB5">
      <w:r>
        <w:rPr>
          <w:rFonts w:eastAsiaTheme="minorEastAsia"/>
          <w:lang w:bidi="hi-IN"/>
        </w:rPr>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00575BB5" w:rsidRPr="00D56A32">
        <w:rPr>
          <w:rFonts w:ascii="Arial" w:hAnsi="Arial" w:cs="Arial"/>
        </w:rPr>
        <w:t>≤</w:t>
      </w:r>
      <w:r w:rsidRPr="00D56A32">
        <w:t>1</w:t>
      </w:r>
      <w:r>
        <w:rPr>
          <w:i/>
          <w:iCs/>
        </w:rPr>
        <w:t>)</w:t>
      </w:r>
      <w:r w:rsidR="00575BB5">
        <w:t xml:space="preserve"> </w:t>
      </w:r>
      <w:r>
        <w:t>and mu</w:t>
      </w:r>
      <w:r w:rsidR="00575BB5">
        <w:t xml:space="preserve">tations are Poisson distributed with an average of </w:t>
      </w:r>
      <w:r w:rsidR="00575BB5">
        <w:rPr>
          <w:i/>
          <w:iCs/>
        </w:rPr>
        <w:t>U</w:t>
      </w:r>
      <w:r w:rsidR="00575BB5">
        <w:t xml:space="preserve"> mutations per individual per generation.</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CA7DA9"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CA7DA9" w:rsidP="008A0C66">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8A0C66">
        <w:rPr>
          <w:rFonts w:eastAsiaTheme="minorEastAsia"/>
          <w:lang w:bidi="hi-IN"/>
        </w:rPr>
        <w:t>.</w:t>
      </w:r>
    </w:p>
    <w:p w:rsidR="00D56A32" w:rsidRDefault="00D56A32" w:rsidP="008A0C66">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w:t>
      </w:r>
      <w:r w:rsidR="008A0C66">
        <w:rPr>
          <w:rFonts w:eastAsiaTheme="minorEastAsia"/>
          <w:lang w:bidi="hi-IN"/>
        </w:rPr>
        <w:t>,</w:t>
      </w:r>
      <w:r>
        <w:rPr>
          <w:rFonts w:eastAsiaTheme="minorEastAsia"/>
          <w:lang w:bidi="hi-IN"/>
        </w:rPr>
        <w:t xml:space="preserve"> by the </w:t>
      </w:r>
      <w:r>
        <w:rPr>
          <w:rFonts w:eastAsiaTheme="minorEastAsia"/>
          <w:i/>
          <w:iCs/>
          <w:lang w:bidi="hi-IN"/>
        </w:rPr>
        <w:t>Perron-Frobenius Theorem</w:t>
      </w:r>
      <w:r>
        <w:rPr>
          <w:rFonts w:eastAsiaTheme="minorEastAsia"/>
          <w:lang w:bidi="hi-IN"/>
        </w:rPr>
        <w:t xml:space="preserve"> </w:t>
      </w:r>
      <w:r w:rsidR="00CA7DA9">
        <w:rPr>
          <w:rFonts w:eastAsiaTheme="minorEastAsia"/>
          <w:lang w:bidi="hi-IN"/>
        </w:rPr>
        <w:fldChar w:fldCharType="begin" w:fldLock="1"/>
      </w:r>
      <w:r w:rsidR="00CD660F">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CA7DA9">
        <w:rPr>
          <w:rFonts w:eastAsiaTheme="minorEastAsia"/>
          <w:lang w:bidi="hi-IN"/>
        </w:rPr>
        <w:fldChar w:fldCharType="separate"/>
      </w:r>
      <w:r w:rsidRPr="00CD660F">
        <w:rPr>
          <w:rFonts w:eastAsiaTheme="minorEastAsia"/>
          <w:noProof/>
          <w:lang w:bidi="hi-IN"/>
        </w:rPr>
        <w:t>(Otto and Day 2007, p. 709)</w:t>
      </w:r>
      <w:r w:rsidR="00CA7DA9">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8E7880">
      <w:pPr>
        <w:rPr>
          <w:rFonts w:eastAsiaTheme="minorEastAsia"/>
          <w:lang w:bidi="hi-IN"/>
        </w:rPr>
      </w:pPr>
      <w:r>
        <w:rPr>
          <w:rFonts w:eastAsiaTheme="minorEastAsia"/>
          <w:lang w:bidi="hi-IN"/>
        </w:rPr>
        <w:t xml:space="preserve">Without beneficial mutations </w:t>
      </w:r>
      <w:r w:rsidR="008E7880">
        <w:rPr>
          <w:rFonts w:eastAsiaTheme="minorEastAsia"/>
          <w:lang w:bidi="hi-IN"/>
        </w:rPr>
        <w:t>(</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sidR="008E7880">
        <w:t>)</w:t>
      </w:r>
      <w:r>
        <w:rPr>
          <w:rFonts w:eastAsiaTheme="minorEastAsia"/>
          <w:lang w:bidi="hi-IN"/>
        </w:rPr>
        <w:t>, the above equation simplifies to:</w:t>
      </w:r>
    </w:p>
    <w:p w:rsidR="00D56A32" w:rsidRDefault="00CA7DA9"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on"/>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sidR="00CA7DA9">
        <w:rPr>
          <w:rFonts w:eastAsiaTheme="minorEastAsia"/>
          <w:lang w:bidi="hi-IN"/>
        </w:rPr>
        <w:fldChar w:fldCharType="begin" w:fldLock="1"/>
      </w:r>
      <w:r w:rsidR="00CD660F">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CA7DA9">
        <w:rPr>
          <w:rFonts w:eastAsiaTheme="minorEastAsia"/>
          <w:lang w:bidi="hi-IN"/>
        </w:rPr>
        <w:fldChar w:fldCharType="separate"/>
      </w:r>
      <w:r w:rsidRPr="00CD660F">
        <w:rPr>
          <w:rFonts w:eastAsiaTheme="minorEastAsia"/>
          <w:noProof/>
          <w:lang w:bidi="hi-IN"/>
        </w:rPr>
        <w:t>(Haigh 1978)</w:t>
      </w:r>
      <w:r w:rsidR="00CA7DA9">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sidR="00CA7DA9">
        <w:rPr>
          <w:rFonts w:eastAsiaTheme="minorEastAsia"/>
          <w:lang w:bidi="hi-IN"/>
        </w:rPr>
        <w:fldChar w:fldCharType="begin" w:fldLock="1"/>
      </w:r>
      <w:r w:rsidR="00CD660F">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rFonts w:eastAsiaTheme="minorEastAsia"/>
          <w:lang w:bidi="hi-IN"/>
        </w:rPr>
        <w:fldChar w:fldCharType="separate"/>
      </w:r>
      <w:r w:rsidRPr="00CD660F">
        <w:rPr>
          <w:rFonts w:eastAsiaTheme="minorEastAsia"/>
          <w:noProof/>
          <w:lang w:bidi="hi-IN"/>
        </w:rPr>
        <w:t>(Ram and Hadany 2012)</w:t>
      </w:r>
      <w:r w:rsidR="00CA7DA9">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m:t>
        </m:r>
        <m:r>
          <w:rPr>
            <w:rFonts w:ascii="Cambria Math" w:eastAsiaTheme="minorEastAsia" w:hAnsi="Cambria Math"/>
            <w:lang w:bidi="hi-IN"/>
          </w:rPr>
          <m:t>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8E7880" w:rsidP="008E7880">
      <w:pPr>
        <w:rPr>
          <w:rFonts w:eastAsiaTheme="minorEastAsia"/>
          <w:lang w:bidi="hi-IN"/>
        </w:rPr>
      </w:pPr>
      <w:r>
        <w:rPr>
          <w:rFonts w:eastAsiaTheme="minorEastAsia"/>
          <w:lang w:bidi="hi-IN"/>
        </w:rPr>
        <w:t>Nevertheless</w:t>
      </w:r>
      <w:r w:rsidR="00D56A32">
        <w:rPr>
          <w:rFonts w:eastAsiaTheme="minorEastAsia"/>
          <w:lang w:bidi="hi-IN"/>
        </w:rPr>
        <w:t xml:space="preserve">, this framework allows </w:t>
      </w:r>
      <w:r>
        <w:rPr>
          <w:rFonts w:eastAsiaTheme="minorEastAsia"/>
          <w:lang w:bidi="hi-IN"/>
        </w:rPr>
        <w:t xml:space="preserve">the calculation of </w:t>
      </w:r>
      <w:r w:rsidR="00D56A32">
        <w:rPr>
          <w:rFonts w:eastAsiaTheme="minorEastAsia"/>
          <w:lang w:bidi="hi-IN"/>
        </w:rPr>
        <w:t xml:space="preserve">the population mean fitness numerically for finite </w:t>
      </w:r>
      <w:r w:rsidR="00D56A32">
        <w:rPr>
          <w:rFonts w:eastAsiaTheme="minorEastAsia"/>
          <w:i/>
          <w:iCs/>
          <w:lang w:bidi="hi-IN"/>
        </w:rPr>
        <w:t>n</w:t>
      </w:r>
      <w:r w:rsidR="00D56A32" w:rsidRPr="00A03104">
        <w:rPr>
          <w:rFonts w:eastAsiaTheme="minorEastAsia"/>
          <w:lang w:bidi="hi-IN"/>
        </w:rPr>
        <w:t>-by-</w:t>
      </w:r>
      <w:r w:rsidR="00D56A32">
        <w:rPr>
          <w:rFonts w:eastAsiaTheme="minorEastAsia"/>
          <w:i/>
          <w:iCs/>
          <w:lang w:bidi="hi-IN"/>
        </w:rPr>
        <w:t xml:space="preserve">n </w:t>
      </w:r>
      <w:r w:rsidR="00D56A32">
        <w:rPr>
          <w:rFonts w:eastAsiaTheme="minorEastAsia"/>
          <w:lang w:bidi="hi-IN"/>
        </w:rPr>
        <w:t xml:space="preserve">matrices by defining </w:t>
      </w:r>
      <w:r w:rsidR="00D56A32">
        <w:rPr>
          <w:rFonts w:eastAsiaTheme="minorEastAsia"/>
          <w:i/>
          <w:iCs/>
          <w:lang w:bidi="hi-IN"/>
        </w:rPr>
        <w:t xml:space="preserve">n </w:t>
      </w:r>
      <w:r w:rsidR="00D56A32">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D56A32">
        <w:rPr>
          <w:rFonts w:eastAsiaTheme="minorEastAsia"/>
          <w:lang w:bidi="hi-IN"/>
        </w:rPr>
        <w:t xml:space="preserve"> </w:t>
      </w:r>
      <w:r w:rsidR="00D56A32" w:rsidRPr="008E7880">
        <w:rPr>
          <w:rFonts w:eastAsiaTheme="minorEastAsia"/>
          <w:highlight w:val="yellow"/>
          <w:lang w:bidi="hi-IN"/>
        </w:rPr>
        <w:t xml:space="preserve">– see the </w:t>
      </w:r>
      <w:r w:rsidR="00D56A32" w:rsidRPr="008E7880">
        <w:rPr>
          <w:rFonts w:eastAsiaTheme="minorEastAsia"/>
          <w:i/>
          <w:iCs/>
          <w:highlight w:val="yellow"/>
          <w:lang w:bidi="hi-IN"/>
        </w:rPr>
        <w:t>mean_fitness</w:t>
      </w:r>
      <w:r w:rsidR="00D56A32" w:rsidRPr="008E7880">
        <w:rPr>
          <w:rFonts w:eastAsiaTheme="minorEastAsia"/>
          <w:highlight w:val="yellow"/>
          <w:lang w:bidi="hi-IN"/>
        </w:rPr>
        <w:t xml:space="preserve"> function in the Python code in Supplementary File X</w:t>
      </w:r>
      <w:r w:rsidR="00D56A32">
        <w:rPr>
          <w:rFonts w:eastAsiaTheme="minorEastAsia"/>
          <w:lang w:bidi="hi-IN"/>
        </w:rPr>
        <w:t>.</w:t>
      </w:r>
      <w:r>
        <w:rPr>
          <w:rFonts w:eastAsiaTheme="minorEastAsia"/>
          <w:lang w:bidi="hi-IN"/>
        </w:rPr>
        <w:t xml:space="preserve"> </w:t>
      </w:r>
    </w:p>
    <w:p w:rsidR="00096116" w:rsidRDefault="0002786D" w:rsidP="005E0580">
      <w:pPr>
        <w:pStyle w:val="Heading2"/>
        <w:numPr>
          <w:ilvl w:val="0"/>
          <w:numId w:val="0"/>
        </w:numPr>
        <w:ind w:left="357" w:hanging="357"/>
      </w:pPr>
      <w:bookmarkStart w:id="52" w:name="_Ref360530640"/>
      <w:r>
        <w:t>Appendix 2</w:t>
      </w:r>
      <w:bookmarkEnd w:id="52"/>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CA7DA9"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CA7DA9"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tblPr>
      <w:tblGrid>
        <w:gridCol w:w="7675"/>
        <w:gridCol w:w="853"/>
      </w:tblGrid>
      <w:tr w:rsidR="0002786D" w:rsidTr="00000DD9">
        <w:tc>
          <w:tcPr>
            <w:tcW w:w="4500" w:type="pct"/>
            <w:tcBorders>
              <w:top w:val="nil"/>
              <w:left w:val="nil"/>
              <w:bottom w:val="nil"/>
              <w:right w:val="nil"/>
            </w:tcBorders>
            <w:vAlign w:val="center"/>
          </w:tcPr>
          <w:p w:rsidR="0002786D" w:rsidRDefault="00CA7DA9"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53" w:name="_Ref360530760"/>
      <w:r>
        <w:t>Appendix 3</w:t>
      </w:r>
      <w:bookmarkEnd w:id="53"/>
    </w:p>
    <w:p w:rsidR="00946A45" w:rsidRDefault="005447DA" w:rsidP="00946A45">
      <w:pPr>
        <w:rPr>
          <w:lang w:bidi="hi-IN"/>
        </w:rPr>
      </w:pPr>
      <w:r>
        <w:t xml:space="preserve">Following Eshel </w:t>
      </w:r>
      <w:r w:rsidR="00CA7DA9">
        <w:fldChar w:fldCharType="begin" w:fldLock="1"/>
      </w:r>
      <w:r w:rsidR="00CD660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CA7DA9">
        <w:fldChar w:fldCharType="begin"/>
      </w:r>
      <w:r>
        <w:instrText xml:space="preserve"> REF _Ref359745744 \r \h </w:instrText>
      </w:r>
      <w:r w:rsidR="00CA7DA9">
        <w:fldChar w:fldCharType="separate"/>
      </w:r>
      <w:r>
        <w:rPr>
          <w:rFonts w:hint="cs"/>
          <w:cs/>
        </w:rPr>
        <w:t>‎</w:t>
      </w:r>
      <w:r w:rsidR="00CA7DA9">
        <w:fldChar w:fldCharType="begin"/>
      </w:r>
      <w:r>
        <w:instrText xml:space="preserve"> REF _Ref360528371 \h </w:instrText>
      </w:r>
      <w:r w:rsidR="00CA7DA9">
        <w:fldChar w:fldCharType="separate"/>
      </w:r>
      <w:r>
        <w:t>Appendix 1</w:t>
      </w:r>
      <w:r w:rsidR="00CA7DA9">
        <w:fldChar w:fldCharType="end"/>
      </w:r>
      <w:r w:rsidR="00CA7DA9">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r w:rsidRPr="00544FA2">
        <w:rPr>
          <w:i/>
          <w:iCs/>
        </w:rPr>
        <w:t>sH</w:t>
      </w:r>
      <w:r>
        <w:t xml:space="preserve"> </w:t>
      </w:r>
      <w:r w:rsidRPr="00544FA2">
        <w:t>is</w:t>
      </w:r>
      <w:bookmarkStart w:id="54"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54"/>
    </w:p>
    <w:p w:rsidR="00335E62" w:rsidRPr="00335E62" w:rsidRDefault="005447DA" w:rsidP="00CB2260">
      <w:pPr>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CD660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xml:space="preserve">. Following the derivation in </w:t>
      </w:r>
      <w:r w:rsidR="00CA7DA9">
        <w:rPr>
          <w:lang w:bidi="hi-IN"/>
        </w:rPr>
        <w:fldChar w:fldCharType="begin"/>
      </w:r>
      <w:r w:rsidR="00335E62">
        <w:rPr>
          <w:lang w:bidi="hi-IN"/>
        </w:rPr>
        <w:instrText xml:space="preserve"> REF _Ref360530760 \h </w:instrText>
      </w:r>
      <w:r w:rsidR="00CA7DA9">
        <w:rPr>
          <w:lang w:bidi="hi-IN"/>
        </w:rPr>
      </w:r>
      <w:r w:rsidR="00CA7DA9">
        <w:rPr>
          <w:lang w:bidi="hi-IN"/>
        </w:rPr>
        <w:fldChar w:fldCharType="separate"/>
      </w:r>
      <w:r w:rsidR="00335E62">
        <w:t>Appendix 3</w:t>
      </w:r>
      <w:r w:rsidR="00CA7DA9">
        <w:rPr>
          <w:lang w:bidi="hi-IN"/>
        </w:rPr>
        <w:fldChar w:fldCharType="end"/>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CA7DA9"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CA7DA9"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A7DA9"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A7DA9"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CA7DA9"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55"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55"/>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fldSimple w:instr=" REF _Ref360183592 \h  \* MERGEFORMAT ">
        <w:r w:rsidR="00CB2260" w:rsidRPr="00320207">
          <w:t xml:space="preserve">Figure </w:t>
        </w:r>
        <w:r w:rsidR="00CB2260" w:rsidRPr="00320207">
          <w:rPr>
            <w:noProof/>
          </w:rPr>
          <w:t>3</w:t>
        </w:r>
      </w:fldSimple>
      <w:r w:rsidR="006F4747">
        <w:t xml:space="preserve">. </w:t>
      </w:r>
      <w:r w:rsidR="000F3C41" w:rsidRPr="00320207">
        <w:t xml:space="preserve">The parameters are the same as in </w:t>
      </w:r>
      <w:fldSimple w:instr=" REF _Ref360183592 \h  \* MERGEFORMAT ">
        <w:r w:rsidR="000F3C41" w:rsidRPr="00320207">
          <w:t xml:space="preserve">Figure </w:t>
        </w:r>
        <w:r w:rsidR="000F3C41" w:rsidRPr="00320207">
          <w:rPr>
            <w:noProof/>
          </w:rPr>
          <w:t>3</w:t>
        </w:r>
      </w:fldSimple>
      <w:r w:rsidR="000F3C41" w:rsidRPr="00320207">
        <w:t>.</w:t>
      </w:r>
    </w:p>
    <w:p w:rsidR="0043685D" w:rsidRDefault="009A2A4B" w:rsidP="00C87978">
      <w:pPr>
        <w:jc w:val="center"/>
      </w:pPr>
      <w:r>
        <w:rPr>
          <w:noProof/>
        </w:rPr>
        <w:t xml:space="preserve"> </w:t>
      </w:r>
      <w:r w:rsidR="00201A26">
        <w:rPr>
          <w:noProof/>
        </w:rPr>
        <w:drawing>
          <wp:inline distT="0" distB="0" distL="0" distR="0">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56"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56"/>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5E7700">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fldSimple w:instr=" REF _Ref361735010 \h  \* MERGEFORMAT ">
        <w:r w:rsidR="009A2A4B" w:rsidRPr="00A14950">
          <w:rPr>
            <w:highlight w:val="yellow"/>
            <w:lang w:bidi="hi-IN"/>
          </w:rPr>
          <w:t>Model</w:t>
        </w:r>
      </w:fldSimple>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r w:rsidR="005E7700">
        <w:rPr>
          <w:highlight w:val="yellow"/>
        </w:rPr>
        <w:t>,</w:t>
      </w:r>
      <w:r w:rsidR="00A14950">
        <w:rPr>
          <w:highlight w:val="yellow"/>
        </w:rPr>
        <w:t xml:space="preserve"> </w:t>
      </w:r>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r w:rsidR="00C23983" w:rsidRPr="00A14950">
        <w:rPr>
          <w:highlight w:val="yellow"/>
        </w:rPr>
        <w:t>SIMe</w:t>
      </w:r>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bookmarkStart w:id="57" w:name="_GoBack"/>
      <w:bookmarkEnd w:id="57"/>
      <w:r w:rsidR="00C23983">
        <w:t xml:space="preserve">. </w:t>
      </w:r>
      <w:r w:rsidR="000F3C41" w:rsidRPr="00175D8E">
        <w:t>The</w:t>
      </w:r>
      <w:r w:rsidR="000F3C41" w:rsidRPr="00320207">
        <w:t xml:space="preserve"> parameters are the same as in </w:t>
      </w:r>
      <w:fldSimple w:instr=" REF _Ref360183592 \h  \* MERGEFORMAT ">
        <w:r w:rsidR="000F3C41" w:rsidRPr="00320207">
          <w:t xml:space="preserve">Figure </w:t>
        </w:r>
        <w:r w:rsidR="000F3C41" w:rsidRPr="00320207">
          <w:rPr>
            <w:noProof/>
          </w:rPr>
          <w:t>3</w:t>
        </w:r>
      </w:fldSimple>
      <w:r w:rsidR="000F3C41" w:rsidRPr="00320207">
        <w:t>.</w:t>
      </w:r>
    </w:p>
    <w:p w:rsidR="009A2A4B" w:rsidRDefault="009A2A4B" w:rsidP="00C23983">
      <w:pPr>
        <w:pStyle w:val="FigureLegend"/>
      </w:pPr>
    </w:p>
    <w:sectPr w:rsidR="009A2A4B"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lhadany" w:date="2013-08-04T15:45:00Z" w:initials="lh">
    <w:p w:rsidR="00CB0741" w:rsidRDefault="00CB0741">
      <w:pPr>
        <w:pStyle w:val="CommentText"/>
      </w:pPr>
      <w:r>
        <w:rPr>
          <w:rStyle w:val="CommentReference"/>
        </w:rPr>
        <w:annotationRef/>
      </w:r>
      <w:r>
        <w:t>not clear what is left to do</w:t>
      </w:r>
    </w:p>
  </w:comment>
  <w:comment w:id="16" w:author="lhadany" w:date="2013-08-04T15:12:00Z" w:initials="lh">
    <w:p w:rsidR="0094540E" w:rsidRDefault="0094540E">
      <w:pPr>
        <w:pStyle w:val="CommentText"/>
      </w:pPr>
      <w:r>
        <w:rPr>
          <w:rStyle w:val="CommentReference"/>
        </w:rPr>
        <w:annotationRef/>
      </w:r>
      <w:r>
        <w:t>justification?</w:t>
      </w:r>
    </w:p>
  </w:comment>
  <w:comment w:id="17" w:author="lhadany" w:date="2013-08-04T15:13:00Z" w:initials="lh">
    <w:p w:rsidR="0094540E" w:rsidRDefault="0094540E">
      <w:pPr>
        <w:pStyle w:val="CommentText"/>
      </w:pPr>
      <w:r>
        <w:rPr>
          <w:rStyle w:val="CommentReference"/>
        </w:rPr>
        <w:annotationRef/>
      </w:r>
      <w:r>
        <w:t>what is the fitness of AB at the beginning?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69E9" w:rsidRDefault="009969E9" w:rsidP="009A122D">
      <w:pPr>
        <w:spacing w:after="0" w:line="240" w:lineRule="auto"/>
      </w:pPr>
      <w:r>
        <w:separator/>
      </w:r>
    </w:p>
  </w:endnote>
  <w:endnote w:type="continuationSeparator" w:id="0">
    <w:p w:rsidR="009969E9" w:rsidRDefault="009969E9" w:rsidP="009A12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6DC2214-F2F8-45F0-846C-5BA5A6B2D2D5}"/>
    <w:embedBold r:id="rId2" w:fontKey="{7B7D612F-E44C-41FC-A9EF-4CCA74490A07}"/>
    <w:embedItalic r:id="rId3" w:fontKey="{9AD6E0C7-4216-43B2-977D-18998412470C}"/>
    <w:embedBoldItalic r:id="rId4" w:fontKey="{678B6112-4C35-45EE-8ED7-2A0B202D4170}"/>
  </w:font>
  <w:font w:name="Tahoma">
    <w:panose1 w:val="020B0604030504040204"/>
    <w:charset w:val="00"/>
    <w:family w:val="swiss"/>
    <w:pitch w:val="variable"/>
    <w:sig w:usb0="E1002EFF" w:usb1="C000605B" w:usb2="00000029" w:usb3="00000000" w:csb0="000101FF" w:csb1="00000000"/>
    <w:embedRegular r:id="rId5" w:fontKey="{E8290C7F-4906-4787-AD61-4849201397DD}"/>
  </w:font>
  <w:font w:name="cmr10">
    <w:charset w:val="00"/>
    <w:family w:val="swiss"/>
    <w:pitch w:val="variable"/>
    <w:sig w:usb0="00000003" w:usb1="00000000" w:usb2="00000000" w:usb3="00000000" w:csb0="00000001" w:csb1="00000000"/>
    <w:embedRegular r:id="rId6" w:fontKey="{3E0530DF-7E73-4981-925F-34864A966BD8}"/>
  </w:font>
  <w:font w:name="Cambria Math">
    <w:panose1 w:val="02040503050406030204"/>
    <w:charset w:val="00"/>
    <w:family w:val="roman"/>
    <w:pitch w:val="variable"/>
    <w:sig w:usb0="E00002FF" w:usb1="420024FF" w:usb2="00000000" w:usb3="00000000" w:csb0="0000019F" w:csb1="00000000"/>
    <w:embedRegular r:id="rId7" w:fontKey="{73409B6A-8EA0-457B-89B9-147FEFFE7335}"/>
    <w:embedItalic r:id="rId8" w:fontKey="{9E27C9F6-0B5A-4AD1-8F75-17C4DEEC81F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6281960"/>
      <w:docPartObj>
        <w:docPartGallery w:val="Page Numbers (Bottom of Page)"/>
        <w:docPartUnique/>
      </w:docPartObj>
    </w:sdtPr>
    <w:sdtEndPr>
      <w:rPr>
        <w:noProof/>
      </w:rPr>
    </w:sdtEndPr>
    <w:sdtContent>
      <w:p w:rsidR="00F07DD7" w:rsidRDefault="00F07DD7">
        <w:pPr>
          <w:pStyle w:val="Footer"/>
          <w:jc w:val="center"/>
        </w:pPr>
        <w:fldSimple w:instr=" PAGE   \* MERGEFORMAT ">
          <w:r w:rsidR="009969E9">
            <w:rPr>
              <w:noProof/>
            </w:rPr>
            <w:t>1</w:t>
          </w:r>
        </w:fldSimple>
      </w:p>
    </w:sdtContent>
  </w:sdt>
  <w:p w:rsidR="00F07DD7" w:rsidRDefault="00F07D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69E9" w:rsidRDefault="009969E9" w:rsidP="009A122D">
      <w:pPr>
        <w:spacing w:after="0" w:line="240" w:lineRule="auto"/>
      </w:pPr>
      <w:r>
        <w:separator/>
      </w:r>
    </w:p>
  </w:footnote>
  <w:footnote w:type="continuationSeparator" w:id="0">
    <w:p w:rsidR="009969E9" w:rsidRDefault="009969E9" w:rsidP="009A12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embedTrueTypeFonts/>
  <w:trackRevisions/>
  <w:defaultTabStop w:val="720"/>
  <w:characterSpacingControl w:val="doNotCompress"/>
  <w:savePreviewPicture/>
  <w:footnotePr>
    <w:footnote w:id="-1"/>
    <w:footnote w:id="0"/>
  </w:footnotePr>
  <w:endnotePr>
    <w:endnote w:id="-1"/>
    <w:endnote w:id="0"/>
  </w:endnotePr>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2B79"/>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3D4A"/>
    <w:rsid w:val="00232C71"/>
    <w:rsid w:val="00241A70"/>
    <w:rsid w:val="00245A8B"/>
    <w:rsid w:val="002630C5"/>
    <w:rsid w:val="00275A3C"/>
    <w:rsid w:val="00290173"/>
    <w:rsid w:val="0029078B"/>
    <w:rsid w:val="00295B91"/>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D42F5"/>
    <w:rsid w:val="003D4900"/>
    <w:rsid w:val="003F5091"/>
    <w:rsid w:val="00401E4A"/>
    <w:rsid w:val="00412A85"/>
    <w:rsid w:val="0043685D"/>
    <w:rsid w:val="00446BDA"/>
    <w:rsid w:val="00453133"/>
    <w:rsid w:val="0046652F"/>
    <w:rsid w:val="004747BD"/>
    <w:rsid w:val="00477861"/>
    <w:rsid w:val="00483E00"/>
    <w:rsid w:val="00485B00"/>
    <w:rsid w:val="004A2989"/>
    <w:rsid w:val="004B1858"/>
    <w:rsid w:val="004B5CB1"/>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5BB5"/>
    <w:rsid w:val="005816EE"/>
    <w:rsid w:val="00587E54"/>
    <w:rsid w:val="005A2F68"/>
    <w:rsid w:val="005E0580"/>
    <w:rsid w:val="005E3A59"/>
    <w:rsid w:val="005E7700"/>
    <w:rsid w:val="005F1227"/>
    <w:rsid w:val="005F1B6B"/>
    <w:rsid w:val="005F620D"/>
    <w:rsid w:val="005F6245"/>
    <w:rsid w:val="00607B56"/>
    <w:rsid w:val="00625517"/>
    <w:rsid w:val="00630B3C"/>
    <w:rsid w:val="00633ED1"/>
    <w:rsid w:val="00651511"/>
    <w:rsid w:val="00652D72"/>
    <w:rsid w:val="00665310"/>
    <w:rsid w:val="006733DF"/>
    <w:rsid w:val="00683120"/>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24294"/>
    <w:rsid w:val="0082586B"/>
    <w:rsid w:val="0085140E"/>
    <w:rsid w:val="008752E9"/>
    <w:rsid w:val="008851DB"/>
    <w:rsid w:val="00890BB3"/>
    <w:rsid w:val="008A0C66"/>
    <w:rsid w:val="008A5282"/>
    <w:rsid w:val="008E7880"/>
    <w:rsid w:val="008F5983"/>
    <w:rsid w:val="009040D1"/>
    <w:rsid w:val="009207F0"/>
    <w:rsid w:val="00925154"/>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699D"/>
    <w:rsid w:val="009E654C"/>
    <w:rsid w:val="00A00B27"/>
    <w:rsid w:val="00A03104"/>
    <w:rsid w:val="00A14950"/>
    <w:rsid w:val="00A20806"/>
    <w:rsid w:val="00A307DC"/>
    <w:rsid w:val="00A30A19"/>
    <w:rsid w:val="00A35270"/>
    <w:rsid w:val="00A575D7"/>
    <w:rsid w:val="00A70358"/>
    <w:rsid w:val="00A725E6"/>
    <w:rsid w:val="00A81E09"/>
    <w:rsid w:val="00A9277F"/>
    <w:rsid w:val="00A95F28"/>
    <w:rsid w:val="00AB0448"/>
    <w:rsid w:val="00AC498F"/>
    <w:rsid w:val="00AC687F"/>
    <w:rsid w:val="00AD2B33"/>
    <w:rsid w:val="00AD32AA"/>
    <w:rsid w:val="00AE0B1E"/>
    <w:rsid w:val="00B04D05"/>
    <w:rsid w:val="00B10C13"/>
    <w:rsid w:val="00B17DB4"/>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C359F"/>
    <w:rsid w:val="00BF2DDC"/>
    <w:rsid w:val="00BF336A"/>
    <w:rsid w:val="00C11B88"/>
    <w:rsid w:val="00C2360B"/>
    <w:rsid w:val="00C23983"/>
    <w:rsid w:val="00C35E46"/>
    <w:rsid w:val="00C36DFD"/>
    <w:rsid w:val="00C40CB3"/>
    <w:rsid w:val="00C47221"/>
    <w:rsid w:val="00C555BC"/>
    <w:rsid w:val="00C64915"/>
    <w:rsid w:val="00C87978"/>
    <w:rsid w:val="00C96FC9"/>
    <w:rsid w:val="00CA7DA9"/>
    <w:rsid w:val="00CB0741"/>
    <w:rsid w:val="00CB2260"/>
    <w:rsid w:val="00CB2F61"/>
    <w:rsid w:val="00CD0FB7"/>
    <w:rsid w:val="00CD660F"/>
    <w:rsid w:val="00CE2189"/>
    <w:rsid w:val="00CE78D0"/>
    <w:rsid w:val="00D14529"/>
    <w:rsid w:val="00D3522A"/>
    <w:rsid w:val="00D40F2C"/>
    <w:rsid w:val="00D56A32"/>
    <w:rsid w:val="00D6393B"/>
    <w:rsid w:val="00D66493"/>
    <w:rsid w:val="00D72D8D"/>
    <w:rsid w:val="00D74797"/>
    <w:rsid w:val="00D82F82"/>
    <w:rsid w:val="00DB45BB"/>
    <w:rsid w:val="00DB72B7"/>
    <w:rsid w:val="00DB77BD"/>
    <w:rsid w:val="00DD62C4"/>
    <w:rsid w:val="00DE1C4B"/>
    <w:rsid w:val="00DF1FED"/>
    <w:rsid w:val="00DF4FC8"/>
    <w:rsid w:val="00DF6C0E"/>
    <w:rsid w:val="00E1623D"/>
    <w:rsid w:val="00E16366"/>
    <w:rsid w:val="00E2745E"/>
    <w:rsid w:val="00E41B1B"/>
    <w:rsid w:val="00E4303E"/>
    <w:rsid w:val="00E466DE"/>
    <w:rsid w:val="00E5128F"/>
    <w:rsid w:val="00E52511"/>
    <w:rsid w:val="00E627A2"/>
    <w:rsid w:val="00E7243B"/>
    <w:rsid w:val="00E83AB1"/>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25234"/>
    <w:rsid w:val="00F27D77"/>
    <w:rsid w:val="00F35F7B"/>
    <w:rsid w:val="00F37542"/>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lach.hadany@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AD9E2-9E01-4EA1-ACD5-D13740363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16</Pages>
  <Words>25220</Words>
  <Characters>143756</Characters>
  <Application>Microsoft Office Word</Application>
  <DocSecurity>0</DocSecurity>
  <Lines>1197</Lines>
  <Paragraphs>337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vt:lpstr>
      <vt:lpstr>Model</vt:lpstr>
      <vt:lpstr>    Mutation-selection balance</vt:lpstr>
      <vt:lpstr>    Complex adaptation</vt:lpstr>
      <vt:lpstr>        Appearance of a double mutant</vt:lpstr>
      <vt:lpstr>        Fixation probability with stress-induced mutagenesis</vt:lpstr>
      <vt:lpstr>        Adaptation rate</vt:lpstr>
      <vt:lpstr>Results</vt:lpstr>
      <vt:lpstr>    Mutation-selection balance</vt:lpstr>
      <vt:lpstr>    Complex adaptation </vt:lpstr>
      <vt:lpstr>    The trade-off between adaptability and adaptedness</vt:lpstr>
    </vt:vector>
  </TitlesOfParts>
  <Company>Tel Aviv University</Company>
  <LinksUpToDate>false</LinksUpToDate>
  <CharactersWithSpaces>168639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lhadany</cp:lastModifiedBy>
  <cp:revision>5</cp:revision>
  <dcterms:created xsi:type="dcterms:W3CDTF">2013-08-01T15:03:00Z</dcterms:created>
  <dcterms:modified xsi:type="dcterms:W3CDTF">2013-08-04T14:34:00Z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